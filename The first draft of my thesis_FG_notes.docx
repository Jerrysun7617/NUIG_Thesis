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rPr>
          <w:sz w:val="44"/>
          <w:szCs w:val="44"/>
        </w:rPr>
      </w:pPr>
      <w:bookmarkStart w:id="0" w:name="_Hlk503290476"/>
      <w:bookmarkEnd w:id="0"/>
      <w:bookmarkStart w:id="1" w:name="_Toc10410"/>
      <w:r>
        <w:rPr>
          <w:rFonts w:hint="eastAsia"/>
          <w:sz w:val="44"/>
          <w:szCs w:val="44"/>
        </w:rPr>
        <w:t>T</w:t>
      </w:r>
      <w:r>
        <w:rPr>
          <w:sz w:val="44"/>
          <w:szCs w:val="44"/>
        </w:rPr>
        <w:t>h</w:t>
      </w:r>
      <w:r>
        <w:rPr>
          <w:rFonts w:hint="eastAsia"/>
          <w:sz w:val="44"/>
          <w:szCs w:val="44"/>
        </w:rPr>
        <w:t>e</w:t>
      </w:r>
      <w:r>
        <w:rPr>
          <w:sz w:val="44"/>
          <w:szCs w:val="44"/>
        </w:rPr>
        <w:t xml:space="preserve"> First Draft Of My </w:t>
      </w:r>
      <w:commentRangeStart w:id="0"/>
      <w:r>
        <w:rPr>
          <w:sz w:val="44"/>
          <w:szCs w:val="44"/>
        </w:rPr>
        <w:t>Thesis</w:t>
      </w:r>
      <w:commentRangeEnd w:id="0"/>
      <w:bookmarkEnd w:id="1"/>
      <w:r>
        <w:rPr>
          <w:rStyle w:val="28"/>
          <w:rFonts w:eastAsiaTheme="minorEastAsia" w:cstheme="minorBidi"/>
          <w:b w:val="0"/>
        </w:rPr>
        <w:commentReference w:id="0"/>
      </w:r>
    </w:p>
    <w:p/>
    <w:p/>
    <w:p>
      <w:pPr>
        <w:pageBreakBefore/>
        <w:spacing w:beforeLines="0" w:afterLines="0" w:line="260" w:lineRule="auto"/>
        <w:pPrChange w:id="0" w:author="像个男人一样" w:date="2018-03-20T16:57:27Z">
          <w:pPr/>
        </w:pPrChange>
      </w:pPr>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45"/>
          </w:pPr>
          <w:r>
            <w:t xml:space="preserve">Table of </w:t>
          </w:r>
          <w:commentRangeStart w:id="1"/>
          <w:r>
            <w:t>Contents</w:t>
          </w:r>
          <w:commentRangeEnd w:id="1"/>
          <w:r>
            <w:rPr>
              <w:rStyle w:val="28"/>
              <w:rFonts w:ascii="Microsoft JhengHei" w:hAnsi="Microsoft JhengHei" w:eastAsiaTheme="minorEastAsia" w:cstheme="minorBidi"/>
              <w:color w:val="auto"/>
              <w:lang w:val="en-IE" w:eastAsia="zh-CN"/>
            </w:rPr>
            <w:commentReference w:id="1"/>
          </w:r>
        </w:p>
        <w:p>
          <w:pPr>
            <w:pStyle w:val="18"/>
            <w:tabs>
              <w:tab w:val="right" w:leader="dot" w:pos="9026"/>
            </w:tabs>
          </w:pPr>
          <w:r>
            <w:fldChar w:fldCharType="begin"/>
          </w:r>
          <w:r>
            <w:instrText xml:space="preserve"> TOC \o "1-3" \h \z \u </w:instrText>
          </w:r>
          <w:r>
            <w:fldChar w:fldCharType="separate"/>
          </w:r>
          <w:r>
            <w:fldChar w:fldCharType="begin"/>
          </w:r>
          <w:r>
            <w:instrText xml:space="preserve"> HYPERLINK \l "_Toc10410" </w:instrText>
          </w:r>
          <w:r>
            <w:fldChar w:fldCharType="separate"/>
          </w:r>
          <w:r>
            <w:rPr>
              <w:rFonts w:hint="eastAsia"/>
              <w:szCs w:val="44"/>
            </w:rPr>
            <w:t>T</w:t>
          </w:r>
          <w:r>
            <w:rPr>
              <w:szCs w:val="44"/>
            </w:rPr>
            <w:t>h</w:t>
          </w:r>
          <w:r>
            <w:rPr>
              <w:rFonts w:hint="eastAsia"/>
              <w:szCs w:val="44"/>
            </w:rPr>
            <w:t>e</w:t>
          </w:r>
          <w:r>
            <w:rPr>
              <w:szCs w:val="44"/>
            </w:rPr>
            <w:t xml:space="preserve"> First Draft Of My Thesis</w:t>
          </w:r>
          <w:r>
            <w:tab/>
          </w:r>
          <w:r>
            <w:fldChar w:fldCharType="end"/>
          </w:r>
        </w:p>
        <w:p>
          <w:pPr>
            <w:pStyle w:val="18"/>
            <w:tabs>
              <w:tab w:val="right" w:leader="dot" w:pos="9026"/>
            </w:tabs>
          </w:pPr>
          <w:r>
            <w:fldChar w:fldCharType="begin"/>
          </w:r>
          <w:r>
            <w:instrText xml:space="preserve"> HYPERLINK \l "_Toc28593" </w:instrText>
          </w:r>
          <w:r>
            <w:fldChar w:fldCharType="separate"/>
          </w:r>
          <w:r>
            <w:t>Table of contents</w:t>
          </w:r>
          <w:r>
            <w:tab/>
          </w:r>
          <w:r>
            <w:fldChar w:fldCharType="end"/>
          </w:r>
        </w:p>
        <w:p>
          <w:pPr>
            <w:pStyle w:val="21"/>
            <w:tabs>
              <w:tab w:val="right" w:leader="dot" w:pos="9026"/>
            </w:tabs>
          </w:pPr>
          <w:r>
            <w:fldChar w:fldCharType="begin"/>
          </w:r>
          <w:r>
            <w:instrText xml:space="preserve"> HYPERLINK \l "_Toc3732" </w:instrText>
          </w:r>
          <w:r>
            <w:fldChar w:fldCharType="separate"/>
          </w:r>
          <w:r>
            <w:rPr>
              <w:rFonts w:eastAsia="Microsoft JhengHei"/>
            </w:rPr>
            <w:t>Declaration</w:t>
          </w:r>
          <w:r>
            <w:tab/>
          </w:r>
          <w:r>
            <w:fldChar w:fldCharType="end"/>
          </w:r>
        </w:p>
        <w:p>
          <w:pPr>
            <w:pStyle w:val="21"/>
            <w:tabs>
              <w:tab w:val="right" w:leader="dot" w:pos="9026"/>
            </w:tabs>
          </w:pPr>
          <w:r>
            <w:fldChar w:fldCharType="begin"/>
          </w:r>
          <w:r>
            <w:instrText xml:space="preserve"> HYPERLINK \l "_Toc4467" </w:instrText>
          </w:r>
          <w:r>
            <w:fldChar w:fldCharType="separate"/>
          </w:r>
          <w:r>
            <w:rPr>
              <w:rFonts w:eastAsia="Microsoft JhengHei"/>
            </w:rPr>
            <w:t>Table of Figures</w:t>
          </w:r>
          <w:r>
            <w:tab/>
          </w:r>
          <w:r>
            <w:fldChar w:fldCharType="end"/>
          </w:r>
        </w:p>
        <w:p>
          <w:pPr>
            <w:pStyle w:val="21"/>
            <w:tabs>
              <w:tab w:val="right" w:leader="dot" w:pos="9026"/>
            </w:tabs>
          </w:pPr>
          <w:r>
            <w:fldChar w:fldCharType="begin"/>
          </w:r>
          <w:r>
            <w:instrText xml:space="preserve"> HYPERLINK \l "_Toc30704" </w:instrText>
          </w:r>
          <w:r>
            <w:fldChar w:fldCharType="separate"/>
          </w:r>
          <w:r>
            <w:rPr>
              <w:rFonts w:eastAsia="Microsoft JhengHei"/>
            </w:rPr>
            <w:t>List of Tables</w:t>
          </w:r>
          <w:r>
            <w:tab/>
          </w:r>
          <w:r>
            <w:fldChar w:fldCharType="end"/>
          </w:r>
        </w:p>
        <w:p>
          <w:pPr>
            <w:pStyle w:val="21"/>
            <w:tabs>
              <w:tab w:val="right" w:leader="dot" w:pos="9026"/>
            </w:tabs>
          </w:pPr>
          <w:r>
            <w:fldChar w:fldCharType="begin"/>
          </w:r>
          <w:r>
            <w:instrText xml:space="preserve"> HYPERLINK \l "_Toc3614" </w:instrText>
          </w:r>
          <w:r>
            <w:fldChar w:fldCharType="separate"/>
          </w:r>
          <w:r>
            <w:rPr>
              <w:rFonts w:eastAsia="Microsoft JhengHei"/>
            </w:rPr>
            <w:t>Glossary of Abbreviations</w:t>
          </w:r>
          <w:r>
            <w:tab/>
          </w:r>
          <w:r>
            <w:fldChar w:fldCharType="end"/>
          </w:r>
        </w:p>
        <w:p>
          <w:pPr>
            <w:pStyle w:val="21"/>
            <w:tabs>
              <w:tab w:val="right" w:leader="dot" w:pos="9026"/>
            </w:tabs>
          </w:pPr>
          <w:r>
            <w:fldChar w:fldCharType="begin"/>
          </w:r>
          <w:r>
            <w:instrText xml:space="preserve"> HYPERLINK \l "_Toc27094" </w:instrText>
          </w:r>
          <w:r>
            <w:fldChar w:fldCharType="separate"/>
          </w:r>
          <w:r>
            <w:rPr>
              <w:rFonts w:eastAsia="Microsoft JhengHei"/>
            </w:rPr>
            <w:t>Acknowledgements</w:t>
          </w:r>
          <w:r>
            <w:tab/>
          </w:r>
          <w:r>
            <w:fldChar w:fldCharType="end"/>
          </w:r>
        </w:p>
        <w:p>
          <w:pPr>
            <w:pStyle w:val="21"/>
            <w:tabs>
              <w:tab w:val="right" w:leader="dot" w:pos="9026"/>
            </w:tabs>
          </w:pPr>
          <w:r>
            <w:fldChar w:fldCharType="begin"/>
          </w:r>
          <w:r>
            <w:instrText xml:space="preserve"> HYPERLINK \l "_Toc19034" </w:instrText>
          </w:r>
          <w:r>
            <w:fldChar w:fldCharType="separate"/>
          </w:r>
          <w:r>
            <w:rPr>
              <w:rFonts w:eastAsia="Microsoft JhengHei"/>
            </w:rPr>
            <w:t>Abstract</w:t>
          </w:r>
          <w:r>
            <w:tab/>
          </w:r>
          <w:r>
            <w:fldChar w:fldCharType="end"/>
          </w:r>
        </w:p>
        <w:p>
          <w:pPr>
            <w:pStyle w:val="18"/>
            <w:tabs>
              <w:tab w:val="right" w:leader="dot" w:pos="9026"/>
            </w:tabs>
          </w:pPr>
          <w:r>
            <w:fldChar w:fldCharType="begin"/>
          </w:r>
          <w:r>
            <w:instrText xml:space="preserve"> HYPERLINK \l "_Toc8821" </w:instrText>
          </w:r>
          <w:r>
            <w:fldChar w:fldCharType="separate"/>
          </w:r>
          <w:r>
            <w:t>1 Introduction</w:t>
          </w:r>
          <w:r>
            <w:tab/>
          </w:r>
          <w:r>
            <w:fldChar w:fldCharType="end"/>
          </w:r>
        </w:p>
        <w:p>
          <w:pPr>
            <w:pStyle w:val="21"/>
            <w:tabs>
              <w:tab w:val="right" w:leader="dot" w:pos="9026"/>
            </w:tabs>
          </w:pPr>
          <w:r>
            <w:fldChar w:fldCharType="begin"/>
          </w:r>
          <w:r>
            <w:instrText xml:space="preserve"> HYPERLINK \l "_Toc28446" </w:instrText>
          </w:r>
          <w:r>
            <w:fldChar w:fldCharType="separate"/>
          </w:r>
          <w:r>
            <w:t>1.1 Background Information</w:t>
          </w:r>
          <w:r>
            <w:tab/>
          </w:r>
          <w:r>
            <w:fldChar w:fldCharType="end"/>
          </w:r>
        </w:p>
        <w:p>
          <w:pPr>
            <w:pStyle w:val="21"/>
            <w:tabs>
              <w:tab w:val="right" w:leader="dot" w:pos="9026"/>
            </w:tabs>
          </w:pPr>
          <w:r>
            <w:fldChar w:fldCharType="begin"/>
          </w:r>
          <w:r>
            <w:instrText xml:space="preserve"> HYPERLINK \l "_Toc1127" </w:instrText>
          </w:r>
          <w:r>
            <w:fldChar w:fldCharType="separate"/>
          </w:r>
          <w:r>
            <w:t>1.2 Acknowledgements</w:t>
          </w:r>
          <w:r>
            <w:tab/>
          </w:r>
          <w:r>
            <w:fldChar w:fldCharType="end"/>
          </w:r>
        </w:p>
        <w:p>
          <w:pPr>
            <w:pStyle w:val="18"/>
            <w:tabs>
              <w:tab w:val="right" w:leader="dot" w:pos="9026"/>
            </w:tabs>
          </w:pPr>
          <w:r>
            <w:fldChar w:fldCharType="begin"/>
          </w:r>
          <w:r>
            <w:instrText xml:space="preserve"> HYPERLINK \l "_Toc9259" </w:instrText>
          </w:r>
          <w:r>
            <w:fldChar w:fldCharType="separate"/>
          </w:r>
          <w:r>
            <w:t>2 Accelerometer with steps algorithm</w:t>
          </w:r>
          <w:r>
            <w:tab/>
          </w:r>
          <w:r>
            <w:fldChar w:fldCharType="end"/>
          </w:r>
        </w:p>
        <w:p>
          <w:pPr>
            <w:pStyle w:val="21"/>
            <w:tabs>
              <w:tab w:val="right" w:leader="dot" w:pos="9026"/>
            </w:tabs>
          </w:pPr>
          <w:r>
            <w:fldChar w:fldCharType="begin"/>
          </w:r>
          <w:r>
            <w:instrText xml:space="preserve"> HYPERLINK \l "_Toc29106" </w:instrText>
          </w:r>
          <w:r>
            <w:fldChar w:fldCharType="separate"/>
          </w:r>
          <w:r>
            <w:t>2.1 The introduction and working principle of an accelerometer</w:t>
          </w:r>
          <w:r>
            <w:tab/>
          </w:r>
          <w:r>
            <w:fldChar w:fldCharType="end"/>
          </w:r>
        </w:p>
        <w:p>
          <w:pPr>
            <w:pStyle w:val="14"/>
            <w:tabs>
              <w:tab w:val="right" w:leader="dot" w:pos="9026"/>
            </w:tabs>
          </w:pPr>
          <w:r>
            <w:fldChar w:fldCharType="begin"/>
          </w:r>
          <w:r>
            <w:instrText xml:space="preserve"> HYPERLINK \l "_Toc24469" </w:instrText>
          </w:r>
          <w:r>
            <w:fldChar w:fldCharType="separate"/>
          </w:r>
          <w:r>
            <w:t>2.1.1 What is an accelerometer</w:t>
          </w:r>
          <w:r>
            <w:tab/>
          </w:r>
          <w:r>
            <w:fldChar w:fldCharType="end"/>
          </w:r>
        </w:p>
        <w:p>
          <w:pPr>
            <w:pStyle w:val="14"/>
            <w:tabs>
              <w:tab w:val="right" w:leader="dot" w:pos="9026"/>
            </w:tabs>
          </w:pPr>
          <w:r>
            <w:fldChar w:fldCharType="begin"/>
          </w:r>
          <w:r>
            <w:instrText xml:space="preserve"> HYPERLINK \l "_Toc15283" </w:instrText>
          </w:r>
          <w:r>
            <w:fldChar w:fldCharType="separate"/>
          </w:r>
          <w:r>
            <w:t>2.1.2 Working principle of  an accelerometer</w:t>
          </w:r>
          <w:r>
            <w:tab/>
          </w:r>
          <w:r>
            <w:fldChar w:fldCharType="end"/>
          </w:r>
        </w:p>
        <w:p>
          <w:pPr>
            <w:pStyle w:val="14"/>
            <w:tabs>
              <w:tab w:val="right" w:leader="dot" w:pos="9026"/>
            </w:tabs>
          </w:pPr>
          <w:r>
            <w:fldChar w:fldCharType="begin"/>
          </w:r>
          <w:r>
            <w:instrText xml:space="preserve"> HYPERLINK \l "_Toc31349" </w:instrText>
          </w:r>
          <w:r>
            <w:fldChar w:fldCharType="separate"/>
          </w:r>
          <w:r>
            <w:t>2.1.3 How an accelerometer works in mobile phone.</w:t>
          </w:r>
          <w:r>
            <w:tab/>
          </w:r>
          <w:r>
            <w:fldChar w:fldCharType="end"/>
          </w:r>
        </w:p>
        <w:p>
          <w:pPr>
            <w:pStyle w:val="21"/>
            <w:tabs>
              <w:tab w:val="right" w:leader="dot" w:pos="9026"/>
            </w:tabs>
          </w:pPr>
          <w:r>
            <w:fldChar w:fldCharType="begin"/>
          </w:r>
          <w:r>
            <w:instrText xml:space="preserve"> HYPERLINK \l "_Toc14217" </w:instrText>
          </w:r>
          <w:r>
            <w:fldChar w:fldCharType="separate"/>
          </w:r>
          <w:r>
            <w:t>2.2 The principle of testing steps</w:t>
          </w:r>
          <w:r>
            <w:tab/>
          </w:r>
          <w:r>
            <w:fldChar w:fldCharType="end"/>
          </w:r>
        </w:p>
        <w:p>
          <w:pPr>
            <w:pStyle w:val="14"/>
            <w:tabs>
              <w:tab w:val="right" w:leader="dot" w:pos="9026"/>
            </w:tabs>
          </w:pPr>
          <w:r>
            <w:fldChar w:fldCharType="begin"/>
          </w:r>
          <w:r>
            <w:instrText xml:space="preserve"> HYPERLINK \l "_Toc31793" </w:instrText>
          </w:r>
          <w:r>
            <w:fldChar w:fldCharType="separate"/>
          </w:r>
          <w:r>
            <w:t>2.2.1 How an accelerometer works in human body</w:t>
          </w:r>
          <w:r>
            <w:tab/>
          </w:r>
          <w:r>
            <w:fldChar w:fldCharType="end"/>
          </w:r>
        </w:p>
        <w:p>
          <w:pPr>
            <w:pStyle w:val="14"/>
            <w:tabs>
              <w:tab w:val="right" w:leader="dot" w:pos="9026"/>
            </w:tabs>
          </w:pPr>
          <w:r>
            <w:fldChar w:fldCharType="begin"/>
          </w:r>
          <w:r>
            <w:instrText xml:space="preserve"> HYPERLINK \l "_Toc17085" </w:instrText>
          </w:r>
          <w:r>
            <w:fldChar w:fldCharType="separate"/>
          </w:r>
          <w:r>
            <w:t>2.2.2 The features of one steps</w:t>
          </w:r>
          <w:r>
            <w:tab/>
          </w:r>
          <w:r>
            <w:fldChar w:fldCharType="end"/>
          </w:r>
        </w:p>
        <w:p>
          <w:pPr>
            <w:pStyle w:val="21"/>
            <w:tabs>
              <w:tab w:val="right" w:leader="dot" w:pos="9026"/>
            </w:tabs>
          </w:pPr>
          <w:r>
            <w:fldChar w:fldCharType="begin"/>
          </w:r>
          <w:r>
            <w:instrText xml:space="preserve"> HYPERLINK \l "_Toc22784" </w:instrText>
          </w:r>
          <w:r>
            <w:fldChar w:fldCharType="separate"/>
          </w:r>
          <w:r>
            <w:t>2.3 Key algorithms of recording steps</w:t>
          </w:r>
          <w:r>
            <w:tab/>
          </w:r>
          <w:r>
            <w:fldChar w:fldCharType="end"/>
          </w:r>
        </w:p>
        <w:p>
          <w:pPr>
            <w:pStyle w:val="14"/>
            <w:tabs>
              <w:tab w:val="right" w:leader="dot" w:pos="9026"/>
            </w:tabs>
          </w:pPr>
          <w:r>
            <w:fldChar w:fldCharType="begin"/>
          </w:r>
          <w:r>
            <w:instrText xml:space="preserve"> HYPERLINK \l "_Toc8756" </w:instrText>
          </w:r>
          <w:r>
            <w:fldChar w:fldCharType="separate"/>
          </w:r>
          <w:r>
            <w:rPr>
              <w:lang w:val="en-US"/>
            </w:rPr>
            <w:t xml:space="preserve">2.3.1 </w:t>
          </w:r>
          <w:r>
            <w:rPr>
              <w:rFonts w:hint="eastAsia"/>
              <w:lang w:val="en-US"/>
            </w:rPr>
            <w:t>Peak Detection Algorithm</w:t>
          </w:r>
          <w:r>
            <w:tab/>
          </w:r>
          <w:r>
            <w:fldChar w:fldCharType="end"/>
          </w:r>
        </w:p>
        <w:p>
          <w:pPr>
            <w:pStyle w:val="14"/>
            <w:tabs>
              <w:tab w:val="right" w:leader="dot" w:pos="9026"/>
            </w:tabs>
          </w:pPr>
          <w:r>
            <w:fldChar w:fldCharType="begin"/>
          </w:r>
          <w:r>
            <w:instrText xml:space="preserve"> HYPERLINK \l "_Toc1426" </w:instrText>
          </w:r>
          <w:r>
            <w:fldChar w:fldCharType="separate"/>
          </w:r>
          <w:r>
            <w:rPr>
              <w:lang w:val="en-US"/>
            </w:rPr>
            <w:t xml:space="preserve">2.3.2 </w:t>
          </w:r>
          <w:r>
            <w:rPr>
              <w:rFonts w:hint="eastAsia"/>
              <w:lang w:val="en-US"/>
            </w:rPr>
            <w:t>Transform Domain Algorithm</w:t>
          </w:r>
          <w:r>
            <w:tab/>
          </w:r>
          <w:r>
            <w:fldChar w:fldCharType="end"/>
          </w:r>
        </w:p>
        <w:p>
          <w:pPr>
            <w:pStyle w:val="14"/>
            <w:tabs>
              <w:tab w:val="right" w:leader="dot" w:pos="9026"/>
            </w:tabs>
          </w:pPr>
          <w:r>
            <w:fldChar w:fldCharType="begin"/>
          </w:r>
          <w:r>
            <w:instrText xml:space="preserve"> HYPERLINK \l "_Toc13747" </w:instrText>
          </w:r>
          <w:r>
            <w:fldChar w:fldCharType="separate"/>
          </w:r>
          <w:r>
            <w:rPr>
              <w:lang w:val="en-US"/>
            </w:rPr>
            <w:t xml:space="preserve">2.3.3 Threshold </w:t>
          </w:r>
          <w:r>
            <w:rPr>
              <w:rFonts w:hint="eastAsia"/>
              <w:lang w:val="en-US"/>
            </w:rPr>
            <w:t>Filtering Algorithm</w:t>
          </w:r>
          <w:r>
            <w:tab/>
          </w:r>
          <w:r>
            <w:fldChar w:fldCharType="end"/>
          </w:r>
        </w:p>
        <w:p>
          <w:pPr>
            <w:pStyle w:val="14"/>
            <w:tabs>
              <w:tab w:val="right" w:leader="dot" w:pos="9026"/>
            </w:tabs>
          </w:pPr>
          <w:r>
            <w:fldChar w:fldCharType="begin"/>
          </w:r>
          <w:r>
            <w:instrText xml:space="preserve"> HYPERLINK \l "_Toc4365" </w:instrText>
          </w:r>
          <w:r>
            <w:fldChar w:fldCharType="separate"/>
          </w:r>
          <w:r>
            <w:rPr>
              <w:lang w:val="en-US"/>
            </w:rPr>
            <w:t xml:space="preserve">2.3.4 </w:t>
          </w:r>
          <w:r>
            <w:rPr>
              <w:rFonts w:hint="eastAsia"/>
              <w:lang w:val="en-US"/>
            </w:rPr>
            <w:t>Pattern Recognition Algorithm</w:t>
          </w:r>
          <w:r>
            <w:tab/>
          </w:r>
          <w:r>
            <w:fldChar w:fldCharType="end"/>
          </w:r>
        </w:p>
        <w:p>
          <w:pPr>
            <w:pStyle w:val="21"/>
            <w:tabs>
              <w:tab w:val="right" w:leader="dot" w:pos="9026"/>
            </w:tabs>
          </w:pPr>
          <w:r>
            <w:fldChar w:fldCharType="begin"/>
          </w:r>
          <w:r>
            <w:instrText xml:space="preserve"> HYPERLINK \l "_Toc3196" </w:instrText>
          </w:r>
          <w:r>
            <w:fldChar w:fldCharType="separate"/>
          </w:r>
          <w:r>
            <w:rPr>
              <w:lang w:val="en-US"/>
            </w:rPr>
            <w:t>2.4 My pedometer program</w:t>
          </w:r>
          <w:r>
            <w:tab/>
          </w:r>
          <w:r>
            <w:fldChar w:fldCharType="end"/>
          </w:r>
        </w:p>
        <w:p>
          <w:pPr>
            <w:pStyle w:val="14"/>
            <w:tabs>
              <w:tab w:val="right" w:leader="dot" w:pos="9026"/>
            </w:tabs>
          </w:pPr>
          <w:r>
            <w:fldChar w:fldCharType="begin"/>
          </w:r>
          <w:r>
            <w:instrText xml:space="preserve"> HYPERLINK \l "_Toc16303" </w:instrText>
          </w:r>
          <w:r>
            <w:fldChar w:fldCharType="separate"/>
          </w:r>
          <w:r>
            <w:rPr>
              <w:lang w:val="en-US"/>
            </w:rPr>
            <w:t>2.4.1 The program operation</w:t>
          </w:r>
          <w:r>
            <w:tab/>
          </w:r>
          <w:r>
            <w:fldChar w:fldCharType="end"/>
          </w:r>
        </w:p>
        <w:p>
          <w:pPr>
            <w:pStyle w:val="14"/>
            <w:tabs>
              <w:tab w:val="right" w:leader="dot" w:pos="9026"/>
            </w:tabs>
          </w:pPr>
          <w:r>
            <w:fldChar w:fldCharType="begin"/>
          </w:r>
          <w:r>
            <w:instrText xml:space="preserve"> HYPERLINK \l "_Toc3014" </w:instrText>
          </w:r>
          <w:r>
            <w:fldChar w:fldCharType="separate"/>
          </w:r>
          <w:r>
            <w:rPr>
              <w:rFonts w:hint="eastAsia"/>
            </w:rPr>
            <w:t xml:space="preserve">2.4.2 </w:t>
          </w:r>
          <w:r>
            <w:t>The a</w:t>
          </w:r>
          <w:r>
            <w:rPr>
              <w:rFonts w:hint="eastAsia"/>
            </w:rPr>
            <w:t xml:space="preserve">ccuracy </w:t>
          </w:r>
          <w:r>
            <w:t>of r</w:t>
          </w:r>
          <w:r>
            <w:rPr>
              <w:rFonts w:hint="eastAsia"/>
            </w:rPr>
            <w:t>esults</w:t>
          </w:r>
          <w:r>
            <w:tab/>
          </w:r>
          <w:r>
            <w:fldChar w:fldCharType="end"/>
          </w:r>
        </w:p>
        <w:p>
          <w:pPr>
            <w:pStyle w:val="18"/>
            <w:tabs>
              <w:tab w:val="right" w:leader="dot" w:pos="9026"/>
            </w:tabs>
          </w:pPr>
          <w:r>
            <w:fldChar w:fldCharType="begin"/>
          </w:r>
          <w:r>
            <w:instrText xml:space="preserve"> HYPERLINK \l "_Toc13278" </w:instrText>
          </w:r>
          <w:r>
            <w:fldChar w:fldCharType="separate"/>
          </w:r>
          <w:r>
            <w:t>3 Gyroscope with balance racing game</w:t>
          </w:r>
          <w:r>
            <w:tab/>
          </w:r>
          <w:r>
            <w:fldChar w:fldCharType="end"/>
          </w:r>
        </w:p>
        <w:p>
          <w:pPr>
            <w:pStyle w:val="21"/>
            <w:tabs>
              <w:tab w:val="right" w:leader="dot" w:pos="9026"/>
            </w:tabs>
          </w:pPr>
          <w:r>
            <w:fldChar w:fldCharType="begin"/>
          </w:r>
          <w:r>
            <w:instrText xml:space="preserve"> HYPERLINK \l "_Toc7723" </w:instrText>
          </w:r>
          <w:r>
            <w:fldChar w:fldCharType="separate"/>
          </w:r>
          <w:r>
            <w:t>3.1 The introduction of Gyroscope</w:t>
          </w:r>
          <w:r>
            <w:tab/>
          </w:r>
          <w:r>
            <w:fldChar w:fldCharType="end"/>
          </w:r>
        </w:p>
        <w:p>
          <w:pPr>
            <w:pStyle w:val="14"/>
            <w:tabs>
              <w:tab w:val="right" w:leader="dot" w:pos="9026"/>
            </w:tabs>
          </w:pPr>
          <w:r>
            <w:fldChar w:fldCharType="begin"/>
          </w:r>
          <w:r>
            <w:instrText xml:space="preserve"> HYPERLINK \l "_Toc24693" </w:instrText>
          </w:r>
          <w:r>
            <w:fldChar w:fldCharType="separate"/>
          </w:r>
          <w:r>
            <w:t>3.1.1 What is a gyroscope</w:t>
          </w:r>
          <w:r>
            <w:tab/>
          </w:r>
          <w:r>
            <w:fldChar w:fldCharType="end"/>
          </w:r>
        </w:p>
        <w:p>
          <w:pPr>
            <w:pStyle w:val="14"/>
            <w:tabs>
              <w:tab w:val="right" w:leader="dot" w:pos="9026"/>
            </w:tabs>
          </w:pPr>
          <w:r>
            <w:fldChar w:fldCharType="begin"/>
          </w:r>
          <w:r>
            <w:instrText xml:space="preserve"> HYPERLINK \l "_Toc23353" </w:instrText>
          </w:r>
          <w:r>
            <w:fldChar w:fldCharType="separate"/>
          </w:r>
          <w:r>
            <w:t>3.1.2 Working principle of a gyroscope</w:t>
          </w:r>
          <w:r>
            <w:tab/>
          </w:r>
          <w:r>
            <w:fldChar w:fldCharType="end"/>
          </w:r>
        </w:p>
        <w:p>
          <w:pPr>
            <w:pStyle w:val="14"/>
            <w:tabs>
              <w:tab w:val="right" w:leader="dot" w:pos="9026"/>
            </w:tabs>
          </w:pPr>
          <w:r>
            <w:fldChar w:fldCharType="begin"/>
          </w:r>
          <w:r>
            <w:instrText xml:space="preserve"> HYPERLINK \l "_Toc5753" </w:instrText>
          </w:r>
          <w:r>
            <w:fldChar w:fldCharType="separate"/>
          </w:r>
          <w:r>
            <w:t xml:space="preserve">3.1.3 The relationship between </w:t>
          </w:r>
          <w:r>
            <w:rPr>
              <w:rFonts w:hint="eastAsia"/>
            </w:rPr>
            <w:t>G</w:t>
          </w:r>
          <w:r>
            <w:t>yroscope and Accelerometer</w:t>
          </w:r>
          <w:r>
            <w:tab/>
          </w:r>
          <w:r>
            <w:fldChar w:fldCharType="end"/>
          </w:r>
        </w:p>
        <w:p>
          <w:pPr>
            <w:pStyle w:val="21"/>
            <w:tabs>
              <w:tab w:val="right" w:leader="dot" w:pos="9026"/>
            </w:tabs>
          </w:pPr>
          <w:r>
            <w:fldChar w:fldCharType="begin"/>
          </w:r>
          <w:r>
            <w:instrText xml:space="preserve"> HYPERLINK \l "_Toc20675" </w:instrText>
          </w:r>
          <w:r>
            <w:fldChar w:fldCharType="separate"/>
          </w:r>
          <w:r>
            <w:t>3.2 The racing game with Gyroscope</w:t>
          </w:r>
          <w:r>
            <w:tab/>
          </w:r>
          <w:r>
            <w:fldChar w:fldCharType="end"/>
          </w:r>
        </w:p>
        <w:p>
          <w:pPr>
            <w:pStyle w:val="14"/>
            <w:tabs>
              <w:tab w:val="right" w:leader="dot" w:pos="9026"/>
            </w:tabs>
          </w:pPr>
          <w:r>
            <w:fldChar w:fldCharType="begin"/>
          </w:r>
          <w:r>
            <w:instrText xml:space="preserve"> HYPERLINK \l "_Toc20913" </w:instrText>
          </w:r>
          <w:r>
            <w:fldChar w:fldCharType="separate"/>
          </w:r>
          <w:r>
            <w:t>3.2.1 How a gyroscope works in iPhone</w:t>
          </w:r>
          <w:r>
            <w:tab/>
          </w:r>
          <w:r>
            <w:fldChar w:fldCharType="end"/>
          </w:r>
        </w:p>
        <w:p>
          <w:pPr>
            <w:pStyle w:val="14"/>
            <w:tabs>
              <w:tab w:val="right" w:leader="dot" w:pos="9026"/>
            </w:tabs>
          </w:pPr>
          <w:r>
            <w:fldChar w:fldCharType="begin"/>
          </w:r>
          <w:r>
            <w:instrText xml:space="preserve"> HYPERLINK \l "_Toc9143" </w:instrText>
          </w:r>
          <w:r>
            <w:fldChar w:fldCharType="separate"/>
          </w:r>
          <w:r>
            <w:t>3.2.2 Get the current orientation of movement of the phone.</w:t>
          </w:r>
          <w:r>
            <w:tab/>
          </w:r>
          <w:r>
            <w:fldChar w:fldCharType="end"/>
          </w:r>
        </w:p>
        <w:p>
          <w:pPr>
            <w:pStyle w:val="14"/>
            <w:tabs>
              <w:tab w:val="right" w:leader="dot" w:pos="9026"/>
            </w:tabs>
          </w:pPr>
          <w:r>
            <w:fldChar w:fldCharType="begin"/>
          </w:r>
          <w:r>
            <w:instrText xml:space="preserve"> HYPERLINK \l "_Toc17066" </w:instrText>
          </w:r>
          <w:r>
            <w:fldChar w:fldCharType="separate"/>
          </w:r>
          <w:r>
            <w:t>3.2.3 Calculating the current angle in Pitch axis</w:t>
          </w:r>
          <w:r>
            <w:tab/>
          </w:r>
          <w:r>
            <w:fldChar w:fldCharType="end"/>
          </w:r>
        </w:p>
        <w:p>
          <w:pPr>
            <w:pStyle w:val="14"/>
            <w:tabs>
              <w:tab w:val="right" w:leader="dot" w:pos="9026"/>
            </w:tabs>
          </w:pPr>
          <w:r>
            <w:fldChar w:fldCharType="begin"/>
          </w:r>
          <w:r>
            <w:instrText xml:space="preserve"> HYPERLINK \l "_Toc11376" </w:instrText>
          </w:r>
          <w:r>
            <w:fldChar w:fldCharType="separate"/>
          </w:r>
          <w:r>
            <w:t>3.2.4 How a gyroscope works for the racing game</w:t>
          </w:r>
          <w:r>
            <w:tab/>
          </w:r>
          <w:r>
            <w:fldChar w:fldCharType="end"/>
          </w:r>
        </w:p>
        <w:p>
          <w:pPr>
            <w:pStyle w:val="18"/>
            <w:tabs>
              <w:tab w:val="right" w:leader="dot" w:pos="9026"/>
            </w:tabs>
          </w:pPr>
          <w:r>
            <w:fldChar w:fldCharType="begin"/>
          </w:r>
          <w:r>
            <w:instrText xml:space="preserve"> HYPERLINK \l "_Toc18991" </w:instrText>
          </w:r>
          <w:r>
            <w:fldChar w:fldCharType="separate"/>
          </w:r>
          <w:r>
            <w:t>4 A Glow Stick with Accelerometer and Gyroscope</w:t>
          </w:r>
          <w:r>
            <w:tab/>
          </w:r>
          <w:r>
            <w:fldChar w:fldCharType="end"/>
          </w:r>
        </w:p>
        <w:p>
          <w:pPr>
            <w:pStyle w:val="21"/>
            <w:tabs>
              <w:tab w:val="right" w:leader="dot" w:pos="9026"/>
            </w:tabs>
          </w:pPr>
          <w:r>
            <w:fldChar w:fldCharType="begin"/>
          </w:r>
          <w:r>
            <w:instrText xml:space="preserve"> HYPERLINK \l "_Toc4841" </w:instrText>
          </w:r>
          <w:r>
            <w:fldChar w:fldCharType="separate"/>
          </w:r>
          <w:r>
            <w:t>4.1 Appearance and function description</w:t>
          </w:r>
          <w:r>
            <w:tab/>
          </w:r>
          <w:r>
            <w:fldChar w:fldCharType="end"/>
          </w:r>
        </w:p>
        <w:p>
          <w:pPr>
            <w:pStyle w:val="14"/>
            <w:tabs>
              <w:tab w:val="right" w:leader="dot" w:pos="9026"/>
            </w:tabs>
          </w:pPr>
          <w:r>
            <w:fldChar w:fldCharType="begin"/>
          </w:r>
          <w:r>
            <w:instrText xml:space="preserve"> HYPERLINK \l "_Toc31047" </w:instrText>
          </w:r>
          <w:r>
            <w:fldChar w:fldCharType="separate"/>
          </w:r>
          <w:r>
            <w:t>4.1.1 A normal glow stick</w:t>
          </w:r>
          <w:r>
            <w:tab/>
          </w:r>
          <w:r>
            <w:fldChar w:fldCharType="end"/>
          </w:r>
        </w:p>
        <w:p>
          <w:pPr>
            <w:pStyle w:val="14"/>
            <w:tabs>
              <w:tab w:val="right" w:leader="dot" w:pos="9026"/>
            </w:tabs>
          </w:pPr>
          <w:r>
            <w:fldChar w:fldCharType="begin"/>
          </w:r>
          <w:r>
            <w:instrText xml:space="preserve"> HYPERLINK \l "_Toc20796" </w:instrText>
          </w:r>
          <w:r>
            <w:fldChar w:fldCharType="separate"/>
          </w:r>
          <w:r>
            <w:t xml:space="preserve">4.1.2 A </w:t>
          </w:r>
          <w:r>
            <w:rPr>
              <w:rFonts w:hint="eastAsia"/>
              <w:lang w:val="en-US"/>
            </w:rPr>
            <w:t xml:space="preserve">Multi-Function </w:t>
          </w:r>
          <w:r>
            <w:t>glow stick</w:t>
          </w:r>
          <w:r>
            <w:tab/>
          </w:r>
          <w:r>
            <w:fldChar w:fldCharType="end"/>
          </w:r>
        </w:p>
        <w:p>
          <w:pPr>
            <w:pStyle w:val="21"/>
            <w:tabs>
              <w:tab w:val="right" w:leader="dot" w:pos="9026"/>
            </w:tabs>
          </w:pPr>
          <w:r>
            <w:fldChar w:fldCharType="begin"/>
          </w:r>
          <w:r>
            <w:instrText xml:space="preserve"> HYPERLINK \l "_Toc547" </w:instrText>
          </w:r>
          <w:r>
            <w:fldChar w:fldCharType="separate"/>
          </w:r>
          <w:r>
            <w:t>4.2 How and why need Accelerometer and gyroscope</w:t>
          </w:r>
          <w:r>
            <w:tab/>
          </w:r>
          <w:r>
            <w:fldChar w:fldCharType="end"/>
          </w:r>
        </w:p>
        <w:p>
          <w:pPr>
            <w:pStyle w:val="14"/>
            <w:tabs>
              <w:tab w:val="right" w:leader="dot" w:pos="9026"/>
            </w:tabs>
          </w:pPr>
          <w:r>
            <w:fldChar w:fldCharType="begin"/>
          </w:r>
          <w:r>
            <w:instrText xml:space="preserve"> HYPERLINK \l "_Toc30536" </w:instrText>
          </w:r>
          <w:r>
            <w:fldChar w:fldCharType="separate"/>
          </w:r>
          <w:r>
            <w:rPr>
              <w:rFonts w:hint="eastAsia"/>
              <w:lang w:val="en-US"/>
            </w:rPr>
            <w:t>4.2.1 Action recognition</w:t>
          </w:r>
          <w:r>
            <w:tab/>
          </w:r>
          <w:r>
            <w:fldChar w:fldCharType="end"/>
          </w:r>
        </w:p>
        <w:p>
          <w:pPr>
            <w:pStyle w:val="21"/>
            <w:tabs>
              <w:tab w:val="right" w:leader="dot" w:pos="9026"/>
            </w:tabs>
          </w:pPr>
          <w:r>
            <w:fldChar w:fldCharType="begin"/>
          </w:r>
          <w:r>
            <w:instrText xml:space="preserve"> HYPERLINK \l "_Toc10679" </w:instrText>
          </w:r>
          <w:r>
            <w:fldChar w:fldCharType="separate"/>
          </w:r>
          <w:r>
            <w:t>4.3 What algorithms in this virtual product</w:t>
          </w:r>
          <w:r>
            <w:tab/>
          </w:r>
          <w:r>
            <w:fldChar w:fldCharType="end"/>
          </w:r>
        </w:p>
        <w:p>
          <w:pPr>
            <w:pStyle w:val="18"/>
            <w:tabs>
              <w:tab w:val="right" w:leader="dot" w:pos="9026"/>
            </w:tabs>
          </w:pPr>
          <w:r>
            <w:fldChar w:fldCharType="begin"/>
          </w:r>
          <w:r>
            <w:instrText xml:space="preserve"> HYPERLINK \l "_Toc8322" </w:instrText>
          </w:r>
          <w:r>
            <w:fldChar w:fldCharType="separate"/>
          </w:r>
          <w:r>
            <w:t>5 References</w:t>
          </w:r>
          <w:r>
            <w:tab/>
          </w:r>
          <w:r>
            <w:fldChar w:fldCharType="end"/>
          </w:r>
        </w:p>
        <w:p>
          <w:r>
            <w:rPr>
              <w:bCs/>
            </w:rPr>
            <w:fldChar w:fldCharType="end"/>
          </w:r>
        </w:p>
      </w:sdtContent>
    </w:sdt>
    <w:p>
      <w:pPr>
        <w:pageBreakBefore/>
      </w:pPr>
    </w:p>
    <w:p>
      <w:pPr>
        <w:pStyle w:val="2"/>
        <w:numPr>
          <w:ilvl w:val="0"/>
          <w:numId w:val="0"/>
        </w:numPr>
      </w:pPr>
    </w:p>
    <w:p>
      <w:pPr>
        <w:pStyle w:val="2"/>
        <w:numPr>
          <w:ilvl w:val="0"/>
          <w:numId w:val="0"/>
        </w:numPr>
      </w:pPr>
      <w:bookmarkStart w:id="2" w:name="_Toc28593"/>
      <w:r>
        <w:t>Table of contents</w:t>
      </w:r>
      <w:bookmarkEnd w:id="2"/>
    </w:p>
    <w:p>
      <w:pPr>
        <w:pStyle w:val="3"/>
        <w:numPr>
          <w:ilvl w:val="0"/>
          <w:numId w:val="0"/>
        </w:numPr>
        <w:ind w:left="144"/>
        <w:rPr>
          <w:rFonts w:eastAsia="Microsoft JhengHei"/>
        </w:rPr>
      </w:pPr>
      <w:bookmarkStart w:id="3" w:name="_Toc3732"/>
      <w:r>
        <w:rPr>
          <w:rFonts w:eastAsia="Microsoft JhengHei"/>
        </w:rPr>
        <w:t>Declaration</w:t>
      </w:r>
      <w:bookmarkEnd w:id="3"/>
    </w:p>
    <w:p>
      <w:pPr>
        <w:pStyle w:val="3"/>
        <w:numPr>
          <w:ilvl w:val="0"/>
          <w:numId w:val="0"/>
        </w:numPr>
        <w:ind w:left="144"/>
        <w:rPr>
          <w:rFonts w:eastAsia="Microsoft JhengHei"/>
        </w:rPr>
      </w:pPr>
      <w:bookmarkStart w:id="4" w:name="_Toc4467"/>
      <w:r>
        <w:rPr>
          <w:rFonts w:eastAsia="Microsoft JhengHei"/>
        </w:rPr>
        <w:t>Table of Figures</w:t>
      </w:r>
      <w:bookmarkEnd w:id="4"/>
    </w:p>
    <w:p>
      <w:pPr>
        <w:spacing w:line="192" w:lineRule="auto"/>
        <w:rPr>
          <w:sz w:val="22"/>
        </w:rPr>
      </w:pPr>
    </w:p>
    <w:p>
      <w:pPr>
        <w:pStyle w:val="3"/>
        <w:numPr>
          <w:ilvl w:val="0"/>
          <w:numId w:val="0"/>
        </w:numPr>
        <w:ind w:left="144"/>
        <w:rPr>
          <w:rFonts w:eastAsia="Microsoft JhengHei"/>
        </w:rPr>
      </w:pPr>
      <w:bookmarkStart w:id="5" w:name="_Toc30704"/>
      <w:r>
        <w:rPr>
          <w:rFonts w:eastAsia="Microsoft JhengHei"/>
        </w:rPr>
        <w:t>List of Tables</w:t>
      </w:r>
      <w:bookmarkEnd w:id="5"/>
    </w:p>
    <w:p/>
    <w:p>
      <w:pPr>
        <w:pStyle w:val="3"/>
        <w:numPr>
          <w:ilvl w:val="0"/>
          <w:numId w:val="0"/>
        </w:numPr>
        <w:ind w:left="144"/>
        <w:rPr>
          <w:rFonts w:eastAsia="Microsoft JhengHei"/>
        </w:rPr>
      </w:pPr>
      <w:bookmarkStart w:id="6" w:name="_Toc3614"/>
      <w:r>
        <w:rPr>
          <w:rFonts w:eastAsia="Microsoft JhengHei"/>
        </w:rPr>
        <w:t>Glossary of Abbreviations</w:t>
      </w:r>
      <w:bookmarkEnd w:id="6"/>
    </w:p>
    <w:p>
      <w:pPr>
        <w:pStyle w:val="3"/>
        <w:numPr>
          <w:ilvl w:val="0"/>
          <w:numId w:val="0"/>
        </w:numPr>
        <w:ind w:left="144"/>
        <w:rPr>
          <w:rFonts w:eastAsia="Microsoft JhengHei"/>
        </w:rPr>
      </w:pPr>
      <w:bookmarkStart w:id="7" w:name="_Toc27094"/>
      <w:r>
        <w:rPr>
          <w:rFonts w:eastAsia="Microsoft JhengHei"/>
        </w:rPr>
        <w:t>Acknowledgement</w:t>
      </w:r>
      <w:bookmarkEnd w:id="7"/>
    </w:p>
    <w:p>
      <w:pPr>
        <w:pStyle w:val="3"/>
        <w:numPr>
          <w:ilvl w:val="0"/>
          <w:numId w:val="0"/>
        </w:numPr>
        <w:ind w:left="144"/>
        <w:rPr>
          <w:rFonts w:eastAsia="Microsoft JhengHei"/>
        </w:rPr>
      </w:pPr>
      <w:bookmarkStart w:id="8" w:name="_Toc19034"/>
      <w:r>
        <w:rPr>
          <w:rFonts w:eastAsia="Microsoft JhengHei"/>
        </w:rPr>
        <w:t>Abstract</w:t>
      </w:r>
      <w:bookmarkEnd w:id="8"/>
    </w:p>
    <w:p/>
    <w:p>
      <w:pPr>
        <w:pStyle w:val="2"/>
      </w:pPr>
      <w:bookmarkStart w:id="9" w:name="_Toc8821"/>
      <w:r>
        <w:t>Introduction</w:t>
      </w:r>
      <w:bookmarkEnd w:id="9"/>
    </w:p>
    <w:p>
      <w:pPr>
        <w:pStyle w:val="3"/>
      </w:pPr>
      <w:bookmarkStart w:id="10" w:name="_Toc28446"/>
      <w:r>
        <w:t>Background Information</w:t>
      </w:r>
      <w:bookmarkEnd w:id="10"/>
    </w:p>
    <w:p>
      <w:r>
        <w:rPr>
          <w:rFonts w:hint="eastAsia"/>
        </w:rPr>
        <w:t>Now</w:t>
      </w:r>
      <w:r>
        <w:t xml:space="preserve">adays, the rapid development of science and technology has brought lots of conveniences to human daily life and one kind of technologies, </w:t>
      </w:r>
      <w:bookmarkStart w:id="11" w:name="OLE_LINK12"/>
      <w:r>
        <w:t>action recognition technique</w:t>
      </w:r>
      <w:bookmarkEnd w:id="11"/>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 xml:space="preserve">solutely, action recognition technique is not also just those, </w:t>
      </w:r>
    </w:p>
    <w:p/>
    <w:p>
      <w:pPr>
        <w:pStyle w:val="3"/>
      </w:pPr>
      <w:bookmarkStart w:id="12" w:name="_Toc1127"/>
      <w:r>
        <w:t>Acknowledgement</w:t>
      </w:r>
      <w:del w:id="1" w:author="像个男人一样" w:date="2018-03-20T23:08:58Z">
        <w:r>
          <w:rPr/>
          <w:delText>s</w:delText>
        </w:r>
        <w:bookmarkEnd w:id="12"/>
      </w:del>
    </w:p>
    <w:p/>
    <w:p>
      <w:pPr>
        <w:pageBreakBefore/>
        <w:spacing w:beforeLines="0" w:afterLines="0" w:line="260" w:lineRule="auto"/>
      </w:pPr>
    </w:p>
    <w:p>
      <w:pPr>
        <w:pStyle w:val="2"/>
      </w:pPr>
      <w:bookmarkStart w:id="13" w:name="_Toc9259"/>
      <w:r>
        <w:t xml:space="preserve">Accelerometer with steps </w:t>
      </w:r>
      <w:commentRangeStart w:id="2"/>
      <w:r>
        <w:t>algorithm</w:t>
      </w:r>
      <w:commentRangeEnd w:id="2"/>
      <w:r>
        <w:rPr>
          <w:rStyle w:val="28"/>
          <w:rFonts w:eastAsiaTheme="minorEastAsia" w:cstheme="minorBidi"/>
          <w:b w:val="0"/>
        </w:rPr>
        <w:commentReference w:id="2"/>
      </w:r>
      <w:bookmarkEnd w:id="13"/>
      <w:r>
        <w:t xml:space="preserve"> </w:t>
      </w:r>
    </w:p>
    <w:p>
      <w:pPr>
        <w:pStyle w:val="3"/>
      </w:pPr>
      <w:bookmarkStart w:id="14" w:name="_Toc29106"/>
      <w:r>
        <w:t>The introduction and working principle of an accelerometer</w:t>
      </w:r>
      <w:bookmarkEnd w:id="14"/>
    </w:p>
    <w:p>
      <w:pPr>
        <w:pStyle w:val="4"/>
      </w:pPr>
      <w:bookmarkStart w:id="15" w:name="_Toc24469"/>
      <w:r>
        <w:t>What is an accelerometer</w:t>
      </w:r>
      <w:bookmarkEnd w:id="15"/>
    </w:p>
    <w:p>
      <w:r>
        <w:t xml:space="preserve">Wikipedia explains </w:t>
      </w:r>
      <w:bookmarkStart w:id="16" w:name="OLE_LINK2"/>
      <w:bookmarkStart w:id="17" w:name="OLE_LINK1"/>
      <w:r>
        <w:t>: “An accelerometer is a device that measures proper acceleration. Proper acceleration, being the acceleration of a body in its own instantaneous rest frame, is not the same as coordinate acceleration, being the acceleration in a fixed coordinate system</w:t>
      </w:r>
      <w:bookmarkEnd w:id="16"/>
      <w:bookmarkEnd w:id="17"/>
      <w:r>
        <w:t>”. Exactly, an accelerometer is not hard to understand and you just need to know it is used to test the physical acceleration, which is taught in high school physics course and is the rate of change of velocity of an object.</w:t>
      </w:r>
    </w:p>
    <w:p/>
    <w:p>
      <w:pPr>
        <w:pStyle w:val="19"/>
        <w:rPr>
          <w:sz w:val="22"/>
        </w:rPr>
      </w:pPr>
      <w:r>
        <w:rPr>
          <w:rFonts w:hint="eastAsia"/>
        </w:rPr>
        <w:t>（re</w:t>
      </w:r>
      <w:r>
        <w:t xml:space="preserve">ference:  </w:t>
      </w:r>
      <w:bookmarkStart w:id="18" w:name="OLE_LINK14"/>
      <w:bookmarkStart w:id="19" w:name="OLE_LINK15"/>
      <w:r>
        <w:t xml:space="preserve">Accelerometer Theory &amp; </w:t>
      </w:r>
      <w:commentRangeStart w:id="3"/>
      <w:r>
        <w:t>Design</w:t>
      </w:r>
      <w:commentRangeEnd w:id="3"/>
      <w:r>
        <w:rPr>
          <w:rStyle w:val="28"/>
          <w:spacing w:val="0"/>
        </w:rPr>
        <w:commentReference w:id="3"/>
      </w:r>
      <w:bookmarkEnd w:id="18"/>
      <w:bookmarkEnd w:id="19"/>
      <w:r>
        <w:rPr>
          <w:rFonts w:hint="eastAsia"/>
          <w:sz w:val="22"/>
        </w:rPr>
        <w:t>）</w:t>
      </w:r>
    </w:p>
    <w:p>
      <w:r>
        <w:t xml:space="preserve">The accelerometer can be divided into piezoelectric, piezoresistive and capacitive </w:t>
      </w:r>
      <w:r>
        <w:rPr>
          <w:rFonts w:hint="eastAsia"/>
        </w:rPr>
        <w:t>type</w:t>
      </w:r>
      <w:r>
        <w:t xml:space="preserve">s according to working principle. Different types suit different circumstances, but those techniques are exactly doing the same thing converting a mechanical motion into an electrical signal. Here, we do not need to discuss too deep for the different inner structures of those types, since it does not affect we use it. </w:t>
      </w:r>
    </w:p>
    <w:p/>
    <w:p>
      <w:pPr>
        <w:pStyle w:val="4"/>
      </w:pPr>
      <w:bookmarkStart w:id="20" w:name="_Toc15283"/>
      <w:r>
        <w:t>Working principle of  an accelerometer</w:t>
      </w:r>
      <w:bookmarkEnd w:id="20"/>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p>
    <w:p>
      <w:pPr>
        <w:pStyle w:val="19"/>
      </w:pPr>
      <w:bookmarkStart w:id="21" w:name="_Toc505290347"/>
      <w:r>
        <w:t xml:space="preserve">Figure 2. </w:t>
      </w:r>
      <w:r>
        <w:fldChar w:fldCharType="begin"/>
      </w:r>
      <w:r>
        <w:instrText xml:space="preserve"> SEQ Figure_2. \* ARABIC </w:instrText>
      </w:r>
      <w:r>
        <w:fldChar w:fldCharType="separate"/>
      </w:r>
      <w:r>
        <w:t>1</w:t>
      </w:r>
      <w:r>
        <w:fldChar w:fldCharType="end"/>
      </w:r>
      <w:r>
        <w:t xml:space="preserve"> </w:t>
      </w:r>
      <w:bookmarkStart w:id="22" w:name="OLE_LINK23"/>
      <w:r>
        <w:t>Working principle of a capacitive accelerometer</w:t>
      </w:r>
      <w:bookmarkStart w:id="23" w:name="OLE_LINK22"/>
      <w:r>
        <w:t xml:space="preserve">(Andrea </w:t>
      </w:r>
      <w:commentRangeStart w:id="4"/>
      <w:r>
        <w:t>Nisticò</w:t>
      </w:r>
      <w:bookmarkEnd w:id="22"/>
      <w:commentRangeEnd w:id="4"/>
      <w:r>
        <w:rPr>
          <w:rStyle w:val="28"/>
          <w:spacing w:val="0"/>
        </w:rPr>
        <w:commentReference w:id="4"/>
      </w:r>
      <w:bookmarkEnd w:id="23"/>
      <w:r>
        <w:t>)</w:t>
      </w:r>
      <w:bookmarkEnd w:id="21"/>
    </w:p>
    <w:p>
      <w:r>
        <w:t xml:space="preserve"> </w:t>
      </w:r>
      <w:del w:id="2" w:author="像个男人一样" w:date="2018-03-21T00:58:40Z">
        <w:r>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496016" cy="2012242"/>
                      </a:xfrm>
                      <a:prstGeom prst="rect">
                        <a:avLst/>
                      </a:prstGeom>
                    </pic:spPr>
                  </pic:pic>
                </a:graphicData>
              </a:graphic>
            </wp:inline>
          </w:drawing>
        </w:r>
      </w:del>
      <w:ins w:id="4" w:author="像个男人一样" w:date="2018-03-21T00:58:40Z">
        <w:r>
          <w:rPr/>
          <w:drawing>
            <wp:inline distT="0" distB="0" distL="0" distR="0">
              <wp:extent cx="3467100" cy="1995170"/>
              <wp:effectExtent l="0" t="0" r="0" b="508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7"/>
                      <a:stretch>
                        <a:fillRect/>
                      </a:stretch>
                    </pic:blipFill>
                    <pic:spPr>
                      <a:xfrm>
                        <a:off x="0" y="0"/>
                        <a:ext cx="3496016" cy="2012242"/>
                      </a:xfrm>
                      <a:prstGeom prst="rect">
                        <a:avLst/>
                      </a:prstGeom>
                    </pic:spPr>
                  </pic:pic>
                </a:graphicData>
              </a:graphic>
            </wp:inline>
          </w:drawing>
        </w:r>
      </w:ins>
      <w:bookmarkStart w:id="79" w:name="_GoBack"/>
      <w:bookmarkEnd w:id="79"/>
    </w:p>
    <w:p>
      <w:pPr>
        <w:pStyle w:val="19"/>
      </w:pPr>
      <w:bookmarkStart w:id="24" w:name="_Toc505290348"/>
      <w:r>
        <w:t xml:space="preserve">Figure 2. </w:t>
      </w:r>
      <w:r>
        <w:fldChar w:fldCharType="begin"/>
      </w:r>
      <w:r>
        <w:instrText xml:space="preserve"> SEQ Figure_2. \* ARABIC </w:instrText>
      </w:r>
      <w:r>
        <w:fldChar w:fldCharType="separate"/>
      </w:r>
      <w:r>
        <w:t>2</w:t>
      </w:r>
      <w:r>
        <w:fldChar w:fldCharType="end"/>
      </w:r>
      <w:r>
        <w:t xml:space="preserve"> Accelerometer Theory &amp; Design</w:t>
      </w:r>
      <w:bookmarkEnd w:id="24"/>
    </w:p>
    <w:p>
      <w:pPr>
        <w:pStyle w:val="41"/>
        <w:rPr>
          <w:rFonts w:ascii="Microsoft JhengHei" w:hAnsi="Microsoft JhengHei" w:cstheme="minorBidi"/>
          <w:color w:val="auto"/>
          <w:szCs w:val="22"/>
        </w:rPr>
      </w:pPr>
      <w: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164793" cy="2828079"/>
                    </a:xfrm>
                    <a:prstGeom prst="rect">
                      <a:avLst/>
                    </a:prstGeom>
                  </pic:spPr>
                </pic:pic>
              </a:graphicData>
            </a:graphic>
          </wp:inline>
        </w:drawing>
      </w:r>
    </w:p>
    <w:p>
      <w:pPr>
        <w:pStyle w:val="19"/>
      </w:pPr>
      <w:r>
        <w:t>(Picture 2.1.2.2  Accelerometer Theory &amp; Design)</w:t>
      </w:r>
    </w:p>
    <w:p>
      <w:r>
        <w:rPr>
          <w:rFonts w:hint="eastAsia"/>
        </w:rPr>
        <w:t>As</w:t>
      </w:r>
      <w:r>
        <w:t xml:space="preserve"> </w:t>
      </w:r>
      <w:r>
        <w:rPr>
          <w:rFonts w:hint="eastAsia"/>
        </w:rPr>
        <w:t>the</w:t>
      </w:r>
      <w:r>
        <w:t xml:space="preserve"> picture2.2.2 above shows the schematic of an accelerometer, which be comprised of a mass (m), a spring (k) and a dash</w:t>
      </w:r>
      <w:ins w:id="6" w:author="像个男人一样" w:date="2018-03-20T17:01:27Z">
        <w:r>
          <w:rPr>
            <w:rFonts w:hint="eastAsia"/>
            <w:lang w:val="en-US" w:eastAsia="zh-CN"/>
          </w:rPr>
          <w:t xml:space="preserve"> </w:t>
        </w:r>
      </w:ins>
      <w:r>
        <w:t xml:space="preserve">pot.  </w:t>
      </w:r>
      <w:r>
        <w:rPr>
          <w:rFonts w:hint="eastAsia"/>
        </w:rPr>
        <w:t>When</w:t>
      </w:r>
      <w:r>
        <w:t xml:space="preserve"> the object moves and has an accelerations, the mass moves to another position, the spring (k) will stretches and the dash</w:t>
      </w:r>
      <w:ins w:id="7" w:author="像个男人一样" w:date="2018-03-20T17:04:34Z">
        <w:r>
          <w:rPr>
            <w:rFonts w:hint="eastAsia"/>
            <w:lang w:val="en-US" w:eastAsia="zh-CN"/>
          </w:rPr>
          <w:t xml:space="preserve"> </w:t>
        </w:r>
      </w:ins>
      <w:r>
        <w:t>pot will produce an relative damping coefficient</w:t>
      </w:r>
      <w:r>
        <w:rPr>
          <w:rFonts w:hint="eastAsia"/>
        </w:rPr>
        <w:t>(</w:t>
      </w:r>
      <w:r>
        <w:t xml:space="preserve">c) and the value (c) can be transfer to a digital signal or number which can be used directly. </w:t>
      </w:r>
    </w:p>
    <w:p/>
    <w:p>
      <w:r>
        <w:t>The exact inner structure of an accelerometer is just like this, absolutely not, in our daily life, the most popular type of accelerometer</w:t>
      </w:r>
      <w:del w:id="8" w:author="像个男人一样" w:date="2018-03-20T17:04:36Z">
        <w:r>
          <w:rPr/>
          <w:delText>s</w:delText>
        </w:r>
      </w:del>
      <w:r>
        <w:t xml:space="preserve">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rFonts w:ascii="Calibri" w:hAnsi="Calibri" w:cs="Calibri"/>
        </w:rPr>
      </w:pPr>
    </w:p>
    <w:p>
      <w:pPr>
        <w:rPr>
          <w:sz w:val="22"/>
        </w:rPr>
      </w:pPr>
    </w:p>
    <w:p>
      <w:pPr>
        <w:pStyle w:val="4"/>
      </w:pPr>
      <w:bookmarkStart w:id="25" w:name="_Toc31349"/>
      <w:r>
        <w:t>How an accelerometer works in mobile phone.</w:t>
      </w:r>
      <w:bookmarkEnd w:id="25"/>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
    <w:p>
      <w:pPr>
        <w:pStyle w:val="19"/>
      </w:pPr>
      <w:r>
        <w:t xml:space="preserve">Figure 2. </w:t>
      </w:r>
      <w:r>
        <w:fldChar w:fldCharType="begin"/>
      </w:r>
      <w:r>
        <w:instrText xml:space="preserve"> SEQ Figure_2. \* ARABIC </w:instrText>
      </w:r>
      <w:r>
        <w:fldChar w:fldCharType="separate"/>
      </w:r>
      <w:r>
        <w:t>3</w:t>
      </w:r>
      <w:r>
        <w:fldChar w:fldCharType="end"/>
      </w:r>
      <w:r>
        <w:t xml:space="preserve"> </w:t>
      </w:r>
      <w:commentRangeStart w:id="5"/>
      <w:r>
        <w:t>Using a Three-Axis Accelerometer and GPS Module in a Smart Phone to Measure Walking Steps and Distance</w:t>
      </w:r>
      <w:commentRangeEnd w:id="5"/>
      <w:r>
        <w:rPr>
          <w:rStyle w:val="28"/>
          <w:spacing w:val="0"/>
        </w:rPr>
        <w:commentReference w:id="5"/>
      </w:r>
      <w:r>
        <w:t>(Ying-Wen Bai, Chia-Hao Yu and Siao-Cian Wu)</w:t>
      </w:r>
    </w:p>
    <w:p>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9"/>
      </w:pPr>
      <w:r>
        <w:t xml:space="preserve">(Picture 2.1.3.1 and 2  Using a Three-Axis Accelerometer and GPS Module in a Smart Phone to Measure Walking Steps and Distance(Ying-Wen Bai, Chia-Hao Yu and Siao-Cian </w:t>
      </w:r>
      <w:commentRangeStart w:id="6"/>
      <w:r>
        <w:t>Wu</w:t>
      </w:r>
      <w:commentRangeEnd w:id="6"/>
      <w:r>
        <w:rPr>
          <w:rStyle w:val="28"/>
          <w:spacing w:val="0"/>
        </w:rPr>
        <w:commentReference w:id="6"/>
      </w:r>
      <w:r>
        <w:t>))</w:t>
      </w:r>
    </w:p>
    <w:p>
      <w:pPr>
        <w:pStyle w:val="3"/>
      </w:pPr>
      <w:bookmarkStart w:id="26" w:name="_Toc14217"/>
      <w:r>
        <w:t>The principle of testing steps</w:t>
      </w:r>
      <w:bookmarkEnd w:id="26"/>
      <w:r>
        <w:t xml:space="preserve"> </w:t>
      </w:r>
    </w:p>
    <w:p>
      <w:pPr>
        <w:pStyle w:val="4"/>
      </w:pPr>
      <w:bookmarkStart w:id="27" w:name="_Toc31793"/>
      <w:r>
        <w:t>How an accelerometer works in human body</w:t>
      </w:r>
      <w:bookmarkEnd w:id="27"/>
    </w:p>
    <w:p>
      <w:pPr>
        <w:rPr>
          <w:lang w:val="en-US"/>
        </w:rPr>
      </w:pPr>
      <w:r>
        <w:rPr>
          <w:lang w:val="en-US"/>
        </w:rPr>
        <w:t>When a pedestrian is walking on the road, the accelerometer will divide the motion acceleration by three directions, as we can see in the picture 2.2.1.1 below: Vertical Direction, Forward Direction and Side Direction, which can be also called: X, Y and Z Axis.</w:t>
      </w:r>
    </w:p>
    <w:p>
      <w:pPr>
        <w:pStyle w:val="19"/>
      </w:pPr>
      <w:r>
        <w:t xml:space="preserve">Figure 2. </w:t>
      </w:r>
      <w:r>
        <w:fldChar w:fldCharType="begin"/>
      </w:r>
      <w:r>
        <w:instrText xml:space="preserve"> SEQ Figure_2. \* ARABIC </w:instrText>
      </w:r>
      <w:r>
        <w:fldChar w:fldCharType="separate"/>
      </w:r>
      <w:r>
        <w:t>4</w:t>
      </w:r>
      <w:r>
        <w:fldChar w:fldCharType="end"/>
      </w:r>
      <w:r>
        <w:t xml:space="preserve"> Full-Featured Pedometer Design Realized with 3-Axis Digital Accelerometer</w:t>
      </w:r>
    </w:p>
    <w:p>
      <w:commentRangeStart w:id="7"/>
      <w: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commentRangeEnd w:id="7"/>
      <w:r>
        <w:rPr>
          <w:rStyle w:val="28"/>
        </w:rPr>
        <w:commentReference w:id="7"/>
      </w:r>
    </w:p>
    <w:p>
      <w:pPr>
        <w:pStyle w:val="4"/>
      </w:pPr>
      <w:bookmarkStart w:id="28" w:name="_Toc17085"/>
      <w:r>
        <w:t>The features of one steps</w:t>
      </w:r>
      <w:bookmarkEnd w:id="28"/>
    </w:p>
    <w:p>
      <w:r>
        <w:t xml:space="preserve">There is a swing phase showed in picture 2.2.2.1,which is a step period during people movement. </w:t>
      </w:r>
      <w:r>
        <w:rPr>
          <w:rFonts w:hint="eastAsia"/>
        </w:rPr>
        <w:t>Ab</w:t>
      </w:r>
      <w:r>
        <w:t>solutely, there is a change process of speed of the leg movement during one step period, so we can catch the acceleration using the accelerometer.</w:t>
      </w:r>
    </w:p>
    <w:p>
      <w:pPr>
        <w:pStyle w:val="19"/>
      </w:pPr>
      <w:r>
        <w:t xml:space="preserve">Figure 2. </w:t>
      </w:r>
      <w:r>
        <w:fldChar w:fldCharType="begin"/>
      </w:r>
      <w:r>
        <w:instrText xml:space="preserve"> SEQ Figure_2. \* ARABIC </w:instrText>
      </w:r>
      <w:r>
        <w:fldChar w:fldCharType="separate"/>
      </w:r>
      <w:r>
        <w:t>5</w:t>
      </w:r>
      <w:r>
        <w:fldChar w:fldCharType="end"/>
      </w:r>
      <w:r>
        <w:t xml:space="preserve"> A Step, Stride and Heading Determination for the Pedestrian Navigation System</w:t>
      </w:r>
    </w:p>
    <w:p>
      <w:commentRangeStart w:id="8"/>
      <w: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commentRangeEnd w:id="8"/>
      <w:r>
        <w:rPr>
          <w:rStyle w:val="28"/>
        </w:rPr>
        <w:commentReference w:id="8"/>
      </w:r>
    </w:p>
    <w:p/>
    <w:p>
      <w:r>
        <w:t xml:space="preserve">Picture 2.2.2.2 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Style w:val="19"/>
      </w:pPr>
      <w:commentRangeStart w:id="9"/>
      <w:r>
        <w:t xml:space="preserve">Figure </w:t>
      </w:r>
      <w:commentRangeEnd w:id="9"/>
      <w:r>
        <w:rPr>
          <w:rStyle w:val="28"/>
          <w:spacing w:val="0"/>
        </w:rPr>
        <w:commentReference w:id="9"/>
      </w:r>
      <w:r>
        <w:t xml:space="preserve">2. </w:t>
      </w:r>
      <w:r>
        <w:fldChar w:fldCharType="begin"/>
      </w:r>
      <w:r>
        <w:instrText xml:space="preserve"> SEQ Figure_2. \* ARABIC </w:instrText>
      </w:r>
      <w:r>
        <w:fldChar w:fldCharType="separate"/>
      </w:r>
      <w:r>
        <w:t>6</w:t>
      </w:r>
      <w:r>
        <w:fldChar w:fldCharType="end"/>
      </w:r>
      <w:r>
        <w:t xml:space="preserve"> The three axes data of the accelerometer from iPhone</w:t>
      </w:r>
    </w:p>
    <w:p>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
        <w:t>Normally, we can calculate a peak value and a bottom value during one step.</w:t>
      </w:r>
    </w:p>
    <w:p>
      <w:r>
        <w:t xml:space="preserve">And we can use the sum formula </w:t>
      </w:r>
      <w:r>
        <w:rPr>
          <w:bCs/>
          <w:sz w:val="28"/>
          <w:szCs w:val="28"/>
        </w:rPr>
        <w:t xml:space="preserve">to get </w:t>
      </w:r>
      <w:r>
        <w:t>a diagram below picture. As a valid step must have only one peak value and one bottom value.</w:t>
      </w:r>
    </w:p>
    <w:p>
      <w:pPr>
        <w:pStyle w:val="19"/>
      </w:pPr>
      <w:r>
        <w:t xml:space="preserve">Figure 2. </w:t>
      </w:r>
      <w:r>
        <w:fldChar w:fldCharType="begin"/>
      </w:r>
      <w:r>
        <w:instrText xml:space="preserve"> SEQ Figure_2. \* ARABIC </w:instrText>
      </w:r>
      <w:r>
        <w:fldChar w:fldCharType="separate"/>
      </w:r>
      <w:r>
        <w:t>7</w:t>
      </w:r>
      <w:r>
        <w:fldChar w:fldCharType="end"/>
      </w:r>
      <w:r>
        <w:t xml:space="preserve"> The total accelerometer data after calculation</w:t>
      </w:r>
    </w:p>
    <w:p>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9"/>
      </w:pPr>
      <w:ins w:id="9" w:author="像个男人一样" w:date="2018-03-20T17:06:25Z">
        <w:r>
          <w:rPr>
            <w:rFonts w:hint="eastAsia"/>
            <w:lang w:val="en-US" w:eastAsia="zh-CN"/>
          </w:rPr>
          <w:t>P</w:t>
        </w:r>
      </w:ins>
      <w:del w:id="10" w:author="像个男人一样" w:date="2018-03-20T17:06:23Z">
        <w:commentRangeStart w:id="10"/>
        <w:r>
          <w:rPr/>
          <w:delText>P</w:delText>
        </w:r>
      </w:del>
      <w:r>
        <w:t xml:space="preserve">icture </w:t>
      </w:r>
      <w:commentRangeEnd w:id="10"/>
      <w:r>
        <w:rPr>
          <w:rStyle w:val="28"/>
          <w:spacing w:val="0"/>
        </w:rPr>
        <w:commentReference w:id="10"/>
      </w:r>
      <w:r>
        <w:t>2.2.2.3</w:t>
      </w:r>
    </w:p>
    <w:p>
      <w:pPr>
        <w:pStyle w:val="3"/>
      </w:pPr>
      <w:bookmarkStart w:id="29" w:name="_Toc22784"/>
      <w:r>
        <w:t>Key algorithms of recording steps</w:t>
      </w:r>
      <w:bookmarkEnd w:id="29"/>
    </w:p>
    <w:p>
      <w:pPr>
        <w:pStyle w:val="4"/>
        <w:rPr>
          <w:lang w:val="en-US"/>
        </w:rPr>
      </w:pPr>
      <w:bookmarkStart w:id="30" w:name="_Toc8756"/>
      <w:r>
        <w:rPr>
          <w:rFonts w:hint="eastAsia"/>
          <w:lang w:val="en-US"/>
        </w:rPr>
        <w:t>Peak Detection Algorithm</w:t>
      </w:r>
      <w:bookmarkEnd w:id="30"/>
    </w:p>
    <w:p>
      <w:pPr>
        <w:rPr>
          <w:lang w:val="en-US"/>
        </w:rPr>
      </w:pPr>
      <w:r>
        <w:t>Four Basic Condition</w:t>
      </w:r>
      <w:r>
        <w:rPr>
          <w:lang w:val="en-US"/>
        </w:rPr>
        <w:t>s can be used: (the frequency of thedata caught in this chapter is in 50Hz)</w:t>
      </w:r>
    </w:p>
    <w:tbl>
      <w:tblPr>
        <w:tblStyle w:val="3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rPr>
                <w:lang w:val="en-US"/>
              </w:rPr>
              <w:t>1.Current point is going down.(The Red Point in the following diagram)</w:t>
            </w:r>
          </w:p>
          <w:p>
            <w:pPr>
              <w:spacing w:after="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4. The value of the positive peak should be bigger than 1.5g</w:t>
            </w:r>
          </w:p>
        </w:tc>
      </w:tr>
    </w:tbl>
    <w:p>
      <w:r>
        <w:t>And we can go on to understand this algorithm by referring to the following diagram.</w:t>
      </w:r>
    </w:p>
    <w:p>
      <w:pPr>
        <w:pStyle w:val="19"/>
      </w:pPr>
      <w:r>
        <w:t xml:space="preserve">Figure 2. </w:t>
      </w:r>
      <w:r>
        <w:fldChar w:fldCharType="begin"/>
      </w:r>
      <w:r>
        <w:instrText xml:space="preserve"> SEQ Figure_2. \* ARABIC </w:instrText>
      </w:r>
      <w:r>
        <w:fldChar w:fldCharType="separate"/>
      </w:r>
      <w:r>
        <w:t>8</w:t>
      </w:r>
      <w:r>
        <w:fldChar w:fldCharType="end"/>
      </w:r>
      <w:r>
        <w:t xml:space="preserve"> The peak data of  the Accelerometer </w:t>
      </w:r>
    </w:p>
    <w:p>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4"/>
        <w:rPr>
          <w:lang w:val="en-US"/>
        </w:rPr>
      </w:pPr>
      <w:bookmarkStart w:id="31" w:name="_Toc1426"/>
      <w:r>
        <w:rPr>
          <w:rFonts w:hint="eastAsia"/>
          <w:lang w:val="en-US"/>
        </w:rPr>
        <w:t>Transform Domain Algorithm</w:t>
      </w:r>
      <w:bookmarkEnd w:id="31"/>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9"/>
        <w:rPr>
          <w:lang w:val="en-US"/>
        </w:rPr>
      </w:pPr>
      <w:r>
        <w:t xml:space="preserve">Figure 2. </w:t>
      </w:r>
      <w:r>
        <w:fldChar w:fldCharType="begin"/>
      </w:r>
      <w:r>
        <w:instrText xml:space="preserve"> SEQ Figure_2. \* ARABIC </w:instrText>
      </w:r>
      <w:r>
        <w:fldChar w:fldCharType="separate"/>
      </w:r>
      <w:r>
        <w:t>9</w:t>
      </w:r>
      <w:r>
        <w:fldChar w:fldCharType="end"/>
      </w:r>
      <w:r>
        <w:t xml:space="preserve"> The intervals among the peaks </w:t>
      </w:r>
    </w:p>
    <w:p>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
        <w:t>So we can see the two red peak values are invalid using this algorithm.</w:t>
      </w:r>
    </w:p>
    <w:p>
      <w:pPr>
        <w:pStyle w:val="4"/>
        <w:rPr>
          <w:lang w:val="en-US"/>
        </w:rPr>
      </w:pPr>
      <w:bookmarkStart w:id="32" w:name="_Toc13747"/>
      <w:r>
        <w:rPr>
          <w:lang w:val="en-US"/>
        </w:rPr>
        <w:t xml:space="preserve">Threshold </w:t>
      </w:r>
      <w:r>
        <w:rPr>
          <w:rFonts w:hint="eastAsia"/>
          <w:lang w:val="en-US"/>
        </w:rPr>
        <w:t>Filtering Algorithm</w:t>
      </w:r>
      <w:bookmarkEnd w:id="32"/>
    </w:p>
    <w:p>
      <w:pPr>
        <w:rPr>
          <w:lang w:val="en-US"/>
        </w:rPr>
      </w:pPr>
      <w:r>
        <w:t>Two Basic Conditions</w:t>
      </w:r>
      <w:r>
        <w:rPr>
          <w:lang w:val="en-US"/>
        </w:rPr>
        <w:t>:</w:t>
      </w:r>
    </w:p>
    <w:tbl>
      <w:tblPr>
        <w:tblStyle w:val="3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r>
        <w:t>The following diagram can be an example for this algorithm.</w:t>
      </w:r>
    </w:p>
    <w:p>
      <w:pPr>
        <w:pStyle w:val="19"/>
      </w:pPr>
      <w:r>
        <w:t xml:space="preserve">Figure 2. </w:t>
      </w:r>
      <w:r>
        <w:fldChar w:fldCharType="begin"/>
      </w:r>
      <w:r>
        <w:instrText xml:space="preserve"> SEQ Figure_2. \* ARABIC </w:instrText>
      </w:r>
      <w:r>
        <w:fldChar w:fldCharType="separate"/>
      </w:r>
      <w:r>
        <w:t>10</w:t>
      </w:r>
      <w:r>
        <w:fldChar w:fldCharType="end"/>
      </w:r>
      <w:r>
        <w:t xml:space="preserve"> The threshold </w:t>
      </w:r>
      <w:commentRangeStart w:id="11"/>
      <w:r>
        <w:t>figure</w:t>
      </w:r>
      <w:commentRangeEnd w:id="11"/>
      <w:r>
        <w:rPr>
          <w:rStyle w:val="28"/>
          <w:spacing w:val="0"/>
        </w:rPr>
        <w:commentReference w:id="11"/>
      </w:r>
    </w:p>
    <w:p>
      <w:pPr>
        <w:rPr>
          <w:lang w:val="en-US"/>
        </w:rPr>
      </w:pPr>
      <w: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pStyle w:val="4"/>
        <w:rPr>
          <w:lang w:val="en-US"/>
        </w:rPr>
      </w:pPr>
      <w:bookmarkStart w:id="33" w:name="_Toc4365"/>
      <w:r>
        <w:rPr>
          <w:rFonts w:hint="eastAsia"/>
          <w:lang w:val="en-US"/>
        </w:rPr>
        <w:t>Pattern Recognition Algorithm</w:t>
      </w:r>
      <w:bookmarkEnd w:id="33"/>
    </w:p>
    <w:p>
      <w:pPr>
        <w:rPr>
          <w:lang w:val="en-US"/>
        </w:rPr>
      </w:pPr>
      <w:r>
        <w:rPr>
          <w:lang w:val="en-US"/>
        </w:rPr>
        <w:t xml:space="preserve">One regulation </w:t>
      </w:r>
      <w:r>
        <w:rPr>
          <w:rFonts w:hint="eastAsia"/>
          <w:lang w:val="en-US"/>
        </w:rPr>
        <w:t>is</w:t>
      </w:r>
      <w:r>
        <w:rPr>
          <w:lang w:val="en-US"/>
        </w:rPr>
        <w:t>:</w:t>
      </w:r>
    </w:p>
    <w:tbl>
      <w:tblPr>
        <w:tblStyle w:val="3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spacing w:after="0"/>
            </w:pPr>
            <w:r>
              <w:t xml:space="preserve">1. In different patterns, you can see the distinction of the wave variation of accel value from the picture on the </w:t>
            </w:r>
            <w:r>
              <w:rPr>
                <w:lang w:val="en-US"/>
              </w:rPr>
              <w:t>right</w:t>
            </w:r>
            <w:r>
              <w:t>. The following diagram shows the difference between the pattern of walking with the phone in the pocket and the pattern of running with the phone in the pocket.</w:t>
            </w:r>
          </w:p>
        </w:tc>
      </w:tr>
    </w:tbl>
    <w:p>
      <w:pPr>
        <w:rPr>
          <w:lang w:val="en-US"/>
        </w:rPr>
      </w:pPr>
    </w:p>
    <w:p>
      <w:pPr>
        <w:pStyle w:val="19"/>
        <w:rPr>
          <w:lang w:val="en-US"/>
        </w:rPr>
      </w:pPr>
      <w:r>
        <w:t xml:space="preserve">Figure 2. </w:t>
      </w:r>
      <w:r>
        <w:fldChar w:fldCharType="begin"/>
      </w:r>
      <w:r>
        <w:instrText xml:space="preserve"> SEQ Figure_2. \* ARABIC </w:instrText>
      </w:r>
      <w:r>
        <w:fldChar w:fldCharType="separate"/>
      </w:r>
      <w:r>
        <w:t>11</w:t>
      </w:r>
      <w:r>
        <w:fldChar w:fldCharType="end"/>
      </w:r>
      <w:r>
        <w:t xml:space="preserve"> The different Pattern </w:t>
      </w:r>
      <w:commentRangeStart w:id="12"/>
      <w:r>
        <w:t>data</w:t>
      </w:r>
      <w:commentRangeEnd w:id="12"/>
      <w:r>
        <w:rPr>
          <w:rStyle w:val="28"/>
          <w:spacing w:val="0"/>
        </w:rPr>
        <w:commentReference w:id="12"/>
      </w:r>
      <w:r>
        <w:t xml:space="preserve"> </w:t>
      </w:r>
    </w:p>
    <w:p>
      <w:pPr>
        <w:rPr>
          <w:lang w:val="en-US"/>
        </w:rPr>
      </w:pPr>
      <w:r>
        <w:drawing>
          <wp:inline distT="0" distB="0" distL="0" distR="0">
            <wp:extent cx="5212715" cy="3505200"/>
            <wp:effectExtent l="0" t="0" r="698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3"/>
        <w:rPr>
          <w:lang w:val="en-US"/>
        </w:rPr>
      </w:pPr>
      <w:bookmarkStart w:id="34" w:name="_Toc3196"/>
      <w:r>
        <w:rPr>
          <w:lang w:val="en-US"/>
        </w:rPr>
        <w:t>My pedometer program</w:t>
      </w:r>
      <w:bookmarkEnd w:id="34"/>
    </w:p>
    <w:p>
      <w:pPr>
        <w:pStyle w:val="4"/>
        <w:rPr>
          <w:lang w:val="en-US"/>
        </w:rPr>
      </w:pPr>
      <w:bookmarkStart w:id="35" w:name="_Toc16303"/>
      <w:r>
        <w:rPr>
          <w:lang w:val="en-US"/>
        </w:rPr>
        <w:t>The program operation</w:t>
      </w:r>
      <w:bookmarkEnd w:id="35"/>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pPr>
      <w:r>
        <w:rPr>
          <w:lang w:val="en-US"/>
        </w:rPr>
        <w:t>Fill in the exact count steps in the Exact Steps, a</w:t>
      </w:r>
      <w:r>
        <w:t xml:space="preserve">nd </w:t>
      </w:r>
      <w:r>
        <w:rPr>
          <w:lang w:val="en-US"/>
        </w:rPr>
        <w:t>click Calculating.</w:t>
      </w:r>
    </w:p>
    <w:p/>
    <w:p>
      <w:pPr>
        <w:pStyle w:val="19"/>
      </w:pPr>
      <w:r>
        <w:t xml:space="preserve">Figure 2. </w:t>
      </w:r>
      <w:r>
        <w:fldChar w:fldCharType="begin"/>
      </w:r>
      <w:r>
        <w:instrText xml:space="preserve"> SEQ Figure_2. \* ARABIC </w:instrText>
      </w:r>
      <w:r>
        <w:fldChar w:fldCharType="separate"/>
      </w:r>
      <w:r>
        <w:t>12</w:t>
      </w:r>
      <w:r>
        <w:fldChar w:fldCharType="end"/>
      </w:r>
      <w:r>
        <w:t xml:space="preserve"> The program of calculating the steps</w:t>
      </w:r>
    </w:p>
    <w:p>
      <w:pPr>
        <w:rPr>
          <w:lang w:val="en-US"/>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4"/>
      </w:pPr>
      <w:bookmarkStart w:id="36" w:name="_Toc3014"/>
      <w:r>
        <w:t>The a</w:t>
      </w:r>
      <w:r>
        <w:rPr>
          <w:rFonts w:hint="eastAsia"/>
        </w:rPr>
        <w:t xml:space="preserve">ccuracy </w:t>
      </w:r>
      <w:r>
        <w:t>of r</w:t>
      </w:r>
      <w:r>
        <w:rPr>
          <w:rFonts w:hint="eastAsia"/>
        </w:rPr>
        <w:t>esults</w:t>
      </w:r>
      <w:bookmarkEnd w:id="36"/>
      <w:r>
        <w:rPr>
          <w:rFonts w:hint="eastAsia"/>
        </w:rPr>
        <w:t xml:space="preserve"> </w:t>
      </w:r>
    </w:p>
    <w:p>
      <w:r>
        <w:t>We can get the accuracy of this program and this algorithm showed in following form. Of course, there is not the most accurate program or algorithm, and the purpose is to show the method for calculating steps.</w:t>
      </w:r>
    </w:p>
    <w:p>
      <w:pPr>
        <w:pStyle w:val="19"/>
      </w:pPr>
      <w:r>
        <w:t xml:space="preserve">Table 2. </w:t>
      </w:r>
      <w:r>
        <w:fldChar w:fldCharType="begin"/>
      </w:r>
      <w:r>
        <w:instrText xml:space="preserve"> SEQ Table_2. \* ARABIC </w:instrText>
      </w:r>
      <w:r>
        <w:fldChar w:fldCharType="separate"/>
      </w:r>
      <w:r>
        <w:t>1</w:t>
      </w:r>
      <w:r>
        <w:fldChar w:fldCharType="end"/>
      </w:r>
      <w:r>
        <w:t xml:space="preserve"> The accurate data of the step </w:t>
      </w:r>
      <w:commentRangeStart w:id="13"/>
      <w:r>
        <w:t>alg</w:t>
      </w:r>
      <w:del w:id="11" w:author="像个男人一样" w:date="2018-03-20T17:07:10Z">
        <w:r>
          <w:rPr/>
          <w:delText>r</w:delText>
        </w:r>
      </w:del>
      <w:r>
        <w:t>o</w:t>
      </w:r>
      <w:ins w:id="12" w:author="像个男人一样" w:date="2018-03-20T17:07:11Z">
        <w:r>
          <w:rPr>
            <w:rFonts w:hint="eastAsia"/>
            <w:lang w:val="en-US" w:eastAsia="zh-CN"/>
          </w:rPr>
          <w:t>r</w:t>
        </w:r>
      </w:ins>
      <w:r>
        <w:t>ithm</w:t>
      </w:r>
      <w:commentRangeEnd w:id="13"/>
      <w:r>
        <w:rPr>
          <w:rStyle w:val="28"/>
          <w:spacing w:val="0"/>
        </w:rPr>
        <w:commentReference w:id="13"/>
      </w:r>
    </w:p>
    <w:tbl>
      <w:tblPr>
        <w:tblStyle w:val="30"/>
        <w:tblW w:w="10491"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1" w:type="dxa"/>
          </w:tcPr>
          <w:tbl>
            <w:tblPr>
              <w:tblStyle w:val="29"/>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commentRangeStart w:id="14"/>
                  <w:r>
                    <w:rPr>
                      <w:rFonts w:ascii="Arial" w:hAnsi="Arial" w:eastAsia="Times New Roman" w:cs="Arial"/>
                      <w:b/>
                      <w:bCs/>
                      <w:color w:val="FFFFFF"/>
                      <w:sz w:val="20"/>
                      <w:szCs w:val="14"/>
                    </w:rPr>
                    <w:t>Accuracy</w:t>
                  </w:r>
                  <w:commentRangeEnd w:id="14"/>
                  <w:r>
                    <w:rPr>
                      <w:rStyle w:val="28"/>
                    </w:rPr>
                    <w:commentReference w:id="14"/>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
      <w:pPr>
        <w:pStyle w:val="2"/>
      </w:pPr>
      <w:bookmarkStart w:id="37" w:name="_Toc13278"/>
      <w:r>
        <w:t>Gyroscope with balance racing game</w:t>
      </w:r>
      <w:bookmarkEnd w:id="37"/>
    </w:p>
    <w:p>
      <w:pPr>
        <w:pStyle w:val="3"/>
      </w:pPr>
      <w:bookmarkStart w:id="38" w:name="_Toc7723"/>
      <w:r>
        <w:t>The introduction of Gyroscope</w:t>
      </w:r>
      <w:bookmarkEnd w:id="38"/>
    </w:p>
    <w:p>
      <w:pPr>
        <w:pStyle w:val="4"/>
      </w:pPr>
      <w:bookmarkStart w:id="39" w:name="_Toc24693"/>
      <w:r>
        <w:t>What is a gyroscope</w:t>
      </w:r>
      <w:bookmarkEnd w:id="39"/>
    </w:p>
    <w:p>
      <w:ins w:id="13" w:author="像个男人一样" w:date="2018-03-20T22:31:03Z">
        <w:bookmarkStart w:id="40" w:name="OLE_LINK21"/>
        <w:r>
          <w:rPr>
            <w:rFonts w:ascii="Microsoft JhengHei" w:hAnsi="Microsoft JhengHei" w:eastAsiaTheme="minorEastAsia" w:cstheme="minorBidi"/>
            <w:b w:val="0"/>
            <w:i w:val="0"/>
            <w:caps w:val="0"/>
            <w:spacing w:val="0"/>
            <w:sz w:val="24"/>
            <w:szCs w:val="22"/>
            <w:shd w:val="clear"/>
          </w:rPr>
          <w:t>According to the</w:t>
        </w:r>
      </w:ins>
      <w:ins w:id="14" w:author="像个男人一样" w:date="2018-03-20T22:31:03Z">
        <w:r>
          <w:rPr>
            <w:rFonts w:hint="default" w:ascii="Microsoft JhengHei" w:hAnsi="Microsoft JhengHei" w:eastAsiaTheme="minorEastAsia" w:cstheme="minorBidi"/>
            <w:b w:val="0"/>
            <w:i w:val="0"/>
            <w:caps w:val="0"/>
            <w:spacing w:val="0"/>
            <w:sz w:val="24"/>
            <w:szCs w:val="22"/>
            <w:shd w:val="clear"/>
          </w:rPr>
          <w:t> </w:t>
        </w:r>
      </w:ins>
      <w:ins w:id="15" w:author="像个男人一样" w:date="2018-03-20T22:31:03Z">
        <w:r>
          <w:rPr>
            <w:rFonts w:hint="default" w:ascii="Microsoft JhengHei" w:hAnsi="Microsoft JhengHei" w:eastAsiaTheme="minorEastAsia" w:cstheme="minorBidi"/>
            <w:b w:val="0"/>
            <w:i w:val="0"/>
            <w:caps w:val="0"/>
            <w:spacing w:val="0"/>
            <w:sz w:val="24"/>
            <w:szCs w:val="22"/>
            <w:u w:val="none"/>
            <w:shd w:val="clear"/>
          </w:rPr>
          <w:fldChar w:fldCharType="begin"/>
        </w:r>
      </w:ins>
      <w:ins w:id="16" w:author="像个男人一样" w:date="2018-03-20T22:31:03Z">
        <w:r>
          <w:rPr>
            <w:rFonts w:hint="default" w:ascii="Microsoft JhengHei" w:hAnsi="Microsoft JhengHei" w:eastAsiaTheme="minorEastAsia" w:cstheme="minorBidi"/>
            <w:b w:val="0"/>
            <w:i w:val="0"/>
            <w:caps w:val="0"/>
            <w:spacing w:val="0"/>
            <w:sz w:val="24"/>
            <w:szCs w:val="22"/>
            <w:u w:val="none"/>
            <w:shd w:val="clear"/>
          </w:rPr>
          <w:instrText xml:space="preserve"> HYPERLINK "https://en.oxforddictionaries.com/definition/gyroscope" \t "https://interestingengineering.com/_blank" </w:instrText>
        </w:r>
      </w:ins>
      <w:ins w:id="17" w:author="像个男人一样" w:date="2018-03-20T22:31:03Z">
        <w:r>
          <w:rPr>
            <w:rFonts w:hint="default" w:ascii="Microsoft JhengHei" w:hAnsi="Microsoft JhengHei" w:eastAsiaTheme="minorEastAsia" w:cstheme="minorBidi"/>
            <w:b w:val="0"/>
            <w:i w:val="0"/>
            <w:caps w:val="0"/>
            <w:spacing w:val="0"/>
            <w:sz w:val="24"/>
            <w:szCs w:val="22"/>
            <w:u w:val="none"/>
            <w:shd w:val="clear"/>
          </w:rPr>
          <w:fldChar w:fldCharType="separate"/>
        </w:r>
      </w:ins>
      <w:ins w:id="18" w:author="像个男人一样" w:date="2018-03-20T22:31:03Z">
        <w:r>
          <w:rPr>
            <w:rFonts w:hint="default" w:ascii="Microsoft JhengHei" w:hAnsi="Microsoft JhengHei" w:eastAsiaTheme="minorEastAsia" w:cstheme="minorBidi"/>
            <w:b w:val="0"/>
            <w:i w:val="0"/>
            <w:caps w:val="0"/>
            <w:spacing w:val="0"/>
            <w:sz w:val="24"/>
            <w:szCs w:val="22"/>
            <w:u w:val="none"/>
            <w:shd w:val="clear"/>
          </w:rPr>
          <w:t>English Oxford Dictionary</w:t>
        </w:r>
      </w:ins>
      <w:ins w:id="19" w:author="像个男人一样" w:date="2018-03-20T22:31:03Z">
        <w:r>
          <w:rPr>
            <w:rFonts w:hint="default" w:ascii="Microsoft JhengHei" w:hAnsi="Microsoft JhengHei" w:eastAsiaTheme="minorEastAsia" w:cstheme="minorBidi"/>
            <w:b w:val="0"/>
            <w:i w:val="0"/>
            <w:caps w:val="0"/>
            <w:spacing w:val="0"/>
            <w:sz w:val="24"/>
            <w:szCs w:val="22"/>
            <w:u w:val="none"/>
            <w:shd w:val="clear"/>
          </w:rPr>
          <w:fldChar w:fldCharType="end"/>
        </w:r>
      </w:ins>
      <w:ins w:id="20" w:author="像个男人一样" w:date="2018-03-20T22:31:03Z">
        <w:r>
          <w:rPr>
            <w:rFonts w:hint="default" w:ascii="Microsoft JhengHei" w:hAnsi="Microsoft JhengHei" w:eastAsiaTheme="minorEastAsia" w:cstheme="minorBidi"/>
            <w:b w:val="0"/>
            <w:i w:val="0"/>
            <w:caps w:val="0"/>
            <w:spacing w:val="0"/>
            <w:sz w:val="24"/>
            <w:szCs w:val="22"/>
            <w:shd w:val="clear"/>
          </w:rPr>
          <w:t>, a Gyroscope is a "device consisting of a wheel or disc mounted so that it can spin rapidly about an axis which is itself free to alter in direction. The orientation of the axis is not affected by tilting of the mounting."</w:t>
        </w:r>
      </w:ins>
      <w:ins w:id="21" w:author="像个男人一样" w:date="2018-03-20T22:31:06Z">
        <w:r>
          <w:rPr>
            <w:rFonts w:hint="default" w:ascii="Microsoft JhengHei" w:hAnsi="Microsoft JhengHei" w:eastAsiaTheme="minorEastAsia" w:cstheme="minorBidi"/>
            <w:b w:val="0"/>
            <w:i w:val="0"/>
            <w:caps w:val="0"/>
            <w:spacing w:val="0"/>
            <w:sz w:val="24"/>
            <w:szCs w:val="22"/>
            <w:shd w:val="clear"/>
            <w:lang w:val="en-US" w:eastAsia="zh-CN"/>
          </w:rPr>
          <w:t xml:space="preserve"> </w:t>
        </w:r>
        <w:bookmarkEnd w:id="40"/>
      </w:ins>
      <w:ins w:id="22" w:author="像个男人一样" w:date="2018-03-20T22:31:34Z">
        <w:r>
          <w:rPr>
            <w:rFonts w:hint="eastAsia" w:cstheme="minorBidi"/>
            <w:b w:val="0"/>
            <w:i w:val="0"/>
            <w:caps w:val="0"/>
            <w:spacing w:val="0"/>
            <w:sz w:val="24"/>
            <w:szCs w:val="22"/>
            <w:shd w:val="clear"/>
            <w:lang w:val="en-US" w:eastAsia="zh-CN"/>
          </w:rPr>
          <w:t xml:space="preserve"> </w:t>
        </w:r>
      </w:ins>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gyrocompasses.</w:t>
      </w:r>
    </w:p>
    <w:p>
      <w:r>
        <w:t xml:space="preserve">The most popular application is to be installed in the mobile phone. For example, it can work together with GPS in phones to help people navigate easier and more precise. </w:t>
      </w:r>
    </w:p>
    <w:p>
      <w:pPr>
        <w:pStyle w:val="4"/>
      </w:pPr>
      <w:bookmarkStart w:id="41" w:name="_Toc23353"/>
      <w:r>
        <w:t>Working principle of a gyroscope</w:t>
      </w:r>
      <w:bookmarkEnd w:id="41"/>
    </w:p>
    <w:p>
      <w:r>
        <w:t>There are different kinds of gyroscopes, such as MEMS gyroscope</w:t>
      </w:r>
      <w:r>
        <w:rPr>
          <w:rFonts w:hint="eastAsia"/>
        </w:rPr>
        <w:t>、fibre</w:t>
      </w:r>
      <w:r>
        <w:t xml:space="preserve"> optic gyroscope and the sensitive quantum gyroscope. Different types base on different principles of operation, and in this thesis, we just introduce the working principle of the most popular one used in </w:t>
      </w:r>
      <w:r>
        <w:rPr>
          <w:rFonts w:hint="eastAsia"/>
        </w:rPr>
        <w:t>i</w:t>
      </w:r>
      <w:r>
        <w:t xml:space="preserve">Phone. </w:t>
      </w:r>
    </w:p>
    <w:p>
      <w:pPr>
        <w:pStyle w:val="19"/>
      </w:pPr>
      <w:bookmarkStart w:id="42" w:name="_Toc505291906"/>
      <w:r>
        <w:t xml:space="preserve">Figure 3. </w:t>
      </w:r>
      <w:r>
        <w:fldChar w:fldCharType="begin"/>
      </w:r>
      <w:r>
        <w:instrText xml:space="preserve"> SEQ Figure_3. \* ARABIC </w:instrText>
      </w:r>
      <w:r>
        <w:fldChar w:fldCharType="separate"/>
      </w:r>
      <w:r>
        <w:t>1</w:t>
      </w:r>
      <w:r>
        <w:fldChar w:fldCharType="end"/>
      </w:r>
      <w:r>
        <w:t xml:space="preserve"> </w:t>
      </w:r>
      <w:commentRangeStart w:id="15"/>
      <w:r>
        <w:t>Wikipedia</w:t>
      </w:r>
      <w:bookmarkEnd w:id="42"/>
      <w:r>
        <w:t xml:space="preserve"> </w:t>
      </w:r>
      <w:commentRangeEnd w:id="15"/>
      <w:r>
        <w:rPr>
          <w:rStyle w:val="28"/>
          <w:spacing w:val="0"/>
        </w:rPr>
        <w:commentReference w:id="15"/>
      </w:r>
    </w:p>
    <w:p>
      <w:commentRangeStart w:id="16"/>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commentRangeEnd w:id="16"/>
      <w:r>
        <w:rPr>
          <w:rStyle w:val="28"/>
        </w:rPr>
        <w:commentReference w:id="16"/>
      </w:r>
    </w:p>
    <w:p>
      <w:r>
        <w:t xml:space="preserve">As you can see from picture 3.1.2.1 above, there is a Rotor which can spin freely 360 degrees around a Spin axis in a Gyroscope frame and a Gimbal  This is a basic frame of the Gyroscope and the angular velocity in each direction can be detected by the free rotation of the rotor. </w:t>
      </w:r>
    </w:p>
    <w:p/>
    <w:p>
      <w:r>
        <w:t xml:space="preserve">There is another picture below, </w:t>
      </w:r>
      <w:commentRangeStart w:id="17"/>
      <w:r>
        <w:t xml:space="preserve">Picture </w:t>
      </w:r>
      <w:commentRangeEnd w:id="17"/>
      <w:r>
        <w:rPr>
          <w:rStyle w:val="28"/>
        </w:rPr>
        <w:commentReference w:id="17"/>
      </w:r>
      <w:r>
        <w:t xml:space="preserve">3.1.2.2,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 </w:t>
      </w:r>
    </w:p>
    <w:p>
      <w:pPr>
        <w:pStyle w:val="19"/>
      </w:pPr>
      <w:bookmarkStart w:id="43" w:name="_Toc505291907"/>
      <w:r>
        <w:t xml:space="preserve">Figure 3. </w:t>
      </w:r>
      <w:r>
        <w:fldChar w:fldCharType="begin"/>
      </w:r>
      <w:r>
        <w:instrText xml:space="preserve"> SEQ Figure_3. \* ARABIC </w:instrText>
      </w:r>
      <w:r>
        <w:fldChar w:fldCharType="separate"/>
      </w:r>
      <w:r>
        <w:t>2</w:t>
      </w:r>
      <w:r>
        <w:fldChar w:fldCharType="end"/>
      </w:r>
      <w:r>
        <w:t xml:space="preserve"> Gyroscope </w:t>
      </w:r>
      <w:commentRangeStart w:id="18"/>
      <w:r>
        <w:t>Principles</w:t>
      </w:r>
      <w:bookmarkEnd w:id="43"/>
      <w:commentRangeEnd w:id="18"/>
      <w:r>
        <w:rPr>
          <w:rStyle w:val="28"/>
          <w:spacing w:val="0"/>
        </w:rPr>
        <w:commentReference w:id="18"/>
      </w:r>
    </w:p>
    <w:p>
      <w:pPr>
        <w:rPr>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4"/>
      </w:pPr>
      <w:bookmarkStart w:id="44" w:name="_Toc5753"/>
      <w:r>
        <w:t xml:space="preserve">The relationship between </w:t>
      </w:r>
      <w:r>
        <w:rPr>
          <w:rFonts w:hint="eastAsia"/>
        </w:rPr>
        <w:t>G</w:t>
      </w:r>
      <w:r>
        <w:t>yroscope and Accelerometer</w:t>
      </w:r>
      <w:bookmarkEnd w:id="44"/>
    </w:p>
    <w:p>
      <w:r>
        <w:t xml:space="preserve">At first, it is clear that those two devices have different functions: </w:t>
      </w:r>
      <w:bookmarkStart w:id="45" w:name="OLE_LINK7"/>
      <w:r>
        <w:rPr>
          <w:lang w:val="en-GB"/>
        </w:rPr>
        <w:t>G</w:t>
      </w:r>
      <w:r>
        <w:t>yroscope sense</w:t>
      </w:r>
      <w:r>
        <w:rPr>
          <w:lang w:val="en-GB"/>
        </w:rPr>
        <w:t>s</w:t>
      </w:r>
      <w:r>
        <w:t xml:space="preserve"> the rotation, whereas the </w:t>
      </w:r>
      <w:r>
        <w:rPr>
          <w:lang w:val="en-GB"/>
        </w:rPr>
        <w:t>ano</w:t>
      </w:r>
      <w:r>
        <w:t>ther is used to test the accelerometer</w:t>
      </w:r>
      <w:bookmarkEnd w:id="45"/>
      <w:r>
        <w:rPr>
          <w:lang w:val="en-GB"/>
        </w:rPr>
        <w:t>. 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xml:space="preserve">.  When an aircraft fly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46" w:name="_Toc20675"/>
      <w:r>
        <w:t>The racing game with Gyroscope</w:t>
      </w:r>
      <w:bookmarkEnd w:id="46"/>
    </w:p>
    <w:p>
      <w:pPr>
        <w:pStyle w:val="4"/>
      </w:pPr>
      <w:bookmarkStart w:id="47" w:name="_Toc20913"/>
      <w:r>
        <w:t>How a gyroscope works in iPhone</w:t>
      </w:r>
      <w:bookmarkEnd w:id="47"/>
    </w:p>
    <w:p>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p>
    <w:p>
      <w:pPr>
        <w:pStyle w:val="19"/>
      </w:pPr>
      <w:bookmarkStart w:id="48" w:name="_Toc505291908"/>
      <w:r>
        <w:t xml:space="preserve">Figure 3. </w:t>
      </w:r>
      <w:r>
        <w:fldChar w:fldCharType="begin"/>
      </w:r>
      <w:r>
        <w:instrText xml:space="preserve"> SEQ Figure_3. \* ARABIC </w:instrText>
      </w:r>
      <w:r>
        <w:fldChar w:fldCharType="separate"/>
      </w:r>
      <w:r>
        <w:t>3</w:t>
      </w:r>
      <w:r>
        <w:fldChar w:fldCharType="end"/>
      </w:r>
      <w:r>
        <w:t xml:space="preserve"> </w:t>
      </w:r>
      <w:r>
        <w:rPr>
          <w:rFonts w:hint="eastAsia"/>
        </w:rPr>
        <w:t>M</w:t>
      </w:r>
      <w:r>
        <w:t xml:space="preserve">EMS </w:t>
      </w:r>
      <w:commentRangeStart w:id="19"/>
      <w:r>
        <w:t>Gyroscope</w:t>
      </w:r>
      <w:bookmarkEnd w:id="48"/>
      <w:commentRangeEnd w:id="19"/>
      <w:r>
        <w:rPr>
          <w:rStyle w:val="28"/>
          <w:spacing w:val="0"/>
        </w:rPr>
        <w:commentReference w:id="19"/>
      </w:r>
    </w:p>
    <w:p>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49" w:name="_Toc9143"/>
      <w:r>
        <w:t>Get the current orientation of movement of the phone.</w:t>
      </w:r>
      <w:bookmarkEnd w:id="49"/>
    </w:p>
    <w:p>
      <w:r>
        <w:t xml:space="preserve">There is a Picture 3.2.2.1 below showing the position of the gyroscope chip of the iPhone in the centre of the coordinate axis with three direction axes: roll, pitch and yaw (x, y and z), and they are (almost) 0 degrees. </w:t>
      </w:r>
    </w:p>
    <w:p>
      <w:pPr>
        <w:pStyle w:val="19"/>
      </w:pPr>
      <w:bookmarkStart w:id="50" w:name="_Toc505291909"/>
      <w:r>
        <w:t xml:space="preserve">Figure 3. </w:t>
      </w:r>
      <w:r>
        <w:fldChar w:fldCharType="begin"/>
      </w:r>
      <w:r>
        <w:instrText xml:space="preserve"> SEQ Figure_3. \* ARABIC </w:instrText>
      </w:r>
      <w:r>
        <w:fldChar w:fldCharType="separate"/>
      </w:r>
      <w:r>
        <w:t>4</w:t>
      </w:r>
      <w:r>
        <w:fldChar w:fldCharType="end"/>
      </w:r>
      <w:r>
        <w:t xml:space="preserve"> Gyroscope in iPhone</w:t>
      </w:r>
      <w:bookmarkEnd w:id="50"/>
    </w:p>
    <w:p>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r>
        <w:t xml:space="preserve">Here, when we try to rotate the phone up and down several times only around Pitch </w:t>
      </w:r>
      <w:r>
        <w:rPr>
          <w:rFonts w:hint="eastAsia"/>
        </w:rPr>
        <w:t>(</w:t>
      </w:r>
      <w:r>
        <w:t xml:space="preserve">x) axis, it will produce a change of the angular velocity showed in the form below. It is clear that there is almost only one orientation data change happened on </w:t>
      </w:r>
      <w:r>
        <w:rPr>
          <w:lang w:val="en-GB"/>
        </w:rPr>
        <w:t>Pitch</w:t>
      </w:r>
      <w:r>
        <w:t>(x) axis. And what the information we can summari</w:t>
      </w:r>
      <w:r>
        <w:rPr>
          <w:lang w:val="en-GB"/>
        </w:rPr>
        <w:t>z</w:t>
      </w:r>
      <w:r>
        <w:t xml:space="preserve">e is that any orientation the rotation happens it will cause the angular velocity on the </w:t>
      </w:r>
      <w:bookmarkStart w:id="51" w:name="OLE_LINK8"/>
      <w:r>
        <w:t xml:space="preserve">corresponding </w:t>
      </w:r>
      <w:bookmarkEnd w:id="51"/>
      <w:r>
        <w:t xml:space="preserve">axis. </w:t>
      </w:r>
    </w:p>
    <w:p>
      <w:pPr>
        <w:pStyle w:val="19"/>
      </w:pPr>
      <w:bookmarkStart w:id="52" w:name="_Toc505291910"/>
      <w:r>
        <w:t xml:space="preserve">Figure 3. </w:t>
      </w:r>
      <w:r>
        <w:fldChar w:fldCharType="begin"/>
      </w:r>
      <w:r>
        <w:instrText xml:space="preserve"> SEQ Figure_3. \* ARABIC </w:instrText>
      </w:r>
      <w:r>
        <w:fldChar w:fldCharType="separate"/>
      </w:r>
      <w:r>
        <w:t>5</w:t>
      </w:r>
      <w:r>
        <w:fldChar w:fldCharType="end"/>
      </w:r>
      <w:r>
        <w:t xml:space="preserve"> The angular velocities of three axes data of </w:t>
      </w:r>
      <w:commentRangeStart w:id="20"/>
      <w:r>
        <w:rPr>
          <w:rFonts w:hint="eastAsia"/>
        </w:rPr>
        <w:t>Gyr</w:t>
      </w:r>
      <w:r>
        <w:t>oscope</w:t>
      </w:r>
      <w:commentRangeEnd w:id="20"/>
      <w:r>
        <w:rPr>
          <w:rStyle w:val="28"/>
          <w:spacing w:val="0"/>
        </w:rPr>
        <w:commentReference w:id="20"/>
      </w:r>
      <w:bookmarkEnd w:id="52"/>
    </w:p>
    <w:p>
      <w:r>
        <w:drawing>
          <wp:inline distT="0" distB="0" distL="114300" distR="114300">
            <wp:extent cx="5314315" cy="2942590"/>
            <wp:effectExtent l="4445" t="4445" r="15240" b="5715"/>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53" w:name="_Toc17066"/>
      <w:r>
        <w:t xml:space="preserve">Calculating the current angle in </w:t>
      </w:r>
      <w:r>
        <w:rPr>
          <w:lang w:val="en-GB"/>
        </w:rPr>
        <w:t xml:space="preserve">Pitch </w:t>
      </w:r>
      <w:r>
        <w:t>axis</w:t>
      </w:r>
      <w:bookmarkEnd w:id="53"/>
    </w:p>
    <w:p>
      <w:r>
        <w:t xml:space="preserve">Before for calculating the current angle, we must be clear for two functions of the basic mathematics here. I believe everyone has studied them during high school or university Physics and Math lessons. </w:t>
      </w:r>
    </w:p>
    <w:p>
      <w:r>
        <w:t xml:space="preserve">One of them is </w:t>
      </w:r>
      <w:commentRangeStart w:id="21"/>
      <w: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commentRangeEnd w:id="21"/>
      <w:r>
        <w:rPr>
          <w:rStyle w:val="28"/>
        </w:rPr>
        <w:commentReference w:id="21"/>
      </w:r>
      <w:r>
        <w:t>, 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r>
        <w:t xml:space="preserve">Therefor another function should be mentioned here: </w:t>
      </w:r>
      <w: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r>
        <w:t xml:space="preserve">What function does is using the integral principle to integrate the angular velocity in all the period from time 0 ( t = 0)  to get the absolute angle.  </w:t>
      </w:r>
      <w:r>
        <w:rPr>
          <w:rFonts w:hint="eastAsia"/>
        </w:rPr>
        <w:t>How</w:t>
      </w:r>
      <w:r>
        <w:t xml:space="preserve">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54" w:name="_Toc11376"/>
      <w:r>
        <w:t>How a gyroscope works for the racing game</w:t>
      </w:r>
      <w:bookmarkEnd w:id="54"/>
    </w:p>
    <w:p>
      <w:pPr>
        <w:pStyle w:val="5"/>
      </w:pPr>
      <w:r>
        <w:t>The principle of the racing game</w:t>
      </w:r>
    </w:p>
    <w:p>
      <w:pPr>
        <w:pStyle w:val="19"/>
      </w:pPr>
      <w:bookmarkStart w:id="55" w:name="_Toc505291911"/>
      <w:r>
        <w:t xml:space="preserve">Figure 3. </w:t>
      </w:r>
      <w:r>
        <w:fldChar w:fldCharType="begin"/>
      </w:r>
      <w:r>
        <w:instrText xml:space="preserve"> SEQ Figure_3. \* ARABIC </w:instrText>
      </w:r>
      <w:r>
        <w:fldChar w:fldCharType="separate"/>
      </w:r>
      <w:r>
        <w:t>6</w:t>
      </w:r>
      <w:r>
        <w:fldChar w:fldCharType="end"/>
      </w:r>
      <w:r>
        <w:t xml:space="preserve"> Racing Game</w:t>
      </w:r>
      <w:bookmarkEnd w:id="55"/>
    </w:p>
    <w:p>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r>
        <w:t xml:space="preserve">Anybody may play the racing game in mobile phones or Pads and it is really easy to get how to play it after trying several times. What you should do for operating this game is to control the horizontal balance offset </w:t>
      </w:r>
      <w:r>
        <w:rPr>
          <w:lang w:val="en-GB"/>
        </w:rPr>
        <w:t xml:space="preserve">for </w:t>
      </w:r>
      <w:r>
        <w:t>control</w:t>
      </w:r>
      <w:r>
        <w:rPr>
          <w:lang w:val="en-GB"/>
        </w:rPr>
        <w:t>ling</w:t>
      </w:r>
      <w:r>
        <w:t xml:space="preserve"> the direction of the running of the car, in another word, just controlling the angle of the horizontal offset (or p</w:t>
      </w:r>
      <w:r>
        <w:rPr>
          <w:rFonts w:hint="eastAsia"/>
        </w:rPr>
        <w:t>i</w:t>
      </w:r>
      <w:r>
        <w:t>tch axis in the picture below) can control the tilting direction of the car running. In a word, using the gyroscope to get the exact angle in Pitch (x) axis is the key point of this game.</w:t>
      </w:r>
    </w:p>
    <w:p/>
    <w:p>
      <w:pPr>
        <w:pStyle w:val="13"/>
      </w:pPr>
      <w:bookmarkStart w:id="56" w:name="_Toc505291912"/>
      <w:r>
        <w:t xml:space="preserve">Figure 3. </w:t>
      </w:r>
      <w:r>
        <w:fldChar w:fldCharType="begin"/>
      </w:r>
      <w:r>
        <w:instrText xml:space="preserve"> SEQ Figure_3. \* ARABIC </w:instrText>
      </w:r>
      <w:r>
        <w:fldChar w:fldCharType="separate"/>
      </w:r>
      <w:r>
        <w:t>7</w:t>
      </w:r>
      <w:r>
        <w:fldChar w:fldCharType="end"/>
      </w:r>
      <w:r>
        <w:t xml:space="preserve"> Gyro in the iPhone</w:t>
      </w:r>
      <w:bookmarkEnd w:id="56"/>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rPr>
          <w:rFonts w:ascii="Microsoft Sans Serif" w:hAnsi="Microsoft Sans Serif"/>
          <w:spacing w:val="15"/>
          <w:sz w:val="20"/>
        </w:rPr>
      </w:pPr>
      <w:sdt>
        <w:sdtPr>
          <w:rPr>
            <w:rFonts w:ascii="Microsoft Sans Serif" w:hAnsi="Microsoft Sans Serif"/>
            <w:spacing w:val="15"/>
            <w:sz w:val="20"/>
          </w:rPr>
          <w:id w:val="991455762"/>
        </w:sdtPr>
        <w:sdtEndPr>
          <w:rPr>
            <w:rFonts w:ascii="Microsoft Sans Serif" w:hAnsi="Microsoft Sans Serif"/>
            <w:spacing w:val="15"/>
            <w:sz w:val="20"/>
          </w:rPr>
        </w:sdtEndPr>
        <w:sdtContent>
          <w:bookmarkStart w:id="57" w:name="OLE_LINK11"/>
          <w:bookmarkStart w:id="58" w:name="OLE_LINK13"/>
          <w:r>
            <w:rPr>
              <w:rFonts w:ascii="Microsoft Sans Serif" w:hAnsi="Microsoft Sans Serif"/>
              <w:spacing w:val="15"/>
              <w:sz w:val="20"/>
            </w:rPr>
            <w:fldChar w:fldCharType="begin"/>
          </w:r>
          <w:r>
            <w:rPr>
              <w:rFonts w:ascii="Microsoft Sans Serif" w:hAnsi="Microsoft Sans Serif"/>
              <w:spacing w:val="15"/>
              <w:sz w:val="20"/>
            </w:rPr>
            <w:instrText xml:space="preserve"> </w:instrText>
          </w:r>
          <w:r>
            <w:rPr>
              <w:rFonts w:hint="eastAsia" w:ascii="Microsoft Sans Serif" w:hAnsi="Microsoft Sans Serif"/>
              <w:spacing w:val="15"/>
              <w:sz w:val="20"/>
            </w:rPr>
            <w:instrText xml:space="preserve">CITATION ukm18 \l 2052</w:instrText>
          </w:r>
          <w:r>
            <w:rPr>
              <w:rFonts w:ascii="Microsoft Sans Serif" w:hAnsi="Microsoft Sans Serif"/>
              <w:spacing w:val="15"/>
              <w:sz w:val="20"/>
            </w:rPr>
            <w:instrText xml:space="preserve"> </w:instrText>
          </w:r>
          <w:r>
            <w:rPr>
              <w:rFonts w:ascii="Microsoft Sans Serif" w:hAnsi="Microsoft Sans Serif"/>
              <w:spacing w:val="15"/>
              <w:sz w:val="20"/>
            </w:rPr>
            <w:fldChar w:fldCharType="separate"/>
          </w:r>
          <w:r>
            <w:rPr>
              <w:rFonts w:hint="eastAsia" w:ascii="Microsoft Sans Serif" w:hAnsi="Microsoft Sans Serif"/>
              <w:spacing w:val="15"/>
              <w:sz w:val="20"/>
            </w:rPr>
            <w:t>(uk.mathworks.com, 2018)</w:t>
          </w:r>
          <w:r>
            <w:rPr>
              <w:rFonts w:ascii="Microsoft Sans Serif" w:hAnsi="Microsoft Sans Serif"/>
              <w:spacing w:val="15"/>
              <w:sz w:val="20"/>
            </w:rPr>
            <w:fldChar w:fldCharType="end"/>
          </w:r>
        </w:sdtContent>
      </w:sdt>
    </w:p>
    <w:bookmarkEnd w:id="57"/>
    <w:bookmarkEnd w:id="58"/>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
        <w:t xml:space="preserve">There are </w:t>
      </w:r>
      <w:r>
        <w:rPr>
          <w:rFonts w:hint="eastAsia"/>
        </w:rPr>
        <w:t>gy</w:t>
      </w:r>
      <w:r>
        <w:t>ro data caught from iPhone in the form below during playing a racing game. It simulates the action of playing race game through rotating the iPhone</w:t>
      </w:r>
      <w:r>
        <w:rPr>
          <w:lang w:val="en-GB"/>
        </w:rPr>
        <w:t xml:space="preserve"> 6</w:t>
      </w:r>
      <w:r>
        <w:t xml:space="preserve"> around Pitch axis and we can ignore  Roll and Yaw data, since we do not need to use them in this condition.</w:t>
      </w:r>
    </w:p>
    <w:p>
      <w:pPr>
        <w:pStyle w:val="19"/>
        <w:rPr>
          <w:rStyle w:val="49"/>
          <w:color w:val="404040" w:themeColor="text1" w:themeTint="BF"/>
          <w14:textFill>
            <w14:solidFill>
              <w14:schemeClr w14:val="tx1">
                <w14:lumMod w14:val="75000"/>
                <w14:lumOff w14:val="25000"/>
              </w14:schemeClr>
            </w14:solidFill>
          </w14:textFill>
        </w:rPr>
      </w:pPr>
      <w:bookmarkStart w:id="59" w:name="_Toc505291913"/>
      <w:r>
        <w:t xml:space="preserve">Figure 3. </w:t>
      </w:r>
      <w:r>
        <w:fldChar w:fldCharType="begin"/>
      </w:r>
      <w:r>
        <w:instrText xml:space="preserve"> SEQ Figure_3. \* ARABIC </w:instrText>
      </w:r>
      <w:r>
        <w:fldChar w:fldCharType="separate"/>
      </w:r>
      <w:r>
        <w:t>8</w:t>
      </w:r>
      <w:r>
        <w:fldChar w:fldCharType="end"/>
      </w:r>
      <w:r>
        <w:t xml:space="preserve"> Racing Gyro data of three axes</w:t>
      </w:r>
      <w:bookmarkEnd w:id="59"/>
    </w:p>
    <w:p>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t xml:space="preserve">s </w:t>
      </w:r>
    </w:p>
    <w:p>
      <w:r>
        <w:rPr>
          <w:rFonts w:hint="eastAsia"/>
        </w:rPr>
        <w:t>Here，from</w:t>
      </w:r>
      <w: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eastAsia"/>
          <w:lang w:val="en-US"/>
        </w:rPr>
        <w:t xml:space="preserve">for calculating a more accurate angle </w:t>
      </w:r>
      <w:r>
        <w:t xml:space="preserve">will be discussed in next chapter for enhancing the accurate rate. </w:t>
      </w:r>
    </w:p>
    <w:p>
      <w:pPr>
        <w:pStyle w:val="13"/>
      </w:pPr>
      <w:bookmarkStart w:id="60" w:name="_Toc505291914"/>
      <w:r>
        <w:t xml:space="preserve">Figure 3. </w:t>
      </w:r>
      <w:r>
        <w:fldChar w:fldCharType="begin"/>
      </w:r>
      <w:r>
        <w:instrText xml:space="preserve"> SEQ Figure_3. \* ARABIC </w:instrText>
      </w:r>
      <w:r>
        <w:fldChar w:fldCharType="separate"/>
      </w:r>
      <w:r>
        <w:t>9</w:t>
      </w:r>
      <w:r>
        <w:fldChar w:fldCharType="end"/>
      </w:r>
      <w:r>
        <w:t xml:space="preserve"> The pitch angle offset from the racing game</w:t>
      </w:r>
      <w:bookmarkEnd w:id="60"/>
    </w:p>
    <w:p>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
      <w:pPr>
        <w:pageBreakBefore/>
        <w:spacing w:line="240" w:lineRule="auto"/>
      </w:pPr>
    </w:p>
    <w:p>
      <w:pPr>
        <w:pStyle w:val="2"/>
      </w:pPr>
      <w:bookmarkStart w:id="61" w:name="_Toc18991"/>
      <w:r>
        <w:t>A Glow Stick with Accelerometer and Gyroscope</w:t>
      </w:r>
      <w:bookmarkEnd w:id="61"/>
    </w:p>
    <w:p>
      <w:r>
        <w:rPr>
          <w:rFonts w:hint="eastAsia"/>
        </w:rPr>
        <w:t>From</w:t>
      </w:r>
      <w:r>
        <w:t xml:space="preserve"> those three chapters above, we can know how to use</w:t>
      </w:r>
      <w:r>
        <w:rPr>
          <w:rFonts w:hint="eastAsia"/>
          <w:lang w:val="en-US"/>
        </w:rPr>
        <w:t xml:space="preserve"> </w:t>
      </w:r>
      <w:r>
        <w:t xml:space="preserve"> </w:t>
      </w:r>
      <w:r>
        <w:rPr>
          <w:rFonts w:hint="eastAsia"/>
          <w:lang w:val="en-US"/>
        </w:rPr>
        <w:t>A</w:t>
      </w:r>
      <w:r>
        <w:t>ccelerometer</w:t>
      </w:r>
      <w:r>
        <w:rPr>
          <w:rFonts w:hint="eastAsia"/>
          <w:lang w:val="en-US"/>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xml:space="preserve">, those will be discuss in this chapter.  </w:t>
      </w:r>
    </w:p>
    <w:p>
      <w:pPr>
        <w:pStyle w:val="3"/>
      </w:pPr>
      <w:bookmarkStart w:id="62" w:name="_Toc4841"/>
      <w:r>
        <w:t>Appearance and function description</w:t>
      </w:r>
      <w:bookmarkEnd w:id="62"/>
    </w:p>
    <w:p>
      <w:pPr>
        <w:pStyle w:val="4"/>
      </w:pPr>
      <w:bookmarkStart w:id="63" w:name="_Toc31047"/>
      <w:r>
        <w:t>A normal glow stick</w:t>
      </w:r>
      <w:bookmarkEnd w:id="63"/>
    </w:p>
    <w:p>
      <w:r>
        <w:t>How a normal glow stick works, everyone may have some experience for that. There is a picture below, when you turn on the switch on the han</w:t>
      </w:r>
      <w:r>
        <w:rPr>
          <w:rFonts w:hint="eastAsia"/>
          <w:lang w:val="en-US"/>
        </w:rPr>
        <w:t>dle</w:t>
      </w:r>
      <w:r>
        <w:t xml:space="preserve">, a glow stick will be lit in a specific colour. </w:t>
      </w:r>
    </w:p>
    <w:p>
      <w:commentRangeStart w:id="22"/>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commentRangeEnd w:id="22"/>
      <w:r>
        <w:rPr>
          <w:rStyle w:val="28"/>
        </w:rPr>
        <w:commentReference w:id="22"/>
      </w:r>
    </w:p>
    <w:p>
      <w:r>
        <w:t xml:space="preserve"> There is no doubt that it is very gorgeous in a concert when the countless light sticks come on. </w:t>
      </w:r>
    </w:p>
    <w:p>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4"/>
      </w:pPr>
      <w:bookmarkStart w:id="64" w:name="_Toc20796"/>
      <w:r>
        <w:t xml:space="preserve">A </w:t>
      </w:r>
      <w:r>
        <w:rPr>
          <w:rFonts w:hint="eastAsia"/>
          <w:lang w:val="en-US"/>
        </w:rPr>
        <w:t xml:space="preserve">multifunctional </w:t>
      </w:r>
      <w:r>
        <w:t>glow stick</w:t>
      </w:r>
      <w:bookmarkEnd w:id="64"/>
      <w:r>
        <w:t xml:space="preserve"> </w:t>
      </w:r>
    </w:p>
    <w:p>
      <w:r>
        <w:t>What kinds of new functions can be created for a glow stick, absolutely it is related with posture or action recognition</w:t>
      </w:r>
      <w:r>
        <w:rPr>
          <w:rFonts w:hint="eastAsia"/>
          <w:lang w:val="en-US"/>
        </w:rPr>
        <w:t xml:space="preserve"> algorithm</w:t>
      </w:r>
      <w:r>
        <w:t xml:space="preserve">. </w:t>
      </w:r>
    </w:p>
    <w:p>
      <w:r>
        <w:t>You can imagine if the light sticks shak</w:t>
      </w:r>
      <w:r>
        <w:rPr>
          <w:rFonts w:hint="eastAsia"/>
          <w:lang w:val="en-US"/>
        </w:rPr>
        <w:t>en</w:t>
      </w:r>
      <w:r>
        <w:t xml:space="preserve"> in different directions will show different colors of light, it will be a very interesting idea. For example, when you </w:t>
      </w:r>
      <w:bookmarkStart w:id="65" w:name="OLE_LINK4"/>
      <w:r>
        <w:t xml:space="preserve">shake the light sticks in </w:t>
      </w:r>
      <w:bookmarkStart w:id="66" w:name="OLE_LINK3"/>
      <w:r>
        <w:t xml:space="preserve">perpendicular </w:t>
      </w:r>
      <w:bookmarkEnd w:id="66"/>
      <w:r>
        <w:t>to the body</w:t>
      </w:r>
      <w:bookmarkEnd w:id="65"/>
      <w:r>
        <w:t xml:space="preserve">, the glow stick will display the blue colour, and in the parallel plane to body, the glow stick will show the yellow colour, or </w:t>
      </w:r>
      <w:bookmarkStart w:id="67" w:name="OLE_LINK5"/>
      <w:r>
        <w:t xml:space="preserve">in a round way above you body, the glow stick will show the red colour. </w:t>
      </w:r>
    </w:p>
    <w:bookmarkEnd w:id="67"/>
    <w:p>
      <w:r>
        <w:t xml:space="preserve">So the automatic  action or posture recognition is the key </w:t>
      </w:r>
      <w:r>
        <w:rPr>
          <w:rFonts w:hint="eastAsia"/>
          <w:lang w:val="en-US"/>
        </w:rPr>
        <w:t xml:space="preserve">point </w:t>
      </w:r>
      <w:r>
        <w:t xml:space="preserve">for this function, and it is what have been mentioned above.  </w:t>
      </w:r>
    </w:p>
    <w:p>
      <w:pPr>
        <w:rPr>
          <w:lang w:val="en-US"/>
        </w:rPr>
      </w:pPr>
      <w:r>
        <w:rPr>
          <w:rFonts w:hint="eastAsia"/>
          <w:lang w:val="en-US"/>
        </w:rPr>
        <w:t>On the other hand, not only the colors of light can be controlled by different postures, but also the accelerometer and gyroscope can be used to adjust the brightness of lights.</w:t>
      </w:r>
    </w:p>
    <w:p>
      <w:pPr>
        <w:rPr>
          <w:lang w:val="en-US"/>
        </w:rPr>
      </w:pPr>
      <w:commentRangeStart w:id="23"/>
      <w:r>
        <w:rPr>
          <w:rFonts w:hint="eastAsia"/>
          <w:lang w:val="en-US"/>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3"/>
                    <a:stretch>
                      <a:fillRect/>
                    </a:stretch>
                  </pic:blipFill>
                  <pic:spPr>
                    <a:xfrm>
                      <a:off x="0" y="0"/>
                      <a:ext cx="5723890" cy="3339465"/>
                    </a:xfrm>
                    <a:prstGeom prst="rect">
                      <a:avLst/>
                    </a:prstGeom>
                  </pic:spPr>
                </pic:pic>
              </a:graphicData>
            </a:graphic>
          </wp:inline>
        </w:drawing>
      </w:r>
      <w:commentRangeEnd w:id="23"/>
      <w:r>
        <w:rPr>
          <w:rStyle w:val="28"/>
        </w:rPr>
        <w:commentReference w:id="23"/>
      </w:r>
    </w:p>
    <w:p>
      <w:pPr>
        <w:rPr>
          <w:lang w:val="en-US"/>
        </w:rPr>
      </w:pPr>
    </w:p>
    <w:p>
      <w:pPr>
        <w:pStyle w:val="3"/>
      </w:pPr>
      <w:bookmarkStart w:id="68" w:name="_Toc547"/>
      <w:r>
        <w:t>How and why need Accelerometer and gyroscope</w:t>
      </w:r>
      <w:bookmarkEnd w:id="68"/>
    </w:p>
    <w:p>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pPr>
        <w:pStyle w:val="4"/>
        <w:rPr>
          <w:lang w:val="en-US"/>
        </w:rPr>
      </w:pPr>
      <w:bookmarkStart w:id="69" w:name="_Toc30536"/>
      <w:r>
        <w:rPr>
          <w:rFonts w:hint="eastAsia"/>
          <w:lang w:val="en-US"/>
        </w:rPr>
        <w:t>The new action recognition</w:t>
      </w:r>
      <w:bookmarkEnd w:id="69"/>
    </w:p>
    <w:p>
      <w:pPr>
        <w:rPr>
          <w:lang w:val="en-US"/>
        </w:rPr>
      </w:pPr>
      <w:r>
        <w:rPr>
          <w:rFonts w:hint="eastAsia"/>
          <w:lang w:val="en-US"/>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lang w:val="en-US"/>
        </w:rPr>
      </w:pPr>
      <w:bookmarkStart w:id="70" w:name="OLE_LINK6"/>
      <w:r>
        <w:rPr>
          <w:rFonts w:hint="eastAsia"/>
          <w:lang w:val="en-US"/>
        </w:rPr>
        <w:t xml:space="preserve">Action </w:t>
      </w:r>
      <w:bookmarkEnd w:id="70"/>
      <w:r>
        <w:rPr>
          <w:rFonts w:hint="eastAsia"/>
          <w:lang w:val="en-US"/>
        </w:rPr>
        <w:t xml:space="preserve">1: </w:t>
      </w:r>
      <w:bookmarkStart w:id="71" w:name="OLE_LINK19"/>
      <w:r>
        <w:t>shak</w:t>
      </w:r>
      <w:r>
        <w:rPr>
          <w:rFonts w:hint="eastAsia"/>
          <w:lang w:val="en-US"/>
        </w:rPr>
        <w:t>ing</w:t>
      </w:r>
      <w:r>
        <w:t xml:space="preserve"> the sticks in perpendicular to the body</w:t>
      </w:r>
      <w:r>
        <w:rPr>
          <w:rFonts w:hint="eastAsia"/>
          <w:lang w:val="en-US"/>
        </w:rPr>
        <w:t>,  the stick should display blue color.</w:t>
      </w:r>
      <w:bookmarkEnd w:id="71"/>
    </w:p>
    <w:p>
      <w:pPr>
        <w:rPr>
          <w:lang w:val="en-US"/>
        </w:rPr>
      </w:pPr>
      <w:bookmarkStart w:id="72"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
        <w:rPr>
          <w:rFonts w:hint="eastAsia"/>
          <w:lang w:val="en-US"/>
        </w:rPr>
        <w:t>Action 3: rotating</w:t>
      </w:r>
      <w:r>
        <w:t xml:space="preserve"> above you body, the glow stick </w:t>
      </w:r>
      <w:r>
        <w:rPr>
          <w:rFonts w:hint="eastAsia"/>
          <w:lang w:val="en-US"/>
        </w:rPr>
        <w:t xml:space="preserve">should </w:t>
      </w:r>
      <w:r>
        <w:t xml:space="preserve">show the red colour. </w:t>
      </w:r>
    </w:p>
    <w:bookmarkEnd w:id="72"/>
    <w:p>
      <w:pPr>
        <w:rPr>
          <w:lang w:val="en-US"/>
        </w:rPr>
      </w:pPr>
    </w:p>
    <w:p>
      <w:pPr>
        <w:pStyle w:val="5"/>
        <w:rPr>
          <w:lang w:val="en-US"/>
        </w:rPr>
      </w:pPr>
      <w:r>
        <w:rPr>
          <w:rFonts w:hint="eastAsia"/>
          <w:lang w:val="en-US"/>
        </w:rPr>
        <w:t xml:space="preserve">Accelerometer and Gyroscope in the iPhone 6 </w:t>
      </w:r>
    </w:p>
    <w:p>
      <w:pPr>
        <w:rPr>
          <w:lang w:val="en-US"/>
        </w:rPr>
      </w:pPr>
      <w:r>
        <w:rPr>
          <w:rFonts w:hint="eastAsia"/>
          <w:lang w:val="en-US"/>
        </w:rPr>
        <w:t xml:space="preserve">How the accelerometer and Gyroscope work in iPhone 6, which have mentioned in last two chapters.In the last charter, we already got that </w:t>
      </w:r>
      <w:r>
        <w:rPr>
          <w:lang w:val="en-GB"/>
        </w:rPr>
        <w:t>G</w:t>
      </w:r>
      <w:r>
        <w:t>yroscope sense</w:t>
      </w:r>
      <w:r>
        <w:rPr>
          <w:lang w:val="en-GB"/>
        </w:rPr>
        <w:t>s</w:t>
      </w:r>
      <w:r>
        <w:t xml:space="preserve"> the rotation, whereas the </w:t>
      </w:r>
      <w:r>
        <w:rPr>
          <w:lang w:val="en-GB"/>
        </w:rPr>
        <w:t>ano</w:t>
      </w:r>
      <w:r>
        <w:t>ther is used to test the accelerometer</w:t>
      </w:r>
      <w:r>
        <w:rPr>
          <w:rFonts w:hint="eastAsia"/>
          <w:lang w:val="en-US"/>
        </w:rPr>
        <w:t xml:space="preserve">.And there are two pictures below showing the devices going to test what, Gyro tests the spinning angle and Accelerometer tests the angles in three directions relative with the gravity </w:t>
      </w:r>
      <w:r>
        <w:rPr>
          <w:lang w:val="en-GB"/>
        </w:rPr>
        <w:t>.</w:t>
      </w:r>
      <w:r>
        <w:rPr>
          <w:rFonts w:hint="eastAsia"/>
          <w:lang w:val="en-US"/>
        </w:rPr>
        <w:t xml:space="preserve"> Here, we use the iPhone to simulate a multifunctional glow stick and setting the screen of the iPhone 6 is parallel with my body  and faces forward. (拍一张照片这里，人拿手机的动作) There are two pictures below showing the x,y and z axes of Accelerometer and Pitch, roll and yaw of Gyroscope in iPhone 6. </w:t>
      </w:r>
    </w:p>
    <w:p>
      <w:r>
        <w:rPr>
          <w:rFonts w:hint="eastAsia"/>
        </w:rPr>
        <w:t>https://www.nomtek.com/scanning-rooms-with-an-iphone/</w:t>
      </w:r>
    </w:p>
    <w:p>
      <w:r>
        <w:rPr>
          <w:rFonts w:hint="eastAsia"/>
          <w:lang w:val="en-US"/>
        </w:rPr>
        <w:t xml:space="preserve">              </w:t>
      </w:r>
      <w:r>
        <w:rPr>
          <w:rFonts w:hint="eastAsia"/>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34"/>
                    <a:stretch>
                      <a:fillRect/>
                    </a:stretch>
                  </pic:blipFill>
                  <pic:spPr>
                    <a:xfrm>
                      <a:off x="0" y="0"/>
                      <a:ext cx="2477135" cy="2943225"/>
                    </a:xfrm>
                    <a:prstGeom prst="rect">
                      <a:avLst/>
                    </a:prstGeom>
                  </pic:spPr>
                </pic:pic>
              </a:graphicData>
            </a:graphic>
          </wp:inline>
        </w:drawing>
      </w:r>
      <w:r>
        <w:rPr>
          <w:rFonts w:hint="eastAsia"/>
          <w:lang w:val="en-US"/>
        </w:rPr>
        <w:t xml:space="preserve"> </w:t>
      </w:r>
      <w:r>
        <w:rPr>
          <w:rFonts w:hint="eastAsia"/>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5"/>
                    <a:stretch>
                      <a:fillRect/>
                    </a:stretch>
                  </pic:blipFill>
                  <pic:spPr>
                    <a:xfrm>
                      <a:off x="0" y="0"/>
                      <a:ext cx="2447925" cy="3028950"/>
                    </a:xfrm>
                    <a:prstGeom prst="rect">
                      <a:avLst/>
                    </a:prstGeom>
                  </pic:spPr>
                </pic:pic>
              </a:graphicData>
            </a:graphic>
          </wp:inline>
        </w:drawing>
      </w:r>
    </w:p>
    <w:p>
      <w:r>
        <w:rPr>
          <w:rFonts w:hint="eastAsia"/>
          <w:lang w:val="en-US"/>
        </w:rPr>
        <w:t xml:space="preserve">    </w:t>
      </w:r>
      <w:r>
        <w:rPr>
          <w:lang w:val="en-GB"/>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6"/>
                    <a:stretch>
                      <a:fillRect/>
                    </a:stretch>
                  </pic:blipFill>
                  <pic:spPr>
                    <a:xfrm>
                      <a:off x="0" y="0"/>
                      <a:ext cx="2513965" cy="2991485"/>
                    </a:xfrm>
                    <a:prstGeom prst="rect">
                      <a:avLst/>
                    </a:prstGeom>
                    <a:noFill/>
                    <a:ln w="9525">
                      <a:noFill/>
                    </a:ln>
                  </pic:spPr>
                </pic:pic>
              </a:graphicData>
            </a:graphic>
          </wp:inline>
        </w:drawing>
      </w:r>
      <w:r>
        <w:rPr>
          <w:rFonts w:hint="eastAsia"/>
          <w:lang w:val="en-US"/>
        </w:rPr>
        <w:t xml:space="preserve"> </w:t>
      </w:r>
      <w: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p>
    <w:p>
      <w:pPr>
        <w:pStyle w:val="5"/>
        <w:rPr>
          <w:lang w:val="en-US"/>
        </w:rPr>
      </w:pPr>
      <w:r>
        <w:rPr>
          <w:rFonts w:hint="eastAsia"/>
          <w:lang w:val="en-US"/>
        </w:rPr>
        <w:t xml:space="preserve">Using Accelerometer and Gyroscope for the angle restrictions. </w:t>
      </w:r>
    </w:p>
    <w:p>
      <w:pPr>
        <w:rPr>
          <w:lang w:val="en-US"/>
        </w:rPr>
      </w:pPr>
      <w:r>
        <w:rPr>
          <w:rFonts w:hint="eastAsia"/>
          <w:lang w:val="en-US"/>
        </w:rPr>
        <w:t>For those three action recognition, exactly maybe just only using  the accelerometer can calculate an enough precise angles in three direction relative with the gravity. However, it is not enough for totally identifying those three actions, since sometimes the glow stick may rotate by itself, this is not tested by an accelerometer.  In a word, the key point is to make sure the restrictions or standards for controlling a exact and precise range of the angle changes in different directions. So first of all, we need to know how those two devices calculate the useful angles.</w:t>
      </w:r>
    </w:p>
    <w:p>
      <w:pPr>
        <w:rPr>
          <w:lang w:val="en-US"/>
        </w:rPr>
      </w:pPr>
      <w:r>
        <w:rPr>
          <w:rFonts w:hint="eastAsia"/>
          <w:lang w:val="en-US"/>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pStyle w:val="5"/>
        <w:rPr>
          <w:szCs w:val="24"/>
          <w:lang w:val="en-US"/>
        </w:rPr>
      </w:pPr>
      <w:r>
        <w:rPr>
          <w:rFonts w:hint="eastAsia"/>
          <w:szCs w:val="24"/>
          <w:lang w:val="en-US"/>
        </w:rPr>
        <w:t>Low-pass filtering for Gyro calculating a long term spinning angle.</w:t>
      </w:r>
    </w:p>
    <w:p>
      <w:pPr>
        <w:rPr>
          <w:lang w:val="en-US"/>
        </w:rPr>
      </w:pPr>
      <w:r>
        <w:rPr>
          <w:rFonts w:hint="eastAsia"/>
          <w:lang w:val="en-US"/>
        </w:rPr>
        <w:t>What is low-pass filtering algorithm it can be searched in lots of websites and it is easy to understand. Since the two device reflect oppositely in long term and short term running, for example, when Gyro runs for a long time, the drift will increase and at the same time the accuracy of angle calculating will decrease.  Here, we can use low-pass filtering algorithm to marge the acceleration value with gyroscope value, which can reduce the drifting error.  There is a formula for merging the two kinds of values and with a diagram showing the function of the Merging Algorithm.</w:t>
      </w:r>
    </w:p>
    <w:p>
      <w:pPr>
        <w:rPr>
          <w:lang w:val="en-US"/>
        </w:rPr>
      </w:pPr>
      <w:r>
        <w:rPr>
          <w:rFonts w:hint="eastAsia"/>
          <w:lang w:val="en-US"/>
        </w:rPr>
        <w:t>Mgyro = K1 * Cgyro + K2 * Caccel;</w:t>
      </w:r>
    </w:p>
    <w:p>
      <w:pPr>
        <w:rPr>
          <w:lang w:val="en-US"/>
        </w:rPr>
      </w:pPr>
      <w:r>
        <w:rPr>
          <w:rFonts w:hint="eastAsia"/>
          <w:lang w:val="en-US"/>
        </w:rPr>
        <w:t>Rgyro: the angular velocity after merging algorithm.</w:t>
      </w:r>
    </w:p>
    <w:p>
      <w:pPr>
        <w:rPr>
          <w:lang w:val="en-US"/>
        </w:rPr>
      </w:pPr>
      <w:r>
        <w:rPr>
          <w:rFonts w:hint="eastAsia"/>
          <w:lang w:val="en-US"/>
        </w:rPr>
        <w:t>Cgyro:the real-time angular velocity.</w:t>
      </w:r>
    </w:p>
    <w:p>
      <w:pPr>
        <w:rPr>
          <w:lang w:val="en-US"/>
        </w:rPr>
      </w:pPr>
      <w:r>
        <w:rPr>
          <w:rFonts w:hint="eastAsia"/>
          <w:lang w:val="en-US"/>
        </w:rPr>
        <w:t>Caccel: the real-time acceleration.</w:t>
      </w:r>
    </w:p>
    <w:p>
      <w:pPr>
        <w:rPr>
          <w:lang w:val="en-US"/>
        </w:rPr>
      </w:pPr>
      <w:r>
        <w:rPr>
          <w:rFonts w:hint="eastAsia"/>
          <w:lang w:val="en-US"/>
        </w:rPr>
        <w:t>K1: here is 0.95.</w:t>
      </w:r>
    </w:p>
    <w:p>
      <w:pPr>
        <w:rPr>
          <w:lang w:val="en-US"/>
        </w:rPr>
      </w:pPr>
      <w:r>
        <w:rPr>
          <w:rFonts w:hint="eastAsia"/>
          <w:lang w:val="en-US"/>
        </w:rPr>
        <w:t>K2: here is 0.05.</w:t>
      </w:r>
    </w:p>
    <w:p>
      <w:pPr>
        <w:rPr>
          <w:lang w:val="en-US"/>
        </w:rPr>
      </w:pPr>
      <w:r>
        <w:rPr>
          <w:rFonts w:hint="eastAsia"/>
          <w:lang w:val="en-US"/>
        </w:rPr>
        <w:t>The parameter K1,K2 is parameters for reducing the fluctuations in the short term.</w:t>
      </w:r>
    </w:p>
    <w:p>
      <w:pPr>
        <w:rPr>
          <w:lang w:val="en-US"/>
        </w:rPr>
      </w:pPr>
    </w:p>
    <w:p>
      <w:pPr>
        <w:pStyle w:val="5"/>
        <w:rPr>
          <w:lang w:val="en-GB"/>
        </w:rPr>
      </w:pPr>
      <w:bookmarkStart w:id="73" w:name="OLE_LINK17"/>
      <w:r>
        <w:rPr>
          <w:lang w:val="en-GB"/>
        </w:rPr>
        <w:t xml:space="preserve">Calculating </w:t>
      </w:r>
      <w:r>
        <w:rPr>
          <w:rFonts w:hint="eastAsia"/>
          <w:lang w:val="en-US"/>
        </w:rPr>
        <w:t xml:space="preserve">a slant angle </w:t>
      </w:r>
      <w:r>
        <w:rPr>
          <w:lang w:val="en-GB"/>
        </w:rPr>
        <w:t xml:space="preserve">the by </w:t>
      </w:r>
      <w:r>
        <w:rPr>
          <w:rFonts w:hint="eastAsia"/>
          <w:lang w:val="en-US"/>
        </w:rPr>
        <w:t xml:space="preserve">Accelerometer </w:t>
      </w:r>
    </w:p>
    <w:bookmarkEnd w:id="73"/>
    <w:p>
      <w:pPr>
        <w:rPr>
          <w:lang w:val="en-GB"/>
        </w:rPr>
      </w:pPr>
      <w:r>
        <w:rPr>
          <w:lang w:val="en-GB"/>
        </w:rPr>
        <w:t>At first,</w:t>
      </w:r>
      <w:r>
        <w:rPr>
          <w:rFonts w:hint="eastAsia"/>
          <w:lang w:val="en-US"/>
        </w:rPr>
        <w:t xml:space="preserve"> let us </w:t>
      </w:r>
      <w:r>
        <w:rPr>
          <w:lang w:val="en-GB"/>
        </w:rPr>
        <w:t xml:space="preserve">try to only use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Z axis acceleration will change during the shaking period.</w:t>
      </w:r>
    </w:p>
    <w:p>
      <w:pPr>
        <w:rPr>
          <w:lang w:val="en-GB"/>
        </w:rPr>
      </w:pPr>
    </w:p>
    <w:p>
      <w:pPr>
        <w:rPr>
          <w:lang w:val="en-US"/>
        </w:rPr>
      </w:pPr>
      <w:r>
        <w:rPr>
          <w:rFonts w:hint="eastAsia"/>
          <w:lang w:val="en-US"/>
        </w:rPr>
        <w:t>How can we calculate the angle value by only accelerometer?</w:t>
      </w:r>
    </w:p>
    <w:p>
      <w:pPr>
        <w:rPr>
          <w:lang w:val="en-US"/>
        </w:rPr>
      </w:pPr>
      <w:r>
        <w:rPr>
          <w:rFonts w:hint="eastAsia"/>
          <w:lang w:val="en-US"/>
        </w:rPr>
        <w:t>We should use the gravity during this process. First of all, let us see a picture below, imagine that is a phone put on the  horizontal desk and the g means gravitational acceleration which is g</w:t>
      </w:r>
      <w:r>
        <w:rPr>
          <w:lang w:val="en-US"/>
        </w:rPr>
        <w:t>=9.80665 m/s^2</w:t>
      </w:r>
      <w:r>
        <w:rPr>
          <w:rFonts w:hint="eastAsia"/>
          <w:lang w:val="en-US"/>
        </w:rPr>
        <w:t xml:space="preserve">, which should not be taken much time to explain more. </w:t>
      </w:r>
    </w:p>
    <w:p>
      <w:pPr>
        <w:rPr>
          <w:lang w:val="en-US"/>
        </w:rPr>
      </w:pPr>
      <w:r>
        <w:rPr>
          <w:rFonts w:hint="eastAsia"/>
          <w:lang w:val="en-US"/>
        </w:rPr>
        <w:t>(http://blog.csdn.net/u010389437/article/details/38541561)</w:t>
      </w:r>
    </w:p>
    <w:p>
      <w:pPr>
        <w:rPr>
          <w:rFonts w:ascii="宋体" w:hAnsi="宋体" w:eastAsia="宋体" w:cs="宋体"/>
          <w:szCs w:val="24"/>
        </w:rPr>
      </w:pPr>
      <w:r>
        <w:rPr>
          <w:rFonts w:ascii="宋体" w:hAnsi="宋体" w:eastAsia="宋体" w:cs="宋体"/>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7"/>
                    <a:stretch>
                      <a:fillRect/>
                    </a:stretch>
                  </pic:blipFill>
                  <pic:spPr>
                    <a:xfrm>
                      <a:off x="0" y="0"/>
                      <a:ext cx="2857500" cy="1714500"/>
                    </a:xfrm>
                    <a:prstGeom prst="rect">
                      <a:avLst/>
                    </a:prstGeom>
                    <a:noFill/>
                    <a:ln w="9525">
                      <a:noFill/>
                    </a:ln>
                  </pic:spPr>
                </pic:pic>
              </a:graphicData>
            </a:graphic>
          </wp:inline>
        </w:drawing>
      </w:r>
    </w:p>
    <w:p>
      <w:pPr>
        <w:rPr>
          <w:lang w:val="en-US"/>
        </w:rPr>
      </w:pPr>
      <w:r>
        <w:rPr>
          <w:rFonts w:hint="eastAsia"/>
          <w:lang w:val="en-US"/>
        </w:rPr>
        <w:t>When the position changes like the picture below, and what information we can get is that  the acceleration of X , Y and Z are Ax, Ay and Az respectively, and  the value of radian: α1 、β1 、γ1 are the angles between X, Y and Z with horizontal line  respectively and  absolutely α 、β 、γ are the angles between X,Y and Z with g line:  α = 90°- α1， β = 90°- β1 ， γ =</w:t>
      </w:r>
      <w:bookmarkStart w:id="74" w:name="OLE_LINK9"/>
      <w:r>
        <w:rPr>
          <w:rFonts w:hint="eastAsia"/>
          <w:lang w:val="en-US"/>
        </w:rPr>
        <w:t xml:space="preserve"> 90°</w:t>
      </w:r>
      <w:bookmarkEnd w:id="74"/>
      <w:r>
        <w:rPr>
          <w:rFonts w:hint="eastAsia"/>
          <w:lang w:val="en-US"/>
        </w:rPr>
        <w:t xml:space="preserve">- </w:t>
      </w:r>
      <w:bookmarkStart w:id="75" w:name="OLE_LINK16"/>
      <w:r>
        <w:rPr>
          <w:rFonts w:hint="eastAsia"/>
          <w:lang w:val="en-US"/>
        </w:rPr>
        <w:t>γ1</w:t>
      </w:r>
      <w:bookmarkEnd w:id="75"/>
      <w:r>
        <w:rPr>
          <w:rFonts w:hint="eastAsia"/>
          <w:lang w:val="en-US"/>
        </w:rPr>
        <w:t xml:space="preserve">。We can get: Ax = gcosα， Ay = gcosβ ， Az = gcosγ,  and  changing a formula to Ax = gcosα = gcos( 90°- </w:t>
      </w:r>
      <w:bookmarkStart w:id="76" w:name="OLE_LINK10"/>
      <w:r>
        <w:rPr>
          <w:rFonts w:hint="eastAsia"/>
          <w:lang w:val="en-US"/>
        </w:rPr>
        <w:t>α1</w:t>
      </w:r>
      <w:bookmarkEnd w:id="76"/>
      <w:r>
        <w:rPr>
          <w:rFonts w:hint="eastAsia"/>
          <w:lang w:val="en-US"/>
        </w:rPr>
        <w:t xml:space="preserve">) =gsinα1 and also Ay = gsinβ1 ， Az = gsin γ1. </w:t>
      </w:r>
    </w:p>
    <w:p>
      <w:pPr>
        <w:rPr>
          <w:lang w:val="en-US"/>
        </w:rPr>
      </w:pPr>
      <w:commentRangeStart w:id="24"/>
      <w:r>
        <w:rPr>
          <w:rFonts w:ascii="宋体" w:hAnsi="宋体" w:eastAsia="宋体" w:cs="宋体"/>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8"/>
                    <a:stretch>
                      <a:fillRect/>
                    </a:stretch>
                  </pic:blipFill>
                  <pic:spPr>
                    <a:xfrm>
                      <a:off x="0" y="0"/>
                      <a:ext cx="3362325" cy="3295650"/>
                    </a:xfrm>
                    <a:prstGeom prst="rect">
                      <a:avLst/>
                    </a:prstGeom>
                    <a:noFill/>
                    <a:ln w="9525">
                      <a:noFill/>
                    </a:ln>
                  </pic:spPr>
                </pic:pic>
              </a:graphicData>
            </a:graphic>
          </wp:inline>
        </w:drawing>
      </w:r>
      <w:commentRangeEnd w:id="24"/>
      <w:r>
        <w:rPr>
          <w:rStyle w:val="28"/>
        </w:rPr>
        <w:commentReference w:id="24"/>
      </w:r>
    </w:p>
    <w:p>
      <w:pPr>
        <w:rPr>
          <w:lang w:val="en-US"/>
        </w:rPr>
      </w:pPr>
      <w:r>
        <w:rPr>
          <w:rFonts w:hint="eastAsia"/>
          <w:lang w:val="en-US"/>
        </w:rPr>
        <w:t>Following the picture below and using Pythagorean proposition, we can get g*g = Ax*Ax + gcosα1*gcosα1, so other equations can be got using Trigonometric function theorem at same time: gcosα1 = sqrt(g*g - Ax*Ax) ，gcosβ1 =sqrt(g*g - Ay*Ay )，gcosγ1 =sqrt(g*g - Az*Az )). There is another equation got by  </w:t>
      </w:r>
      <w:r>
        <w:fldChar w:fldCharType="begin"/>
      </w:r>
      <w:r>
        <w:instrText xml:space="preserve"> HYPERLINK "C:/Users/sunjie/AppData/Local/Youdao/Dict/Application/7.5.2.0/resultui/dict/?keyword=" </w:instrText>
      </w:r>
      <w:r>
        <w:fldChar w:fldCharType="separate"/>
      </w:r>
      <w:r>
        <w:fldChar w:fldCharType="end"/>
      </w:r>
      <w:r>
        <w:fldChar w:fldCharType="begin"/>
      </w:r>
      <w:r>
        <w:instrText xml:space="preserve"> HYPERLINK "C:/Users/sunjie/AppData/Local/Youdao/Dict/Application/7.5.2.0/resultui/dict/?keyword=principle" </w:instrText>
      </w:r>
      <w:r>
        <w:fldChar w:fldCharType="separate"/>
      </w:r>
      <w:r>
        <w:rPr>
          <w:lang w:val="en-US"/>
        </w:rPr>
        <w:t>principle </w:t>
      </w:r>
      <w:r>
        <w:rPr>
          <w:lang w:val="en-US"/>
        </w:rPr>
        <w:fldChar w:fldCharType="end"/>
      </w:r>
      <w:r>
        <w:fldChar w:fldCharType="begin"/>
      </w:r>
      <w:r>
        <w:instrText xml:space="preserve"> HYPERLINK "C:/Users/sunjie/AppData/Local/Youdao/Dict/Application/7.5.2.0/resultui/dict/?keyword=" </w:instrText>
      </w:r>
      <w:r>
        <w:fldChar w:fldCharType="separate"/>
      </w:r>
      <w:r>
        <w:fldChar w:fldCharType="end"/>
      </w:r>
      <w:r>
        <w:fldChar w:fldCharType="begin"/>
      </w:r>
      <w:r>
        <w:instrText xml:space="preserve"> HYPERLINK "C:/Users/sunjie/AppData/Local/Youdao/Dict/Application/7.5.2.0/resultui/dict/?keyword=of" </w:instrText>
      </w:r>
      <w:r>
        <w:fldChar w:fldCharType="separate"/>
      </w:r>
      <w:r>
        <w:rPr>
          <w:lang w:val="en-US"/>
        </w:rPr>
        <w:t>of </w:t>
      </w:r>
      <w:r>
        <w:rPr>
          <w:lang w:val="en-US"/>
        </w:rPr>
        <w:fldChar w:fldCharType="end"/>
      </w:r>
      <w:r>
        <w:fldChar w:fldCharType="begin"/>
      </w:r>
      <w:r>
        <w:instrText xml:space="preserve"> HYPERLINK "C:/Users/sunjie/AppData/Local/Youdao/Dict/Application/7.5.2.0/resultui/dict/?keyword=" </w:instrText>
      </w:r>
      <w:r>
        <w:fldChar w:fldCharType="separate"/>
      </w:r>
      <w:r>
        <w:fldChar w:fldCharType="end"/>
      </w:r>
      <w:r>
        <w:fldChar w:fldCharType="begin"/>
      </w:r>
      <w:r>
        <w:instrText xml:space="preserve"> HYPERLINK "C:/Users/sunjie/AppData/Local/Youdao/Dict/Application/7.5.2.0/resultui/dict/?keyword=equilibrium" </w:instrText>
      </w:r>
      <w:r>
        <w:fldChar w:fldCharType="separate"/>
      </w:r>
      <w:r>
        <w:rPr>
          <w:lang w:val="en-US"/>
        </w:rPr>
        <w:t>equilibrium</w:t>
      </w:r>
      <w:r>
        <w:rPr>
          <w:lang w:val="en-US"/>
        </w:rPr>
        <w:fldChar w:fldCharType="end"/>
      </w:r>
      <w:r>
        <w:rPr>
          <w:rFonts w:hint="eastAsia"/>
          <w:lang w:val="en-US"/>
        </w:rPr>
        <w:t xml:space="preserve">: Ax*Ax + Ay*Ay + Az*Az = g*g. </w:t>
      </w:r>
    </w:p>
    <w:p>
      <w:pPr>
        <w:pStyle w:val="22"/>
        <w:shd w:val="clear" w:color="auto" w:fill="FFFFFF"/>
        <w:spacing w:after="240" w:line="390" w:lineRule="atLeast"/>
        <w:jc w:val="both"/>
        <w:rPr>
          <w:lang w:val="en-US"/>
        </w:rPr>
      </w:pPr>
    </w:p>
    <w:p>
      <w:pPr>
        <w:pStyle w:val="22"/>
        <w:shd w:val="clear" w:color="auto" w:fill="FFFFFF"/>
        <w:spacing w:after="240" w:line="390" w:lineRule="atLeast"/>
        <w:jc w:val="both"/>
        <w:rPr>
          <w:lang w:val="en-US"/>
        </w:rPr>
      </w:pPr>
      <w:r>
        <w:rPr>
          <w:rFonts w:hint="eastAsia"/>
          <w:lang w:val="en-US"/>
        </w:rPr>
        <w:t>Here, using the equations we already got: sinα1 = Ax/g， cosα1 = sqrt(g*g - Ax*Ax) / g. And another changing equation is tanα1 =  Ax / sqrt(Ay*Ay + Az*Az)</w:t>
      </w:r>
      <w:r>
        <w:rPr>
          <w:lang w:val="en-US"/>
        </w:rPr>
        <w:t> </w:t>
      </w:r>
      <w:r>
        <w:rPr>
          <w:rFonts w:hint="eastAsia"/>
          <w:lang w:val="en-US"/>
        </w:rPr>
        <w:t xml:space="preserve">.  In the same way, we can get </w:t>
      </w:r>
      <w:r>
        <w:rPr>
          <w:rFonts w:ascii="PingFang SC" w:hAnsi="PingFang SC" w:eastAsia="PingFang SC" w:cs="PingFang SC"/>
          <w:color w:val="4F4F4F"/>
          <w:szCs w:val="24"/>
          <w:shd w:val="clear" w:color="auto" w:fill="FFFFFF"/>
        </w:rPr>
        <w:t> </w:t>
      </w:r>
      <w:r>
        <w:rPr>
          <w:lang w:val="en-US"/>
        </w:rPr>
        <w:t xml:space="preserve"> tanβ1 =  Ay / sqrt(Ax*Ax+Az*Az) ，tanγ1 =  Az / sqrt(Ax*Ax +Ay*Ay)。</w:t>
      </w:r>
    </w:p>
    <w:p>
      <w:pPr>
        <w:pStyle w:val="22"/>
        <w:shd w:val="clear" w:color="auto" w:fill="FFFFFF"/>
        <w:spacing w:after="240" w:line="390" w:lineRule="atLeast"/>
        <w:jc w:val="both"/>
        <w:rPr>
          <w:lang w:val="en-US"/>
        </w:rPr>
      </w:pPr>
      <w:r>
        <w:rPr>
          <w:rFonts w:hint="eastAsia"/>
          <w:lang w:val="en-US"/>
        </w:rPr>
        <w:t xml:space="preserve">The Radian </w:t>
      </w:r>
      <w:commentRangeStart w:id="25"/>
      <w:r>
        <w:rPr>
          <w:rFonts w:hint="eastAsia"/>
          <w:lang w:val="en-US"/>
        </w:rPr>
        <w:t>respectively</w:t>
      </w:r>
      <w:commentRangeEnd w:id="25"/>
      <w:r>
        <w:rPr>
          <w:rStyle w:val="28"/>
        </w:rPr>
        <w:commentReference w:id="25"/>
      </w:r>
      <w:r>
        <w:rPr>
          <w:rFonts w:hint="eastAsia"/>
          <w:lang w:val="en-US"/>
        </w:rPr>
        <w:t>:</w:t>
      </w:r>
    </w:p>
    <w:p>
      <w:pPr>
        <w:pStyle w:val="22"/>
        <w:shd w:val="clear" w:color="auto" w:fill="FFFFFF"/>
        <w:spacing w:after="240" w:line="390" w:lineRule="atLeast"/>
        <w:jc w:val="both"/>
        <w:rPr>
          <w:lang w:val="en-US"/>
        </w:rPr>
      </w:pPr>
      <w:r>
        <w:rPr>
          <w:rFonts w:hint="eastAsia"/>
          <w:lang w:val="en-US"/>
        </w:rPr>
        <w:t xml:space="preserve"> α1</w:t>
      </w:r>
      <w:r>
        <w:rPr>
          <w:lang w:val="en-US"/>
        </w:rPr>
        <w:t xml:space="preserve"> = arctan(Ax / sqrt(Ay*Ay + Az*Az))</w:t>
      </w:r>
    </w:p>
    <w:p>
      <w:pPr>
        <w:pStyle w:val="22"/>
        <w:shd w:val="clear" w:color="auto" w:fill="FFFFFF"/>
        <w:spacing w:after="240" w:line="390" w:lineRule="atLeast"/>
        <w:jc w:val="both"/>
        <w:rPr>
          <w:lang w:val="en-US"/>
        </w:rPr>
      </w:pPr>
      <w:r>
        <w:rPr>
          <w:rFonts w:hint="eastAsia"/>
          <w:lang w:val="en-US"/>
        </w:rPr>
        <w:t xml:space="preserve"> β1</w:t>
      </w:r>
      <w:r>
        <w:rPr>
          <w:lang w:val="en-US"/>
        </w:rPr>
        <w:t>= arctan(Ay / sqrt(Ax*Ax+Az*Az))</w:t>
      </w:r>
    </w:p>
    <w:p>
      <w:pPr>
        <w:pStyle w:val="22"/>
        <w:shd w:val="clear" w:color="auto" w:fill="FFFFFF"/>
        <w:spacing w:after="240" w:line="390" w:lineRule="atLeast"/>
        <w:jc w:val="both"/>
        <w:rPr>
          <w:lang w:val="en-US"/>
        </w:rPr>
      </w:pPr>
      <w:r>
        <w:rPr>
          <w:rFonts w:hint="eastAsia"/>
          <w:lang w:val="en-US"/>
        </w:rPr>
        <w:t>γ1</w:t>
      </w:r>
      <w:r>
        <w:rPr>
          <w:lang w:val="en-US"/>
        </w:rPr>
        <w:t>= arctan(Az / sqrt(Ax*Ax +Ay*Ay))</w:t>
      </w:r>
    </w:p>
    <w:p>
      <w:pPr>
        <w:pStyle w:val="22"/>
        <w:shd w:val="clear" w:color="auto" w:fill="FFFFFF"/>
        <w:spacing w:after="240" w:line="390" w:lineRule="atLeast"/>
        <w:jc w:val="both"/>
        <w:rPr>
          <w:lang w:val="en-US"/>
        </w:rPr>
      </w:pPr>
      <w:r>
        <w:rPr>
          <w:rFonts w:hint="eastAsia"/>
          <w:lang w:val="en-US"/>
        </w:rPr>
        <w:t>And also using  Radian = θπR/180 formula to get the real angle value:</w:t>
      </w:r>
    </w:p>
    <w:p>
      <w:pPr>
        <w:pStyle w:val="22"/>
        <w:shd w:val="clear" w:color="auto" w:fill="FFFFFF"/>
        <w:spacing w:after="240" w:line="390" w:lineRule="atLeast"/>
        <w:jc w:val="both"/>
        <w:rPr>
          <w:lang w:val="en-US"/>
        </w:rPr>
      </w:pPr>
      <w:r>
        <w:rPr>
          <w:lang w:val="en-US"/>
        </w:rPr>
        <w:t>θx = α1*180/π = [arctan(Ax / sqrt(Ay*Ay + Az*Az))] *180/π</w:t>
      </w:r>
    </w:p>
    <w:p>
      <w:pPr>
        <w:pStyle w:val="22"/>
        <w:shd w:val="clear" w:color="auto" w:fill="FFFFFF"/>
        <w:spacing w:after="240" w:line="390" w:lineRule="atLeast"/>
        <w:jc w:val="both"/>
        <w:rPr>
          <w:lang w:val="en-US"/>
        </w:rPr>
      </w:pPr>
      <w:r>
        <w:rPr>
          <w:lang w:val="en-US"/>
        </w:rPr>
        <w:t>θy =β1*180/π = [arctan(Ay / sqrt(Ax*Ax+Az*Az))]*180/π</w:t>
      </w:r>
    </w:p>
    <w:p>
      <w:pPr>
        <w:pStyle w:val="22"/>
        <w:shd w:val="clear" w:color="auto" w:fill="FFFFFF"/>
        <w:spacing w:after="240" w:line="390" w:lineRule="atLeast"/>
        <w:jc w:val="both"/>
        <w:rPr>
          <w:lang w:val="en-US"/>
        </w:rPr>
      </w:pPr>
      <w:r>
        <w:rPr>
          <w:lang w:val="en-US"/>
        </w:rPr>
        <w:t>θz =γ1*180/π = [arctan( Az / sqrt(Ax*Ax +Ay*Ay))]*180/π            </w:t>
      </w:r>
    </w:p>
    <w:p>
      <w:pPr>
        <w:rPr>
          <w:rFonts w:ascii="宋体" w:hAnsi="宋体" w:eastAsia="宋体" w:cs="宋体"/>
          <w:szCs w:val="24"/>
        </w:rPr>
      </w:pPr>
      <w:r>
        <w:rPr>
          <w:rFonts w:ascii="宋体" w:hAnsi="宋体" w:eastAsia="宋体" w:cs="宋体"/>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39"/>
                    <a:stretch>
                      <a:fillRect/>
                    </a:stretch>
                  </pic:blipFill>
                  <pic:spPr>
                    <a:xfrm>
                      <a:off x="0" y="0"/>
                      <a:ext cx="3801110" cy="3181985"/>
                    </a:xfrm>
                    <a:prstGeom prst="rect">
                      <a:avLst/>
                    </a:prstGeom>
                    <a:noFill/>
                    <a:ln w="9525">
                      <a:noFill/>
                    </a:ln>
                  </pic:spPr>
                </pic:pic>
              </a:graphicData>
            </a:graphic>
          </wp:inline>
        </w:drawing>
      </w:r>
    </w:p>
    <w:p>
      <w:pPr>
        <w:rPr>
          <w:lang w:val="en-US"/>
        </w:rPr>
      </w:pPr>
      <w:r>
        <w:rPr>
          <w:rFonts w:hint="eastAsia"/>
          <w:lang w:val="en-US"/>
        </w:rPr>
        <w:t>Using the angle calculation formula, we can get a diagram below shows an iPhone is put up from a desk. The angle changes below in three directions, X, Y and Z, Y axis changes from -90° to 0° and Z axis changes oppositely from 0° to 90°，and absolutely the X almost does not change since the X axis is alway parallel with  the desk level.</w:t>
      </w:r>
    </w:p>
    <w:p>
      <w:pPr>
        <w:rPr>
          <w:lang w:val="en-US"/>
        </w:rPr>
      </w:pPr>
      <w:r>
        <w:rPr>
          <w:rFonts w:hint="eastAsia"/>
          <w:lang w:val="en-US"/>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40"/>
                    <a:stretch>
                      <a:fillRect/>
                    </a:stretch>
                  </pic:blipFill>
                  <pic:spPr>
                    <a:xfrm rot="5400000">
                      <a:off x="0" y="0"/>
                      <a:ext cx="2547620" cy="2477770"/>
                    </a:xfrm>
                    <a:prstGeom prst="rect">
                      <a:avLst/>
                    </a:prstGeom>
                  </pic:spPr>
                </pic:pic>
              </a:graphicData>
            </a:graphic>
          </wp:inline>
        </w:drawing>
      </w:r>
      <w:r>
        <w:rPr>
          <w:rFonts w:hint="eastAsia"/>
          <w:lang w:val="en-US"/>
        </w:rPr>
        <w:t xml:space="preserve">          </w:t>
      </w:r>
      <w:r>
        <w:rPr>
          <w:rFonts w:hint="eastAsia"/>
          <w:lang w:val="en-US"/>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41"/>
                    <a:stretch>
                      <a:fillRect/>
                    </a:stretch>
                  </pic:blipFill>
                  <pic:spPr>
                    <a:xfrm rot="5400000">
                      <a:off x="0" y="0"/>
                      <a:ext cx="2567940" cy="2581910"/>
                    </a:xfrm>
                    <a:prstGeom prst="rect">
                      <a:avLst/>
                    </a:prstGeom>
                  </pic:spPr>
                </pic:pic>
              </a:graphicData>
            </a:graphic>
          </wp:inline>
        </w:drawing>
      </w:r>
    </w:p>
    <w:p>
      <w:pPr>
        <w:rPr>
          <w:lang w:val="en-US"/>
        </w:rPr>
      </w:pPr>
      <w:r>
        <w:drawing>
          <wp:inline distT="0" distB="0" distL="114300" distR="114300">
            <wp:extent cx="5429250" cy="2743200"/>
            <wp:effectExtent l="4445" t="4445" r="14605" b="14605"/>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
      <w:pPr>
        <w:rPr>
          <w:lang w:val="en-GB"/>
        </w:rPr>
      </w:pPr>
    </w:p>
    <w:p>
      <w:pPr>
        <w:pStyle w:val="3"/>
      </w:pPr>
      <w:r>
        <w:rPr>
          <w:rFonts w:hint="eastAsia"/>
          <w:lang w:val="en-US"/>
        </w:rPr>
        <w:t>Using those two kinds of angle restriction together to control or identify those three actions</w:t>
      </w:r>
    </w:p>
    <w:p>
      <w:pPr>
        <w:rPr>
          <w:lang w:val="en-US"/>
        </w:rPr>
      </w:pPr>
      <w:r>
        <w:rPr>
          <w:rFonts w:hint="eastAsia"/>
          <w:lang w:val="en-US"/>
        </w:rPr>
        <w:t>The standards for the definition of restrictions for the spinning angle and the deflection angle are to control those two kinds of angles together to control the glow stick lighting a specified color in a fixing area or a fixing action. So here for making the restriction of angle range of the action we should catch the real data and think a abstract space diagram to make sure a useful standards or restrictions.</w:t>
      </w:r>
    </w:p>
    <w:p>
      <w:pPr>
        <w:rPr>
          <w:lang w:val="en-US"/>
        </w:rPr>
      </w:pPr>
      <w:r>
        <w:rPr>
          <w:rFonts w:hint="eastAsia"/>
          <w:lang w:val="en-US"/>
        </w:rPr>
        <w:t>There are two ranges of self-spinning angle and deflection angle from gyro and accelerometer, which be used together to identify actions. For example, the action1, when you rotate the glow sticks over the range, it will judge you in a wrong action or not action1, this can be tested by gyro. And also, when you shake the glow stick in a very small angle range relative with the gravity, it can be identified since the angle change are not satisfied with standards which can be tested by Accelerometer.</w:t>
      </w:r>
    </w:p>
    <w:p>
      <w:pPr>
        <w:rPr>
          <w:lang w:val="en-US"/>
        </w:rPr>
      </w:pPr>
      <w:r>
        <w:rPr>
          <w:rFonts w:hint="eastAsia"/>
          <w:lang w:val="en-US"/>
        </w:rPr>
        <w:t>There are some angle range restriction below for three different actions.</w:t>
      </w:r>
    </w:p>
    <w:p>
      <w:pPr>
        <w:rPr>
          <w:lang w:val="en-US"/>
        </w:rPr>
      </w:pPr>
      <w:r>
        <w:rPr>
          <w:rFonts w:hint="eastAsia"/>
          <w:lang w:val="en-US"/>
        </w:rPr>
        <w:t xml:space="preserve">Action1:  </w:t>
      </w:r>
      <w:r>
        <w:t>shak</w:t>
      </w:r>
      <w:r>
        <w:rPr>
          <w:rFonts w:hint="eastAsia"/>
          <w:lang w:val="en-US"/>
        </w:rPr>
        <w:t>ing</w:t>
      </w:r>
      <w:r>
        <w:t xml:space="preserve"> the sticks in perpendicular to the body</w:t>
      </w:r>
      <w:r>
        <w:rPr>
          <w:rFonts w:hint="eastAsia"/>
          <w:lang w:val="en-US"/>
        </w:rPr>
        <w:t>,  the stick should display blue color.</w:t>
      </w:r>
    </w:p>
    <w:p>
      <w:r>
        <w:rPr>
          <w:rFonts w:hint="eastAsia"/>
          <w:lang w:val="en-US"/>
        </w:rPr>
        <w:drawing>
          <wp:inline distT="0" distB="0" distL="114300" distR="114300">
            <wp:extent cx="4490085" cy="2078355"/>
            <wp:effectExtent l="0" t="0" r="5715" b="1714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43"/>
                    <a:srcRect r="9113" b="22730"/>
                    <a:stretch>
                      <a:fillRect/>
                    </a:stretch>
                  </pic:blipFill>
                  <pic:spPr>
                    <a:xfrm>
                      <a:off x="0" y="0"/>
                      <a:ext cx="4490085" cy="2078355"/>
                    </a:xfrm>
                    <a:prstGeom prst="rect">
                      <a:avLst/>
                    </a:prstGeom>
                  </pic:spPr>
                </pic:pic>
              </a:graphicData>
            </a:graphic>
          </wp:inline>
        </w:drawing>
      </w:r>
      <w:r>
        <w:drawing>
          <wp:inline distT="0" distB="0" distL="114300" distR="114300">
            <wp:extent cx="4572000" cy="2743200"/>
            <wp:effectExtent l="4445" t="4445" r="14605" b="14605"/>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Style w:val="29"/>
        <w:tblW w:w="4420" w:type="dxa"/>
        <w:tblInd w:w="0" w:type="dxa"/>
        <w:tblLayout w:type="fixed"/>
        <w:tblCellMar>
          <w:top w:w="15" w:type="dxa"/>
          <w:left w:w="15" w:type="dxa"/>
          <w:bottom w:w="15" w:type="dxa"/>
          <w:right w:w="15" w:type="dxa"/>
        </w:tblCellMar>
      </w:tblPr>
      <w:tblGrid>
        <w:gridCol w:w="2067"/>
        <w:gridCol w:w="703"/>
        <w:gridCol w:w="1650"/>
      </w:tblGrid>
      <w:tr>
        <w:tblPrEx>
          <w:tblLayout w:type="fixed"/>
          <w:tblCellMar>
            <w:top w:w="15" w:type="dxa"/>
            <w:left w:w="15" w:type="dxa"/>
            <w:bottom w:w="15" w:type="dxa"/>
            <w:right w:w="15" w:type="dxa"/>
          </w:tblCellMar>
        </w:tblPrEx>
        <w:trPr>
          <w:trHeight w:val="396" w:hRule="atLeast"/>
        </w:trPr>
        <w:tc>
          <w:tcPr>
            <w:tcW w:w="2067"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Gyro valid rang</w:t>
            </w:r>
          </w:p>
        </w:tc>
        <w:tc>
          <w:tcPr>
            <w:tcW w:w="703"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One side</w:t>
            </w:r>
          </w:p>
        </w:tc>
        <w:tc>
          <w:tcPr>
            <w:tcW w:w="165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Maximum</w:t>
            </w:r>
          </w:p>
        </w:tc>
      </w:tr>
      <w:tr>
        <w:tblPrEx>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703"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-30°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30°</w:t>
            </w:r>
          </w:p>
        </w:tc>
      </w:tr>
      <w:tr>
        <w:tblPrEx>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703"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r>
      <w:tr>
        <w:tblPrEx>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703"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10° </w:t>
            </w:r>
          </w:p>
        </w:tc>
      </w:tr>
    </w:tbl>
    <w:p/>
    <w:p>
      <w: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rPr>
          <w:lang w:val="en-US"/>
        </w:rPr>
      </w:pPr>
      <w:r>
        <w:rPr>
          <w:rFonts w:hint="eastAsia"/>
          <w:lang w:val="en-US"/>
        </w:rPr>
        <w:t xml:space="preserve">Predicting the angle range by Accelerometer data, keeping in this range for a long time, when getting the large angle to show </w:t>
      </w:r>
      <w:bookmarkStart w:id="77" w:name="OLE_LINK18"/>
      <w:r>
        <w:rPr>
          <w:rFonts w:hint="eastAsia"/>
          <w:lang w:val="en-US"/>
        </w:rPr>
        <w:t>a stronger light</w:t>
      </w:r>
      <w:bookmarkEnd w:id="77"/>
      <w:r>
        <w:rPr>
          <w:rFonts w:hint="eastAsia"/>
          <w:lang w:val="en-US"/>
        </w:rPr>
        <w:t>.</w:t>
      </w:r>
    </w:p>
    <w:tbl>
      <w:tblPr>
        <w:tblStyle w:val="29"/>
        <w:tblW w:w="4420" w:type="dxa"/>
        <w:tblInd w:w="0" w:type="dxa"/>
        <w:tblLayout w:type="fixed"/>
        <w:tblCellMar>
          <w:top w:w="15" w:type="dxa"/>
          <w:left w:w="15" w:type="dxa"/>
          <w:bottom w:w="15" w:type="dxa"/>
          <w:right w:w="15" w:type="dxa"/>
        </w:tblCellMar>
      </w:tblPr>
      <w:tblGrid>
        <w:gridCol w:w="1080"/>
        <w:gridCol w:w="1690"/>
        <w:gridCol w:w="1650"/>
      </w:tblGrid>
      <w:tr>
        <w:tblPrEx>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 xml:space="preserve">Accel </w:t>
            </w:r>
          </w:p>
        </w:tc>
        <w:tc>
          <w:tcPr>
            <w:tcW w:w="169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One side Range</w:t>
            </w:r>
          </w:p>
        </w:tc>
        <w:tc>
          <w:tcPr>
            <w:tcW w:w="1650" w:type="dxa"/>
            <w:shd w:val="clear" w:color="auto" w:fill="auto"/>
            <w:vAlign w:val="center"/>
          </w:tcPr>
          <w:p>
            <w:pPr>
              <w:jc w:val="center"/>
              <w:textAlignment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Another </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0°to 25°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0°to 25°</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-25°to -55°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25°to 55°</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-30°to -70°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30° to 70°</w:t>
            </w:r>
          </w:p>
        </w:tc>
      </w:tr>
    </w:tbl>
    <w:p>
      <w:pPr>
        <w:rPr>
          <w:rFonts w:ascii="宋体" w:hAnsi="宋体" w:eastAsia="宋体" w:cs="宋体"/>
          <w:szCs w:val="24"/>
        </w:rPr>
      </w:pPr>
    </w:p>
    <w:p>
      <w:pPr>
        <w:rPr>
          <w:lang w:val="en-US"/>
        </w:rPr>
      </w:pPr>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pPr>
        <w:rPr>
          <w:lang w:val="en-US"/>
        </w:rPr>
      </w:pPr>
      <w:r>
        <w:drawing>
          <wp:inline distT="0" distB="0" distL="114300" distR="114300">
            <wp:extent cx="4572000" cy="2743200"/>
            <wp:effectExtent l="4445" t="4445" r="14605" b="14605"/>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bl>
      <w:tblPr>
        <w:tblStyle w:val="29"/>
        <w:tblW w:w="4420" w:type="dxa"/>
        <w:tblInd w:w="0" w:type="dxa"/>
        <w:tblLayout w:type="fixed"/>
        <w:tblCellMar>
          <w:top w:w="15" w:type="dxa"/>
          <w:left w:w="15" w:type="dxa"/>
          <w:bottom w:w="15" w:type="dxa"/>
          <w:right w:w="15" w:type="dxa"/>
        </w:tblCellMar>
      </w:tblPr>
      <w:tblGrid>
        <w:gridCol w:w="1862"/>
        <w:gridCol w:w="908"/>
        <w:gridCol w:w="1650"/>
      </w:tblGrid>
      <w:tr>
        <w:tblPrEx>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Gyro valid rang</w:t>
            </w:r>
          </w:p>
        </w:tc>
        <w:tc>
          <w:tcPr>
            <w:tcW w:w="908"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 xml:space="preserve">Minimum </w:t>
            </w:r>
          </w:p>
        </w:tc>
        <w:tc>
          <w:tcPr>
            <w:tcW w:w="165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Maximum</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-10°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-30°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30° </w:t>
            </w:r>
          </w:p>
        </w:tc>
      </w:tr>
    </w:tbl>
    <w:p>
      <w:pPr>
        <w:rPr>
          <w:lang w:val="en-US"/>
        </w:rPr>
      </w:pPr>
    </w:p>
    <w:p>
      <w:r>
        <w:drawing>
          <wp:inline distT="0" distB="0" distL="114300" distR="114300">
            <wp:extent cx="4572000" cy="2743200"/>
            <wp:effectExtent l="4445" t="4445" r="14605" b="14605"/>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bl>
      <w:tblPr>
        <w:tblStyle w:val="29"/>
        <w:tblW w:w="4420" w:type="dxa"/>
        <w:tblInd w:w="0" w:type="dxa"/>
        <w:tblLayout w:type="fixed"/>
        <w:tblCellMar>
          <w:top w:w="15" w:type="dxa"/>
          <w:left w:w="15" w:type="dxa"/>
          <w:bottom w:w="15" w:type="dxa"/>
          <w:right w:w="15" w:type="dxa"/>
        </w:tblCellMar>
      </w:tblPr>
      <w:tblGrid>
        <w:gridCol w:w="1080"/>
        <w:gridCol w:w="1690"/>
        <w:gridCol w:w="1650"/>
      </w:tblGrid>
      <w:tr>
        <w:tblPrEx>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Accel</w:t>
            </w:r>
          </w:p>
        </w:tc>
        <w:tc>
          <w:tcPr>
            <w:tcW w:w="169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One side Range</w:t>
            </w:r>
          </w:p>
        </w:tc>
        <w:tc>
          <w:tcPr>
            <w:tcW w:w="165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Other side</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-40°to -70°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40°to 70°</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-20°to -55°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25°to 55°</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In -30°- 0 </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In 0° to 30°</w:t>
            </w:r>
          </w:p>
        </w:tc>
      </w:tr>
    </w:tbl>
    <w:p>
      <w:pPr>
        <w:rPr>
          <w:lang w:val="en-US"/>
        </w:rPr>
      </w:pPr>
    </w:p>
    <w:p>
      <w:r>
        <w:rPr>
          <w:rFonts w:hint="eastAsia"/>
          <w:lang w:val="en-US"/>
        </w:rPr>
        <w:t>Action 3: rotating</w:t>
      </w:r>
      <w:r>
        <w:t xml:space="preserve"> above you body, the glow stick </w:t>
      </w:r>
      <w:r>
        <w:rPr>
          <w:rFonts w:hint="eastAsia"/>
          <w:lang w:val="en-US"/>
        </w:rPr>
        <w:t xml:space="preserve">should </w:t>
      </w:r>
      <w:r>
        <w:t xml:space="preserve">show the red colour. </w:t>
      </w:r>
    </w:p>
    <w:p>
      <w: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Style w:val="29"/>
        <w:tblW w:w="4420" w:type="dxa"/>
        <w:tblInd w:w="0" w:type="dxa"/>
        <w:tblLayout w:type="fixed"/>
        <w:tblCellMar>
          <w:top w:w="15" w:type="dxa"/>
          <w:left w:w="15" w:type="dxa"/>
          <w:bottom w:w="15" w:type="dxa"/>
          <w:right w:w="15" w:type="dxa"/>
        </w:tblCellMar>
      </w:tblPr>
      <w:tblGrid>
        <w:gridCol w:w="1862"/>
        <w:gridCol w:w="908"/>
        <w:gridCol w:w="1650"/>
      </w:tblGrid>
      <w:tr>
        <w:tblPrEx>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Gyro valid rang</w:t>
            </w:r>
          </w:p>
        </w:tc>
        <w:tc>
          <w:tcPr>
            <w:tcW w:w="908"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 xml:space="preserve">Minimum </w:t>
            </w:r>
          </w:p>
        </w:tc>
        <w:tc>
          <w:tcPr>
            <w:tcW w:w="165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Maximum</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-15°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15°</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15°</w:t>
            </w:r>
          </w:p>
        </w:tc>
      </w:tr>
      <w:tr>
        <w:tblPrEx>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908"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-20°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20° </w:t>
            </w:r>
          </w:p>
        </w:tc>
      </w:tr>
    </w:tbl>
    <w:p>
      <w:pPr>
        <w:rPr>
          <w:lang w:val="en-US"/>
        </w:rPr>
      </w:pPr>
    </w:p>
    <w:p>
      <w:commentRangeStart w:id="26"/>
      <w:r>
        <w:drawing>
          <wp:inline distT="0" distB="0" distL="114300" distR="114300">
            <wp:extent cx="4572000" cy="2743200"/>
            <wp:effectExtent l="4445" t="4445" r="14605" b="14605"/>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6"/>
      <w:r>
        <w:rPr>
          <w:rStyle w:val="28"/>
        </w:rPr>
        <w:commentReference w:id="26"/>
      </w:r>
    </w:p>
    <w:tbl>
      <w:tblPr>
        <w:tblStyle w:val="29"/>
        <w:tblW w:w="4420" w:type="dxa"/>
        <w:tblInd w:w="0" w:type="dxa"/>
        <w:tblLayout w:type="fixed"/>
        <w:tblCellMar>
          <w:top w:w="15" w:type="dxa"/>
          <w:left w:w="15" w:type="dxa"/>
          <w:bottom w:w="15" w:type="dxa"/>
          <w:right w:w="15" w:type="dxa"/>
        </w:tblCellMar>
      </w:tblPr>
      <w:tblGrid>
        <w:gridCol w:w="1080"/>
        <w:gridCol w:w="1690"/>
        <w:gridCol w:w="1650"/>
      </w:tblGrid>
      <w:tr>
        <w:tblPrEx>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Accel</w:t>
            </w:r>
          </w:p>
        </w:tc>
        <w:tc>
          <w:tcPr>
            <w:tcW w:w="169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One side Range</w:t>
            </w:r>
          </w:p>
        </w:tc>
        <w:tc>
          <w:tcPr>
            <w:tcW w:w="165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Other side</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X-axis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-40°to -80°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40°to 80°</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Y-aixs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-10°to -55°</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10°to 55°</w:t>
            </w:r>
          </w:p>
        </w:tc>
      </w:tr>
      <w:tr>
        <w:tblPrEx>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jc w:val="center"/>
              <w:textAlignment w:val="center"/>
              <w:rPr>
                <w:rFonts w:ascii="宋体" w:hAnsi="宋体" w:eastAsia="宋体" w:cs="宋体"/>
                <w:color w:val="000000"/>
                <w:sz w:val="22"/>
              </w:rPr>
            </w:pPr>
            <w:r>
              <w:rPr>
                <w:rFonts w:hint="eastAsia" w:ascii="宋体" w:hAnsi="宋体" w:eastAsia="宋体" w:cs="宋体"/>
                <w:color w:val="000000"/>
                <w:sz w:val="22"/>
                <w:lang w:val="en-US" w:bidi="ar"/>
              </w:rPr>
              <w:t>Z-aixs</w:t>
            </w:r>
          </w:p>
        </w:tc>
        <w:tc>
          <w:tcPr>
            <w:tcW w:w="169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-70°- -30°</w:t>
            </w:r>
          </w:p>
        </w:tc>
        <w:tc>
          <w:tcPr>
            <w:tcW w:w="1650" w:type="dxa"/>
            <w:shd w:val="clear" w:color="auto" w:fill="auto"/>
            <w:vAlign w:val="center"/>
          </w:tcPr>
          <w:p>
            <w:pPr>
              <w:jc w:val="center"/>
              <w:rPr>
                <w:rFonts w:ascii="宋体" w:hAnsi="宋体" w:eastAsia="宋体" w:cs="宋体"/>
                <w:color w:val="000000"/>
                <w:sz w:val="22"/>
                <w:lang w:val="en-US"/>
              </w:rPr>
            </w:pPr>
            <w:r>
              <w:rPr>
                <w:rFonts w:hint="eastAsia" w:ascii="宋体" w:hAnsi="宋体" w:eastAsia="宋体" w:cs="宋体"/>
                <w:color w:val="000000"/>
                <w:sz w:val="22"/>
                <w:lang w:val="en-US"/>
              </w:rPr>
              <w:t xml:space="preserve"> 30° to </w:t>
            </w:r>
            <w:commentRangeStart w:id="27"/>
            <w:r>
              <w:rPr>
                <w:rFonts w:hint="eastAsia" w:ascii="宋体" w:hAnsi="宋体" w:eastAsia="宋体" w:cs="宋体"/>
                <w:color w:val="000000"/>
                <w:sz w:val="22"/>
                <w:lang w:val="en-US"/>
              </w:rPr>
              <w:t>70</w:t>
            </w:r>
            <w:commentRangeEnd w:id="27"/>
            <w:r>
              <w:rPr>
                <w:rStyle w:val="28"/>
              </w:rPr>
              <w:commentReference w:id="27"/>
            </w:r>
            <w:r>
              <w:rPr>
                <w:rFonts w:hint="eastAsia" w:ascii="宋体" w:hAnsi="宋体" w:eastAsia="宋体" w:cs="宋体"/>
                <w:color w:val="000000"/>
                <w:sz w:val="22"/>
                <w:lang w:val="en-US"/>
              </w:rPr>
              <w:t>°</w:t>
            </w:r>
          </w:p>
        </w:tc>
      </w:tr>
    </w:tbl>
    <w:p>
      <w:pPr>
        <w:rPr>
          <w:lang w:val="en-US"/>
        </w:rPr>
      </w:pPr>
    </w:p>
    <w:p/>
    <w:p>
      <w:pPr>
        <w:pStyle w:val="2"/>
        <w:numPr>
          <w:ilvl w:val="0"/>
          <w:numId w:val="0"/>
        </w:numPr>
        <w:ind w:left="432" w:hanging="432"/>
      </w:pPr>
    </w:p>
    <w:sdt>
      <w:sdtPr>
        <w:rPr>
          <w:rFonts w:eastAsiaTheme="minorEastAsia" w:cstheme="minorBidi"/>
          <w:b w:val="0"/>
          <w:sz w:val="24"/>
          <w:szCs w:val="22"/>
        </w:rPr>
        <w:id w:val="-350570100"/>
      </w:sdtPr>
      <w:sdtEndPr>
        <w:rPr>
          <w:rFonts w:eastAsiaTheme="minorEastAsia" w:cstheme="minorBidi"/>
          <w:b w:val="0"/>
          <w:sz w:val="24"/>
          <w:szCs w:val="22"/>
        </w:rPr>
      </w:sdtEndPr>
      <w:sdtContent>
        <w:p>
          <w:pPr>
            <w:pStyle w:val="2"/>
          </w:pPr>
          <w:bookmarkStart w:id="78" w:name="_Toc8322"/>
          <w:commentRangeStart w:id="28"/>
          <w:r>
            <w:t>References</w:t>
          </w:r>
          <w:bookmarkEnd w:id="78"/>
          <w:commentRangeEnd w:id="28"/>
          <w:r>
            <w:rPr>
              <w:rStyle w:val="28"/>
              <w:rFonts w:eastAsiaTheme="minorEastAsia" w:cstheme="minorBidi"/>
              <w:b w:val="0"/>
            </w:rPr>
            <w:commentReference w:id="28"/>
          </w:r>
        </w:p>
        <w:sdt>
          <w:sdtPr>
            <w:id w:val="-573587230"/>
          </w:sdtPr>
          <w:sdtContent>
            <w:p>
              <w:pPr>
                <w:pStyle w:val="47"/>
                <w:ind w:left="720" w:hanging="720"/>
                <w:rPr>
                  <w:szCs w:val="24"/>
                </w:rPr>
              </w:pPr>
              <w:r>
                <w:fldChar w:fldCharType="begin"/>
              </w:r>
              <w:r>
                <w:instrText xml:space="preserve"> BIBLIOGRAPHY </w:instrText>
              </w:r>
              <w:r>
                <w:fldChar w:fldCharType="separate"/>
              </w:r>
              <w:r>
                <w:t xml:space="preserve">uk.mathworks.com. (2018, Feb 1). </w:t>
              </w:r>
              <w:r>
                <w:rPr>
                  <w:i/>
                  <w:iCs/>
                </w:rPr>
                <w:t>uk.mathworks.com</w:t>
              </w:r>
              <w:r>
                <w:t>. Retrieved from uk.mathworks.com: https://uk.mathworks.com/hardware-support/android-sensor.html?s_tid=test</w:t>
              </w:r>
            </w:p>
            <w:p>
              <w:r>
                <w:rPr>
                  <w:b/>
                  <w:bCs/>
                </w:rPr>
                <w:fldChar w:fldCharType="end"/>
              </w:r>
              <w:ins w:id="23" w:author="像个男人一样" w:date="2018-03-20T23:59:54Z">
                <w:r>
                  <w:rPr>
                    <w:rFonts w:ascii="Open Sans" w:hAnsi="Open Sans" w:eastAsia="Open Sans" w:cs="Open Sans"/>
                    <w:b w:val="0"/>
                    <w:i w:val="0"/>
                    <w:caps w:val="0"/>
                    <w:color w:val="666666"/>
                    <w:spacing w:val="0"/>
                    <w:sz w:val="19"/>
                    <w:szCs w:val="19"/>
                    <w:shd w:val="clear" w:fill="FFF5AA"/>
                    <w:rPrChange w:id="24" w:author="像个男人一样" w:date="2018-03-20T23:59:59Z">
                      <w:rPr>
                        <w:rFonts w:ascii="Open Sans" w:hAnsi="Open Sans" w:eastAsia="Open Sans" w:cs="Open Sans"/>
                        <w:b w:val="0"/>
                        <w:i w:val="0"/>
                        <w:caps w:val="0"/>
                        <w:color w:val="666666"/>
                        <w:spacing w:val="0"/>
                        <w:sz w:val="19"/>
                        <w:szCs w:val="19"/>
                        <w:shd w:val="clear" w:fill="FFF5AA"/>
                      </w:rPr>
                    </w:rPrChange>
                  </w:rPr>
                  <w:t>Uk.mathworks.com. (2018).</w:t>
                </w:r>
              </w:ins>
              <w:ins w:id="26" w:author="像个男人一样" w:date="2018-03-20T23:59:54Z">
                <w:r>
                  <w:rPr>
                    <w:rFonts w:hint="default" w:ascii="Open Sans" w:hAnsi="Open Sans" w:eastAsia="Open Sans" w:cs="Open Sans"/>
                    <w:b w:val="0"/>
                    <w:i w:val="0"/>
                    <w:caps w:val="0"/>
                    <w:color w:val="666666"/>
                    <w:spacing w:val="0"/>
                    <w:sz w:val="19"/>
                    <w:szCs w:val="19"/>
                    <w:shd w:val="clear" w:fill="FFF5AA"/>
                    <w:rPrChange w:id="27" w:author="像个男人一样" w:date="2018-03-20T23:59:59Z">
                      <w:rPr>
                        <w:rFonts w:hint="default" w:ascii="Open Sans" w:hAnsi="Open Sans" w:eastAsia="Open Sans" w:cs="Open Sans"/>
                        <w:b w:val="0"/>
                        <w:i w:val="0"/>
                        <w:caps w:val="0"/>
                        <w:color w:val="666666"/>
                        <w:spacing w:val="0"/>
                        <w:sz w:val="19"/>
                        <w:szCs w:val="19"/>
                        <w:shd w:val="clear" w:fill="FFF5AA"/>
                      </w:rPr>
                    </w:rPrChange>
                  </w:rPr>
                  <w:t> </w:t>
                </w:r>
              </w:ins>
              <w:ins w:id="29" w:author="像个男人一样" w:date="2018-03-20T23:59:54Z">
                <w:r>
                  <w:rPr>
                    <w:rFonts w:hint="default" w:ascii="Open Sans" w:hAnsi="Open Sans" w:eastAsia="Open Sans" w:cs="Open Sans"/>
                    <w:b w:val="0"/>
                    <w:i/>
                    <w:caps w:val="0"/>
                    <w:color w:val="666666"/>
                    <w:spacing w:val="0"/>
                    <w:sz w:val="19"/>
                    <w:szCs w:val="19"/>
                    <w:shd w:val="clear" w:fill="FFF5AA"/>
                    <w:rPrChange w:id="30" w:author="像个男人一样" w:date="2018-03-20T23:59:59Z">
                      <w:rPr>
                        <w:rFonts w:hint="default" w:ascii="Open Sans" w:hAnsi="Open Sans" w:eastAsia="Open Sans" w:cs="Open Sans"/>
                        <w:b w:val="0"/>
                        <w:i/>
                        <w:caps w:val="0"/>
                        <w:color w:val="666666"/>
                        <w:spacing w:val="0"/>
                        <w:sz w:val="19"/>
                        <w:szCs w:val="19"/>
                        <w:shd w:val="clear" w:fill="FFF5AA"/>
                      </w:rPr>
                    </w:rPrChange>
                  </w:rPr>
                  <w:t>Android Sensor Support from MATLAB</w:t>
                </w:r>
              </w:ins>
              <w:ins w:id="32" w:author="像个男人一样" w:date="2018-03-20T23:59:54Z">
                <w:r>
                  <w:rPr>
                    <w:rFonts w:hint="default" w:ascii="Open Sans" w:hAnsi="Open Sans" w:eastAsia="Open Sans" w:cs="Open Sans"/>
                    <w:b w:val="0"/>
                    <w:i w:val="0"/>
                    <w:caps w:val="0"/>
                    <w:color w:val="666666"/>
                    <w:spacing w:val="0"/>
                    <w:sz w:val="19"/>
                    <w:szCs w:val="19"/>
                    <w:shd w:val="clear" w:fill="FFF5AA"/>
                    <w:rPrChange w:id="33" w:author="像个男人一样" w:date="2018-03-20T23:59:59Z">
                      <w:rPr>
                        <w:rFonts w:hint="default" w:ascii="Open Sans" w:hAnsi="Open Sans" w:eastAsia="Open Sans" w:cs="Open Sans"/>
                        <w:b w:val="0"/>
                        <w:i w:val="0"/>
                        <w:caps w:val="0"/>
                        <w:color w:val="666666"/>
                        <w:spacing w:val="0"/>
                        <w:sz w:val="19"/>
                        <w:szCs w:val="19"/>
                        <w:shd w:val="clear" w:fill="FFF5AA"/>
                      </w:rPr>
                    </w:rPrChange>
                  </w:rPr>
                  <w:t>. [online] Available at: htt</w:t>
                </w:r>
              </w:ins>
              <w:ins w:id="35" w:author="像个男人一样" w:date="2018-03-20T23:59:54Z">
                <w:r>
                  <w:rPr>
                    <w:rFonts w:hint="default" w:ascii="Open Sans" w:hAnsi="Open Sans" w:eastAsia="Open Sans" w:cs="Open Sans"/>
                    <w:b w:val="0"/>
                    <w:i w:val="0"/>
                    <w:caps w:val="0"/>
                    <w:color w:val="666666"/>
                    <w:spacing w:val="0"/>
                    <w:sz w:val="19"/>
                    <w:szCs w:val="19"/>
                    <w:shd w:val="clear" w:fill="FFF5AA"/>
                    <w:rPrChange w:id="36" w:author="像个男人一样" w:date="2018-03-21T00:00:06Z">
                      <w:rPr>
                        <w:rFonts w:hint="default" w:ascii="Open Sans" w:hAnsi="Open Sans" w:eastAsia="Open Sans" w:cs="Open Sans"/>
                        <w:b w:val="0"/>
                        <w:i w:val="0"/>
                        <w:caps w:val="0"/>
                        <w:color w:val="666666"/>
                        <w:spacing w:val="0"/>
                        <w:sz w:val="19"/>
                        <w:szCs w:val="19"/>
                        <w:shd w:val="clear" w:fill="FFF5AA"/>
                      </w:rPr>
                    </w:rPrChange>
                  </w:rPr>
                  <w:t>ps://uk.mathworks.com/hardware-support/android-sensor.html?s_tid=test [Accessed 20 Mar. 2018].</w:t>
                </w:r>
              </w:ins>
            </w:p>
          </w:sdtContent>
        </w:sdt>
      </w:sdtContent>
    </w:sdt>
    <w:sectPr>
      <w:footerReference r:id="rId5" w:type="default"/>
      <w:pgSz w:w="11906" w:h="16838"/>
      <w:pgMar w:top="1440" w:right="1440" w:bottom="1440" w:left="144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lavin, Frank" w:date="2018-03-20T09:17:00Z" w:initials="GF">
    <w:p w14:paraId="1FA540ED">
      <w:pPr>
        <w:pStyle w:val="12"/>
      </w:pPr>
      <w:r>
        <w:t>This first page needs to be a cover page. You should follow the same example of the thesis that I gave you.</w:t>
      </w:r>
    </w:p>
  </w:comment>
  <w:comment w:id="1" w:author="Glavin, Frank" w:date="2018-03-20T09:18:00Z" w:initials="GF">
    <w:p w14:paraId="56722E47">
      <w:pPr>
        <w:pStyle w:val="12"/>
      </w:pPr>
      <w:r>
        <w:t>The table of contents should be on a separate page by itself.</w:t>
      </w:r>
    </w:p>
  </w:comment>
  <w:comment w:id="2" w:author="Glavin, Frank" w:date="2018-03-20T09:20:00Z" w:initials="GF">
    <w:p w14:paraId="5EEF246F">
      <w:pPr>
        <w:pStyle w:val="12"/>
      </w:pPr>
      <w:r>
        <w:t>Always start new top level sections on a new page.</w:t>
      </w:r>
    </w:p>
  </w:comment>
  <w:comment w:id="3" w:author="Glavin, Frank" w:date="2018-03-20T09:21:00Z" w:initials="GF">
    <w:p w14:paraId="5F7E1A35">
      <w:pPr>
        <w:pStyle w:val="12"/>
      </w:pPr>
      <w:r>
        <w:t>Any references that you have need to be cited correctly in the text with the full formatted reference provided at the end in a bibliography.</w:t>
      </w:r>
    </w:p>
  </w:comment>
  <w:comment w:id="4" w:author="Glavin, Frank" w:date="2018-03-20T09:22:00Z" w:initials="GF">
    <w:p w14:paraId="6C464403">
      <w:pPr>
        <w:pStyle w:val="12"/>
      </w:pPr>
      <w:r>
        <w:t>When citing provide the Author and the Year.</w:t>
      </w:r>
    </w:p>
  </w:comment>
  <w:comment w:id="5" w:author="Glavin, Frank" w:date="2018-03-20T09:23:00Z" w:initials="GF">
    <w:p w14:paraId="6B8B593C">
      <w:pPr>
        <w:pStyle w:val="12"/>
      </w:pPr>
      <w:r>
        <w:t>There appears to be two captions for this illustration. Delete on of them.</w:t>
      </w:r>
    </w:p>
  </w:comment>
  <w:comment w:id="6" w:author="Glavin, Frank" w:date="2018-03-20T09:22:00Z" w:initials="GF">
    <w:p w14:paraId="4DBA49BD">
      <w:pPr>
        <w:pStyle w:val="12"/>
      </w:pPr>
      <w:r>
        <w:t>Author and Year when citing</w:t>
      </w:r>
    </w:p>
  </w:comment>
  <w:comment w:id="7" w:author="Glavin, Frank" w:date="2018-03-20T09:23:00Z" w:initials="GF">
    <w:p w14:paraId="3ED40C36">
      <w:pPr>
        <w:pStyle w:val="12"/>
      </w:pPr>
      <w:r>
        <w:t>You need to provide a reference for all graphics that are not yours.</w:t>
      </w:r>
    </w:p>
  </w:comment>
  <w:comment w:id="8" w:author="Glavin, Frank" w:date="2018-03-20T09:24:00Z" w:initials="GF">
    <w:p w14:paraId="64173474">
      <w:pPr>
        <w:pStyle w:val="12"/>
      </w:pPr>
      <w:r>
        <w:t>Citation?</w:t>
      </w:r>
    </w:p>
  </w:comment>
  <w:comment w:id="9" w:author="Glavin, Frank" w:date="2018-03-20T09:25:00Z" w:initials="GF">
    <w:p w14:paraId="101C38D5">
      <w:pPr>
        <w:pStyle w:val="12"/>
      </w:pPr>
      <w:r>
        <w:t>Figure captions are usually places underneath the associated image.</w:t>
      </w:r>
    </w:p>
  </w:comment>
  <w:comment w:id="10" w:author="Glavin, Frank" w:date="2018-03-20T09:26:00Z" w:initials="GF">
    <w:p w14:paraId="68C44877">
      <w:pPr>
        <w:pStyle w:val="12"/>
      </w:pPr>
      <w:r>
        <w:t xml:space="preserve">Figure </w:t>
      </w:r>
    </w:p>
    <w:p w14:paraId="15A95FEF">
      <w:pPr>
        <w:pStyle w:val="12"/>
      </w:pPr>
      <w:r>
        <w:t>[The document should use consistent language throughout]</w:t>
      </w:r>
    </w:p>
  </w:comment>
  <w:comment w:id="11" w:author="Glavin, Frank" w:date="2018-03-20T09:27:00Z" w:initials="GF">
    <w:p w14:paraId="02EB787C">
      <w:pPr>
        <w:pStyle w:val="12"/>
      </w:pPr>
      <w:r>
        <w:t>Your figure captions should provide more information about what exactly is being shown.</w:t>
      </w:r>
    </w:p>
  </w:comment>
  <w:comment w:id="12" w:author="Glavin, Frank" w:date="2018-03-20T09:27:00Z" w:initials="GF">
    <w:p w14:paraId="63914E18">
      <w:pPr>
        <w:pStyle w:val="12"/>
      </w:pPr>
      <w:r>
        <w:t>Add more information as to what is being shown.</w:t>
      </w:r>
    </w:p>
  </w:comment>
  <w:comment w:id="13" w:author="Glavin, Frank" w:date="2018-03-20T09:29:00Z" w:initials="GF">
    <w:p w14:paraId="37DA5AD9">
      <w:pPr>
        <w:pStyle w:val="12"/>
      </w:pPr>
      <w:r>
        <w:t>Check for spelling and grammar mistakes throughout</w:t>
      </w:r>
    </w:p>
  </w:comment>
  <w:comment w:id="14" w:author="Glavin, Frank" w:date="2018-03-20T09:28:00Z" w:initials="GF">
    <w:p w14:paraId="7F345A76">
      <w:pPr>
        <w:pStyle w:val="12"/>
      </w:pPr>
      <w:r>
        <w:t>You need to make sure that tables like this do not go over the text boundary of the document as they may be cut off when you try to print it.</w:t>
      </w:r>
    </w:p>
  </w:comment>
  <w:comment w:id="15" w:author="Glavin, Frank" w:date="2018-03-20T09:31:00Z" w:initials="GF">
    <w:p w14:paraId="3AAA7EF7">
      <w:pPr>
        <w:pStyle w:val="12"/>
      </w:pPr>
      <w:r>
        <w:t>This is not good enough as a reference. Find the actual source of the image or choose another image.</w:t>
      </w:r>
    </w:p>
  </w:comment>
  <w:comment w:id="16" w:author="Glavin, Frank" w:date="2018-03-20T09:32:00Z" w:initials="GF">
    <w:p w14:paraId="4C0A07D1">
      <w:pPr>
        <w:pStyle w:val="12"/>
      </w:pPr>
      <w:r>
        <w:t>All figures should usually be centred on the page so that the document remains consistent throughout.</w:t>
      </w:r>
    </w:p>
  </w:comment>
  <w:comment w:id="17" w:author="Glavin, Frank" w:date="2018-03-20T09:33:00Z" w:initials="GF">
    <w:p w14:paraId="5F1E3703">
      <w:pPr>
        <w:pStyle w:val="12"/>
      </w:pPr>
      <w:r>
        <w:t>Figure</w:t>
      </w:r>
    </w:p>
  </w:comment>
  <w:comment w:id="18" w:author="Glavin, Frank" w:date="2018-03-20T09:33:00Z" w:initials="GF">
    <w:p w14:paraId="359F3BEA">
      <w:pPr>
        <w:pStyle w:val="12"/>
      </w:pPr>
      <w:r>
        <w:t>Reference?</w:t>
      </w:r>
    </w:p>
  </w:comment>
  <w:comment w:id="19" w:author="Glavin, Frank" w:date="2018-03-20T09:34:00Z" w:initials="GF">
    <w:p w14:paraId="33CD29E6">
      <w:pPr>
        <w:pStyle w:val="12"/>
      </w:pPr>
      <w:r>
        <w:t>Reference?</w:t>
      </w:r>
    </w:p>
  </w:comment>
  <w:comment w:id="20" w:author="Glavin, Frank" w:date="2018-03-20T09:34:00Z" w:initials="GF">
    <w:p w14:paraId="3ADB010E">
      <w:pPr>
        <w:pStyle w:val="12"/>
      </w:pPr>
      <w:r>
        <w:t>Is this data from an iPhone? If so, mention it in the caption.</w:t>
      </w:r>
    </w:p>
  </w:comment>
  <w:comment w:id="21" w:author="Glavin, Frank" w:date="2018-03-20T09:35:00Z" w:initials="GF">
    <w:p w14:paraId="07844178">
      <w:pPr>
        <w:pStyle w:val="12"/>
      </w:pPr>
      <w:r>
        <w:t>Reduce the size so that it fits with the text</w:t>
      </w:r>
    </w:p>
  </w:comment>
  <w:comment w:id="22" w:author="Glavin, Frank" w:date="2018-03-20T09:36:00Z" w:initials="GF">
    <w:p w14:paraId="3E8705EA">
      <w:pPr>
        <w:pStyle w:val="12"/>
      </w:pPr>
      <w:r>
        <w:t>Figure caption and reference?</w:t>
      </w:r>
    </w:p>
  </w:comment>
  <w:comment w:id="23" w:author="Glavin, Frank" w:date="2018-03-20T09:37:00Z" w:initials="GF">
    <w:p w14:paraId="5DE648F0">
      <w:pPr>
        <w:pStyle w:val="12"/>
      </w:pPr>
      <w:r>
        <w:t>Reference?</w:t>
      </w:r>
    </w:p>
  </w:comment>
  <w:comment w:id="24" w:author="Glavin, Frank" w:date="2018-03-20T09:39:00Z" w:initials="GF">
    <w:p w14:paraId="410D4FA1">
      <w:pPr>
        <w:pStyle w:val="12"/>
      </w:pPr>
      <w:r>
        <w:t>Reference all images that are not yours</w:t>
      </w:r>
    </w:p>
  </w:comment>
  <w:comment w:id="25" w:author="Glavin, Frank" w:date="2018-03-20T09:40:00Z" w:initials="GF">
    <w:p w14:paraId="17554FA0">
      <w:pPr>
        <w:pStyle w:val="12"/>
      </w:pPr>
      <w:r>
        <w:t>You need to provide a full text explanation for this and not just the corresponding equations</w:t>
      </w:r>
    </w:p>
  </w:comment>
  <w:comment w:id="26" w:author="Glavin, Frank" w:date="2018-03-20T09:47:00Z" w:initials="GF">
    <w:p w14:paraId="677F521C">
      <w:pPr>
        <w:pStyle w:val="12"/>
      </w:pPr>
      <w:r>
        <w:t>Any time you provide a figure, it should have an associated numbered figure caption underneath it.</w:t>
      </w:r>
    </w:p>
  </w:comment>
  <w:comment w:id="27" w:author="Glavin, Frank" w:date="2018-03-20T09:47:00Z" w:initials="GF">
    <w:p w14:paraId="501623DF">
      <w:pPr>
        <w:pStyle w:val="12"/>
      </w:pPr>
      <w:r>
        <w:t>As well as providing these values and ranges, you should talk the user through what they are looking at and how you determined the values.</w:t>
      </w:r>
    </w:p>
  </w:comment>
  <w:comment w:id="28" w:author="Glavin, Frank" w:date="2018-03-20T09:42:00Z" w:initials="GF">
    <w:p w14:paraId="73DB62A2">
      <w:pPr>
        <w:pStyle w:val="12"/>
      </w:pPr>
      <w:r>
        <w:t>You need to have a formatted list of all references that were cited in the text. Failure to provide this would indicate direct plagiarism.</w:t>
      </w:r>
    </w:p>
    <w:p w14:paraId="3AAF7A46">
      <w:pPr>
        <w:pStyle w:val="12"/>
      </w:pPr>
    </w:p>
    <w:p w14:paraId="128E38A8">
      <w:pPr>
        <w:pStyle w:val="12"/>
      </w:pPr>
      <w:r>
        <w:t>The page number at the bottom of each page is incorrect.</w:t>
      </w:r>
    </w:p>
    <w:p w14:paraId="7994151F">
      <w:pPr>
        <w:pStyle w:val="12"/>
      </w:pPr>
    </w:p>
    <w:p w14:paraId="213670EA">
      <w:pPr>
        <w:pStyle w:val="12"/>
      </w:pPr>
      <w:r>
        <w:t xml:space="preserve">You should fully proof read the document for all spelling and grammatical errors before submitting the draft.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A540ED" w15:done="0"/>
  <w15:commentEx w15:paraId="56722E47" w15:done="0"/>
  <w15:commentEx w15:paraId="5EEF246F" w15:done="0"/>
  <w15:commentEx w15:paraId="5F7E1A35" w15:done="0"/>
  <w15:commentEx w15:paraId="6C464403" w15:done="0"/>
  <w15:commentEx w15:paraId="6B8B593C" w15:done="0"/>
  <w15:commentEx w15:paraId="4DBA49BD" w15:done="0"/>
  <w15:commentEx w15:paraId="3ED40C36" w15:done="0"/>
  <w15:commentEx w15:paraId="64173474" w15:done="0"/>
  <w15:commentEx w15:paraId="101C38D5" w15:done="0"/>
  <w15:commentEx w15:paraId="15A95FEF" w15:done="0"/>
  <w15:commentEx w15:paraId="02EB787C" w15:done="0"/>
  <w15:commentEx w15:paraId="63914E18" w15:done="0"/>
  <w15:commentEx w15:paraId="37DA5AD9" w15:done="0"/>
  <w15:commentEx w15:paraId="7F345A76" w15:done="0"/>
  <w15:commentEx w15:paraId="3AAA7EF7" w15:done="0"/>
  <w15:commentEx w15:paraId="4C0A07D1" w15:done="0"/>
  <w15:commentEx w15:paraId="5F1E3703" w15:done="0"/>
  <w15:commentEx w15:paraId="359F3BEA" w15:done="0"/>
  <w15:commentEx w15:paraId="33CD29E6" w15:done="0"/>
  <w15:commentEx w15:paraId="3ADB010E" w15:done="0"/>
  <w15:commentEx w15:paraId="07844178" w15:done="0"/>
  <w15:commentEx w15:paraId="3E8705EA" w15:done="0"/>
  <w15:commentEx w15:paraId="5DE648F0" w15:done="0"/>
  <w15:commentEx w15:paraId="410D4FA1" w15:done="0"/>
  <w15:commentEx w15:paraId="17554FA0" w15:done="0"/>
  <w15:commentEx w15:paraId="677F521C" w15:done="0"/>
  <w15:commentEx w15:paraId="501623DF" w15:done="0"/>
  <w15:commentEx w15:paraId="213670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sdtPr>
                          <w:sdtContent>
                            <w:p>
                              <w:pPr>
                                <w:pStyle w:val="16"/>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qXRUQ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6l0VEAIAAAkEAAAOAAAAAAAAAAEAIAAA&#10;AB8BAABkcnMvZTJvRG9jLnhtbFBLBQYAAAAABgAGAFkBAAChBQAAAAA=&#10;">
              <v:fill on="f" focussize="0,0"/>
              <v:stroke on="f" weight="0.5pt"/>
              <v:imagedata o:title=""/>
              <o:lock v:ext="edit" aspectratio="f"/>
              <v:textbox inset="0mm,0mm,0mm,0mm" style="mso-fit-shape-to-text:t;">
                <w:txbxContent>
                  <w:sdt>
                    <w:sdtPr>
                      <w:id w:val="-1703780999"/>
                    </w:sdtPr>
                    <w:sdtContent>
                      <w:p>
                        <w:pPr>
                          <w:pStyle w:val="16"/>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lavin, Frank">
    <w15:presenceInfo w15:providerId="AD" w15:userId="S-1-5-21-1929451461-201632040-3465282200-1001"/>
  </w15:person>
  <w15:person w15:author="像个男人一样">
    <w15:presenceInfo w15:providerId="WPS Office" w15:userId="53699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06A37"/>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18A"/>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06E9"/>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307F0"/>
    <w:rsid w:val="00741DDB"/>
    <w:rsid w:val="00742BC2"/>
    <w:rsid w:val="00743499"/>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28EC"/>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271D"/>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61F2"/>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C58DE"/>
    <w:rsid w:val="00FD2844"/>
    <w:rsid w:val="00FD29A7"/>
    <w:rsid w:val="00FD4122"/>
    <w:rsid w:val="00FD4B67"/>
    <w:rsid w:val="00FE14B0"/>
    <w:rsid w:val="00FE2F08"/>
    <w:rsid w:val="00FE5DDE"/>
    <w:rsid w:val="00FF0AE7"/>
    <w:rsid w:val="00FF2C11"/>
    <w:rsid w:val="00FF6FF1"/>
    <w:rsid w:val="01543C14"/>
    <w:rsid w:val="01880A68"/>
    <w:rsid w:val="01F403B3"/>
    <w:rsid w:val="025B42CF"/>
    <w:rsid w:val="03996719"/>
    <w:rsid w:val="048202F4"/>
    <w:rsid w:val="04A34F83"/>
    <w:rsid w:val="04B23FFC"/>
    <w:rsid w:val="05AE3B27"/>
    <w:rsid w:val="05D6270D"/>
    <w:rsid w:val="06042170"/>
    <w:rsid w:val="06117039"/>
    <w:rsid w:val="061E14E8"/>
    <w:rsid w:val="063A7F26"/>
    <w:rsid w:val="06454EDD"/>
    <w:rsid w:val="06DD37A4"/>
    <w:rsid w:val="06E42EFE"/>
    <w:rsid w:val="071B13C4"/>
    <w:rsid w:val="0761457B"/>
    <w:rsid w:val="07D5014F"/>
    <w:rsid w:val="08B30A27"/>
    <w:rsid w:val="094A372B"/>
    <w:rsid w:val="09FD48E1"/>
    <w:rsid w:val="0ADC3EFB"/>
    <w:rsid w:val="0ADC5053"/>
    <w:rsid w:val="0B097538"/>
    <w:rsid w:val="0C4D5761"/>
    <w:rsid w:val="0CB30D34"/>
    <w:rsid w:val="0D5A1E83"/>
    <w:rsid w:val="0F530402"/>
    <w:rsid w:val="0FCF551E"/>
    <w:rsid w:val="0FD23F57"/>
    <w:rsid w:val="10246D5C"/>
    <w:rsid w:val="10E0220E"/>
    <w:rsid w:val="10FD7255"/>
    <w:rsid w:val="12412E54"/>
    <w:rsid w:val="12703184"/>
    <w:rsid w:val="12982DD6"/>
    <w:rsid w:val="12E4180D"/>
    <w:rsid w:val="13304DF0"/>
    <w:rsid w:val="134303B3"/>
    <w:rsid w:val="135065CF"/>
    <w:rsid w:val="1351419C"/>
    <w:rsid w:val="137F1CBB"/>
    <w:rsid w:val="139357E6"/>
    <w:rsid w:val="1410766F"/>
    <w:rsid w:val="148429EF"/>
    <w:rsid w:val="149B171E"/>
    <w:rsid w:val="14F4002B"/>
    <w:rsid w:val="154A6CE6"/>
    <w:rsid w:val="15CC6AA2"/>
    <w:rsid w:val="163A7DE7"/>
    <w:rsid w:val="168C56E8"/>
    <w:rsid w:val="17252F1B"/>
    <w:rsid w:val="17C5000F"/>
    <w:rsid w:val="17FD60FD"/>
    <w:rsid w:val="194C656C"/>
    <w:rsid w:val="197B7D9D"/>
    <w:rsid w:val="19FC3EF2"/>
    <w:rsid w:val="1A3C52CC"/>
    <w:rsid w:val="1A4131A8"/>
    <w:rsid w:val="1AD35BF5"/>
    <w:rsid w:val="1BD4476F"/>
    <w:rsid w:val="1C512177"/>
    <w:rsid w:val="1CFE168E"/>
    <w:rsid w:val="1D735A58"/>
    <w:rsid w:val="1DFE0A30"/>
    <w:rsid w:val="1E445FCD"/>
    <w:rsid w:val="1EB2276D"/>
    <w:rsid w:val="1EF07E10"/>
    <w:rsid w:val="1F35075A"/>
    <w:rsid w:val="1F6326A5"/>
    <w:rsid w:val="1FC653D7"/>
    <w:rsid w:val="20727D2F"/>
    <w:rsid w:val="20EA66AC"/>
    <w:rsid w:val="21A92D95"/>
    <w:rsid w:val="21BB5187"/>
    <w:rsid w:val="2284606D"/>
    <w:rsid w:val="234A1588"/>
    <w:rsid w:val="241805C1"/>
    <w:rsid w:val="241B5EE9"/>
    <w:rsid w:val="241E33CD"/>
    <w:rsid w:val="26B61235"/>
    <w:rsid w:val="27A936E9"/>
    <w:rsid w:val="27C02FC9"/>
    <w:rsid w:val="27F41FAF"/>
    <w:rsid w:val="28111B52"/>
    <w:rsid w:val="28E13B2B"/>
    <w:rsid w:val="2A517DB6"/>
    <w:rsid w:val="2AE25351"/>
    <w:rsid w:val="2AFC5025"/>
    <w:rsid w:val="2B395B3E"/>
    <w:rsid w:val="2B5720DD"/>
    <w:rsid w:val="2B5B5043"/>
    <w:rsid w:val="2BA06D4F"/>
    <w:rsid w:val="2BCE39D5"/>
    <w:rsid w:val="2BE00C67"/>
    <w:rsid w:val="2CA82D63"/>
    <w:rsid w:val="2CD9315F"/>
    <w:rsid w:val="2D3604FB"/>
    <w:rsid w:val="2D3F6B11"/>
    <w:rsid w:val="2E232632"/>
    <w:rsid w:val="2E9E7B13"/>
    <w:rsid w:val="2EF759A5"/>
    <w:rsid w:val="2F470B37"/>
    <w:rsid w:val="2FB5161F"/>
    <w:rsid w:val="3004331B"/>
    <w:rsid w:val="30455532"/>
    <w:rsid w:val="30BF2EF8"/>
    <w:rsid w:val="313A3DDE"/>
    <w:rsid w:val="319C3E95"/>
    <w:rsid w:val="31C83187"/>
    <w:rsid w:val="31EA1654"/>
    <w:rsid w:val="31F84E35"/>
    <w:rsid w:val="324F48B1"/>
    <w:rsid w:val="33074F47"/>
    <w:rsid w:val="33156BF1"/>
    <w:rsid w:val="33907E2A"/>
    <w:rsid w:val="340B538E"/>
    <w:rsid w:val="34260D86"/>
    <w:rsid w:val="345157F6"/>
    <w:rsid w:val="348B40B5"/>
    <w:rsid w:val="34C34984"/>
    <w:rsid w:val="34C706CC"/>
    <w:rsid w:val="3523422F"/>
    <w:rsid w:val="35274F30"/>
    <w:rsid w:val="36652AB2"/>
    <w:rsid w:val="36A029B6"/>
    <w:rsid w:val="36DC22EA"/>
    <w:rsid w:val="374C64A5"/>
    <w:rsid w:val="386805D7"/>
    <w:rsid w:val="38A700D8"/>
    <w:rsid w:val="38AB24F2"/>
    <w:rsid w:val="38D967E7"/>
    <w:rsid w:val="3A2C07D9"/>
    <w:rsid w:val="3A301F11"/>
    <w:rsid w:val="3A6776E9"/>
    <w:rsid w:val="3AB86373"/>
    <w:rsid w:val="3B9A035F"/>
    <w:rsid w:val="3C145EE3"/>
    <w:rsid w:val="3CDA6F5B"/>
    <w:rsid w:val="3DA64788"/>
    <w:rsid w:val="3DFA4DB6"/>
    <w:rsid w:val="3DFB1254"/>
    <w:rsid w:val="3E6D065F"/>
    <w:rsid w:val="3E8B68BC"/>
    <w:rsid w:val="3F9F79C4"/>
    <w:rsid w:val="3FFE10D0"/>
    <w:rsid w:val="40350C87"/>
    <w:rsid w:val="416E219A"/>
    <w:rsid w:val="41771104"/>
    <w:rsid w:val="41CF203B"/>
    <w:rsid w:val="429C4954"/>
    <w:rsid w:val="42A56970"/>
    <w:rsid w:val="436174C1"/>
    <w:rsid w:val="443F3895"/>
    <w:rsid w:val="448467AF"/>
    <w:rsid w:val="449945BA"/>
    <w:rsid w:val="44D57CC0"/>
    <w:rsid w:val="44E01446"/>
    <w:rsid w:val="44E13F2E"/>
    <w:rsid w:val="45326B61"/>
    <w:rsid w:val="45385F1D"/>
    <w:rsid w:val="45C42397"/>
    <w:rsid w:val="471E2F2C"/>
    <w:rsid w:val="47B37F50"/>
    <w:rsid w:val="48DB39E4"/>
    <w:rsid w:val="499E519D"/>
    <w:rsid w:val="49FA4881"/>
    <w:rsid w:val="49FC7C06"/>
    <w:rsid w:val="4A1B2AD0"/>
    <w:rsid w:val="4A383EE4"/>
    <w:rsid w:val="4A557271"/>
    <w:rsid w:val="4A5F046F"/>
    <w:rsid w:val="4B3B79BB"/>
    <w:rsid w:val="4B5750F8"/>
    <w:rsid w:val="4BD84ADF"/>
    <w:rsid w:val="4BF829D7"/>
    <w:rsid w:val="4C0211B9"/>
    <w:rsid w:val="4CDA58A2"/>
    <w:rsid w:val="4D0151B9"/>
    <w:rsid w:val="4D1752D3"/>
    <w:rsid w:val="4D3C5947"/>
    <w:rsid w:val="4D4C197E"/>
    <w:rsid w:val="4D791CFC"/>
    <w:rsid w:val="4DA67E34"/>
    <w:rsid w:val="4DD24B62"/>
    <w:rsid w:val="4E612198"/>
    <w:rsid w:val="4EC779D2"/>
    <w:rsid w:val="4F0F57DE"/>
    <w:rsid w:val="4F167419"/>
    <w:rsid w:val="4FED78F6"/>
    <w:rsid w:val="500F1E8C"/>
    <w:rsid w:val="50A566E3"/>
    <w:rsid w:val="5129250A"/>
    <w:rsid w:val="51F802F8"/>
    <w:rsid w:val="521932E3"/>
    <w:rsid w:val="52493912"/>
    <w:rsid w:val="52666A73"/>
    <w:rsid w:val="527668C8"/>
    <w:rsid w:val="52B07F46"/>
    <w:rsid w:val="52D40DE2"/>
    <w:rsid w:val="52E637C7"/>
    <w:rsid w:val="53452B15"/>
    <w:rsid w:val="538D1CC5"/>
    <w:rsid w:val="53B14104"/>
    <w:rsid w:val="53C76D70"/>
    <w:rsid w:val="54634F29"/>
    <w:rsid w:val="54C45FC0"/>
    <w:rsid w:val="54CF1162"/>
    <w:rsid w:val="54D94E29"/>
    <w:rsid w:val="552B3868"/>
    <w:rsid w:val="55FC1424"/>
    <w:rsid w:val="57B83D2C"/>
    <w:rsid w:val="58082222"/>
    <w:rsid w:val="596004C6"/>
    <w:rsid w:val="597969F9"/>
    <w:rsid w:val="5ABD0AB9"/>
    <w:rsid w:val="5AF06C3F"/>
    <w:rsid w:val="5B752E17"/>
    <w:rsid w:val="5B9B1FB5"/>
    <w:rsid w:val="5BBB3894"/>
    <w:rsid w:val="5CAC40F1"/>
    <w:rsid w:val="5D187AB2"/>
    <w:rsid w:val="5DA66E01"/>
    <w:rsid w:val="5E551E70"/>
    <w:rsid w:val="5ED6641D"/>
    <w:rsid w:val="605C5C4F"/>
    <w:rsid w:val="608921A6"/>
    <w:rsid w:val="608C661E"/>
    <w:rsid w:val="609C62BF"/>
    <w:rsid w:val="6146770E"/>
    <w:rsid w:val="61583604"/>
    <w:rsid w:val="61DD3CDA"/>
    <w:rsid w:val="622B18A8"/>
    <w:rsid w:val="62862868"/>
    <w:rsid w:val="63A2040C"/>
    <w:rsid w:val="63F1007B"/>
    <w:rsid w:val="640822A0"/>
    <w:rsid w:val="64221FD7"/>
    <w:rsid w:val="65F57829"/>
    <w:rsid w:val="665F123B"/>
    <w:rsid w:val="66B3326C"/>
    <w:rsid w:val="67647136"/>
    <w:rsid w:val="67AE5E89"/>
    <w:rsid w:val="67CC4BBF"/>
    <w:rsid w:val="68015621"/>
    <w:rsid w:val="68083881"/>
    <w:rsid w:val="6885736B"/>
    <w:rsid w:val="68E60A04"/>
    <w:rsid w:val="6946799B"/>
    <w:rsid w:val="69636EC5"/>
    <w:rsid w:val="69744C7F"/>
    <w:rsid w:val="698C4BBC"/>
    <w:rsid w:val="699D46AE"/>
    <w:rsid w:val="6B8733FA"/>
    <w:rsid w:val="6C5B5BC8"/>
    <w:rsid w:val="6F92742F"/>
    <w:rsid w:val="6FF308AD"/>
    <w:rsid w:val="71FC0110"/>
    <w:rsid w:val="72520C69"/>
    <w:rsid w:val="7274127A"/>
    <w:rsid w:val="72B47309"/>
    <w:rsid w:val="72B843C8"/>
    <w:rsid w:val="72F34CD7"/>
    <w:rsid w:val="735A25DF"/>
    <w:rsid w:val="739921FA"/>
    <w:rsid w:val="73C86BCA"/>
    <w:rsid w:val="73D93C9A"/>
    <w:rsid w:val="74B009D1"/>
    <w:rsid w:val="75C13C92"/>
    <w:rsid w:val="766B6B6B"/>
    <w:rsid w:val="768F35FA"/>
    <w:rsid w:val="769E04E9"/>
    <w:rsid w:val="76AF0CA9"/>
    <w:rsid w:val="76D9636B"/>
    <w:rsid w:val="786C3817"/>
    <w:rsid w:val="793A253D"/>
    <w:rsid w:val="795915A1"/>
    <w:rsid w:val="79D5452E"/>
    <w:rsid w:val="7A522750"/>
    <w:rsid w:val="7B0C1FC7"/>
    <w:rsid w:val="7B3550D1"/>
    <w:rsid w:val="7C712815"/>
    <w:rsid w:val="7E623E04"/>
    <w:rsid w:val="7EB76775"/>
    <w:rsid w:val="7F705884"/>
    <w:rsid w:val="7F737A6C"/>
    <w:rsid w:val="7F826F84"/>
    <w:rsid w:val="7F934CB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Microsoft JhengHei" w:hAnsi="Microsoft JhengHei" w:eastAsiaTheme="minorEastAsia" w:cstheme="minorBidi"/>
      <w:sz w:val="24"/>
      <w:szCs w:val="22"/>
      <w:lang w:val="en-IE" w:eastAsia="zh-CN" w:bidi="ar-SA"/>
    </w:rPr>
  </w:style>
  <w:style w:type="paragraph" w:styleId="2">
    <w:name w:val="heading 1"/>
    <w:basedOn w:val="1"/>
    <w:next w:val="1"/>
    <w:link w:val="31"/>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33"/>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35"/>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4">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1"/>
    <w:semiHidden/>
    <w:unhideWhenUsed/>
    <w:qFormat/>
    <w:uiPriority w:val="99"/>
    <w:rPr>
      <w:b/>
      <w:bCs/>
    </w:rPr>
  </w:style>
  <w:style w:type="paragraph" w:styleId="12">
    <w:name w:val="annotation text"/>
    <w:basedOn w:val="1"/>
    <w:link w:val="50"/>
    <w:semiHidden/>
    <w:unhideWhenUsed/>
    <w:qFormat/>
    <w:uiPriority w:val="99"/>
    <w:pPr>
      <w:spacing w:line="240" w:lineRule="auto"/>
    </w:pPr>
    <w:rPr>
      <w:sz w:val="20"/>
      <w:szCs w:val="20"/>
    </w:rPr>
  </w:style>
  <w:style w:type="paragraph" w:styleId="13">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4">
    <w:name w:val="toc 3"/>
    <w:basedOn w:val="1"/>
    <w:next w:val="1"/>
    <w:unhideWhenUsed/>
    <w:qFormat/>
    <w:uiPriority w:val="39"/>
    <w:pPr>
      <w:spacing w:after="100"/>
      <w:ind w:left="480"/>
    </w:pPr>
  </w:style>
  <w:style w:type="paragraph" w:styleId="15">
    <w:name w:val="Balloon Text"/>
    <w:basedOn w:val="1"/>
    <w:link w:val="52"/>
    <w:semiHidden/>
    <w:unhideWhenUsed/>
    <w:qFormat/>
    <w:uiPriority w:val="99"/>
    <w:pPr>
      <w:spacing w:after="0" w:line="240" w:lineRule="auto"/>
    </w:pPr>
    <w:rPr>
      <w:rFonts w:ascii="Segoe UI" w:hAnsi="Segoe UI" w:cs="Segoe UI"/>
      <w:sz w:val="18"/>
      <w:szCs w:val="18"/>
    </w:rPr>
  </w:style>
  <w:style w:type="paragraph" w:styleId="16">
    <w:name w:val="footer"/>
    <w:basedOn w:val="1"/>
    <w:link w:val="44"/>
    <w:unhideWhenUsed/>
    <w:qFormat/>
    <w:uiPriority w:val="99"/>
    <w:pPr>
      <w:tabs>
        <w:tab w:val="center" w:pos="4513"/>
        <w:tab w:val="right" w:pos="9026"/>
      </w:tabs>
      <w:spacing w:after="0"/>
    </w:pPr>
  </w:style>
  <w:style w:type="paragraph" w:styleId="17">
    <w:name w:val="header"/>
    <w:basedOn w:val="1"/>
    <w:link w:val="43"/>
    <w:unhideWhenUsed/>
    <w:qFormat/>
    <w:uiPriority w:val="99"/>
    <w:pPr>
      <w:tabs>
        <w:tab w:val="center" w:pos="4513"/>
        <w:tab w:val="right" w:pos="9026"/>
      </w:tabs>
      <w:spacing w:after="0"/>
    </w:pPr>
  </w:style>
  <w:style w:type="paragraph" w:styleId="18">
    <w:name w:val="toc 1"/>
    <w:basedOn w:val="1"/>
    <w:next w:val="1"/>
    <w:unhideWhenUsed/>
    <w:qFormat/>
    <w:uiPriority w:val="39"/>
    <w:pPr>
      <w:spacing w:after="100"/>
    </w:pPr>
  </w:style>
  <w:style w:type="paragraph" w:styleId="19">
    <w:name w:val="Subtitle"/>
    <w:basedOn w:val="1"/>
    <w:next w:val="1"/>
    <w:link w:val="42"/>
    <w:qFormat/>
    <w:uiPriority w:val="11"/>
    <w:rPr>
      <w:spacing w:val="15"/>
      <w:sz w:val="20"/>
    </w:rPr>
  </w:style>
  <w:style w:type="paragraph" w:styleId="20">
    <w:name w:val="table of figures"/>
    <w:basedOn w:val="1"/>
    <w:next w:val="1"/>
    <w:unhideWhenUsed/>
    <w:qFormat/>
    <w:uiPriority w:val="99"/>
    <w:pPr>
      <w:spacing w:after="0"/>
    </w:pPr>
  </w:style>
  <w:style w:type="paragraph" w:styleId="21">
    <w:name w:val="toc 2"/>
    <w:basedOn w:val="1"/>
    <w:next w:val="1"/>
    <w:unhideWhenUsed/>
    <w:qFormat/>
    <w:uiPriority w:val="39"/>
    <w:pPr>
      <w:spacing w:after="100"/>
      <w:ind w:left="240"/>
    </w:pPr>
  </w:style>
  <w:style w:type="paragraph" w:styleId="22">
    <w:name w:val="Normal (Web)"/>
    <w:basedOn w:val="1"/>
    <w:semiHidden/>
    <w:unhideWhenUsed/>
    <w:qFormat/>
    <w:uiPriority w:val="99"/>
  </w:style>
  <w:style w:type="paragraph" w:styleId="23">
    <w:name w:val="Title"/>
    <w:basedOn w:val="1"/>
    <w:next w:val="1"/>
    <w:link w:val="32"/>
    <w:qFormat/>
    <w:uiPriority w:val="10"/>
    <w:pPr>
      <w:spacing w:after="0"/>
      <w:contextualSpacing/>
    </w:pPr>
    <w:rPr>
      <w:rFonts w:asciiTheme="majorHAnsi" w:hAnsiTheme="majorHAnsi" w:eastAsiaTheme="majorEastAsia" w:cstheme="majorBidi"/>
      <w:spacing w:val="-10"/>
      <w:kern w:val="28"/>
      <w:sz w:val="56"/>
      <w:szCs w:val="56"/>
    </w:r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Emphasis"/>
    <w:basedOn w:val="24"/>
    <w:qFormat/>
    <w:uiPriority w:val="20"/>
    <w:rPr>
      <w:i/>
    </w:rPr>
  </w:style>
  <w:style w:type="character" w:styleId="27">
    <w:name w:val="Hyperlink"/>
    <w:basedOn w:val="24"/>
    <w:unhideWhenUsed/>
    <w:qFormat/>
    <w:uiPriority w:val="99"/>
    <w:rPr>
      <w:color w:val="0000FF"/>
      <w:u w:val="single"/>
    </w:rPr>
  </w:style>
  <w:style w:type="character" w:styleId="28">
    <w:name w:val="annotation reference"/>
    <w:basedOn w:val="24"/>
    <w:semiHidden/>
    <w:unhideWhenUsed/>
    <w:qFormat/>
    <w:uiPriority w:val="99"/>
    <w:rPr>
      <w:sz w:val="16"/>
      <w:szCs w:val="16"/>
    </w:rPr>
  </w:style>
  <w:style w:type="table" w:styleId="30">
    <w:name w:val="Table Grid"/>
    <w:basedOn w:val="29"/>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1">
    <w:name w:val="Heading 1 Char"/>
    <w:basedOn w:val="24"/>
    <w:link w:val="2"/>
    <w:qFormat/>
    <w:uiPriority w:val="9"/>
    <w:rPr>
      <w:rFonts w:ascii="Microsoft JhengHei" w:hAnsi="Microsoft JhengHei" w:eastAsiaTheme="majorEastAsia" w:cstheme="majorBidi"/>
      <w:b/>
      <w:sz w:val="36"/>
      <w:szCs w:val="32"/>
    </w:rPr>
  </w:style>
  <w:style w:type="character" w:customStyle="1" w:styleId="32">
    <w:name w:val="Title Char"/>
    <w:basedOn w:val="24"/>
    <w:link w:val="23"/>
    <w:qFormat/>
    <w:uiPriority w:val="10"/>
    <w:rPr>
      <w:rFonts w:asciiTheme="majorHAnsi" w:hAnsiTheme="majorHAnsi" w:eastAsiaTheme="majorEastAsia" w:cstheme="majorBidi"/>
      <w:spacing w:val="-10"/>
      <w:kern w:val="28"/>
      <w:sz w:val="56"/>
      <w:szCs w:val="56"/>
    </w:rPr>
  </w:style>
  <w:style w:type="character" w:customStyle="1" w:styleId="33">
    <w:name w:val="Heading 2 Char"/>
    <w:basedOn w:val="24"/>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34">
    <w:name w:val="Heading 3 Char"/>
    <w:basedOn w:val="24"/>
    <w:link w:val="4"/>
    <w:qFormat/>
    <w:uiPriority w:val="9"/>
    <w:rPr>
      <w:rFonts w:ascii="Microsoft JhengHei" w:hAnsi="Microsoft JhengHei" w:eastAsiaTheme="majorEastAsia" w:cstheme="majorBidi"/>
      <w:b/>
      <w:sz w:val="28"/>
      <w:szCs w:val="24"/>
    </w:rPr>
  </w:style>
  <w:style w:type="character" w:customStyle="1" w:styleId="35">
    <w:name w:val="Heading 4 Char"/>
    <w:basedOn w:val="24"/>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6">
    <w:name w:val="Heading 5 Char"/>
    <w:basedOn w:val="24"/>
    <w:link w:val="6"/>
    <w:semiHidden/>
    <w:qFormat/>
    <w:uiPriority w:val="9"/>
    <w:rPr>
      <w:rFonts w:asciiTheme="majorHAnsi" w:hAnsiTheme="majorHAnsi" w:eastAsiaTheme="majorEastAsia" w:cstheme="majorBidi"/>
      <w:color w:val="2F5597" w:themeColor="accent1" w:themeShade="BF"/>
      <w:sz w:val="32"/>
    </w:rPr>
  </w:style>
  <w:style w:type="character" w:customStyle="1" w:styleId="37">
    <w:name w:val="Heading 6 Char"/>
    <w:basedOn w:val="24"/>
    <w:link w:val="7"/>
    <w:semiHidden/>
    <w:qFormat/>
    <w:uiPriority w:val="9"/>
    <w:rPr>
      <w:rFonts w:asciiTheme="majorHAnsi" w:hAnsiTheme="majorHAnsi" w:eastAsiaTheme="majorEastAsia" w:cstheme="majorBidi"/>
      <w:color w:val="203864" w:themeColor="accent1" w:themeShade="80"/>
      <w:sz w:val="32"/>
    </w:rPr>
  </w:style>
  <w:style w:type="character" w:customStyle="1" w:styleId="38">
    <w:name w:val="Heading 7 Char"/>
    <w:basedOn w:val="24"/>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9">
    <w:name w:val="Heading 8 Char"/>
    <w:basedOn w:val="24"/>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0">
    <w:name w:val="Heading 9 Char"/>
    <w:basedOn w:val="24"/>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1">
    <w:name w:val="Default"/>
    <w:qFormat/>
    <w:uiPriority w:val="0"/>
    <w:pPr>
      <w:autoSpaceDE w:val="0"/>
      <w:autoSpaceDN w:val="0"/>
      <w:adjustRightInd w:val="0"/>
      <w:spacing w:after="0" w:line="259" w:lineRule="auto"/>
    </w:pPr>
    <w:rPr>
      <w:rFonts w:ascii="Bookman Old Style" w:hAnsi="Bookman Old Style" w:cs="Bookman Old Style" w:eastAsiaTheme="minorEastAsia"/>
      <w:color w:val="000000"/>
      <w:sz w:val="24"/>
      <w:szCs w:val="24"/>
      <w:lang w:val="en-IE" w:eastAsia="zh-CN" w:bidi="ar-SA"/>
    </w:rPr>
  </w:style>
  <w:style w:type="character" w:customStyle="1" w:styleId="42">
    <w:name w:val="Subtitle Char"/>
    <w:basedOn w:val="24"/>
    <w:link w:val="19"/>
    <w:qFormat/>
    <w:uiPriority w:val="11"/>
    <w:rPr>
      <w:rFonts w:ascii="Microsoft JhengHei" w:hAnsi="Microsoft JhengHei"/>
      <w:spacing w:val="15"/>
      <w:sz w:val="20"/>
    </w:rPr>
  </w:style>
  <w:style w:type="character" w:customStyle="1" w:styleId="43">
    <w:name w:val="Header Char"/>
    <w:basedOn w:val="24"/>
    <w:link w:val="17"/>
    <w:qFormat/>
    <w:uiPriority w:val="99"/>
    <w:rPr>
      <w:rFonts w:ascii="Microsoft JhengHei" w:hAnsi="Microsoft JhengHei"/>
      <w:sz w:val="24"/>
    </w:rPr>
  </w:style>
  <w:style w:type="character" w:customStyle="1" w:styleId="44">
    <w:name w:val="Footer Char"/>
    <w:basedOn w:val="24"/>
    <w:link w:val="16"/>
    <w:qFormat/>
    <w:uiPriority w:val="99"/>
    <w:rPr>
      <w:rFonts w:ascii="Microsoft JhengHei" w:hAnsi="Microsoft JhengHei"/>
      <w:sz w:val="24"/>
    </w:rPr>
  </w:style>
  <w:style w:type="paragraph" w:customStyle="1" w:styleId="45">
    <w:name w:val="TOC Heading1"/>
    <w:basedOn w:val="2"/>
    <w:next w:val="1"/>
    <w:unhideWhenUsed/>
    <w:qFormat/>
    <w:uiPriority w:val="39"/>
    <w:pPr>
      <w:numPr>
        <w:numId w:val="0"/>
      </w:numPr>
      <w:outlineLvl w:val="9"/>
    </w:pPr>
    <w:rPr>
      <w:rFonts w:asciiTheme="majorHAnsi" w:hAnsiTheme="majorHAnsi"/>
      <w:b w:val="0"/>
      <w:color w:val="2F5597" w:themeColor="accent1" w:themeShade="BF"/>
      <w:sz w:val="32"/>
      <w:lang w:val="en-US" w:eastAsia="en-US"/>
    </w:rPr>
  </w:style>
  <w:style w:type="character" w:customStyle="1" w:styleId="46">
    <w:name w:val="Unresolved Mention1"/>
    <w:basedOn w:val="24"/>
    <w:semiHidden/>
    <w:unhideWhenUsed/>
    <w:qFormat/>
    <w:uiPriority w:val="99"/>
    <w:rPr>
      <w:color w:val="808080"/>
      <w:shd w:val="clear" w:color="auto" w:fill="E6E6E6"/>
    </w:rPr>
  </w:style>
  <w:style w:type="paragraph" w:customStyle="1" w:styleId="47">
    <w:name w:val="Bibliography1"/>
    <w:basedOn w:val="1"/>
    <w:next w:val="1"/>
    <w:unhideWhenUsed/>
    <w:qFormat/>
    <w:uiPriority w:val="37"/>
  </w:style>
  <w:style w:type="character" w:customStyle="1" w:styleId="48">
    <w:name w:val="selectable"/>
    <w:basedOn w:val="24"/>
    <w:qFormat/>
    <w:uiPriority w:val="0"/>
  </w:style>
  <w:style w:type="character" w:customStyle="1" w:styleId="49">
    <w:name w:val="Subtle Emphasis1"/>
    <w:basedOn w:val="24"/>
    <w:qFormat/>
    <w:uiPriority w:val="19"/>
    <w:rPr>
      <w:i/>
      <w:iCs/>
      <w:color w:val="404040" w:themeColor="text1" w:themeTint="BF"/>
      <w14:textFill>
        <w14:solidFill>
          <w14:schemeClr w14:val="tx1">
            <w14:lumMod w14:val="75000"/>
            <w14:lumOff w14:val="25000"/>
          </w14:schemeClr>
        </w14:solidFill>
      </w14:textFill>
    </w:rPr>
  </w:style>
  <w:style w:type="character" w:customStyle="1" w:styleId="50">
    <w:name w:val="Comment Text Char"/>
    <w:basedOn w:val="24"/>
    <w:link w:val="12"/>
    <w:semiHidden/>
    <w:qFormat/>
    <w:uiPriority w:val="99"/>
    <w:rPr>
      <w:rFonts w:ascii="Microsoft JhengHei" w:hAnsi="Microsoft JhengHei" w:eastAsiaTheme="minorEastAsia" w:cstheme="minorBidi"/>
      <w:lang w:eastAsia="zh-CN"/>
    </w:rPr>
  </w:style>
  <w:style w:type="character" w:customStyle="1" w:styleId="51">
    <w:name w:val="Comment Subject Char"/>
    <w:basedOn w:val="50"/>
    <w:link w:val="11"/>
    <w:semiHidden/>
    <w:qFormat/>
    <w:uiPriority w:val="99"/>
    <w:rPr>
      <w:rFonts w:ascii="Microsoft JhengHei" w:hAnsi="Microsoft JhengHei" w:eastAsiaTheme="minorEastAsia" w:cstheme="minorBidi"/>
      <w:b/>
      <w:bCs/>
      <w:lang w:eastAsia="zh-CN"/>
    </w:rPr>
  </w:style>
  <w:style w:type="character" w:customStyle="1" w:styleId="52">
    <w:name w:val="Balloon Text Char"/>
    <w:basedOn w:val="24"/>
    <w:link w:val="15"/>
    <w:semiHidden/>
    <w:qFormat/>
    <w:uiPriority w:val="99"/>
    <w:rPr>
      <w:rFonts w:ascii="Segoe UI" w:hAnsi="Segoe UI" w:cs="Segoe UI" w:eastAsiaTheme="minorEastAsia"/>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chart" Target="charts/chart16.xml"/><Relationship Id="rId48" Type="http://schemas.openxmlformats.org/officeDocument/2006/relationships/chart" Target="charts/chart15.xml"/><Relationship Id="rId47" Type="http://schemas.openxmlformats.org/officeDocument/2006/relationships/chart" Target="charts/chart14.xml"/><Relationship Id="rId46" Type="http://schemas.openxmlformats.org/officeDocument/2006/relationships/chart" Target="charts/chart13.xml"/><Relationship Id="rId45" Type="http://schemas.openxmlformats.org/officeDocument/2006/relationships/chart" Target="charts/chart12.xml"/><Relationship Id="rId44" Type="http://schemas.openxmlformats.org/officeDocument/2006/relationships/chart" Target="charts/chart11.xml"/><Relationship Id="rId43" Type="http://schemas.openxmlformats.org/officeDocument/2006/relationships/image" Target="media/image27.png"/><Relationship Id="rId42" Type="http://schemas.openxmlformats.org/officeDocument/2006/relationships/chart" Target="charts/chart10.xml"/><Relationship Id="rId41" Type="http://schemas.openxmlformats.org/officeDocument/2006/relationships/image" Target="media/image26.jpeg"/><Relationship Id="rId40" Type="http://schemas.openxmlformats.org/officeDocument/2006/relationships/image" Target="media/image25.jpeg"/><Relationship Id="rId4" Type="http://schemas.microsoft.com/office/2011/relationships/commentsExtended" Target="commentsExtended.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GIF"/><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chart" Target="charts/chart9.xml"/><Relationship Id="rId3" Type="http://schemas.openxmlformats.org/officeDocument/2006/relationships/comments" Target="comments.xml"/><Relationship Id="rId29" Type="http://schemas.openxmlformats.org/officeDocument/2006/relationships/chart" Target="charts/chart8.xml"/><Relationship Id="rId28" Type="http://schemas.openxmlformats.org/officeDocument/2006/relationships/image" Target="media/image15.jpe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chart" Target="charts/chart7.xml"/><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emf"/><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chart" Target="charts/chart6.xml"/><Relationship Id="rId17" Type="http://schemas.openxmlformats.org/officeDocument/2006/relationships/chart" Target="charts/chart5.xml"/><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chart" Target="charts/chart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F:\My%20Thesis\Accelerometer%20Project\Data%20Catch\accelerometer.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G:\My%20thesis\NUIG_Thesis-master\A%20glow%20sticks%20pitcure%20and%20data\data%20catch\06%20accelerometer%20get%20successful%20angles\&#20174;&#27700;&#24179;&#38754;&#25226;&#23427;&#31446;&#36215;&#26469;.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G:\My%20thesis\NUIG_Thesis-master\A%20glow%20sticks%20pitcure%20and%20data\data%20catch\19032018\action2%205%20times\action2%205%20times%20gyro.csv"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G:\My%20thesis\NUIG_Thesis-master\A%20glow%20sticks%20pitcure%20and%20data\data%20catch\19032018\action2%205%20times\action2%205%20times%20accele.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G:\My%20thesis\NUIG_Thesis-master\A%20glow%20sticks%20pitcure%20and%20data\data%20catch\19032018\action3%205%20times\action3_5times_gyro.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G:\My%20thesis\NUIG_Thesis-master\A%20glow%20sticks%20pitcure%20and%20data\data%20catch\19032018\action3%205%20times\action3%205%20times%20accel.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F:\College%20Project\Accelerometer%20Project\Data_Catch\Data%20Catch%2030112017\50Hz250StepsWalkingInPocket.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My%20Thesis\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endParaRPr lang="en-US" altLang="zh-CN"/>
          </a:p>
        </c:rich>
      </c:tx>
      <c:layout/>
      <c:overlay val="0"/>
      <c:spPr>
        <a:noFill/>
        <a:ln>
          <a:noFill/>
        </a:ln>
        <a:effectLst/>
      </c:sp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dLbls>
            <c:delete val="1"/>
          </c:dLbls>
          <c:val>
            <c:numRef>
              <c:f>[从水平面把它竖起来.csv]从水平面把它竖起来!$J$2:$J$165</c:f>
              <c:numCache>
                <c:formatCode>General</c:formatCode>
                <c:ptCount val="164"/>
                <c:pt idx="0">
                  <c:v>1.155065161</c:v>
                </c:pt>
                <c:pt idx="1">
                  <c:v>-0.251629585</c:v>
                </c:pt>
                <c:pt idx="2">
                  <c:v>0.075809218</c:v>
                </c:pt>
                <c:pt idx="3">
                  <c:v>-0.401404474</c:v>
                </c:pt>
                <c:pt idx="4">
                  <c:v>2.692972221</c:v>
                </c:pt>
                <c:pt idx="5">
                  <c:v>-0.177193777</c:v>
                </c:pt>
                <c:pt idx="6">
                  <c:v>1.696781447</c:v>
                </c:pt>
                <c:pt idx="7">
                  <c:v>-0.668019024</c:v>
                </c:pt>
                <c:pt idx="8">
                  <c:v>0.632043999</c:v>
                </c:pt>
                <c:pt idx="9">
                  <c:v>-0.323997761</c:v>
                </c:pt>
                <c:pt idx="10">
                  <c:v>0.857008924</c:v>
                </c:pt>
                <c:pt idx="11">
                  <c:v>0.694363743</c:v>
                </c:pt>
                <c:pt idx="12">
                  <c:v>0.34743349</c:v>
                </c:pt>
                <c:pt idx="13">
                  <c:v>-0.289880789</c:v>
                </c:pt>
                <c:pt idx="14">
                  <c:v>0.69446713</c:v>
                </c:pt>
                <c:pt idx="15">
                  <c:v>0.643024509</c:v>
                </c:pt>
                <c:pt idx="16">
                  <c:v>0.874056096</c:v>
                </c:pt>
                <c:pt idx="17">
                  <c:v>-0.013006919</c:v>
                </c:pt>
                <c:pt idx="18">
                  <c:v>0.368510671</c:v>
                </c:pt>
                <c:pt idx="19">
                  <c:v>0.676417978</c:v>
                </c:pt>
                <c:pt idx="20">
                  <c:v>-0.453341054</c:v>
                </c:pt>
                <c:pt idx="21">
                  <c:v>0.284547169</c:v>
                </c:pt>
                <c:pt idx="22">
                  <c:v>-0.359468405</c:v>
                </c:pt>
                <c:pt idx="23">
                  <c:v>0.728199997</c:v>
                </c:pt>
                <c:pt idx="24">
                  <c:v>0.343076435</c:v>
                </c:pt>
                <c:pt idx="25">
                  <c:v>0.470849892</c:v>
                </c:pt>
                <c:pt idx="26">
                  <c:v>0.21446347</c:v>
                </c:pt>
                <c:pt idx="27">
                  <c:v>0.960420045</c:v>
                </c:pt>
                <c:pt idx="28">
                  <c:v>1.121604368</c:v>
                </c:pt>
                <c:pt idx="29">
                  <c:v>-0.593920059</c:v>
                </c:pt>
                <c:pt idx="30">
                  <c:v>-0.555636242</c:v>
                </c:pt>
                <c:pt idx="31">
                  <c:v>0.65752279</c:v>
                </c:pt>
                <c:pt idx="32">
                  <c:v>0.619692197</c:v>
                </c:pt>
                <c:pt idx="33">
                  <c:v>2.660726845</c:v>
                </c:pt>
                <c:pt idx="34">
                  <c:v>0.263503751</c:v>
                </c:pt>
                <c:pt idx="35">
                  <c:v>-1.211276876</c:v>
                </c:pt>
                <c:pt idx="36">
                  <c:v>1.113343115</c:v>
                </c:pt>
                <c:pt idx="37">
                  <c:v>1.288989361</c:v>
                </c:pt>
                <c:pt idx="38">
                  <c:v>2.093877791</c:v>
                </c:pt>
                <c:pt idx="39">
                  <c:v>-3.236618505</c:v>
                </c:pt>
                <c:pt idx="40">
                  <c:v>-0.928587511</c:v>
                </c:pt>
                <c:pt idx="41">
                  <c:v>0.702271415</c:v>
                </c:pt>
                <c:pt idx="42">
                  <c:v>3.280596362</c:v>
                </c:pt>
                <c:pt idx="43">
                  <c:v>0.862903442</c:v>
                </c:pt>
                <c:pt idx="44">
                  <c:v>0.737499651</c:v>
                </c:pt>
                <c:pt idx="45">
                  <c:v>-0.814939472</c:v>
                </c:pt>
                <c:pt idx="46">
                  <c:v>0.432156171</c:v>
                </c:pt>
                <c:pt idx="47">
                  <c:v>1.185763362</c:v>
                </c:pt>
                <c:pt idx="48">
                  <c:v>1.137614516</c:v>
                </c:pt>
                <c:pt idx="49">
                  <c:v>0.959658782</c:v>
                </c:pt>
                <c:pt idx="50">
                  <c:v>0.351460222</c:v>
                </c:pt>
                <c:pt idx="51">
                  <c:v>0.27526218</c:v>
                </c:pt>
                <c:pt idx="52">
                  <c:v>0.570249689</c:v>
                </c:pt>
                <c:pt idx="53">
                  <c:v>0.935112744</c:v>
                </c:pt>
                <c:pt idx="54">
                  <c:v>-0.815265785</c:v>
                </c:pt>
                <c:pt idx="55">
                  <c:v>-0.329556512</c:v>
                </c:pt>
                <c:pt idx="56">
                  <c:v>2.58010929</c:v>
                </c:pt>
                <c:pt idx="57">
                  <c:v>1.668521852</c:v>
                </c:pt>
                <c:pt idx="58">
                  <c:v>1.240198954</c:v>
                </c:pt>
                <c:pt idx="59">
                  <c:v>0.411804168</c:v>
                </c:pt>
                <c:pt idx="60">
                  <c:v>0.083457138</c:v>
                </c:pt>
                <c:pt idx="61">
                  <c:v>1.684303001</c:v>
                </c:pt>
                <c:pt idx="62">
                  <c:v>0.285116171</c:v>
                </c:pt>
                <c:pt idx="63">
                  <c:v>-1.0135287</c:v>
                </c:pt>
                <c:pt idx="64">
                  <c:v>0.190493713</c:v>
                </c:pt>
                <c:pt idx="65">
                  <c:v>1.584488881</c:v>
                </c:pt>
                <c:pt idx="66">
                  <c:v>1.300908214</c:v>
                </c:pt>
                <c:pt idx="67">
                  <c:v>0.543187284</c:v>
                </c:pt>
                <c:pt idx="68">
                  <c:v>1.10377576</c:v>
                </c:pt>
                <c:pt idx="69">
                  <c:v>0.081400641</c:v>
                </c:pt>
                <c:pt idx="70">
                  <c:v>0.232570491</c:v>
                </c:pt>
                <c:pt idx="71">
                  <c:v>0.694623658</c:v>
                </c:pt>
                <c:pt idx="72">
                  <c:v>0.232124495</c:v>
                </c:pt>
                <c:pt idx="73">
                  <c:v>0.33809413</c:v>
                </c:pt>
                <c:pt idx="74">
                  <c:v>-2.278483136</c:v>
                </c:pt>
                <c:pt idx="75">
                  <c:v>-1.383670546</c:v>
                </c:pt>
                <c:pt idx="76">
                  <c:v>0.963819527</c:v>
                </c:pt>
                <c:pt idx="77">
                  <c:v>2.104608089</c:v>
                </c:pt>
                <c:pt idx="78">
                  <c:v>1.241156505</c:v>
                </c:pt>
                <c:pt idx="79">
                  <c:v>-1.085765669</c:v>
                </c:pt>
                <c:pt idx="80">
                  <c:v>0.445198474</c:v>
                </c:pt>
                <c:pt idx="81">
                  <c:v>0.591931907</c:v>
                </c:pt>
                <c:pt idx="82">
                  <c:v>0.135891069</c:v>
                </c:pt>
                <c:pt idx="83">
                  <c:v>-2.33282996</c:v>
                </c:pt>
                <c:pt idx="84">
                  <c:v>-1.295448082</c:v>
                </c:pt>
                <c:pt idx="85">
                  <c:v>2.411702153</c:v>
                </c:pt>
                <c:pt idx="86">
                  <c:v>2.562770804</c:v>
                </c:pt>
                <c:pt idx="87">
                  <c:v>1.883239126</c:v>
                </c:pt>
                <c:pt idx="88">
                  <c:v>-0.073699325</c:v>
                </c:pt>
                <c:pt idx="89">
                  <c:v>0.259842477</c:v>
                </c:pt>
                <c:pt idx="90">
                  <c:v>0.665935226</c:v>
                </c:pt>
                <c:pt idx="91">
                  <c:v>0.042188141</c:v>
                </c:pt>
                <c:pt idx="92">
                  <c:v>1.953036436</c:v>
                </c:pt>
                <c:pt idx="93">
                  <c:v>1.58595844</c:v>
                </c:pt>
                <c:pt idx="94">
                  <c:v>1.070399396</c:v>
                </c:pt>
                <c:pt idx="95">
                  <c:v>1.504143098</c:v>
                </c:pt>
                <c:pt idx="96">
                  <c:v>3.282407986</c:v>
                </c:pt>
                <c:pt idx="97">
                  <c:v>1.134020886</c:v>
                </c:pt>
                <c:pt idx="98">
                  <c:v>-2.796448355</c:v>
                </c:pt>
                <c:pt idx="99">
                  <c:v>0.531988231</c:v>
                </c:pt>
                <c:pt idx="100">
                  <c:v>1.009347094</c:v>
                </c:pt>
                <c:pt idx="101">
                  <c:v>0.812018449</c:v>
                </c:pt>
                <c:pt idx="102">
                  <c:v>1.417930434</c:v>
                </c:pt>
                <c:pt idx="103">
                  <c:v>0.878448805</c:v>
                </c:pt>
                <c:pt idx="104">
                  <c:v>-0.37899861</c:v>
                </c:pt>
                <c:pt idx="105">
                  <c:v>0.236736134</c:v>
                </c:pt>
                <c:pt idx="106">
                  <c:v>2.621268487</c:v>
                </c:pt>
                <c:pt idx="107">
                  <c:v>-0.379957397</c:v>
                </c:pt>
                <c:pt idx="108">
                  <c:v>0.568230612</c:v>
                </c:pt>
                <c:pt idx="109">
                  <c:v>-0.142008508</c:v>
                </c:pt>
                <c:pt idx="110">
                  <c:v>0.552503244</c:v>
                </c:pt>
                <c:pt idx="111">
                  <c:v>1.020100366</c:v>
                </c:pt>
                <c:pt idx="112">
                  <c:v>1.721222709</c:v>
                </c:pt>
                <c:pt idx="113">
                  <c:v>0.460912562</c:v>
                </c:pt>
                <c:pt idx="114">
                  <c:v>-0.390462728</c:v>
                </c:pt>
                <c:pt idx="115">
                  <c:v>0.620589665</c:v>
                </c:pt>
                <c:pt idx="116">
                  <c:v>0.573291385</c:v>
                </c:pt>
                <c:pt idx="117">
                  <c:v>0.591752448</c:v>
                </c:pt>
                <c:pt idx="118">
                  <c:v>0.592356615</c:v>
                </c:pt>
                <c:pt idx="119">
                  <c:v>0.709684574</c:v>
                </c:pt>
                <c:pt idx="120">
                  <c:v>0.708951832</c:v>
                </c:pt>
                <c:pt idx="121">
                  <c:v>0.690245704</c:v>
                </c:pt>
                <c:pt idx="122">
                  <c:v>0.620436702</c:v>
                </c:pt>
                <c:pt idx="123">
                  <c:v>0.492184324</c:v>
                </c:pt>
                <c:pt idx="124">
                  <c:v>0.565064399</c:v>
                </c:pt>
                <c:pt idx="125">
                  <c:v>0.657989355</c:v>
                </c:pt>
                <c:pt idx="126">
                  <c:v>0.695875904</c:v>
                </c:pt>
                <c:pt idx="127">
                  <c:v>0.787178759</c:v>
                </c:pt>
                <c:pt idx="128">
                  <c:v>0.742287384</c:v>
                </c:pt>
                <c:pt idx="129">
                  <c:v>0.641854422</c:v>
                </c:pt>
                <c:pt idx="130">
                  <c:v>0.628414469</c:v>
                </c:pt>
                <c:pt idx="131">
                  <c:v>0.579622256</c:v>
                </c:pt>
                <c:pt idx="132">
                  <c:v>0.629859458</c:v>
                </c:pt>
                <c:pt idx="133">
                  <c:v>0.62676888</c:v>
                </c:pt>
                <c:pt idx="134">
                  <c:v>0.748922454</c:v>
                </c:pt>
                <c:pt idx="135">
                  <c:v>0.717652244</c:v>
                </c:pt>
                <c:pt idx="136">
                  <c:v>0.624149461</c:v>
                </c:pt>
                <c:pt idx="137">
                  <c:v>0.61847656</c:v>
                </c:pt>
                <c:pt idx="138">
                  <c:v>0.610721697</c:v>
                </c:pt>
                <c:pt idx="139">
                  <c:v>0.653329514</c:v>
                </c:pt>
                <c:pt idx="140">
                  <c:v>0.610034534</c:v>
                </c:pt>
                <c:pt idx="141">
                  <c:v>0.76319491</c:v>
                </c:pt>
                <c:pt idx="142">
                  <c:v>0.668584711</c:v>
                </c:pt>
                <c:pt idx="143">
                  <c:v>0.619047222</c:v>
                </c:pt>
                <c:pt idx="144">
                  <c:v>0.627806994</c:v>
                </c:pt>
                <c:pt idx="145">
                  <c:v>0.606931493</c:v>
                </c:pt>
                <c:pt idx="146">
                  <c:v>0.630674039</c:v>
                </c:pt>
                <c:pt idx="147">
                  <c:v>0.659985873</c:v>
                </c:pt>
                <c:pt idx="148">
                  <c:v>0.739744522</c:v>
                </c:pt>
                <c:pt idx="149">
                  <c:v>0.709999294</c:v>
                </c:pt>
                <c:pt idx="150">
                  <c:v>0.695974622</c:v>
                </c:pt>
                <c:pt idx="151">
                  <c:v>0.672406033</c:v>
                </c:pt>
                <c:pt idx="152">
                  <c:v>0.502364848</c:v>
                </c:pt>
                <c:pt idx="153">
                  <c:v>0.528563143</c:v>
                </c:pt>
                <c:pt idx="154">
                  <c:v>0.651855568</c:v>
                </c:pt>
                <c:pt idx="155">
                  <c:v>0.734776796</c:v>
                </c:pt>
                <c:pt idx="156">
                  <c:v>0.717562225</c:v>
                </c:pt>
                <c:pt idx="157">
                  <c:v>0.727774303</c:v>
                </c:pt>
                <c:pt idx="158">
                  <c:v>0.766849891</c:v>
                </c:pt>
                <c:pt idx="159">
                  <c:v>0.607853814</c:v>
                </c:pt>
                <c:pt idx="160">
                  <c:v>0.557224831</c:v>
                </c:pt>
                <c:pt idx="161">
                  <c:v>0.642419145</c:v>
                </c:pt>
                <c:pt idx="162">
                  <c:v>0.592522317</c:v>
                </c:pt>
                <c:pt idx="163">
                  <c:v>0.653958655</c:v>
                </c:pt>
              </c:numCache>
            </c:numRef>
          </c:val>
          <c:smooth val="0"/>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dLbls>
            <c:delete val="1"/>
          </c:dLbls>
          <c:val>
            <c:numRef>
              <c:f>[从水平面把它竖起来.csv]从水平面把它竖起来!$K$2:$K$165</c:f>
              <c:numCache>
                <c:formatCode>General</c:formatCode>
                <c:ptCount val="164"/>
                <c:pt idx="0">
                  <c:v>-89.94394103</c:v>
                </c:pt>
                <c:pt idx="1">
                  <c:v>-89.96972936</c:v>
                </c:pt>
                <c:pt idx="2">
                  <c:v>-89.99553571</c:v>
                </c:pt>
                <c:pt idx="3">
                  <c:v>-89.7599343</c:v>
                </c:pt>
                <c:pt idx="4">
                  <c:v>-89.86266344</c:v>
                </c:pt>
                <c:pt idx="5">
                  <c:v>-89.768879</c:v>
                </c:pt>
                <c:pt idx="6">
                  <c:v>-89.19881758</c:v>
                </c:pt>
                <c:pt idx="7">
                  <c:v>-89.21247825</c:v>
                </c:pt>
                <c:pt idx="8">
                  <c:v>-89.99146592</c:v>
                </c:pt>
                <c:pt idx="9">
                  <c:v>-89.98639143</c:v>
                </c:pt>
                <c:pt idx="10">
                  <c:v>-89.79653442</c:v>
                </c:pt>
                <c:pt idx="11">
                  <c:v>-89.81458082</c:v>
                </c:pt>
                <c:pt idx="12">
                  <c:v>-89.81021293</c:v>
                </c:pt>
                <c:pt idx="13">
                  <c:v>-89.93620961</c:v>
                </c:pt>
                <c:pt idx="14">
                  <c:v>-89.95251336</c:v>
                </c:pt>
                <c:pt idx="15">
                  <c:v>-89.96477526</c:v>
                </c:pt>
                <c:pt idx="16">
                  <c:v>-89.93619711</c:v>
                </c:pt>
                <c:pt idx="17">
                  <c:v>-89.80380906</c:v>
                </c:pt>
                <c:pt idx="18">
                  <c:v>-88.95896529</c:v>
                </c:pt>
                <c:pt idx="19">
                  <c:v>-89.20520385</c:v>
                </c:pt>
                <c:pt idx="20">
                  <c:v>-89.52643103</c:v>
                </c:pt>
                <c:pt idx="21">
                  <c:v>-89.87668371</c:v>
                </c:pt>
                <c:pt idx="22">
                  <c:v>-89.68403024</c:v>
                </c:pt>
                <c:pt idx="23">
                  <c:v>-88.93605976</c:v>
                </c:pt>
                <c:pt idx="24">
                  <c:v>-89.28164162</c:v>
                </c:pt>
                <c:pt idx="25">
                  <c:v>-89.68388142</c:v>
                </c:pt>
                <c:pt idx="26">
                  <c:v>-89.54851301</c:v>
                </c:pt>
                <c:pt idx="27">
                  <c:v>-89.53657357</c:v>
                </c:pt>
                <c:pt idx="28">
                  <c:v>-89.6978884</c:v>
                </c:pt>
                <c:pt idx="29">
                  <c:v>-88.86536751</c:v>
                </c:pt>
                <c:pt idx="30">
                  <c:v>-89.55467414</c:v>
                </c:pt>
                <c:pt idx="31">
                  <c:v>-89.49129254</c:v>
                </c:pt>
                <c:pt idx="32">
                  <c:v>-88.22128031</c:v>
                </c:pt>
                <c:pt idx="33">
                  <c:v>-88.30735848</c:v>
                </c:pt>
                <c:pt idx="34">
                  <c:v>-88.56010599</c:v>
                </c:pt>
                <c:pt idx="35">
                  <c:v>-87.54971984</c:v>
                </c:pt>
                <c:pt idx="36">
                  <c:v>-87.18610319</c:v>
                </c:pt>
                <c:pt idx="37">
                  <c:v>-86.87938146</c:v>
                </c:pt>
                <c:pt idx="38">
                  <c:v>-87.15569</c:v>
                </c:pt>
                <c:pt idx="39">
                  <c:v>-87.55459877</c:v>
                </c:pt>
                <c:pt idx="40">
                  <c:v>-84.13598533</c:v>
                </c:pt>
                <c:pt idx="41">
                  <c:v>-87.42838394</c:v>
                </c:pt>
                <c:pt idx="42">
                  <c:v>-86.6535956</c:v>
                </c:pt>
                <c:pt idx="43">
                  <c:v>-84.58483125</c:v>
                </c:pt>
                <c:pt idx="44">
                  <c:v>-82.51861272</c:v>
                </c:pt>
                <c:pt idx="45">
                  <c:v>-83.60414279</c:v>
                </c:pt>
                <c:pt idx="46">
                  <c:v>-85.29998662</c:v>
                </c:pt>
                <c:pt idx="47">
                  <c:v>-82.15311589</c:v>
                </c:pt>
                <c:pt idx="48">
                  <c:v>-81.71379485</c:v>
                </c:pt>
                <c:pt idx="49">
                  <c:v>-83.85336842</c:v>
                </c:pt>
                <c:pt idx="50">
                  <c:v>-82.48143567</c:v>
                </c:pt>
                <c:pt idx="51">
                  <c:v>-79.58319597</c:v>
                </c:pt>
                <c:pt idx="52">
                  <c:v>-77.64409496</c:v>
                </c:pt>
                <c:pt idx="53">
                  <c:v>-80.78979815</c:v>
                </c:pt>
                <c:pt idx="54">
                  <c:v>-80.73745456</c:v>
                </c:pt>
                <c:pt idx="55">
                  <c:v>-73.73207436</c:v>
                </c:pt>
                <c:pt idx="56">
                  <c:v>-68.78799926</c:v>
                </c:pt>
                <c:pt idx="57">
                  <c:v>-65.98264096</c:v>
                </c:pt>
                <c:pt idx="58">
                  <c:v>-69.51087785</c:v>
                </c:pt>
                <c:pt idx="59">
                  <c:v>-70.87161897</c:v>
                </c:pt>
                <c:pt idx="60">
                  <c:v>-68.00245334</c:v>
                </c:pt>
                <c:pt idx="61">
                  <c:v>-63.90527362</c:v>
                </c:pt>
                <c:pt idx="62">
                  <c:v>-65.11768786</c:v>
                </c:pt>
                <c:pt idx="63">
                  <c:v>-66.90465941</c:v>
                </c:pt>
                <c:pt idx="64">
                  <c:v>-62.99069059</c:v>
                </c:pt>
                <c:pt idx="65">
                  <c:v>-61.21631952</c:v>
                </c:pt>
                <c:pt idx="66">
                  <c:v>-60.8934902</c:v>
                </c:pt>
                <c:pt idx="67">
                  <c:v>-58.34539729</c:v>
                </c:pt>
                <c:pt idx="68">
                  <c:v>-50.22556415</c:v>
                </c:pt>
                <c:pt idx="69">
                  <c:v>-51.51729717</c:v>
                </c:pt>
                <c:pt idx="70">
                  <c:v>-56.35949861</c:v>
                </c:pt>
                <c:pt idx="71">
                  <c:v>-51.78317136</c:v>
                </c:pt>
                <c:pt idx="72">
                  <c:v>-49.69776722</c:v>
                </c:pt>
                <c:pt idx="73">
                  <c:v>-43.46993351</c:v>
                </c:pt>
                <c:pt idx="74">
                  <c:v>-52.57529497</c:v>
                </c:pt>
                <c:pt idx="75">
                  <c:v>-45.71609084</c:v>
                </c:pt>
                <c:pt idx="76">
                  <c:v>-43.46542134</c:v>
                </c:pt>
                <c:pt idx="77">
                  <c:v>-40.38843057</c:v>
                </c:pt>
                <c:pt idx="78">
                  <c:v>-37.41500696</c:v>
                </c:pt>
                <c:pt idx="79">
                  <c:v>-36.4141922</c:v>
                </c:pt>
                <c:pt idx="80">
                  <c:v>-39.27627182</c:v>
                </c:pt>
                <c:pt idx="81">
                  <c:v>-35.11605234</c:v>
                </c:pt>
                <c:pt idx="82">
                  <c:v>-30.3493756</c:v>
                </c:pt>
                <c:pt idx="83">
                  <c:v>-25.73481411</c:v>
                </c:pt>
                <c:pt idx="84">
                  <c:v>-30.05762069</c:v>
                </c:pt>
                <c:pt idx="85">
                  <c:v>-31.04692821</c:v>
                </c:pt>
                <c:pt idx="86">
                  <c:v>-24.40897283</c:v>
                </c:pt>
                <c:pt idx="87">
                  <c:v>-17.58795113</c:v>
                </c:pt>
                <c:pt idx="88">
                  <c:v>-19.82824056</c:v>
                </c:pt>
                <c:pt idx="89">
                  <c:v>-18.93153418</c:v>
                </c:pt>
                <c:pt idx="90">
                  <c:v>-17.04833914</c:v>
                </c:pt>
                <c:pt idx="91">
                  <c:v>-14.12252549</c:v>
                </c:pt>
                <c:pt idx="92">
                  <c:v>-12.89079558</c:v>
                </c:pt>
                <c:pt idx="93">
                  <c:v>-10.0571532</c:v>
                </c:pt>
                <c:pt idx="94">
                  <c:v>-9.164916921</c:v>
                </c:pt>
                <c:pt idx="95">
                  <c:v>-7.657309779</c:v>
                </c:pt>
                <c:pt idx="96">
                  <c:v>-6.492535813</c:v>
                </c:pt>
                <c:pt idx="97">
                  <c:v>-3.914299846</c:v>
                </c:pt>
                <c:pt idx="98">
                  <c:v>-1.491007159</c:v>
                </c:pt>
                <c:pt idx="99">
                  <c:v>-2.663284133</c:v>
                </c:pt>
                <c:pt idx="100">
                  <c:v>-3.076032304</c:v>
                </c:pt>
                <c:pt idx="101">
                  <c:v>-3.365315203</c:v>
                </c:pt>
                <c:pt idx="102">
                  <c:v>-2.938292413</c:v>
                </c:pt>
                <c:pt idx="103">
                  <c:v>-1.865635317</c:v>
                </c:pt>
                <c:pt idx="104">
                  <c:v>-1.221432537</c:v>
                </c:pt>
                <c:pt idx="105">
                  <c:v>-1.814818084</c:v>
                </c:pt>
                <c:pt idx="106">
                  <c:v>-2.949971193</c:v>
                </c:pt>
                <c:pt idx="107">
                  <c:v>-0.968940359</c:v>
                </c:pt>
                <c:pt idx="108">
                  <c:v>-1.41110116</c:v>
                </c:pt>
                <c:pt idx="109">
                  <c:v>-1.243679161</c:v>
                </c:pt>
                <c:pt idx="110">
                  <c:v>-1.429150501</c:v>
                </c:pt>
                <c:pt idx="111">
                  <c:v>-1.816434305</c:v>
                </c:pt>
                <c:pt idx="112">
                  <c:v>-1.604694472</c:v>
                </c:pt>
                <c:pt idx="113">
                  <c:v>-1.072227005</c:v>
                </c:pt>
                <c:pt idx="114">
                  <c:v>-0.660736701</c:v>
                </c:pt>
                <c:pt idx="115">
                  <c:v>-1.365157031</c:v>
                </c:pt>
                <c:pt idx="116">
                  <c:v>-1.257915741</c:v>
                </c:pt>
                <c:pt idx="117">
                  <c:v>-1.451686404</c:v>
                </c:pt>
                <c:pt idx="118">
                  <c:v>-1.325540544</c:v>
                </c:pt>
                <c:pt idx="119">
                  <c:v>-1.227333982</c:v>
                </c:pt>
                <c:pt idx="120">
                  <c:v>-1.273649892</c:v>
                </c:pt>
                <c:pt idx="121">
                  <c:v>-1.390443707</c:v>
                </c:pt>
                <c:pt idx="122">
                  <c:v>-1.267214956</c:v>
                </c:pt>
                <c:pt idx="123">
                  <c:v>-1.242189739</c:v>
                </c:pt>
                <c:pt idx="124">
                  <c:v>-1.376302372</c:v>
                </c:pt>
                <c:pt idx="125">
                  <c:v>-1.350389741</c:v>
                </c:pt>
                <c:pt idx="126">
                  <c:v>-1.230883982</c:v>
                </c:pt>
                <c:pt idx="127">
                  <c:v>-1.39753276</c:v>
                </c:pt>
                <c:pt idx="128">
                  <c:v>-1.271463927</c:v>
                </c:pt>
                <c:pt idx="129">
                  <c:v>-1.205976744</c:v>
                </c:pt>
                <c:pt idx="130">
                  <c:v>-1.257133988</c:v>
                </c:pt>
                <c:pt idx="131">
                  <c:v>-1.349920385</c:v>
                </c:pt>
                <c:pt idx="132">
                  <c:v>-1.227021267</c:v>
                </c:pt>
                <c:pt idx="133">
                  <c:v>-1.234708918</c:v>
                </c:pt>
                <c:pt idx="134">
                  <c:v>-1.311779078</c:v>
                </c:pt>
                <c:pt idx="135">
                  <c:v>-1.196309946</c:v>
                </c:pt>
                <c:pt idx="136">
                  <c:v>-1.192443657</c:v>
                </c:pt>
                <c:pt idx="137">
                  <c:v>-1.35639655</c:v>
                </c:pt>
                <c:pt idx="138">
                  <c:v>-1.047228926</c:v>
                </c:pt>
                <c:pt idx="139">
                  <c:v>-1.180610514</c:v>
                </c:pt>
                <c:pt idx="140">
                  <c:v>-1.339025562</c:v>
                </c:pt>
                <c:pt idx="141">
                  <c:v>-1.146242237</c:v>
                </c:pt>
                <c:pt idx="142">
                  <c:v>-1.177032476</c:v>
                </c:pt>
                <c:pt idx="143">
                  <c:v>-1.214000019</c:v>
                </c:pt>
                <c:pt idx="144">
                  <c:v>-1.258475837</c:v>
                </c:pt>
                <c:pt idx="145">
                  <c:v>-1.141568637</c:v>
                </c:pt>
                <c:pt idx="146">
                  <c:v>-1.16492259</c:v>
                </c:pt>
                <c:pt idx="147">
                  <c:v>-1.245030091</c:v>
                </c:pt>
                <c:pt idx="148">
                  <c:v>-1.172940259</c:v>
                </c:pt>
                <c:pt idx="149">
                  <c:v>-1.291113024</c:v>
                </c:pt>
                <c:pt idx="150">
                  <c:v>-1.269755094</c:v>
                </c:pt>
                <c:pt idx="151">
                  <c:v>-1.214575459</c:v>
                </c:pt>
                <c:pt idx="152">
                  <c:v>-1.157006504</c:v>
                </c:pt>
                <c:pt idx="153">
                  <c:v>-1.283608898</c:v>
                </c:pt>
                <c:pt idx="154">
                  <c:v>-1.227485064</c:v>
                </c:pt>
                <c:pt idx="155">
                  <c:v>-1.097544131</c:v>
                </c:pt>
                <c:pt idx="156">
                  <c:v>-1.239743384</c:v>
                </c:pt>
                <c:pt idx="157">
                  <c:v>-1.314954734</c:v>
                </c:pt>
                <c:pt idx="158">
                  <c:v>-1.073702105</c:v>
                </c:pt>
                <c:pt idx="159">
                  <c:v>-1.28805243</c:v>
                </c:pt>
                <c:pt idx="160">
                  <c:v>-1.19166877</c:v>
                </c:pt>
                <c:pt idx="161">
                  <c:v>-1.117248437</c:v>
                </c:pt>
                <c:pt idx="162">
                  <c:v>-1.279929407</c:v>
                </c:pt>
                <c:pt idx="163">
                  <c:v>-1.355389471</c:v>
                </c:pt>
              </c:numCache>
            </c:numRef>
          </c:val>
          <c:smooth val="0"/>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dLbls>
            <c:delete val="1"/>
          </c:dLbls>
          <c:val>
            <c:numRef>
              <c:f>[从水平面把它竖起来.csv]从水平面把它竖起来!$L$2:$L$165</c:f>
              <c:numCache>
                <c:formatCode>General</c:formatCode>
                <c:ptCount val="164"/>
                <c:pt idx="0">
                  <c:v>-1.336087881</c:v>
                </c:pt>
                <c:pt idx="1">
                  <c:v>-1.282028529</c:v>
                </c:pt>
                <c:pt idx="2">
                  <c:v>-0.494449634</c:v>
                </c:pt>
                <c:pt idx="3">
                  <c:v>-3.651630436</c:v>
                </c:pt>
                <c:pt idx="4">
                  <c:v>-0.48492885</c:v>
                </c:pt>
                <c:pt idx="5">
                  <c:v>3.60975349</c:v>
                </c:pt>
                <c:pt idx="6">
                  <c:v>-6.388914169</c:v>
                </c:pt>
                <c:pt idx="7">
                  <c:v>-6.610572478</c:v>
                </c:pt>
                <c:pt idx="8">
                  <c:v>-0.281957117</c:v>
                </c:pt>
                <c:pt idx="9">
                  <c:v>0.81314551</c:v>
                </c:pt>
                <c:pt idx="10">
                  <c:v>-3.246007226</c:v>
                </c:pt>
                <c:pt idx="11">
                  <c:v>-3.139241309</c:v>
                </c:pt>
                <c:pt idx="12">
                  <c:v>-3.236689611</c:v>
                </c:pt>
                <c:pt idx="13">
                  <c:v>-1.884331137</c:v>
                </c:pt>
                <c:pt idx="14">
                  <c:v>-1.468238789</c:v>
                </c:pt>
                <c:pt idx="15">
                  <c:v>-1.248491099</c:v>
                </c:pt>
                <c:pt idx="16">
                  <c:v>-1.674852003</c:v>
                </c:pt>
                <c:pt idx="17">
                  <c:v>-3.335659156</c:v>
                </c:pt>
                <c:pt idx="18">
                  <c:v>-7.577463894</c:v>
                </c:pt>
                <c:pt idx="19">
                  <c:v>-6.601862418</c:v>
                </c:pt>
                <c:pt idx="20">
                  <c:v>-5.180573197</c:v>
                </c:pt>
                <c:pt idx="21">
                  <c:v>-2.629585719</c:v>
                </c:pt>
                <c:pt idx="22">
                  <c:v>-4.234833838</c:v>
                </c:pt>
                <c:pt idx="23">
                  <c:v>-7.651764876</c:v>
                </c:pt>
                <c:pt idx="24">
                  <c:v>-6.347155926</c:v>
                </c:pt>
                <c:pt idx="25">
                  <c:v>-4.212569367</c:v>
                </c:pt>
                <c:pt idx="26">
                  <c:v>-5.071807904</c:v>
                </c:pt>
                <c:pt idx="27">
                  <c:v>-5.001852407</c:v>
                </c:pt>
                <c:pt idx="28">
                  <c:v>-3.992735518</c:v>
                </c:pt>
                <c:pt idx="29">
                  <c:v>-8.091010173</c:v>
                </c:pt>
                <c:pt idx="30">
                  <c:v>-5.051467252</c:v>
                </c:pt>
                <c:pt idx="31">
                  <c:v>-5.329385186</c:v>
                </c:pt>
                <c:pt idx="32">
                  <c:v>-10.03251139</c:v>
                </c:pt>
                <c:pt idx="33">
                  <c:v>-9.39202637</c:v>
                </c:pt>
                <c:pt idx="34">
                  <c:v>-9.15995799</c:v>
                </c:pt>
                <c:pt idx="35">
                  <c:v>-12.00302446</c:v>
                </c:pt>
                <c:pt idx="36">
                  <c:v>-12.72143052</c:v>
                </c:pt>
                <c:pt idx="37">
                  <c:v>-13.36967004</c:v>
                </c:pt>
                <c:pt idx="38">
                  <c:v>-12.70860998</c:v>
                </c:pt>
                <c:pt idx="39">
                  <c:v>-11.86984503</c:v>
                </c:pt>
                <c:pt idx="40">
                  <c:v>-18.80301372</c:v>
                </c:pt>
                <c:pt idx="41">
                  <c:v>-12.40008051</c:v>
                </c:pt>
                <c:pt idx="42">
                  <c:v>-13.70171156</c:v>
                </c:pt>
                <c:pt idx="43">
                  <c:v>-18.0361963</c:v>
                </c:pt>
                <c:pt idx="44">
                  <c:v>-21.18631554</c:v>
                </c:pt>
                <c:pt idx="45">
                  <c:v>-20.09862435</c:v>
                </c:pt>
                <c:pt idx="46">
                  <c:v>-17.21803255</c:v>
                </c:pt>
                <c:pt idx="47">
                  <c:v>-21.94241079</c:v>
                </c:pt>
                <c:pt idx="48">
                  <c:v>-22.85018601</c:v>
                </c:pt>
                <c:pt idx="49">
                  <c:v>-20.12543901</c:v>
                </c:pt>
                <c:pt idx="50">
                  <c:v>-22.33394348</c:v>
                </c:pt>
                <c:pt idx="51">
                  <c:v>-26.07111481</c:v>
                </c:pt>
                <c:pt idx="52">
                  <c:v>-28.62572623</c:v>
                </c:pt>
                <c:pt idx="53">
                  <c:v>-25.38915372</c:v>
                </c:pt>
                <c:pt idx="54">
                  <c:v>-25.8972758</c:v>
                </c:pt>
                <c:pt idx="55">
                  <c:v>-33.88692024</c:v>
                </c:pt>
                <c:pt idx="56">
                  <c:v>-37.20573347</c:v>
                </c:pt>
                <c:pt idx="57">
                  <c:v>-40.77062057</c:v>
                </c:pt>
                <c:pt idx="58">
                  <c:v>-38.68062565</c:v>
                </c:pt>
                <c:pt idx="59">
                  <c:v>-37.64959896</c:v>
                </c:pt>
                <c:pt idx="60">
                  <c:v>-40.50897834</c:v>
                </c:pt>
                <c:pt idx="61">
                  <c:v>-43.7686754</c:v>
                </c:pt>
                <c:pt idx="62">
                  <c:v>-44.12218151</c:v>
                </c:pt>
                <c:pt idx="63">
                  <c:v>-42.96358047</c:v>
                </c:pt>
                <c:pt idx="64">
                  <c:v>-46.29369717</c:v>
                </c:pt>
                <c:pt idx="65">
                  <c:v>-47.83900129</c:v>
                </c:pt>
                <c:pt idx="66">
                  <c:v>-48.82268572</c:v>
                </c:pt>
                <c:pt idx="67">
                  <c:v>-51.42708874</c:v>
                </c:pt>
                <c:pt idx="68">
                  <c:v>-56.0383941</c:v>
                </c:pt>
                <c:pt idx="69">
                  <c:v>-56.82163088</c:v>
                </c:pt>
                <c:pt idx="70">
                  <c:v>-54.77337587</c:v>
                </c:pt>
                <c:pt idx="71">
                  <c:v>-57.75549006</c:v>
                </c:pt>
                <c:pt idx="72">
                  <c:v>-59.91599867</c:v>
                </c:pt>
                <c:pt idx="73">
                  <c:v>-63.40990255</c:v>
                </c:pt>
                <c:pt idx="74">
                  <c:v>-60.77082769</c:v>
                </c:pt>
                <c:pt idx="75">
                  <c:v>-64.60245415</c:v>
                </c:pt>
                <c:pt idx="76">
                  <c:v>-65.68800794</c:v>
                </c:pt>
                <c:pt idx="77">
                  <c:v>-67.31111941</c:v>
                </c:pt>
                <c:pt idx="78">
                  <c:v>-69.73248846</c:v>
                </c:pt>
                <c:pt idx="79">
                  <c:v>-71.73403991</c:v>
                </c:pt>
                <c:pt idx="80">
                  <c:v>-71.02295522</c:v>
                </c:pt>
                <c:pt idx="81">
                  <c:v>-73.4383856</c:v>
                </c:pt>
                <c:pt idx="82">
                  <c:v>-76.0596604</c:v>
                </c:pt>
                <c:pt idx="83">
                  <c:v>-78.99672108</c:v>
                </c:pt>
                <c:pt idx="84">
                  <c:v>-78.20063127</c:v>
                </c:pt>
                <c:pt idx="85">
                  <c:v>-77.80460189</c:v>
                </c:pt>
                <c:pt idx="86">
                  <c:v>-80.34295855</c:v>
                </c:pt>
                <c:pt idx="87">
                  <c:v>-84.62633562</c:v>
                </c:pt>
                <c:pt idx="88">
                  <c:v>-83.7387359</c:v>
                </c:pt>
                <c:pt idx="89">
                  <c:v>-84.2571304</c:v>
                </c:pt>
                <c:pt idx="90">
                  <c:v>-85.2339033</c:v>
                </c:pt>
                <c:pt idx="91">
                  <c:v>-86.70659503</c:v>
                </c:pt>
                <c:pt idx="92">
                  <c:v>-87.13774377</c:v>
                </c:pt>
                <c:pt idx="93">
                  <c:v>-88.02159313</c:v>
                </c:pt>
                <c:pt idx="94">
                  <c:v>-88.51916502</c:v>
                </c:pt>
                <c:pt idx="95">
                  <c:v>-88.91658169</c:v>
                </c:pt>
                <c:pt idx="96">
                  <c:v>-88.99618874</c:v>
                </c:pt>
                <c:pt idx="97">
                  <c:v>-89.59898648</c:v>
                </c:pt>
                <c:pt idx="98">
                  <c:v>-89.74411116</c:v>
                </c:pt>
                <c:pt idx="99">
                  <c:v>-89.83086026</c:v>
                </c:pt>
                <c:pt idx="100">
                  <c:v>-89.810098</c:v>
                </c:pt>
                <c:pt idx="101">
                  <c:v>-89.81238394</c:v>
                </c:pt>
                <c:pt idx="102">
                  <c:v>-89.80570144</c:v>
                </c:pt>
                <c:pt idx="103">
                  <c:v>-89.91187649</c:v>
                </c:pt>
                <c:pt idx="104">
                  <c:v>-89.96880909</c:v>
                </c:pt>
                <c:pt idx="105">
                  <c:v>-89.94249083</c:v>
                </c:pt>
                <c:pt idx="106">
                  <c:v>-89.7154032</c:v>
                </c:pt>
                <c:pt idx="107">
                  <c:v>-89.98120302</c:v>
                </c:pt>
                <c:pt idx="108">
                  <c:v>-89.95641108</c:v>
                </c:pt>
                <c:pt idx="109">
                  <c:v>-89.97352801</c:v>
                </c:pt>
                <c:pt idx="110">
                  <c:v>-89.95805928</c:v>
                </c:pt>
                <c:pt idx="111">
                  <c:v>-89.92287667</c:v>
                </c:pt>
                <c:pt idx="112">
                  <c:v>-89.89792001</c:v>
                </c:pt>
                <c:pt idx="113">
                  <c:v>-89.97515301</c:v>
                </c:pt>
                <c:pt idx="114">
                  <c:v>-89.98932453</c:v>
                </c:pt>
                <c:pt idx="115">
                  <c:v>-89.96132589</c:v>
                </c:pt>
                <c:pt idx="116">
                  <c:v>-89.96625196</c:v>
                </c:pt>
                <c:pt idx="117">
                  <c:v>-89.95653432</c:v>
                </c:pt>
                <c:pt idx="118">
                  <c:v>-89.96277198</c:v>
                </c:pt>
                <c:pt idx="119">
                  <c:v>-89.96490658</c:v>
                </c:pt>
                <c:pt idx="120">
                  <c:v>-89.96236334</c:v>
                </c:pt>
                <c:pt idx="121">
                  <c:v>-89.9573518</c:v>
                </c:pt>
                <c:pt idx="122">
                  <c:v>-89.96494102</c:v>
                </c:pt>
                <c:pt idx="123">
                  <c:v>-89.96859983</c:v>
                </c:pt>
                <c:pt idx="124">
                  <c:v>-89.96077879</c:v>
                </c:pt>
                <c:pt idx="125">
                  <c:v>-89.96051669</c:v>
                </c:pt>
                <c:pt idx="126">
                  <c:v>-89.9649077</c:v>
                </c:pt>
                <c:pt idx="127">
                  <c:v>-89.95468438</c:v>
                </c:pt>
                <c:pt idx="128">
                  <c:v>-89.96170344</c:v>
                </c:pt>
                <c:pt idx="129">
                  <c:v>-89.96750647</c:v>
                </c:pt>
                <c:pt idx="130">
                  <c:v>-89.96522794</c:v>
                </c:pt>
                <c:pt idx="131">
                  <c:v>-89.96199625</c:v>
                </c:pt>
                <c:pt idx="132">
                  <c:v>-89.96641847</c:v>
                </c:pt>
                <c:pt idx="133">
                  <c:v>-89.96618373</c:v>
                </c:pt>
                <c:pt idx="134">
                  <c:v>-89.95966518</c:v>
                </c:pt>
                <c:pt idx="135">
                  <c:v>-89.96596362</c:v>
                </c:pt>
                <c:pt idx="136">
                  <c:v>-89.96844667</c:v>
                </c:pt>
                <c:pt idx="137">
                  <c:v>-89.96084676</c:v>
                </c:pt>
                <c:pt idx="138">
                  <c:v>-89.97405206</c:v>
                </c:pt>
                <c:pt idx="139">
                  <c:v>-89.96805424</c:v>
                </c:pt>
                <c:pt idx="140">
                  <c:v>-89.9620394</c:v>
                </c:pt>
                <c:pt idx="141">
                  <c:v>-89.96644493</c:v>
                </c:pt>
                <c:pt idx="142">
                  <c:v>-89.96788184</c:v>
                </c:pt>
                <c:pt idx="143">
                  <c:v>-89.96739321</c:v>
                </c:pt>
                <c:pt idx="144">
                  <c:v>-89.96498441</c:v>
                </c:pt>
                <c:pt idx="145">
                  <c:v>-89.9707801</c:v>
                </c:pt>
                <c:pt idx="146">
                  <c:v>-89.96921123</c:v>
                </c:pt>
                <c:pt idx="147">
                  <c:v>-89.9647914</c:v>
                </c:pt>
                <c:pt idx="148">
                  <c:v>-89.96626699</c:v>
                </c:pt>
                <c:pt idx="149">
                  <c:v>-89.96162903</c:v>
                </c:pt>
                <c:pt idx="150">
                  <c:v>-89.96307182</c:v>
                </c:pt>
                <c:pt idx="151">
                  <c:v>-89.96611054</c:v>
                </c:pt>
                <c:pt idx="152">
                  <c:v>-89.97198935</c:v>
                </c:pt>
                <c:pt idx="153">
                  <c:v>-89.96592179</c:v>
                </c:pt>
                <c:pt idx="154">
                  <c:v>-89.96599318</c:v>
                </c:pt>
                <c:pt idx="155">
                  <c:v>-89.96941551</c:v>
                </c:pt>
                <c:pt idx="156">
                  <c:v>-89.9636492</c:v>
                </c:pt>
                <c:pt idx="157">
                  <c:v>-89.960256</c:v>
                </c:pt>
                <c:pt idx="158">
                  <c:v>-89.96946579</c:v>
                </c:pt>
                <c:pt idx="159">
                  <c:v>-89.96416597</c:v>
                </c:pt>
                <c:pt idx="160">
                  <c:v>-89.96932715</c:v>
                </c:pt>
                <c:pt idx="161">
                  <c:v>-89.97100347</c:v>
                </c:pt>
                <c:pt idx="162">
                  <c:v>-89.96488114</c:v>
                </c:pt>
                <c:pt idx="163">
                  <c:v>-89.96024547</c:v>
                </c:pt>
              </c:numCache>
            </c:numRef>
          </c:val>
          <c:smooth val="0"/>
        </c:ser>
        <c:dLbls>
          <c:showLegendKey val="0"/>
          <c:showVal val="0"/>
          <c:showCatName val="0"/>
          <c:showSerName val="0"/>
          <c:showPercent val="0"/>
          <c:showBubbleSize val="0"/>
        </c:dLbls>
        <c:marker val="0"/>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40198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dLbls>
            <c:delete val="1"/>
          </c:dLbls>
          <c:val>
            <c:numRef>
              <c:f>'[fusion test.xlsx]Sheet1'!$F$2:$F$691</c:f>
              <c:numCache>
                <c:formatCode>General</c:formatCode>
                <c:ptCount val="690"/>
                <c:pt idx="0">
                  <c:v>-0.146634</c:v>
                </c:pt>
                <c:pt idx="1">
                  <c:v>-0.153829</c:v>
                </c:pt>
                <c:pt idx="2">
                  <c:v>-0.09678</c:v>
                </c:pt>
                <c:pt idx="3">
                  <c:v>-0.257625</c:v>
                </c:pt>
                <c:pt idx="4">
                  <c:v>-0.219013</c:v>
                </c:pt>
                <c:pt idx="5">
                  <c:v>-0.348564</c:v>
                </c:pt>
                <c:pt idx="6">
                  <c:v>0.137876</c:v>
                </c:pt>
                <c:pt idx="7">
                  <c:v>0.312909</c:v>
                </c:pt>
                <c:pt idx="8">
                  <c:v>0.044183</c:v>
                </c:pt>
                <c:pt idx="9">
                  <c:v>0.018837</c:v>
                </c:pt>
                <c:pt idx="10">
                  <c:v>-0.023523</c:v>
                </c:pt>
                <c:pt idx="11">
                  <c:v>-0.029924</c:v>
                </c:pt>
                <c:pt idx="12">
                  <c:v>0.025366</c:v>
                </c:pt>
                <c:pt idx="13">
                  <c:v>0.108468</c:v>
                </c:pt>
                <c:pt idx="14">
                  <c:v>0.134833</c:v>
                </c:pt>
                <c:pt idx="15">
                  <c:v>0.127561</c:v>
                </c:pt>
                <c:pt idx="16">
                  <c:v>-0.13877</c:v>
                </c:pt>
                <c:pt idx="17">
                  <c:v>-0.074813</c:v>
                </c:pt>
                <c:pt idx="18">
                  <c:v>0.362977</c:v>
                </c:pt>
                <c:pt idx="19">
                  <c:v>0.605799</c:v>
                </c:pt>
                <c:pt idx="20">
                  <c:v>-0.064321</c:v>
                </c:pt>
                <c:pt idx="21">
                  <c:v>-0.219557</c:v>
                </c:pt>
                <c:pt idx="22">
                  <c:v>0.123511</c:v>
                </c:pt>
                <c:pt idx="23">
                  <c:v>0.628536</c:v>
                </c:pt>
                <c:pt idx="24">
                  <c:v>0.636313</c:v>
                </c:pt>
                <c:pt idx="25">
                  <c:v>0.654829</c:v>
                </c:pt>
                <c:pt idx="26">
                  <c:v>-0.334421</c:v>
                </c:pt>
                <c:pt idx="27">
                  <c:v>-0.550474</c:v>
                </c:pt>
                <c:pt idx="28">
                  <c:v>-0.001257</c:v>
                </c:pt>
                <c:pt idx="29">
                  <c:v>0.168151</c:v>
                </c:pt>
                <c:pt idx="30">
                  <c:v>0.079031</c:v>
                </c:pt>
                <c:pt idx="31">
                  <c:v>0.148019</c:v>
                </c:pt>
                <c:pt idx="32">
                  <c:v>0.286403</c:v>
                </c:pt>
                <c:pt idx="33">
                  <c:v>0.693034</c:v>
                </c:pt>
                <c:pt idx="34">
                  <c:v>0.245069</c:v>
                </c:pt>
                <c:pt idx="35">
                  <c:v>0.351076</c:v>
                </c:pt>
                <c:pt idx="36">
                  <c:v>0.204772</c:v>
                </c:pt>
                <c:pt idx="37">
                  <c:v>0.490005</c:v>
                </c:pt>
                <c:pt idx="38">
                  <c:v>0.160906</c:v>
                </c:pt>
                <c:pt idx="39">
                  <c:v>0.085999</c:v>
                </c:pt>
                <c:pt idx="40">
                  <c:v>-0.120271</c:v>
                </c:pt>
                <c:pt idx="41">
                  <c:v>-0.339173</c:v>
                </c:pt>
                <c:pt idx="42">
                  <c:v>-0.256601</c:v>
                </c:pt>
                <c:pt idx="43">
                  <c:v>-0.457634</c:v>
                </c:pt>
                <c:pt idx="44">
                  <c:v>-0.175207</c:v>
                </c:pt>
                <c:pt idx="45">
                  <c:v>-0.445222</c:v>
                </c:pt>
                <c:pt idx="46">
                  <c:v>-0.590171</c:v>
                </c:pt>
                <c:pt idx="47">
                  <c:v>-1.184833</c:v>
                </c:pt>
                <c:pt idx="48">
                  <c:v>-0.088444</c:v>
                </c:pt>
                <c:pt idx="49">
                  <c:v>0.574179</c:v>
                </c:pt>
                <c:pt idx="50">
                  <c:v>0.552418</c:v>
                </c:pt>
                <c:pt idx="51">
                  <c:v>0.484574</c:v>
                </c:pt>
                <c:pt idx="52">
                  <c:v>-0.493985</c:v>
                </c:pt>
                <c:pt idx="53">
                  <c:v>-1.436857</c:v>
                </c:pt>
                <c:pt idx="54">
                  <c:v>-1.135929</c:v>
                </c:pt>
                <c:pt idx="55">
                  <c:v>-2.138206</c:v>
                </c:pt>
                <c:pt idx="56">
                  <c:v>-0.83616</c:v>
                </c:pt>
                <c:pt idx="57">
                  <c:v>-1.654494</c:v>
                </c:pt>
                <c:pt idx="58">
                  <c:v>-1.135131</c:v>
                </c:pt>
                <c:pt idx="59">
                  <c:v>-2.145194</c:v>
                </c:pt>
                <c:pt idx="60">
                  <c:v>-0.631378</c:v>
                </c:pt>
                <c:pt idx="61">
                  <c:v>-0.900085</c:v>
                </c:pt>
                <c:pt idx="62">
                  <c:v>-0.323148</c:v>
                </c:pt>
                <c:pt idx="63">
                  <c:v>-1.058395</c:v>
                </c:pt>
                <c:pt idx="64">
                  <c:v>-1.12116</c:v>
                </c:pt>
                <c:pt idx="65">
                  <c:v>-2.61023</c:v>
                </c:pt>
                <c:pt idx="66">
                  <c:v>-1.445246</c:v>
                </c:pt>
                <c:pt idx="67">
                  <c:v>-3.09521</c:v>
                </c:pt>
                <c:pt idx="68">
                  <c:v>-2.519405</c:v>
                </c:pt>
                <c:pt idx="69">
                  <c:v>-5.908621</c:v>
                </c:pt>
                <c:pt idx="70">
                  <c:v>-3.279008</c:v>
                </c:pt>
                <c:pt idx="71">
                  <c:v>-5.707495</c:v>
                </c:pt>
                <c:pt idx="72">
                  <c:v>-1.834517</c:v>
                </c:pt>
                <c:pt idx="73">
                  <c:v>-3.792699</c:v>
                </c:pt>
                <c:pt idx="74">
                  <c:v>-2.295583</c:v>
                </c:pt>
                <c:pt idx="75">
                  <c:v>-4.672425</c:v>
                </c:pt>
                <c:pt idx="76">
                  <c:v>-1.818642</c:v>
                </c:pt>
                <c:pt idx="77">
                  <c:v>-2.781655</c:v>
                </c:pt>
                <c:pt idx="78">
                  <c:v>-0.714782</c:v>
                </c:pt>
                <c:pt idx="79">
                  <c:v>-2.21549</c:v>
                </c:pt>
                <c:pt idx="80">
                  <c:v>-1.733239</c:v>
                </c:pt>
                <c:pt idx="81">
                  <c:v>-2.892498</c:v>
                </c:pt>
                <c:pt idx="82">
                  <c:v>-0.57475</c:v>
                </c:pt>
                <c:pt idx="83">
                  <c:v>-1.023902</c:v>
                </c:pt>
                <c:pt idx="84">
                  <c:v>-0.636369</c:v>
                </c:pt>
                <c:pt idx="85">
                  <c:v>-1.307877</c:v>
                </c:pt>
                <c:pt idx="86">
                  <c:v>-0.546487</c:v>
                </c:pt>
                <c:pt idx="87">
                  <c:v>-0.704118</c:v>
                </c:pt>
                <c:pt idx="88">
                  <c:v>-0.001055</c:v>
                </c:pt>
                <c:pt idx="89">
                  <c:v>-0.168989</c:v>
                </c:pt>
                <c:pt idx="90">
                  <c:v>-0.152996</c:v>
                </c:pt>
                <c:pt idx="91">
                  <c:v>0.126846</c:v>
                </c:pt>
                <c:pt idx="92">
                  <c:v>0.712673</c:v>
                </c:pt>
                <c:pt idx="93">
                  <c:v>1.528113</c:v>
                </c:pt>
                <c:pt idx="94">
                  <c:v>0.626107</c:v>
                </c:pt>
                <c:pt idx="95">
                  <c:v>1.152526</c:v>
                </c:pt>
                <c:pt idx="96">
                  <c:v>0.560692</c:v>
                </c:pt>
                <c:pt idx="97">
                  <c:v>0.806232</c:v>
                </c:pt>
                <c:pt idx="98">
                  <c:v>-0.207092</c:v>
                </c:pt>
                <c:pt idx="99">
                  <c:v>-0.864345</c:v>
                </c:pt>
                <c:pt idx="100">
                  <c:v>-1.23792</c:v>
                </c:pt>
                <c:pt idx="101">
                  <c:v>-2.72846</c:v>
                </c:pt>
                <c:pt idx="102">
                  <c:v>-1.586339</c:v>
                </c:pt>
                <c:pt idx="103">
                  <c:v>-3.412838</c:v>
                </c:pt>
                <c:pt idx="104">
                  <c:v>-2.289882</c:v>
                </c:pt>
                <c:pt idx="105">
                  <c:v>-5.016084</c:v>
                </c:pt>
                <c:pt idx="106">
                  <c:v>-2.862451</c:v>
                </c:pt>
                <c:pt idx="107">
                  <c:v>-5.953997</c:v>
                </c:pt>
                <c:pt idx="108">
                  <c:v>-3.811262</c:v>
                </c:pt>
                <c:pt idx="109">
                  <c:v>-8.192608</c:v>
                </c:pt>
                <c:pt idx="110">
                  <c:v>-4.475869</c:v>
                </c:pt>
                <c:pt idx="111">
                  <c:v>-8.897369</c:v>
                </c:pt>
                <c:pt idx="112">
                  <c:v>-4.700812</c:v>
                </c:pt>
                <c:pt idx="113">
                  <c:v>-9.946886</c:v>
                </c:pt>
                <c:pt idx="114">
                  <c:v>-5.50585</c:v>
                </c:pt>
                <c:pt idx="115">
                  <c:v>-10.694511</c:v>
                </c:pt>
                <c:pt idx="116">
                  <c:v>-4.982902</c:v>
                </c:pt>
                <c:pt idx="117">
                  <c:v>-9.943115</c:v>
                </c:pt>
                <c:pt idx="118">
                  <c:v>-4.583232</c:v>
                </c:pt>
                <c:pt idx="119">
                  <c:v>-8.427094</c:v>
                </c:pt>
                <c:pt idx="120">
                  <c:v>-2.957953</c:v>
                </c:pt>
                <c:pt idx="121">
                  <c:v>-5.17434</c:v>
                </c:pt>
                <c:pt idx="122">
                  <c:v>-1.871857</c:v>
                </c:pt>
                <c:pt idx="123">
                  <c:v>-3.198465</c:v>
                </c:pt>
                <c:pt idx="124">
                  <c:v>-0.425941</c:v>
                </c:pt>
                <c:pt idx="125">
                  <c:v>-0.341411</c:v>
                </c:pt>
                <c:pt idx="126">
                  <c:v>-0.006772</c:v>
                </c:pt>
                <c:pt idx="127">
                  <c:v>-0.055435</c:v>
                </c:pt>
                <c:pt idx="128">
                  <c:v>0.461947</c:v>
                </c:pt>
                <c:pt idx="129">
                  <c:v>1.333162</c:v>
                </c:pt>
                <c:pt idx="130">
                  <c:v>0.501389</c:v>
                </c:pt>
                <c:pt idx="131">
                  <c:v>0.831921</c:v>
                </c:pt>
                <c:pt idx="132">
                  <c:v>0.965831</c:v>
                </c:pt>
                <c:pt idx="133">
                  <c:v>2.904024</c:v>
                </c:pt>
                <c:pt idx="134">
                  <c:v>2.7964</c:v>
                </c:pt>
                <c:pt idx="135">
                  <c:v>5.221502</c:v>
                </c:pt>
                <c:pt idx="136">
                  <c:v>2.512806</c:v>
                </c:pt>
                <c:pt idx="137">
                  <c:v>6.590406</c:v>
                </c:pt>
                <c:pt idx="138">
                  <c:v>5.268718</c:v>
                </c:pt>
                <c:pt idx="139">
                  <c:v>9.776472</c:v>
                </c:pt>
                <c:pt idx="140">
                  <c:v>4.080322</c:v>
                </c:pt>
                <c:pt idx="141">
                  <c:v>10.15992</c:v>
                </c:pt>
                <c:pt idx="142">
                  <c:v>8.805686</c:v>
                </c:pt>
                <c:pt idx="143">
                  <c:v>16.02168</c:v>
                </c:pt>
                <c:pt idx="144">
                  <c:v>4.547683</c:v>
                </c:pt>
                <c:pt idx="145">
                  <c:v>8.779745</c:v>
                </c:pt>
                <c:pt idx="146">
                  <c:v>6.46578</c:v>
                </c:pt>
                <c:pt idx="147">
                  <c:v>13.642551</c:v>
                </c:pt>
                <c:pt idx="148">
                  <c:v>6.406151</c:v>
                </c:pt>
                <c:pt idx="149">
                  <c:v>11.351452</c:v>
                </c:pt>
                <c:pt idx="150">
                  <c:v>3.672691</c:v>
                </c:pt>
                <c:pt idx="151">
                  <c:v>6.82268</c:v>
                </c:pt>
                <c:pt idx="152">
                  <c:v>2.968671</c:v>
                </c:pt>
                <c:pt idx="153">
                  <c:v>5.35196</c:v>
                </c:pt>
                <c:pt idx="154">
                  <c:v>1.384755</c:v>
                </c:pt>
                <c:pt idx="155">
                  <c:v>2.184681</c:v>
                </c:pt>
                <c:pt idx="156">
                  <c:v>0.551154</c:v>
                </c:pt>
                <c:pt idx="157">
                  <c:v>1.07199</c:v>
                </c:pt>
                <c:pt idx="158">
                  <c:v>0.025165</c:v>
                </c:pt>
                <c:pt idx="159">
                  <c:v>-0.731178</c:v>
                </c:pt>
                <c:pt idx="160">
                  <c:v>-1.131402</c:v>
                </c:pt>
                <c:pt idx="161">
                  <c:v>-2.468409</c:v>
                </c:pt>
                <c:pt idx="162">
                  <c:v>-1.738204</c:v>
                </c:pt>
                <c:pt idx="163">
                  <c:v>-3.87264</c:v>
                </c:pt>
                <c:pt idx="164">
                  <c:v>-2.48773</c:v>
                </c:pt>
                <c:pt idx="165">
                  <c:v>-5.391673</c:v>
                </c:pt>
                <c:pt idx="166">
                  <c:v>-3.303233</c:v>
                </c:pt>
                <c:pt idx="167">
                  <c:v>-7.028399</c:v>
                </c:pt>
                <c:pt idx="168">
                  <c:v>-3.940499</c:v>
                </c:pt>
                <c:pt idx="169">
                  <c:v>-8.276971</c:v>
                </c:pt>
                <c:pt idx="170">
                  <c:v>-4.476743</c:v>
                </c:pt>
                <c:pt idx="171">
                  <c:v>-8.804743</c:v>
                </c:pt>
                <c:pt idx="172">
                  <c:v>-4.104513</c:v>
                </c:pt>
                <c:pt idx="173">
                  <c:v>-7.886251</c:v>
                </c:pt>
                <c:pt idx="174">
                  <c:v>-3.809301</c:v>
                </c:pt>
                <c:pt idx="175">
                  <c:v>-8.121568</c:v>
                </c:pt>
                <c:pt idx="176">
                  <c:v>-4.429612</c:v>
                </c:pt>
                <c:pt idx="177">
                  <c:v>-8.573283</c:v>
                </c:pt>
                <c:pt idx="178">
                  <c:v>-4.046778</c:v>
                </c:pt>
                <c:pt idx="179">
                  <c:v>-8.512234</c:v>
                </c:pt>
                <c:pt idx="180">
                  <c:v>-4.776823</c:v>
                </c:pt>
                <c:pt idx="181">
                  <c:v>-9.242981</c:v>
                </c:pt>
                <c:pt idx="182">
                  <c:v>-3.963925</c:v>
                </c:pt>
                <c:pt idx="183">
                  <c:v>-7.728955</c:v>
                </c:pt>
                <c:pt idx="184">
                  <c:v>-3.598917</c:v>
                </c:pt>
                <c:pt idx="185">
                  <c:v>-6.68623</c:v>
                </c:pt>
                <c:pt idx="186">
                  <c:v>-2.182165</c:v>
                </c:pt>
                <c:pt idx="187">
                  <c:v>-3.635124</c:v>
                </c:pt>
                <c:pt idx="188">
                  <c:v>-0.92526</c:v>
                </c:pt>
                <c:pt idx="189">
                  <c:v>-1.56009</c:v>
                </c:pt>
                <c:pt idx="190">
                  <c:v>-0.189876</c:v>
                </c:pt>
                <c:pt idx="191">
                  <c:v>0.044448</c:v>
                </c:pt>
                <c:pt idx="192">
                  <c:v>-0.146859</c:v>
                </c:pt>
                <c:pt idx="193">
                  <c:v>-0.504681</c:v>
                </c:pt>
                <c:pt idx="194">
                  <c:v>0.30264</c:v>
                </c:pt>
                <c:pt idx="195">
                  <c:v>2.34037</c:v>
                </c:pt>
                <c:pt idx="196">
                  <c:v>2.647269</c:v>
                </c:pt>
                <c:pt idx="197">
                  <c:v>4.752442</c:v>
                </c:pt>
                <c:pt idx="198">
                  <c:v>2.739332</c:v>
                </c:pt>
                <c:pt idx="199">
                  <c:v>7.852727</c:v>
                </c:pt>
                <c:pt idx="200">
                  <c:v>6.217026</c:v>
                </c:pt>
                <c:pt idx="201">
                  <c:v>11.18687</c:v>
                </c:pt>
                <c:pt idx="202">
                  <c:v>4.754718</c:v>
                </c:pt>
                <c:pt idx="203">
                  <c:v>12.524361</c:v>
                </c:pt>
                <c:pt idx="204">
                  <c:v>9.375627</c:v>
                </c:pt>
                <c:pt idx="205">
                  <c:v>17.706186</c:v>
                </c:pt>
                <c:pt idx="206">
                  <c:v>6.18202</c:v>
                </c:pt>
                <c:pt idx="207">
                  <c:v>11.63546</c:v>
                </c:pt>
                <c:pt idx="208">
                  <c:v>5.977059</c:v>
                </c:pt>
                <c:pt idx="209">
                  <c:v>11.367609</c:v>
                </c:pt>
                <c:pt idx="210">
                  <c:v>4.085499</c:v>
                </c:pt>
                <c:pt idx="211">
                  <c:v>6.887048</c:v>
                </c:pt>
                <c:pt idx="212">
                  <c:v>2.591421</c:v>
                </c:pt>
                <c:pt idx="213">
                  <c:v>6.149698</c:v>
                </c:pt>
                <c:pt idx="214">
                  <c:v>3.942488</c:v>
                </c:pt>
                <c:pt idx="215">
                  <c:v>7.218119</c:v>
                </c:pt>
                <c:pt idx="216">
                  <c:v>2.0431</c:v>
                </c:pt>
                <c:pt idx="217">
                  <c:v>3.028003</c:v>
                </c:pt>
                <c:pt idx="218">
                  <c:v>0.317259</c:v>
                </c:pt>
                <c:pt idx="219">
                  <c:v>0.503201</c:v>
                </c:pt>
                <c:pt idx="220">
                  <c:v>0.407914</c:v>
                </c:pt>
                <c:pt idx="221">
                  <c:v>0.642499</c:v>
                </c:pt>
                <c:pt idx="222">
                  <c:v>-0.541608</c:v>
                </c:pt>
                <c:pt idx="223">
                  <c:v>-1.764064</c:v>
                </c:pt>
                <c:pt idx="224">
                  <c:v>-1.425871</c:v>
                </c:pt>
                <c:pt idx="225">
                  <c:v>-2.88503</c:v>
                </c:pt>
                <c:pt idx="226">
                  <c:v>-2.24789</c:v>
                </c:pt>
                <c:pt idx="227">
                  <c:v>-5.686651</c:v>
                </c:pt>
                <c:pt idx="228">
                  <c:v>-3.898049</c:v>
                </c:pt>
                <c:pt idx="229">
                  <c:v>-7.717992</c:v>
                </c:pt>
                <c:pt idx="230">
                  <c:v>-3.641963</c:v>
                </c:pt>
                <c:pt idx="231">
                  <c:v>-7.574846</c:v>
                </c:pt>
                <c:pt idx="232">
                  <c:v>-5.052949</c:v>
                </c:pt>
                <c:pt idx="233">
                  <c:v>-10.577267</c:v>
                </c:pt>
                <c:pt idx="234">
                  <c:v>-4.806752</c:v>
                </c:pt>
                <c:pt idx="235">
                  <c:v>-9.052219</c:v>
                </c:pt>
                <c:pt idx="236">
                  <c:v>-4.280158</c:v>
                </c:pt>
                <c:pt idx="237">
                  <c:v>-8.792034</c:v>
                </c:pt>
                <c:pt idx="238">
                  <c:v>-3.986241</c:v>
                </c:pt>
                <c:pt idx="239">
                  <c:v>-7.403388</c:v>
                </c:pt>
                <c:pt idx="240">
                  <c:v>-3.67546</c:v>
                </c:pt>
                <c:pt idx="241">
                  <c:v>-7.788207</c:v>
                </c:pt>
                <c:pt idx="242">
                  <c:v>-4.190765</c:v>
                </c:pt>
                <c:pt idx="243">
                  <c:v>-8.113299</c:v>
                </c:pt>
                <c:pt idx="244">
                  <c:v>-3.495892</c:v>
                </c:pt>
                <c:pt idx="245">
                  <c:v>-6.802938</c:v>
                </c:pt>
                <c:pt idx="246">
                  <c:v>-3.167522</c:v>
                </c:pt>
                <c:pt idx="247">
                  <c:v>-5.846567</c:v>
                </c:pt>
                <c:pt idx="248">
                  <c:v>-2.049991</c:v>
                </c:pt>
                <c:pt idx="249">
                  <c:v>-3.677623</c:v>
                </c:pt>
                <c:pt idx="250">
                  <c:v>-1.319119</c:v>
                </c:pt>
                <c:pt idx="251">
                  <c:v>-2.192769</c:v>
                </c:pt>
                <c:pt idx="252">
                  <c:v>-0.432286</c:v>
                </c:pt>
                <c:pt idx="253">
                  <c:v>-0.498579</c:v>
                </c:pt>
                <c:pt idx="254">
                  <c:v>-0.00297</c:v>
                </c:pt>
                <c:pt idx="255">
                  <c:v>-0.319326</c:v>
                </c:pt>
                <c:pt idx="256">
                  <c:v>-0.171277</c:v>
                </c:pt>
                <c:pt idx="257">
                  <c:v>1.383021</c:v>
                </c:pt>
                <c:pt idx="258">
                  <c:v>2.230282</c:v>
                </c:pt>
                <c:pt idx="259">
                  <c:v>3.320364</c:v>
                </c:pt>
                <c:pt idx="260">
                  <c:v>1.177494</c:v>
                </c:pt>
                <c:pt idx="261">
                  <c:v>5.570438</c:v>
                </c:pt>
                <c:pt idx="262">
                  <c:v>6.066824</c:v>
                </c:pt>
                <c:pt idx="263">
                  <c:v>10.816923</c:v>
                </c:pt>
                <c:pt idx="264">
                  <c:v>3.767708</c:v>
                </c:pt>
                <c:pt idx="265">
                  <c:v>8.225304</c:v>
                </c:pt>
                <c:pt idx="266">
                  <c:v>6.898339</c:v>
                </c:pt>
                <c:pt idx="267">
                  <c:v>15.059623</c:v>
                </c:pt>
                <c:pt idx="268">
                  <c:v>7.312166</c:v>
                </c:pt>
                <c:pt idx="269">
                  <c:v>13.959781</c:v>
                </c:pt>
                <c:pt idx="270">
                  <c:v>6.117696</c:v>
                </c:pt>
                <c:pt idx="271">
                  <c:v>11.42209</c:v>
                </c:pt>
                <c:pt idx="272">
                  <c:v>5.556805</c:v>
                </c:pt>
                <c:pt idx="273">
                  <c:v>11.4855</c:v>
                </c:pt>
                <c:pt idx="274">
                  <c:v>5.180696</c:v>
                </c:pt>
                <c:pt idx="275">
                  <c:v>8.872196</c:v>
                </c:pt>
                <c:pt idx="276">
                  <c:v>2.577926</c:v>
                </c:pt>
                <c:pt idx="277">
                  <c:v>4.534505</c:v>
                </c:pt>
                <c:pt idx="278">
                  <c:v>1.512706</c:v>
                </c:pt>
                <c:pt idx="279">
                  <c:v>2.178968</c:v>
                </c:pt>
                <c:pt idx="280">
                  <c:v>0.115999</c:v>
                </c:pt>
                <c:pt idx="281">
                  <c:v>-0.155206</c:v>
                </c:pt>
                <c:pt idx="282">
                  <c:v>-0.445571</c:v>
                </c:pt>
                <c:pt idx="283">
                  <c:v>-0.705615</c:v>
                </c:pt>
                <c:pt idx="284">
                  <c:v>-0.172299</c:v>
                </c:pt>
                <c:pt idx="285">
                  <c:v>-0.219535</c:v>
                </c:pt>
                <c:pt idx="286">
                  <c:v>0.082198</c:v>
                </c:pt>
                <c:pt idx="287">
                  <c:v>0.254316</c:v>
                </c:pt>
                <c:pt idx="288">
                  <c:v>0.252443</c:v>
                </c:pt>
                <c:pt idx="289">
                  <c:v>0.341866</c:v>
                </c:pt>
                <c:pt idx="290">
                  <c:v>-0.403029</c:v>
                </c:pt>
                <c:pt idx="291">
                  <c:v>-1.501854</c:v>
                </c:pt>
                <c:pt idx="292">
                  <c:v>-1.520228</c:v>
                </c:pt>
                <c:pt idx="293">
                  <c:v>-3.027225</c:v>
                </c:pt>
                <c:pt idx="294">
                  <c:v>-1.940785</c:v>
                </c:pt>
                <c:pt idx="295">
                  <c:v>-4.962028</c:v>
                </c:pt>
                <c:pt idx="296">
                  <c:v>-4.132856</c:v>
                </c:pt>
                <c:pt idx="297">
                  <c:v>-8.675659</c:v>
                </c:pt>
                <c:pt idx="298">
                  <c:v>-4.173883</c:v>
                </c:pt>
                <c:pt idx="299">
                  <c:v>-8.199518</c:v>
                </c:pt>
                <c:pt idx="300">
                  <c:v>-4.32344</c:v>
                </c:pt>
                <c:pt idx="301">
                  <c:v>-9.065408</c:v>
                </c:pt>
                <c:pt idx="302">
                  <c:v>-4.583595</c:v>
                </c:pt>
                <c:pt idx="303">
                  <c:v>-8.884375</c:v>
                </c:pt>
                <c:pt idx="304">
                  <c:v>-4.406973</c:v>
                </c:pt>
                <c:pt idx="305">
                  <c:v>-9.348631</c:v>
                </c:pt>
                <c:pt idx="306">
                  <c:v>-5.119988</c:v>
                </c:pt>
                <c:pt idx="307">
                  <c:v>-9.975325</c:v>
                </c:pt>
                <c:pt idx="308">
                  <c:v>-4.506072</c:v>
                </c:pt>
                <c:pt idx="309">
                  <c:v>-9.083791</c:v>
                </c:pt>
                <c:pt idx="310">
                  <c:v>-5.076054</c:v>
                </c:pt>
                <c:pt idx="311">
                  <c:v>-9.904544</c:v>
                </c:pt>
                <c:pt idx="312">
                  <c:v>-4.032469</c:v>
                </c:pt>
                <c:pt idx="313">
                  <c:v>-7.543784</c:v>
                </c:pt>
                <c:pt idx="314">
                  <c:v>-3.416799</c:v>
                </c:pt>
                <c:pt idx="315">
                  <c:v>-6.524261</c:v>
                </c:pt>
                <c:pt idx="316">
                  <c:v>-2.435875</c:v>
                </c:pt>
                <c:pt idx="317">
                  <c:v>-4.140453</c:v>
                </c:pt>
                <c:pt idx="318">
                  <c:v>-1.501844</c:v>
                </c:pt>
                <c:pt idx="319">
                  <c:v>-2.881294</c:v>
                </c:pt>
                <c:pt idx="320">
                  <c:v>-0.856446</c:v>
                </c:pt>
                <c:pt idx="321">
                  <c:v>-1.001685</c:v>
                </c:pt>
                <c:pt idx="322">
                  <c:v>0.22154</c:v>
                </c:pt>
                <c:pt idx="323">
                  <c:v>0.419279</c:v>
                </c:pt>
                <c:pt idx="324">
                  <c:v>0.588402</c:v>
                </c:pt>
                <c:pt idx="325">
                  <c:v>2.003493</c:v>
                </c:pt>
                <c:pt idx="326">
                  <c:v>1.652493</c:v>
                </c:pt>
                <c:pt idx="327">
                  <c:v>2.758864</c:v>
                </c:pt>
                <c:pt idx="328">
                  <c:v>1.119256</c:v>
                </c:pt>
                <c:pt idx="329">
                  <c:v>3.484444</c:v>
                </c:pt>
                <c:pt idx="330">
                  <c:v>3.352411</c:v>
                </c:pt>
                <c:pt idx="331">
                  <c:v>6.31239</c:v>
                </c:pt>
                <c:pt idx="332">
                  <c:v>3.176374</c:v>
                </c:pt>
                <c:pt idx="333">
                  <c:v>7.859558</c:v>
                </c:pt>
                <c:pt idx="334">
                  <c:v>5.091079</c:v>
                </c:pt>
                <c:pt idx="335">
                  <c:v>9.293762</c:v>
                </c:pt>
                <c:pt idx="336">
                  <c:v>4.979076</c:v>
                </c:pt>
                <c:pt idx="337">
                  <c:v>11.154763</c:v>
                </c:pt>
                <c:pt idx="338">
                  <c:v>6.606951</c:v>
                </c:pt>
                <c:pt idx="339">
                  <c:v>13.451924</c:v>
                </c:pt>
                <c:pt idx="340">
                  <c:v>7.14864</c:v>
                </c:pt>
                <c:pt idx="341">
                  <c:v>14.006214</c:v>
                </c:pt>
                <c:pt idx="342">
                  <c:v>5.777732</c:v>
                </c:pt>
                <c:pt idx="343">
                  <c:v>10.512651</c:v>
                </c:pt>
                <c:pt idx="344">
                  <c:v>3.876687</c:v>
                </c:pt>
                <c:pt idx="345">
                  <c:v>6.676703</c:v>
                </c:pt>
                <c:pt idx="346">
                  <c:v>1.518725</c:v>
                </c:pt>
                <c:pt idx="347">
                  <c:v>2.285817</c:v>
                </c:pt>
                <c:pt idx="348">
                  <c:v>0.355072</c:v>
                </c:pt>
                <c:pt idx="349">
                  <c:v>0.330541</c:v>
                </c:pt>
                <c:pt idx="350">
                  <c:v>-0.37349</c:v>
                </c:pt>
                <c:pt idx="351">
                  <c:v>-0.997591</c:v>
                </c:pt>
                <c:pt idx="352">
                  <c:v>-0.744912</c:v>
                </c:pt>
                <c:pt idx="353">
                  <c:v>-1.309448</c:v>
                </c:pt>
                <c:pt idx="354">
                  <c:v>-0.255321</c:v>
                </c:pt>
                <c:pt idx="355">
                  <c:v>-0.188699</c:v>
                </c:pt>
                <c:pt idx="356">
                  <c:v>0.503874</c:v>
                </c:pt>
                <c:pt idx="357">
                  <c:v>1.406356</c:v>
                </c:pt>
                <c:pt idx="358">
                  <c:v>1.077518</c:v>
                </c:pt>
                <c:pt idx="359">
                  <c:v>2.147579</c:v>
                </c:pt>
                <c:pt idx="360">
                  <c:v>0.691719</c:v>
                </c:pt>
                <c:pt idx="361">
                  <c:v>0.617157</c:v>
                </c:pt>
                <c:pt idx="362">
                  <c:v>-0.778845</c:v>
                </c:pt>
                <c:pt idx="363">
                  <c:v>-2.346211</c:v>
                </c:pt>
                <c:pt idx="364">
                  <c:v>-2.241162</c:v>
                </c:pt>
                <c:pt idx="365">
                  <c:v>-4.954259</c:v>
                </c:pt>
                <c:pt idx="366">
                  <c:v>-3.03218</c:v>
                </c:pt>
                <c:pt idx="367">
                  <c:v>-6.310097</c:v>
                </c:pt>
                <c:pt idx="368">
                  <c:v>-3.20987</c:v>
                </c:pt>
                <c:pt idx="369">
                  <c:v>-6.192522</c:v>
                </c:pt>
                <c:pt idx="370">
                  <c:v>-3.131729</c:v>
                </c:pt>
                <c:pt idx="371">
                  <c:v>-6.525092</c:v>
                </c:pt>
                <c:pt idx="372">
                  <c:v>-3.382373</c:v>
                </c:pt>
                <c:pt idx="373">
                  <c:v>-6.593265</c:v>
                </c:pt>
                <c:pt idx="374">
                  <c:v>-3.363279</c:v>
                </c:pt>
                <c:pt idx="375">
                  <c:v>-7.154376</c:v>
                </c:pt>
                <c:pt idx="376">
                  <c:v>-4.1228</c:v>
                </c:pt>
                <c:pt idx="377">
                  <c:v>-7.929712</c:v>
                </c:pt>
                <c:pt idx="378">
                  <c:v>-3.271787</c:v>
                </c:pt>
                <c:pt idx="379">
                  <c:v>-6.294732</c:v>
                </c:pt>
                <c:pt idx="380">
                  <c:v>-3.462773</c:v>
                </c:pt>
                <c:pt idx="381">
                  <c:v>-7.020782</c:v>
                </c:pt>
                <c:pt idx="382">
                  <c:v>-2.881129</c:v>
                </c:pt>
                <c:pt idx="383">
                  <c:v>-4.97589</c:v>
                </c:pt>
                <c:pt idx="384">
                  <c:v>-1.725898</c:v>
                </c:pt>
                <c:pt idx="385">
                  <c:v>-3.227323</c:v>
                </c:pt>
                <c:pt idx="386">
                  <c:v>-1.133589</c:v>
                </c:pt>
                <c:pt idx="387">
                  <c:v>-1.845363</c:v>
                </c:pt>
                <c:pt idx="388">
                  <c:v>-0.454287</c:v>
                </c:pt>
                <c:pt idx="389">
                  <c:v>-0.75545</c:v>
                </c:pt>
                <c:pt idx="390">
                  <c:v>-0.34078</c:v>
                </c:pt>
                <c:pt idx="391">
                  <c:v>-0.573642</c:v>
                </c:pt>
                <c:pt idx="392">
                  <c:v>0.308401</c:v>
                </c:pt>
                <c:pt idx="393">
                  <c:v>1.391001</c:v>
                </c:pt>
                <c:pt idx="394">
                  <c:v>1.443219</c:v>
                </c:pt>
                <c:pt idx="395">
                  <c:v>2.78437</c:v>
                </c:pt>
                <c:pt idx="396">
                  <c:v>1.825462</c:v>
                </c:pt>
                <c:pt idx="397">
                  <c:v>5.008219</c:v>
                </c:pt>
                <c:pt idx="398">
                  <c:v>4.046704</c:v>
                </c:pt>
                <c:pt idx="399">
                  <c:v>8.126172</c:v>
                </c:pt>
                <c:pt idx="400">
                  <c:v>4.732987</c:v>
                </c:pt>
                <c:pt idx="401">
                  <c:v>10.012729</c:v>
                </c:pt>
                <c:pt idx="402">
                  <c:v>4.828919</c:v>
                </c:pt>
                <c:pt idx="403">
                  <c:v>9.567256</c:v>
                </c:pt>
                <c:pt idx="404">
                  <c:v>5.70854</c:v>
                </c:pt>
                <c:pt idx="405">
                  <c:v>11.97223</c:v>
                </c:pt>
                <c:pt idx="406">
                  <c:v>6.305532</c:v>
                </c:pt>
                <c:pt idx="407">
                  <c:v>12.612547</c:v>
                </c:pt>
                <c:pt idx="408">
                  <c:v>5.775952</c:v>
                </c:pt>
                <c:pt idx="409">
                  <c:v>10.572226</c:v>
                </c:pt>
                <c:pt idx="410">
                  <c:v>3.448578</c:v>
                </c:pt>
                <c:pt idx="411">
                  <c:v>5.938816</c:v>
                </c:pt>
                <c:pt idx="412">
                  <c:v>1.576768</c:v>
                </c:pt>
                <c:pt idx="413">
                  <c:v>2.009866</c:v>
                </c:pt>
                <c:pt idx="414">
                  <c:v>-0.728238</c:v>
                </c:pt>
                <c:pt idx="415">
                  <c:v>-2.289284</c:v>
                </c:pt>
                <c:pt idx="416">
                  <c:v>-1.703064</c:v>
                </c:pt>
                <c:pt idx="417">
                  <c:v>-3.187674</c:v>
                </c:pt>
                <c:pt idx="418">
                  <c:v>-1.089818</c:v>
                </c:pt>
                <c:pt idx="419">
                  <c:v>-1.979641</c:v>
                </c:pt>
                <c:pt idx="420">
                  <c:v>-1.004185</c:v>
                </c:pt>
                <c:pt idx="421">
                  <c:v>-2.21081</c:v>
                </c:pt>
                <c:pt idx="422">
                  <c:v>-0.975061</c:v>
                </c:pt>
                <c:pt idx="423">
                  <c:v>-1.848183</c:v>
                </c:pt>
                <c:pt idx="424">
                  <c:v>-0.75921</c:v>
                </c:pt>
                <c:pt idx="425">
                  <c:v>-1.415083</c:v>
                </c:pt>
                <c:pt idx="426">
                  <c:v>-0.307661</c:v>
                </c:pt>
                <c:pt idx="427">
                  <c:v>0.050209</c:v>
                </c:pt>
                <c:pt idx="428">
                  <c:v>0.518397</c:v>
                </c:pt>
                <c:pt idx="429">
                  <c:v>1.059461</c:v>
                </c:pt>
                <c:pt idx="430">
                  <c:v>0.73911</c:v>
                </c:pt>
                <c:pt idx="431">
                  <c:v>1.902993</c:v>
                </c:pt>
                <c:pt idx="432">
                  <c:v>1.802984</c:v>
                </c:pt>
                <c:pt idx="433">
                  <c:v>4.07997</c:v>
                </c:pt>
                <c:pt idx="434">
                  <c:v>2.566074</c:v>
                </c:pt>
                <c:pt idx="435">
                  <c:v>5.485856</c:v>
                </c:pt>
                <c:pt idx="436">
                  <c:v>3.123911</c:v>
                </c:pt>
                <c:pt idx="437">
                  <c:v>6.102896</c:v>
                </c:pt>
                <c:pt idx="438">
                  <c:v>2.68068</c:v>
                </c:pt>
                <c:pt idx="439">
                  <c:v>5.068077</c:v>
                </c:pt>
                <c:pt idx="440">
                  <c:v>2.251605</c:v>
                </c:pt>
                <c:pt idx="441">
                  <c:v>4.349467</c:v>
                </c:pt>
                <c:pt idx="442">
                  <c:v>1.983978</c:v>
                </c:pt>
                <c:pt idx="443">
                  <c:v>3.758267</c:v>
                </c:pt>
                <c:pt idx="444">
                  <c:v>1.552458</c:v>
                </c:pt>
                <c:pt idx="445">
                  <c:v>2.901996</c:v>
                </c:pt>
                <c:pt idx="446">
                  <c:v>1.139677</c:v>
                </c:pt>
                <c:pt idx="447">
                  <c:v>2.064935</c:v>
                </c:pt>
                <c:pt idx="448">
                  <c:v>0.780435</c:v>
                </c:pt>
                <c:pt idx="449">
                  <c:v>1.282932</c:v>
                </c:pt>
                <c:pt idx="450">
                  <c:v>0.108977</c:v>
                </c:pt>
                <c:pt idx="451">
                  <c:v>0.050112</c:v>
                </c:pt>
                <c:pt idx="452">
                  <c:v>-0.067763</c:v>
                </c:pt>
                <c:pt idx="453">
                  <c:v>-0.0166</c:v>
                </c:pt>
                <c:pt idx="454">
                  <c:v>0.046829</c:v>
                </c:pt>
                <c:pt idx="455">
                  <c:v>0.013225</c:v>
                </c:pt>
                <c:pt idx="456">
                  <c:v>-0.119741</c:v>
                </c:pt>
                <c:pt idx="457">
                  <c:v>-0.251477</c:v>
                </c:pt>
                <c:pt idx="458">
                  <c:v>-0.019779</c:v>
                </c:pt>
                <c:pt idx="459">
                  <c:v>0.037346</c:v>
                </c:pt>
                <c:pt idx="460">
                  <c:v>-0.002949</c:v>
                </c:pt>
                <c:pt idx="461">
                  <c:v>-0.12159</c:v>
                </c:pt>
                <c:pt idx="462">
                  <c:v>-0.108057</c:v>
                </c:pt>
                <c:pt idx="463">
                  <c:v>-0.11755</c:v>
                </c:pt>
                <c:pt idx="464">
                  <c:v>0.083647</c:v>
                </c:pt>
                <c:pt idx="465">
                  <c:v>0.222923</c:v>
                </c:pt>
                <c:pt idx="466">
                  <c:v>0.050387</c:v>
                </c:pt>
                <c:pt idx="467">
                  <c:v>-0.044072</c:v>
                </c:pt>
                <c:pt idx="468">
                  <c:v>-0.028992</c:v>
                </c:pt>
                <c:pt idx="469">
                  <c:v>0.172923</c:v>
                </c:pt>
                <c:pt idx="470">
                  <c:v>0.001038</c:v>
                </c:pt>
                <c:pt idx="471">
                  <c:v>-0.114588</c:v>
                </c:pt>
                <c:pt idx="472">
                  <c:v>-0.060789</c:v>
                </c:pt>
                <c:pt idx="473">
                  <c:v>-0.003166</c:v>
                </c:pt>
                <c:pt idx="474">
                  <c:v>0.027633</c:v>
                </c:pt>
                <c:pt idx="475">
                  <c:v>0.149262</c:v>
                </c:pt>
                <c:pt idx="476">
                  <c:v>0.121856</c:v>
                </c:pt>
                <c:pt idx="477">
                  <c:v>0.145545</c:v>
                </c:pt>
                <c:pt idx="478">
                  <c:v>-0.031941</c:v>
                </c:pt>
                <c:pt idx="479">
                  <c:v>-0.003175</c:v>
                </c:pt>
                <c:pt idx="480">
                  <c:v>0.095976</c:v>
                </c:pt>
                <c:pt idx="481">
                  <c:v>0.14741</c:v>
                </c:pt>
                <c:pt idx="482">
                  <c:v>-0.041666</c:v>
                </c:pt>
                <c:pt idx="483">
                  <c:v>-0.108013</c:v>
                </c:pt>
                <c:pt idx="484">
                  <c:v>-0.012504</c:v>
                </c:pt>
                <c:pt idx="485">
                  <c:v>-0.012157</c:v>
                </c:pt>
                <c:pt idx="486">
                  <c:v>-0.013721</c:v>
                </c:pt>
                <c:pt idx="487">
                  <c:v>-0.005222</c:v>
                </c:pt>
                <c:pt idx="488">
                  <c:v>0.028983</c:v>
                </c:pt>
                <c:pt idx="489">
                  <c:v>0.036618</c:v>
                </c:pt>
                <c:pt idx="490">
                  <c:v>-0.007359</c:v>
                </c:pt>
                <c:pt idx="491">
                  <c:v>0.005643</c:v>
                </c:pt>
                <c:pt idx="492">
                  <c:v>0.011848</c:v>
                </c:pt>
                <c:pt idx="493">
                  <c:v>-0.008052</c:v>
                </c:pt>
                <c:pt idx="494">
                  <c:v>0.016569</c:v>
                </c:pt>
                <c:pt idx="495">
                  <c:v>0.061958</c:v>
                </c:pt>
                <c:pt idx="496">
                  <c:v>0.01991</c:v>
                </c:pt>
                <c:pt idx="497">
                  <c:v>-0.035238</c:v>
                </c:pt>
                <c:pt idx="498">
                  <c:v>-0.083941</c:v>
                </c:pt>
                <c:pt idx="499">
                  <c:v>-0.113504</c:v>
                </c:pt>
                <c:pt idx="500">
                  <c:v>-0.004236</c:v>
                </c:pt>
                <c:pt idx="501">
                  <c:v>0.026865</c:v>
                </c:pt>
                <c:pt idx="502">
                  <c:v>0.018535</c:v>
                </c:pt>
                <c:pt idx="503">
                  <c:v>-0.08179</c:v>
                </c:pt>
                <c:pt idx="504">
                  <c:v>-0.158947</c:v>
                </c:pt>
                <c:pt idx="505">
                  <c:v>-0.211238</c:v>
                </c:pt>
                <c:pt idx="506">
                  <c:v>-0.006446</c:v>
                </c:pt>
                <c:pt idx="507">
                  <c:v>0.003345</c:v>
                </c:pt>
                <c:pt idx="508">
                  <c:v>-0.008418</c:v>
                </c:pt>
                <c:pt idx="509">
                  <c:v>-0.05033</c:v>
                </c:pt>
                <c:pt idx="510">
                  <c:v>-0.057969</c:v>
                </c:pt>
                <c:pt idx="511">
                  <c:v>-0.110134</c:v>
                </c:pt>
                <c:pt idx="512">
                  <c:v>-0.045767</c:v>
                </c:pt>
                <c:pt idx="513">
                  <c:v>-0.082077</c:v>
                </c:pt>
                <c:pt idx="514">
                  <c:v>-0.003041</c:v>
                </c:pt>
                <c:pt idx="515">
                  <c:v>-0.017928</c:v>
                </c:pt>
                <c:pt idx="516">
                  <c:v>-0.068403</c:v>
                </c:pt>
                <c:pt idx="517">
                  <c:v>-0.085402</c:v>
                </c:pt>
                <c:pt idx="518">
                  <c:v>0.029748</c:v>
                </c:pt>
                <c:pt idx="519">
                  <c:v>0.046876</c:v>
                </c:pt>
                <c:pt idx="520">
                  <c:v>0.027971</c:v>
                </c:pt>
                <c:pt idx="521">
                  <c:v>0.040495</c:v>
                </c:pt>
                <c:pt idx="522">
                  <c:v>-0.051835</c:v>
                </c:pt>
                <c:pt idx="523">
                  <c:v>-0.141692</c:v>
                </c:pt>
                <c:pt idx="524">
                  <c:v>-0.110944</c:v>
                </c:pt>
                <c:pt idx="525">
                  <c:v>-0.249729</c:v>
                </c:pt>
                <c:pt idx="526">
                  <c:v>-0.141797</c:v>
                </c:pt>
                <c:pt idx="527">
                  <c:v>-0.281525</c:v>
                </c:pt>
                <c:pt idx="528">
                  <c:v>-0.059798</c:v>
                </c:pt>
                <c:pt idx="529">
                  <c:v>0.00853</c:v>
                </c:pt>
                <c:pt idx="530">
                  <c:v>0.077803</c:v>
                </c:pt>
                <c:pt idx="531">
                  <c:v>0.129591</c:v>
                </c:pt>
                <c:pt idx="532">
                  <c:v>0.054573</c:v>
                </c:pt>
                <c:pt idx="533">
                  <c:v>0.101966</c:v>
                </c:pt>
                <c:pt idx="534">
                  <c:v>0.055058</c:v>
                </c:pt>
                <c:pt idx="535">
                  <c:v>0.005527</c:v>
                </c:pt>
                <c:pt idx="536">
                  <c:v>-0.201344</c:v>
                </c:pt>
                <c:pt idx="537">
                  <c:v>-0.400888</c:v>
                </c:pt>
                <c:pt idx="538">
                  <c:v>-0.139787</c:v>
                </c:pt>
                <c:pt idx="539">
                  <c:v>-0.182389</c:v>
                </c:pt>
                <c:pt idx="540">
                  <c:v>-0.018535</c:v>
                </c:pt>
                <c:pt idx="541">
                  <c:v>-0.118879</c:v>
                </c:pt>
                <c:pt idx="542">
                  <c:v>-0.045365</c:v>
                </c:pt>
                <c:pt idx="543">
                  <c:v>-0.016132</c:v>
                </c:pt>
                <c:pt idx="544">
                  <c:v>0.055904</c:v>
                </c:pt>
                <c:pt idx="545">
                  <c:v>0.155552</c:v>
                </c:pt>
                <c:pt idx="546">
                  <c:v>0.102767</c:v>
                </c:pt>
                <c:pt idx="547">
                  <c:v>0.145195</c:v>
                </c:pt>
                <c:pt idx="548">
                  <c:v>0.004024</c:v>
                </c:pt>
                <c:pt idx="549">
                  <c:v>0.066156</c:v>
                </c:pt>
                <c:pt idx="550">
                  <c:v>0.083185</c:v>
                </c:pt>
                <c:pt idx="551">
                  <c:v>0.129191</c:v>
                </c:pt>
                <c:pt idx="552">
                  <c:v>0.00828</c:v>
                </c:pt>
                <c:pt idx="553">
                  <c:v>-0.000964000000000001</c:v>
                </c:pt>
                <c:pt idx="554">
                  <c:v>0.134249</c:v>
                </c:pt>
                <c:pt idx="555">
                  <c:v>0.421355</c:v>
                </c:pt>
                <c:pt idx="556">
                  <c:v>0.290117</c:v>
                </c:pt>
                <c:pt idx="557">
                  <c:v>0.533137</c:v>
                </c:pt>
                <c:pt idx="558">
                  <c:v>0.153398</c:v>
                </c:pt>
                <c:pt idx="559">
                  <c:v>0.214809</c:v>
                </c:pt>
                <c:pt idx="560">
                  <c:v>0.053797</c:v>
                </c:pt>
                <c:pt idx="561">
                  <c:v>0.180232</c:v>
                </c:pt>
                <c:pt idx="562">
                  <c:v>0.101748</c:v>
                </c:pt>
                <c:pt idx="563">
                  <c:v>0.142612</c:v>
                </c:pt>
                <c:pt idx="564">
                  <c:v>0.00035</c:v>
                </c:pt>
                <c:pt idx="565">
                  <c:v>-0.039949</c:v>
                </c:pt>
                <c:pt idx="566">
                  <c:v>-0.01271</c:v>
                </c:pt>
                <c:pt idx="567">
                  <c:v>0.060566</c:v>
                </c:pt>
                <c:pt idx="568">
                  <c:v>0.098186</c:v>
                </c:pt>
                <c:pt idx="569">
                  <c:v>0.142205</c:v>
                </c:pt>
                <c:pt idx="570">
                  <c:v>0.019753</c:v>
                </c:pt>
                <c:pt idx="571">
                  <c:v>0.018989</c:v>
                </c:pt>
                <c:pt idx="572">
                  <c:v>-0.115103</c:v>
                </c:pt>
                <c:pt idx="573">
                  <c:v>-0.314662</c:v>
                </c:pt>
                <c:pt idx="574">
                  <c:v>-0.206585</c:v>
                </c:pt>
                <c:pt idx="575">
                  <c:v>-0.310938</c:v>
                </c:pt>
                <c:pt idx="576">
                  <c:v>0.006562</c:v>
                </c:pt>
                <c:pt idx="577">
                  <c:v>-0.071785</c:v>
                </c:pt>
                <c:pt idx="578">
                  <c:v>-0.128003</c:v>
                </c:pt>
                <c:pt idx="579">
                  <c:v>-0.098732</c:v>
                </c:pt>
                <c:pt idx="580">
                  <c:v>0.080395</c:v>
                </c:pt>
                <c:pt idx="581">
                  <c:v>0.117576</c:v>
                </c:pt>
                <c:pt idx="582">
                  <c:v>0.01379</c:v>
                </c:pt>
                <c:pt idx="583">
                  <c:v>0.009718</c:v>
                </c:pt>
                <c:pt idx="584">
                  <c:v>-0.02182</c:v>
                </c:pt>
                <c:pt idx="585">
                  <c:v>-0.055828</c:v>
                </c:pt>
                <c:pt idx="586">
                  <c:v>-0.063486</c:v>
                </c:pt>
                <c:pt idx="587">
                  <c:v>-0.066556</c:v>
                </c:pt>
                <c:pt idx="588">
                  <c:v>-0.034133</c:v>
                </c:pt>
                <c:pt idx="589">
                  <c:v>-0.04787</c:v>
                </c:pt>
                <c:pt idx="590">
                  <c:v>0.043709</c:v>
                </c:pt>
                <c:pt idx="591">
                  <c:v>0.099013</c:v>
                </c:pt>
                <c:pt idx="592">
                  <c:v>-0.066088</c:v>
                </c:pt>
                <c:pt idx="593">
                  <c:v>-0.287106</c:v>
                </c:pt>
                <c:pt idx="594">
                  <c:v>-0.294303</c:v>
                </c:pt>
                <c:pt idx="595">
                  <c:v>-0.441169</c:v>
                </c:pt>
                <c:pt idx="596">
                  <c:v>0.055453</c:v>
                </c:pt>
                <c:pt idx="597">
                  <c:v>0.10293</c:v>
                </c:pt>
                <c:pt idx="598">
                  <c:v>0.000157</c:v>
                </c:pt>
                <c:pt idx="599">
                  <c:v>0.001964</c:v>
                </c:pt>
                <c:pt idx="600">
                  <c:v>-0.125263</c:v>
                </c:pt>
                <c:pt idx="601">
                  <c:v>-0.386138</c:v>
                </c:pt>
                <c:pt idx="602">
                  <c:v>-0.304808</c:v>
                </c:pt>
                <c:pt idx="603">
                  <c:v>-0.532997</c:v>
                </c:pt>
                <c:pt idx="604">
                  <c:v>-0.021965</c:v>
                </c:pt>
                <c:pt idx="605">
                  <c:v>0.070232</c:v>
                </c:pt>
                <c:pt idx="606">
                  <c:v>-0.132123</c:v>
                </c:pt>
                <c:pt idx="607">
                  <c:v>-0.453868</c:v>
                </c:pt>
                <c:pt idx="608">
                  <c:v>-0.304493</c:v>
                </c:pt>
                <c:pt idx="609">
                  <c:v>-0.504607</c:v>
                </c:pt>
                <c:pt idx="610">
                  <c:v>-0.212487</c:v>
                </c:pt>
                <c:pt idx="611">
                  <c:v>-0.564503</c:v>
                </c:pt>
                <c:pt idx="612">
                  <c:v>-0.54398</c:v>
                </c:pt>
                <c:pt idx="613">
                  <c:v>-1.145366</c:v>
                </c:pt>
              </c:numCache>
            </c:numRef>
          </c:val>
          <c:smooth val="0"/>
        </c:ser>
        <c:ser>
          <c:idx val="1"/>
          <c:order val="1"/>
          <c:tx>
            <c:strRef>
              <c:f>'[fusion test.xlsx]Sheet1'!$G$1</c:f>
              <c:strCache>
                <c:ptCount val="1"/>
                <c:pt idx="0">
                  <c:v>Y_gyro</c:v>
                </c:pt>
              </c:strCache>
            </c:strRef>
          </c:tx>
          <c:spPr>
            <a:ln w="28575" cap="rnd">
              <a:solidFill>
                <a:schemeClr val="accent2"/>
              </a:solidFill>
              <a:round/>
            </a:ln>
            <a:effectLst/>
          </c:spPr>
          <c:marker>
            <c:symbol val="none"/>
          </c:marker>
          <c:dLbls>
            <c:delete val="1"/>
          </c:dLbls>
          <c:val>
            <c:numRef>
              <c:f>'[fusion test.xlsx]Sheet1'!$G$2:$G$691</c:f>
              <c:numCache>
                <c:formatCode>General</c:formatCode>
                <c:ptCount val="690"/>
                <c:pt idx="0">
                  <c:v>0.096896</c:v>
                </c:pt>
                <c:pt idx="1">
                  <c:v>-0.002094</c:v>
                </c:pt>
                <c:pt idx="2">
                  <c:v>-0.07458</c:v>
                </c:pt>
                <c:pt idx="3">
                  <c:v>-0.084307</c:v>
                </c:pt>
                <c:pt idx="4">
                  <c:v>0.220573</c:v>
                </c:pt>
                <c:pt idx="5">
                  <c:v>0.308345</c:v>
                </c:pt>
                <c:pt idx="6">
                  <c:v>-0.081477</c:v>
                </c:pt>
                <c:pt idx="7">
                  <c:v>-0.179257</c:v>
                </c:pt>
                <c:pt idx="8">
                  <c:v>-0.067148</c:v>
                </c:pt>
                <c:pt idx="9">
                  <c:v>-0.136369</c:v>
                </c:pt>
                <c:pt idx="10">
                  <c:v>-0.106302</c:v>
                </c:pt>
                <c:pt idx="11">
                  <c:v>-0.170712</c:v>
                </c:pt>
                <c:pt idx="12">
                  <c:v>-0.04091</c:v>
                </c:pt>
                <c:pt idx="13">
                  <c:v>-0.136519</c:v>
                </c:pt>
                <c:pt idx="14">
                  <c:v>-0.184052</c:v>
                </c:pt>
                <c:pt idx="15">
                  <c:v>-0.184755</c:v>
                </c:pt>
                <c:pt idx="16">
                  <c:v>0.182676</c:v>
                </c:pt>
                <c:pt idx="17">
                  <c:v>0.196986</c:v>
                </c:pt>
                <c:pt idx="18">
                  <c:v>-0.314057</c:v>
                </c:pt>
                <c:pt idx="19">
                  <c:v>-0.598552</c:v>
                </c:pt>
                <c:pt idx="20">
                  <c:v>0.008613</c:v>
                </c:pt>
                <c:pt idx="21">
                  <c:v>0.283971</c:v>
                </c:pt>
                <c:pt idx="22">
                  <c:v>-0.013233</c:v>
                </c:pt>
                <c:pt idx="23">
                  <c:v>-0.51336</c:v>
                </c:pt>
                <c:pt idx="24">
                  <c:v>-0.327434</c:v>
                </c:pt>
                <c:pt idx="25">
                  <c:v>-0.224189</c:v>
                </c:pt>
                <c:pt idx="26">
                  <c:v>0.260221</c:v>
                </c:pt>
                <c:pt idx="27">
                  <c:v>0.325501</c:v>
                </c:pt>
                <c:pt idx="28">
                  <c:v>-0.154252</c:v>
                </c:pt>
                <c:pt idx="29">
                  <c:v>-0.041755</c:v>
                </c:pt>
                <c:pt idx="30">
                  <c:v>0.607423</c:v>
                </c:pt>
                <c:pt idx="31">
                  <c:v>1.387703</c:v>
                </c:pt>
                <c:pt idx="32">
                  <c:v>-0.069732</c:v>
                </c:pt>
                <c:pt idx="33">
                  <c:v>0.008936</c:v>
                </c:pt>
                <c:pt idx="34">
                  <c:v>0.733366</c:v>
                </c:pt>
                <c:pt idx="35">
                  <c:v>1.717572</c:v>
                </c:pt>
                <c:pt idx="36">
                  <c:v>0.854722</c:v>
                </c:pt>
                <c:pt idx="37">
                  <c:v>1.588085</c:v>
                </c:pt>
                <c:pt idx="38">
                  <c:v>0.852634</c:v>
                </c:pt>
                <c:pt idx="39">
                  <c:v>2.017599</c:v>
                </c:pt>
                <c:pt idx="40">
                  <c:v>1.172005</c:v>
                </c:pt>
                <c:pt idx="41">
                  <c:v>2.660651</c:v>
                </c:pt>
                <c:pt idx="42">
                  <c:v>1.65021</c:v>
                </c:pt>
                <c:pt idx="43">
                  <c:v>3.147305</c:v>
                </c:pt>
                <c:pt idx="44">
                  <c:v>1.115957</c:v>
                </c:pt>
                <c:pt idx="45">
                  <c:v>2.048515</c:v>
                </c:pt>
                <c:pt idx="46">
                  <c:v>1.275273</c:v>
                </c:pt>
                <c:pt idx="47">
                  <c:v>2.623996</c:v>
                </c:pt>
                <c:pt idx="48">
                  <c:v>0.95486</c:v>
                </c:pt>
                <c:pt idx="49">
                  <c:v>0.984754</c:v>
                </c:pt>
                <c:pt idx="50">
                  <c:v>-0.265567</c:v>
                </c:pt>
                <c:pt idx="51">
                  <c:v>0.468026</c:v>
                </c:pt>
                <c:pt idx="52">
                  <c:v>1.470856</c:v>
                </c:pt>
                <c:pt idx="53">
                  <c:v>3.425189</c:v>
                </c:pt>
                <c:pt idx="54">
                  <c:v>1.746045</c:v>
                </c:pt>
                <c:pt idx="55">
                  <c:v>3.001897</c:v>
                </c:pt>
                <c:pt idx="56">
                  <c:v>0.845215</c:v>
                </c:pt>
                <c:pt idx="57">
                  <c:v>1.458971</c:v>
                </c:pt>
                <c:pt idx="58">
                  <c:v>0.906438</c:v>
                </c:pt>
                <c:pt idx="59">
                  <c:v>2.106073</c:v>
                </c:pt>
                <c:pt idx="60">
                  <c:v>1.131122</c:v>
                </c:pt>
                <c:pt idx="61">
                  <c:v>2.39024</c:v>
                </c:pt>
                <c:pt idx="62">
                  <c:v>1.121076</c:v>
                </c:pt>
                <c:pt idx="63">
                  <c:v>1.396113</c:v>
                </c:pt>
                <c:pt idx="64">
                  <c:v>0.071181</c:v>
                </c:pt>
                <c:pt idx="65">
                  <c:v>0.786446</c:v>
                </c:pt>
                <c:pt idx="66">
                  <c:v>1.351556</c:v>
                </c:pt>
                <c:pt idx="67">
                  <c:v>2.504629</c:v>
                </c:pt>
                <c:pt idx="68">
                  <c:v>1.405966</c:v>
                </c:pt>
                <c:pt idx="69">
                  <c:v>2.86617</c:v>
                </c:pt>
                <c:pt idx="70">
                  <c:v>1.48624</c:v>
                </c:pt>
                <c:pt idx="71">
                  <c:v>2.404497</c:v>
                </c:pt>
                <c:pt idx="72">
                  <c:v>0.886055</c:v>
                </c:pt>
                <c:pt idx="73">
                  <c:v>1.735884</c:v>
                </c:pt>
                <c:pt idx="74">
                  <c:v>0.997782</c:v>
                </c:pt>
                <c:pt idx="75">
                  <c:v>2.855976</c:v>
                </c:pt>
                <c:pt idx="76">
                  <c:v>2.476075</c:v>
                </c:pt>
                <c:pt idx="77">
                  <c:v>5.071778</c:v>
                </c:pt>
                <c:pt idx="78">
                  <c:v>2.800946</c:v>
                </c:pt>
                <c:pt idx="79">
                  <c:v>6.260912</c:v>
                </c:pt>
                <c:pt idx="80">
                  <c:v>4.183087</c:v>
                </c:pt>
                <c:pt idx="81">
                  <c:v>8.216012</c:v>
                </c:pt>
                <c:pt idx="82">
                  <c:v>3.261052</c:v>
                </c:pt>
                <c:pt idx="83">
                  <c:v>5.998305</c:v>
                </c:pt>
                <c:pt idx="84">
                  <c:v>2.406493</c:v>
                </c:pt>
                <c:pt idx="85">
                  <c:v>4.275336</c:v>
                </c:pt>
                <c:pt idx="86">
                  <c:v>1.44752</c:v>
                </c:pt>
                <c:pt idx="87">
                  <c:v>2.454536</c:v>
                </c:pt>
                <c:pt idx="88">
                  <c:v>0.52591</c:v>
                </c:pt>
                <c:pt idx="89">
                  <c:v>0.894778</c:v>
                </c:pt>
                <c:pt idx="90">
                  <c:v>0.32103</c:v>
                </c:pt>
                <c:pt idx="91">
                  <c:v>0.74803</c:v>
                </c:pt>
                <c:pt idx="92">
                  <c:v>0.172736</c:v>
                </c:pt>
                <c:pt idx="93">
                  <c:v>-0.069096</c:v>
                </c:pt>
                <c:pt idx="94">
                  <c:v>-0.53539</c:v>
                </c:pt>
                <c:pt idx="95">
                  <c:v>-1.021094</c:v>
                </c:pt>
                <c:pt idx="96">
                  <c:v>-0.643095</c:v>
                </c:pt>
                <c:pt idx="97">
                  <c:v>-1.187861</c:v>
                </c:pt>
                <c:pt idx="98">
                  <c:v>-0.874204</c:v>
                </c:pt>
                <c:pt idx="99">
                  <c:v>-2.665565</c:v>
                </c:pt>
                <c:pt idx="100">
                  <c:v>-2.133421</c:v>
                </c:pt>
                <c:pt idx="101">
                  <c:v>-4.273844</c:v>
                </c:pt>
                <c:pt idx="102">
                  <c:v>-2.45932</c:v>
                </c:pt>
                <c:pt idx="103">
                  <c:v>-5.330384</c:v>
                </c:pt>
                <c:pt idx="104">
                  <c:v>-3.072274</c:v>
                </c:pt>
                <c:pt idx="105">
                  <c:v>-6.189184</c:v>
                </c:pt>
                <c:pt idx="106">
                  <c:v>-2.871495</c:v>
                </c:pt>
                <c:pt idx="107">
                  <c:v>-5.712352</c:v>
                </c:pt>
                <c:pt idx="108">
                  <c:v>-3.301443</c:v>
                </c:pt>
                <c:pt idx="109">
                  <c:v>-6.402426</c:v>
                </c:pt>
                <c:pt idx="110">
                  <c:v>-2.803064</c:v>
                </c:pt>
                <c:pt idx="111">
                  <c:v>-5.770264</c:v>
                </c:pt>
                <c:pt idx="112">
                  <c:v>-3.423744</c:v>
                </c:pt>
                <c:pt idx="113">
                  <c:v>-6.569528</c:v>
                </c:pt>
                <c:pt idx="114">
                  <c:v>-2.351646</c:v>
                </c:pt>
                <c:pt idx="115">
                  <c:v>-4.344769</c:v>
                </c:pt>
                <c:pt idx="116">
                  <c:v>-1.912812</c:v>
                </c:pt>
                <c:pt idx="117">
                  <c:v>-3.634986</c:v>
                </c:pt>
                <c:pt idx="118">
                  <c:v>-1.374283</c:v>
                </c:pt>
                <c:pt idx="119">
                  <c:v>-2.312342</c:v>
                </c:pt>
                <c:pt idx="120">
                  <c:v>-0.328823</c:v>
                </c:pt>
                <c:pt idx="121">
                  <c:v>-0.271416</c:v>
                </c:pt>
                <c:pt idx="122">
                  <c:v>0.262565</c:v>
                </c:pt>
                <c:pt idx="123">
                  <c:v>-0.505464</c:v>
                </c:pt>
                <c:pt idx="124">
                  <c:v>-2.71528</c:v>
                </c:pt>
                <c:pt idx="125">
                  <c:v>-5.036074</c:v>
                </c:pt>
                <c:pt idx="126">
                  <c:v>-0.440711</c:v>
                </c:pt>
                <c:pt idx="127">
                  <c:v>-0.272921</c:v>
                </c:pt>
                <c:pt idx="128">
                  <c:v>-0.36327</c:v>
                </c:pt>
                <c:pt idx="129">
                  <c:v>-1.207671</c:v>
                </c:pt>
                <c:pt idx="130">
                  <c:v>-0.227778</c:v>
                </c:pt>
                <c:pt idx="131">
                  <c:v>0.184745</c:v>
                </c:pt>
                <c:pt idx="132">
                  <c:v>0.211409</c:v>
                </c:pt>
                <c:pt idx="133">
                  <c:v>-0.31594</c:v>
                </c:pt>
                <c:pt idx="134">
                  <c:v>-0.675202</c:v>
                </c:pt>
                <c:pt idx="135">
                  <c:v>0.102743</c:v>
                </c:pt>
                <c:pt idx="136">
                  <c:v>1.499245</c:v>
                </c:pt>
                <c:pt idx="137">
                  <c:v>1.805827</c:v>
                </c:pt>
                <c:pt idx="138">
                  <c:v>-1.224891</c:v>
                </c:pt>
                <c:pt idx="139">
                  <c:v>-1.774983</c:v>
                </c:pt>
                <c:pt idx="140">
                  <c:v>0.589409</c:v>
                </c:pt>
                <c:pt idx="141">
                  <c:v>0.418718</c:v>
                </c:pt>
                <c:pt idx="142">
                  <c:v>-1.510431</c:v>
                </c:pt>
                <c:pt idx="143">
                  <c:v>-1.149296</c:v>
                </c:pt>
                <c:pt idx="144">
                  <c:v>4.389148</c:v>
                </c:pt>
                <c:pt idx="145">
                  <c:v>10.285155</c:v>
                </c:pt>
                <c:pt idx="146">
                  <c:v>4.794726</c:v>
                </c:pt>
                <c:pt idx="147">
                  <c:v>7.160162</c:v>
                </c:pt>
                <c:pt idx="148">
                  <c:v>1.450195</c:v>
                </c:pt>
                <c:pt idx="149">
                  <c:v>3.206571</c:v>
                </c:pt>
                <c:pt idx="150">
                  <c:v>1.902331</c:v>
                </c:pt>
                <c:pt idx="151">
                  <c:v>3.764236</c:v>
                </c:pt>
                <c:pt idx="152">
                  <c:v>1.424596</c:v>
                </c:pt>
                <c:pt idx="153">
                  <c:v>2.600875</c:v>
                </c:pt>
                <c:pt idx="154">
                  <c:v>1.080589</c:v>
                </c:pt>
                <c:pt idx="155">
                  <c:v>1.925388</c:v>
                </c:pt>
                <c:pt idx="156">
                  <c:v>0.825833</c:v>
                </c:pt>
                <c:pt idx="157">
                  <c:v>1.430434</c:v>
                </c:pt>
                <c:pt idx="158">
                  <c:v>0.368587</c:v>
                </c:pt>
                <c:pt idx="159">
                  <c:v>0.597333</c:v>
                </c:pt>
                <c:pt idx="160">
                  <c:v>-0.093194</c:v>
                </c:pt>
                <c:pt idx="161">
                  <c:v>-0.601755</c:v>
                </c:pt>
                <c:pt idx="162">
                  <c:v>-1.057803</c:v>
                </c:pt>
                <c:pt idx="163">
                  <c:v>-2.454978</c:v>
                </c:pt>
                <c:pt idx="164">
                  <c:v>-1.517362</c:v>
                </c:pt>
                <c:pt idx="165">
                  <c:v>-3.054387</c:v>
                </c:pt>
                <c:pt idx="166">
                  <c:v>-1.692087</c:v>
                </c:pt>
                <c:pt idx="167">
                  <c:v>-3.78137</c:v>
                </c:pt>
                <c:pt idx="168">
                  <c:v>-2.31039</c:v>
                </c:pt>
                <c:pt idx="169">
                  <c:v>-4.603658</c:v>
                </c:pt>
                <c:pt idx="170">
                  <c:v>-2.202115</c:v>
                </c:pt>
                <c:pt idx="171">
                  <c:v>-4.616999</c:v>
                </c:pt>
                <c:pt idx="172">
                  <c:v>-1.963529</c:v>
                </c:pt>
                <c:pt idx="173">
                  <c:v>-3.344486</c:v>
                </c:pt>
                <c:pt idx="174">
                  <c:v>-1.645765</c:v>
                </c:pt>
                <c:pt idx="175">
                  <c:v>-3.492263</c:v>
                </c:pt>
                <c:pt idx="176">
                  <c:v>-1.651983</c:v>
                </c:pt>
                <c:pt idx="177">
                  <c:v>-2.989804</c:v>
                </c:pt>
                <c:pt idx="178">
                  <c:v>-1.425333</c:v>
                </c:pt>
                <c:pt idx="179">
                  <c:v>-3.055626</c:v>
                </c:pt>
                <c:pt idx="180">
                  <c:v>-1.452915</c:v>
                </c:pt>
                <c:pt idx="181">
                  <c:v>-2.534945</c:v>
                </c:pt>
                <c:pt idx="182">
                  <c:v>-0.929897</c:v>
                </c:pt>
                <c:pt idx="183">
                  <c:v>-1.708679</c:v>
                </c:pt>
                <c:pt idx="184">
                  <c:v>-0.434924</c:v>
                </c:pt>
                <c:pt idx="185">
                  <c:v>-0.560886</c:v>
                </c:pt>
                <c:pt idx="186">
                  <c:v>-0.308884</c:v>
                </c:pt>
                <c:pt idx="187">
                  <c:v>-0.868829</c:v>
                </c:pt>
                <c:pt idx="188">
                  <c:v>-0.254824</c:v>
                </c:pt>
                <c:pt idx="189">
                  <c:v>0.094762</c:v>
                </c:pt>
                <c:pt idx="190">
                  <c:v>0.479236</c:v>
                </c:pt>
                <c:pt idx="191">
                  <c:v>0.720811</c:v>
                </c:pt>
                <c:pt idx="192">
                  <c:v>-0.091015</c:v>
                </c:pt>
                <c:pt idx="193">
                  <c:v>0.051505</c:v>
                </c:pt>
                <c:pt idx="194">
                  <c:v>0.429414</c:v>
                </c:pt>
                <c:pt idx="195">
                  <c:v>0.589481</c:v>
                </c:pt>
                <c:pt idx="196">
                  <c:v>0.438938</c:v>
                </c:pt>
                <c:pt idx="197">
                  <c:v>1.479767</c:v>
                </c:pt>
                <c:pt idx="198">
                  <c:v>1.236748</c:v>
                </c:pt>
                <c:pt idx="199">
                  <c:v>1.105881</c:v>
                </c:pt>
                <c:pt idx="200">
                  <c:v>0.210047</c:v>
                </c:pt>
                <c:pt idx="201">
                  <c:v>3.841663</c:v>
                </c:pt>
                <c:pt idx="202">
                  <c:v>4.375075</c:v>
                </c:pt>
                <c:pt idx="203">
                  <c:v>5.995095</c:v>
                </c:pt>
                <c:pt idx="204">
                  <c:v>-0.546057</c:v>
                </c:pt>
                <c:pt idx="205">
                  <c:v>0.500498</c:v>
                </c:pt>
                <c:pt idx="206">
                  <c:v>2.641066</c:v>
                </c:pt>
                <c:pt idx="207">
                  <c:v>5.263335</c:v>
                </c:pt>
                <c:pt idx="208">
                  <c:v>1.606673</c:v>
                </c:pt>
                <c:pt idx="209">
                  <c:v>2.851469</c:v>
                </c:pt>
                <c:pt idx="210">
                  <c:v>1.818583</c:v>
                </c:pt>
                <c:pt idx="211">
                  <c:v>3.90425</c:v>
                </c:pt>
                <c:pt idx="212">
                  <c:v>2.130058</c:v>
                </c:pt>
                <c:pt idx="213">
                  <c:v>3.504591</c:v>
                </c:pt>
                <c:pt idx="214">
                  <c:v>-0.186926</c:v>
                </c:pt>
                <c:pt idx="215">
                  <c:v>-0.940187</c:v>
                </c:pt>
                <c:pt idx="216">
                  <c:v>-0.385519</c:v>
                </c:pt>
                <c:pt idx="217">
                  <c:v>-0.092088</c:v>
                </c:pt>
                <c:pt idx="218">
                  <c:v>0.333249</c:v>
                </c:pt>
                <c:pt idx="219">
                  <c:v>0.636898</c:v>
                </c:pt>
                <c:pt idx="220">
                  <c:v>0.193746</c:v>
                </c:pt>
                <c:pt idx="221">
                  <c:v>0.184308</c:v>
                </c:pt>
                <c:pt idx="222">
                  <c:v>-0.220056</c:v>
                </c:pt>
                <c:pt idx="223">
                  <c:v>-0.74442</c:v>
                </c:pt>
                <c:pt idx="224">
                  <c:v>-0.661554</c:v>
                </c:pt>
                <c:pt idx="225">
                  <c:v>-1.644374</c:v>
                </c:pt>
                <c:pt idx="226">
                  <c:v>-1.019368</c:v>
                </c:pt>
                <c:pt idx="227">
                  <c:v>-2.084396</c:v>
                </c:pt>
                <c:pt idx="228">
                  <c:v>-1.538604</c:v>
                </c:pt>
                <c:pt idx="229">
                  <c:v>-3.173405</c:v>
                </c:pt>
                <c:pt idx="230">
                  <c:v>-1.326522</c:v>
                </c:pt>
                <c:pt idx="231">
                  <c:v>-2.668783</c:v>
                </c:pt>
                <c:pt idx="232">
                  <c:v>-1.101973</c:v>
                </c:pt>
                <c:pt idx="233">
                  <c:v>-1.715302</c:v>
                </c:pt>
                <c:pt idx="234">
                  <c:v>-1.103914</c:v>
                </c:pt>
                <c:pt idx="235">
                  <c:v>-2.821402</c:v>
                </c:pt>
                <c:pt idx="236">
                  <c:v>-1.998833</c:v>
                </c:pt>
                <c:pt idx="237">
                  <c:v>-3.123025</c:v>
                </c:pt>
                <c:pt idx="238">
                  <c:v>-0.651741</c:v>
                </c:pt>
                <c:pt idx="239">
                  <c:v>-1.429727</c:v>
                </c:pt>
                <c:pt idx="240">
                  <c:v>-1.162261</c:v>
                </c:pt>
                <c:pt idx="241">
                  <c:v>-1.902202</c:v>
                </c:pt>
                <c:pt idx="242">
                  <c:v>-0.811586</c:v>
                </c:pt>
                <c:pt idx="243">
                  <c:v>-1.740217</c:v>
                </c:pt>
                <c:pt idx="244">
                  <c:v>-1.012436</c:v>
                </c:pt>
                <c:pt idx="245">
                  <c:v>-1.596535</c:v>
                </c:pt>
                <c:pt idx="246">
                  <c:v>-0.017021</c:v>
                </c:pt>
                <c:pt idx="247">
                  <c:v>-0.134992</c:v>
                </c:pt>
                <c:pt idx="248">
                  <c:v>-0.265994</c:v>
                </c:pt>
                <c:pt idx="249">
                  <c:v>-0.646619</c:v>
                </c:pt>
                <c:pt idx="250">
                  <c:v>-0.483727</c:v>
                </c:pt>
                <c:pt idx="251">
                  <c:v>-0.89543</c:v>
                </c:pt>
                <c:pt idx="252">
                  <c:v>-0.019466</c:v>
                </c:pt>
                <c:pt idx="253">
                  <c:v>0.233605</c:v>
                </c:pt>
                <c:pt idx="254">
                  <c:v>-0.361223</c:v>
                </c:pt>
                <c:pt idx="255">
                  <c:v>-0.920856</c:v>
                </c:pt>
                <c:pt idx="256">
                  <c:v>0.961376</c:v>
                </c:pt>
                <c:pt idx="257">
                  <c:v>1.986404</c:v>
                </c:pt>
                <c:pt idx="258">
                  <c:v>-0.501021</c:v>
                </c:pt>
                <c:pt idx="259">
                  <c:v>-0.990668</c:v>
                </c:pt>
                <c:pt idx="260">
                  <c:v>1.284842</c:v>
                </c:pt>
                <c:pt idx="261">
                  <c:v>3.68314</c:v>
                </c:pt>
                <c:pt idx="262">
                  <c:v>0.285387</c:v>
                </c:pt>
                <c:pt idx="263">
                  <c:v>0.038207</c:v>
                </c:pt>
                <c:pt idx="264">
                  <c:v>-0.270802</c:v>
                </c:pt>
                <c:pt idx="265">
                  <c:v>1.607096</c:v>
                </c:pt>
                <c:pt idx="266">
                  <c:v>2.46552</c:v>
                </c:pt>
                <c:pt idx="267">
                  <c:v>4.217828</c:v>
                </c:pt>
                <c:pt idx="268">
                  <c:v>1.975245</c:v>
                </c:pt>
                <c:pt idx="269">
                  <c:v>4.2487</c:v>
                </c:pt>
                <c:pt idx="270">
                  <c:v>2.579066</c:v>
                </c:pt>
                <c:pt idx="271">
                  <c:v>4.897438</c:v>
                </c:pt>
                <c:pt idx="272">
                  <c:v>1.623235</c:v>
                </c:pt>
                <c:pt idx="273">
                  <c:v>2.955648</c:v>
                </c:pt>
                <c:pt idx="274">
                  <c:v>1.52952</c:v>
                </c:pt>
                <c:pt idx="275">
                  <c:v>2.971034</c:v>
                </c:pt>
                <c:pt idx="276">
                  <c:v>1.325337</c:v>
                </c:pt>
                <c:pt idx="277">
                  <c:v>2.541316</c:v>
                </c:pt>
                <c:pt idx="278">
                  <c:v>0.959808</c:v>
                </c:pt>
                <c:pt idx="279">
                  <c:v>1.711305</c:v>
                </c:pt>
                <c:pt idx="280">
                  <c:v>0.550897</c:v>
                </c:pt>
                <c:pt idx="281">
                  <c:v>0.66609</c:v>
                </c:pt>
                <c:pt idx="282">
                  <c:v>-0.220726</c:v>
                </c:pt>
                <c:pt idx="283">
                  <c:v>-0.530477</c:v>
                </c:pt>
                <c:pt idx="284">
                  <c:v>-0.110576</c:v>
                </c:pt>
                <c:pt idx="285">
                  <c:v>-0.107008</c:v>
                </c:pt>
                <c:pt idx="286">
                  <c:v>-0.239822</c:v>
                </c:pt>
                <c:pt idx="287">
                  <c:v>-0.588009</c:v>
                </c:pt>
                <c:pt idx="288">
                  <c:v>-0.451861</c:v>
                </c:pt>
                <c:pt idx="289">
                  <c:v>-0.77265</c:v>
                </c:pt>
                <c:pt idx="290">
                  <c:v>-0.288178</c:v>
                </c:pt>
                <c:pt idx="291">
                  <c:v>-0.745817</c:v>
                </c:pt>
                <c:pt idx="292">
                  <c:v>-0.78914</c:v>
                </c:pt>
                <c:pt idx="293">
                  <c:v>-1.833883</c:v>
                </c:pt>
                <c:pt idx="294">
                  <c:v>-0.859458</c:v>
                </c:pt>
                <c:pt idx="295">
                  <c:v>-1.874264</c:v>
                </c:pt>
                <c:pt idx="296">
                  <c:v>-1.550955</c:v>
                </c:pt>
                <c:pt idx="297">
                  <c:v>-2.843412</c:v>
                </c:pt>
                <c:pt idx="298">
                  <c:v>-1.187611</c:v>
                </c:pt>
                <c:pt idx="299">
                  <c:v>-2.630311</c:v>
                </c:pt>
                <c:pt idx="300">
                  <c:v>-1.262618</c:v>
                </c:pt>
                <c:pt idx="301">
                  <c:v>-2.314293</c:v>
                </c:pt>
                <c:pt idx="302">
                  <c:v>-0.846361</c:v>
                </c:pt>
                <c:pt idx="303">
                  <c:v>-1.66201</c:v>
                </c:pt>
                <c:pt idx="304">
                  <c:v>-1.314955</c:v>
                </c:pt>
                <c:pt idx="305">
                  <c:v>-3.139533</c:v>
                </c:pt>
                <c:pt idx="306">
                  <c:v>-1.603878</c:v>
                </c:pt>
                <c:pt idx="307">
                  <c:v>-3.151349</c:v>
                </c:pt>
                <c:pt idx="308">
                  <c:v>-2.067851</c:v>
                </c:pt>
                <c:pt idx="309">
                  <c:v>-4.112266</c:v>
                </c:pt>
                <c:pt idx="310">
                  <c:v>-1.101244</c:v>
                </c:pt>
                <c:pt idx="311">
                  <c:v>-1.502154</c:v>
                </c:pt>
                <c:pt idx="312">
                  <c:v>-0.509938</c:v>
                </c:pt>
                <c:pt idx="313">
                  <c:v>-1.388392</c:v>
                </c:pt>
                <c:pt idx="314">
                  <c:v>-0.781049</c:v>
                </c:pt>
                <c:pt idx="315">
                  <c:v>-1.111986</c:v>
                </c:pt>
                <c:pt idx="316">
                  <c:v>-0.087201</c:v>
                </c:pt>
                <c:pt idx="317">
                  <c:v>-0.469478</c:v>
                </c:pt>
                <c:pt idx="318">
                  <c:v>-0.434935</c:v>
                </c:pt>
                <c:pt idx="319">
                  <c:v>-0.374004</c:v>
                </c:pt>
                <c:pt idx="320">
                  <c:v>0.353644</c:v>
                </c:pt>
                <c:pt idx="321">
                  <c:v>0.293675</c:v>
                </c:pt>
                <c:pt idx="322">
                  <c:v>-0.580528</c:v>
                </c:pt>
                <c:pt idx="323">
                  <c:v>-0.698182</c:v>
                </c:pt>
                <c:pt idx="324">
                  <c:v>0.714327</c:v>
                </c:pt>
                <c:pt idx="325">
                  <c:v>1.289265</c:v>
                </c:pt>
                <c:pt idx="326">
                  <c:v>-0.109541</c:v>
                </c:pt>
                <c:pt idx="327">
                  <c:v>0.030358</c:v>
                </c:pt>
                <c:pt idx="328">
                  <c:v>1.37926</c:v>
                </c:pt>
                <c:pt idx="329">
                  <c:v>2.576411</c:v>
                </c:pt>
                <c:pt idx="330">
                  <c:v>0.329245</c:v>
                </c:pt>
                <c:pt idx="331">
                  <c:v>0.868173</c:v>
                </c:pt>
                <c:pt idx="332">
                  <c:v>0.742681</c:v>
                </c:pt>
                <c:pt idx="333">
                  <c:v>1.300534</c:v>
                </c:pt>
                <c:pt idx="334">
                  <c:v>1.197514</c:v>
                </c:pt>
                <c:pt idx="335">
                  <c:v>3.951882</c:v>
                </c:pt>
                <c:pt idx="336">
                  <c:v>3.50862</c:v>
                </c:pt>
                <c:pt idx="337">
                  <c:v>6.798799</c:v>
                </c:pt>
                <c:pt idx="338">
                  <c:v>2.579758</c:v>
                </c:pt>
                <c:pt idx="339">
                  <c:v>4.900485</c:v>
                </c:pt>
                <c:pt idx="340">
                  <c:v>2.668024</c:v>
                </c:pt>
                <c:pt idx="341">
                  <c:v>5.835036</c:v>
                </c:pt>
                <c:pt idx="342">
                  <c:v>2.97793</c:v>
                </c:pt>
                <c:pt idx="343">
                  <c:v>5.443795</c:v>
                </c:pt>
                <c:pt idx="344">
                  <c:v>1.549141</c:v>
                </c:pt>
                <c:pt idx="345">
                  <c:v>2.687088</c:v>
                </c:pt>
                <c:pt idx="346">
                  <c:v>1.222743</c:v>
                </c:pt>
                <c:pt idx="347">
                  <c:v>2.047751</c:v>
                </c:pt>
                <c:pt idx="348">
                  <c:v>0.299662</c:v>
                </c:pt>
                <c:pt idx="349">
                  <c:v>0.462141</c:v>
                </c:pt>
                <c:pt idx="350">
                  <c:v>0.092852</c:v>
                </c:pt>
                <c:pt idx="351">
                  <c:v>0.224915</c:v>
                </c:pt>
                <c:pt idx="352">
                  <c:v>0.204424</c:v>
                </c:pt>
                <c:pt idx="353">
                  <c:v>0.404623</c:v>
                </c:pt>
                <c:pt idx="354">
                  <c:v>0.184428</c:v>
                </c:pt>
                <c:pt idx="355">
                  <c:v>0.365878</c:v>
                </c:pt>
                <c:pt idx="356">
                  <c:v>0.259718</c:v>
                </c:pt>
                <c:pt idx="357">
                  <c:v>0.78854</c:v>
                </c:pt>
                <c:pt idx="358">
                  <c:v>0.541608</c:v>
                </c:pt>
                <c:pt idx="359">
                  <c:v>0.980257</c:v>
                </c:pt>
                <c:pt idx="360">
                  <c:v>0.33009</c:v>
                </c:pt>
                <c:pt idx="361">
                  <c:v>-0.109611</c:v>
                </c:pt>
                <c:pt idx="362">
                  <c:v>-1.270565</c:v>
                </c:pt>
                <c:pt idx="363">
                  <c:v>-2.918866</c:v>
                </c:pt>
                <c:pt idx="364">
                  <c:v>-1.867554</c:v>
                </c:pt>
                <c:pt idx="365">
                  <c:v>-4.138932</c:v>
                </c:pt>
                <c:pt idx="366">
                  <c:v>-2.202514</c:v>
                </c:pt>
                <c:pt idx="367">
                  <c:v>-3.813129</c:v>
                </c:pt>
                <c:pt idx="368">
                  <c:v>-1.504798</c:v>
                </c:pt>
                <c:pt idx="369">
                  <c:v>-3.417589</c:v>
                </c:pt>
                <c:pt idx="370">
                  <c:v>-2.121609</c:v>
                </c:pt>
                <c:pt idx="371">
                  <c:v>-3.986361</c:v>
                </c:pt>
                <c:pt idx="372">
                  <c:v>-1.406391</c:v>
                </c:pt>
                <c:pt idx="373">
                  <c:v>-2.740485</c:v>
                </c:pt>
                <c:pt idx="374">
                  <c:v>-1.32146</c:v>
                </c:pt>
                <c:pt idx="375">
                  <c:v>-2.882541</c:v>
                </c:pt>
                <c:pt idx="376">
                  <c:v>-1.567435</c:v>
                </c:pt>
                <c:pt idx="377">
                  <c:v>-2.905782</c:v>
                </c:pt>
                <c:pt idx="378">
                  <c:v>-1.415596</c:v>
                </c:pt>
                <c:pt idx="379">
                  <c:v>-2.741024</c:v>
                </c:pt>
                <c:pt idx="380">
                  <c:v>-0.926947</c:v>
                </c:pt>
                <c:pt idx="381">
                  <c:v>-1.325147</c:v>
                </c:pt>
                <c:pt idx="382">
                  <c:v>-0.454699</c:v>
                </c:pt>
                <c:pt idx="383">
                  <c:v>-1.322742</c:v>
                </c:pt>
                <c:pt idx="384">
                  <c:v>-0.736149</c:v>
                </c:pt>
                <c:pt idx="385">
                  <c:v>-0.926288</c:v>
                </c:pt>
                <c:pt idx="386">
                  <c:v>-0.094854</c:v>
                </c:pt>
                <c:pt idx="387">
                  <c:v>-0.444894</c:v>
                </c:pt>
                <c:pt idx="388">
                  <c:v>-0.447475</c:v>
                </c:pt>
                <c:pt idx="389">
                  <c:v>-0.682676</c:v>
                </c:pt>
                <c:pt idx="390">
                  <c:v>0.069353</c:v>
                </c:pt>
                <c:pt idx="391">
                  <c:v>0.390468</c:v>
                </c:pt>
                <c:pt idx="392">
                  <c:v>0.311402</c:v>
                </c:pt>
                <c:pt idx="393">
                  <c:v>0.347402</c:v>
                </c:pt>
                <c:pt idx="394">
                  <c:v>0.000583</c:v>
                </c:pt>
                <c:pt idx="395">
                  <c:v>0.310191</c:v>
                </c:pt>
                <c:pt idx="396">
                  <c:v>0.27134</c:v>
                </c:pt>
                <c:pt idx="397">
                  <c:v>-0.016191</c:v>
                </c:pt>
                <c:pt idx="398">
                  <c:v>-0.088073</c:v>
                </c:pt>
                <c:pt idx="399">
                  <c:v>0.621014</c:v>
                </c:pt>
                <c:pt idx="400">
                  <c:v>0.510689</c:v>
                </c:pt>
                <c:pt idx="401">
                  <c:v>0.538051</c:v>
                </c:pt>
                <c:pt idx="402">
                  <c:v>0.503857</c:v>
                </c:pt>
                <c:pt idx="403">
                  <c:v>2.769933</c:v>
                </c:pt>
                <c:pt idx="404">
                  <c:v>2.7326</c:v>
                </c:pt>
                <c:pt idx="405">
                  <c:v>4.774348</c:v>
                </c:pt>
                <c:pt idx="406">
                  <c:v>1.006941</c:v>
                </c:pt>
                <c:pt idx="407">
                  <c:v>1.492318</c:v>
                </c:pt>
                <c:pt idx="408">
                  <c:v>1.291691</c:v>
                </c:pt>
                <c:pt idx="409">
                  <c:v>3.955813</c:v>
                </c:pt>
                <c:pt idx="410">
                  <c:v>2.79959</c:v>
                </c:pt>
                <c:pt idx="411">
                  <c:v>3.827918</c:v>
                </c:pt>
                <c:pt idx="412">
                  <c:v>0.115738</c:v>
                </c:pt>
                <c:pt idx="413">
                  <c:v>1.298773</c:v>
                </c:pt>
                <c:pt idx="414">
                  <c:v>1.241368</c:v>
                </c:pt>
                <c:pt idx="415">
                  <c:v>1.403086</c:v>
                </c:pt>
                <c:pt idx="416">
                  <c:v>-0.524111</c:v>
                </c:pt>
                <c:pt idx="417">
                  <c:v>-1.21036</c:v>
                </c:pt>
                <c:pt idx="418">
                  <c:v>-1.133827</c:v>
                </c:pt>
                <c:pt idx="419">
                  <c:v>-2.796279</c:v>
                </c:pt>
                <c:pt idx="420">
                  <c:v>-1.863611</c:v>
                </c:pt>
                <c:pt idx="421">
                  <c:v>-3.986191</c:v>
                </c:pt>
                <c:pt idx="422">
                  <c:v>-2.085934</c:v>
                </c:pt>
                <c:pt idx="423">
                  <c:v>-4.459403</c:v>
                </c:pt>
                <c:pt idx="424">
                  <c:v>-3.342234</c:v>
                </c:pt>
                <c:pt idx="425">
                  <c:v>-7.508243</c:v>
                </c:pt>
                <c:pt idx="426">
                  <c:v>-4.613926</c:v>
                </c:pt>
                <c:pt idx="427">
                  <c:v>-9.378346</c:v>
                </c:pt>
                <c:pt idx="428">
                  <c:v>-5.201184</c:v>
                </c:pt>
                <c:pt idx="429">
                  <c:v>-10.783796</c:v>
                </c:pt>
                <c:pt idx="430">
                  <c:v>-5.704918</c:v>
                </c:pt>
                <c:pt idx="431">
                  <c:v>-11.433597</c:v>
                </c:pt>
                <c:pt idx="432">
                  <c:v>-6.219936</c:v>
                </c:pt>
                <c:pt idx="433">
                  <c:v>-12.989769</c:v>
                </c:pt>
                <c:pt idx="434">
                  <c:v>-7.062981</c:v>
                </c:pt>
                <c:pt idx="435">
                  <c:v>-13.978925</c:v>
                </c:pt>
                <c:pt idx="436">
                  <c:v>-6.188728</c:v>
                </c:pt>
                <c:pt idx="437">
                  <c:v>-11.518001</c:v>
                </c:pt>
                <c:pt idx="438">
                  <c:v>-4.712199</c:v>
                </c:pt>
                <c:pt idx="439">
                  <c:v>-8.826948</c:v>
                </c:pt>
                <c:pt idx="440">
                  <c:v>-3.169598</c:v>
                </c:pt>
                <c:pt idx="441">
                  <c:v>-5.74905</c:v>
                </c:pt>
                <c:pt idx="442">
                  <c:v>-2.296531</c:v>
                </c:pt>
                <c:pt idx="443">
                  <c:v>-4.405946</c:v>
                </c:pt>
                <c:pt idx="444">
                  <c:v>-1.593792</c:v>
                </c:pt>
                <c:pt idx="445">
                  <c:v>-2.826435</c:v>
                </c:pt>
                <c:pt idx="446">
                  <c:v>-1.197487</c:v>
                </c:pt>
                <c:pt idx="447">
                  <c:v>-2.28147</c:v>
                </c:pt>
                <c:pt idx="448">
                  <c:v>-0.868496</c:v>
                </c:pt>
                <c:pt idx="449">
                  <c:v>-1.472302</c:v>
                </c:pt>
                <c:pt idx="450">
                  <c:v>-0.214613</c:v>
                </c:pt>
                <c:pt idx="451">
                  <c:v>-0.183105</c:v>
                </c:pt>
                <c:pt idx="452">
                  <c:v>0.008886</c:v>
                </c:pt>
                <c:pt idx="453">
                  <c:v>-0.098283</c:v>
                </c:pt>
                <c:pt idx="454">
                  <c:v>-0.158174</c:v>
                </c:pt>
                <c:pt idx="455">
                  <c:v>-0.280053</c:v>
                </c:pt>
                <c:pt idx="456">
                  <c:v>0.048526</c:v>
                </c:pt>
                <c:pt idx="457">
                  <c:v>0.125861</c:v>
                </c:pt>
                <c:pt idx="458">
                  <c:v>0.01361</c:v>
                </c:pt>
                <c:pt idx="459">
                  <c:v>-0.038708</c:v>
                </c:pt>
                <c:pt idx="460">
                  <c:v>0.009462</c:v>
                </c:pt>
                <c:pt idx="461">
                  <c:v>0.143471</c:v>
                </c:pt>
                <c:pt idx="462">
                  <c:v>0.171259</c:v>
                </c:pt>
                <c:pt idx="463">
                  <c:v>0.245631</c:v>
                </c:pt>
                <c:pt idx="464">
                  <c:v>0.003037</c:v>
                </c:pt>
                <c:pt idx="465">
                  <c:v>0.013471</c:v>
                </c:pt>
                <c:pt idx="466">
                  <c:v>0.092409</c:v>
                </c:pt>
                <c:pt idx="467">
                  <c:v>0.268038</c:v>
                </c:pt>
                <c:pt idx="468">
                  <c:v>0.037279</c:v>
                </c:pt>
                <c:pt idx="469">
                  <c:v>-0.17372</c:v>
                </c:pt>
                <c:pt idx="470">
                  <c:v>-0.022314</c:v>
                </c:pt>
                <c:pt idx="471">
                  <c:v>0.084577</c:v>
                </c:pt>
                <c:pt idx="472">
                  <c:v>0.006794</c:v>
                </c:pt>
                <c:pt idx="473">
                  <c:v>-0.136718</c:v>
                </c:pt>
                <c:pt idx="474">
                  <c:v>-0.103073</c:v>
                </c:pt>
                <c:pt idx="475">
                  <c:v>-0.265698</c:v>
                </c:pt>
                <c:pt idx="476">
                  <c:v>-0.165909</c:v>
                </c:pt>
                <c:pt idx="477">
                  <c:v>-0.269118</c:v>
                </c:pt>
                <c:pt idx="478">
                  <c:v>-0.075522</c:v>
                </c:pt>
                <c:pt idx="479">
                  <c:v>-0.165864</c:v>
                </c:pt>
                <c:pt idx="480">
                  <c:v>-0.099887</c:v>
                </c:pt>
                <c:pt idx="481">
                  <c:v>-0.200964</c:v>
                </c:pt>
                <c:pt idx="482">
                  <c:v>-0.01381</c:v>
                </c:pt>
                <c:pt idx="483">
                  <c:v>-0.003116</c:v>
                </c:pt>
                <c:pt idx="484">
                  <c:v>-0.083055</c:v>
                </c:pt>
                <c:pt idx="485">
                  <c:v>-0.148052</c:v>
                </c:pt>
                <c:pt idx="486">
                  <c:v>-0.040466</c:v>
                </c:pt>
                <c:pt idx="487">
                  <c:v>-0.082974</c:v>
                </c:pt>
                <c:pt idx="488">
                  <c:v>-0.039401</c:v>
                </c:pt>
                <c:pt idx="489">
                  <c:v>-0.033089</c:v>
                </c:pt>
                <c:pt idx="490">
                  <c:v>-0.01068</c:v>
                </c:pt>
                <c:pt idx="491">
                  <c:v>-0.060727</c:v>
                </c:pt>
                <c:pt idx="492">
                  <c:v>-0.048948</c:v>
                </c:pt>
                <c:pt idx="493">
                  <c:v>-0.101204</c:v>
                </c:pt>
                <c:pt idx="494">
                  <c:v>-0.045946</c:v>
                </c:pt>
                <c:pt idx="495">
                  <c:v>-0.107836</c:v>
                </c:pt>
                <c:pt idx="496">
                  <c:v>-0.104477</c:v>
                </c:pt>
                <c:pt idx="497">
                  <c:v>-0.176927</c:v>
                </c:pt>
                <c:pt idx="498">
                  <c:v>-0.075654</c:v>
                </c:pt>
                <c:pt idx="499">
                  <c:v>-0.133203</c:v>
                </c:pt>
                <c:pt idx="500">
                  <c:v>-0.019151</c:v>
                </c:pt>
                <c:pt idx="501">
                  <c:v>-0.063861</c:v>
                </c:pt>
                <c:pt idx="502">
                  <c:v>-0.06076</c:v>
                </c:pt>
                <c:pt idx="503">
                  <c:v>-0.024629</c:v>
                </c:pt>
                <c:pt idx="504">
                  <c:v>0.069046</c:v>
                </c:pt>
                <c:pt idx="505">
                  <c:v>0.081793</c:v>
                </c:pt>
                <c:pt idx="506">
                  <c:v>1.7e-5</c:v>
                </c:pt>
                <c:pt idx="507">
                  <c:v>-0.060659</c:v>
                </c:pt>
                <c:pt idx="508">
                  <c:v>-0.056399</c:v>
                </c:pt>
                <c:pt idx="509">
                  <c:v>-0.026518</c:v>
                </c:pt>
                <c:pt idx="510">
                  <c:v>0.066046</c:v>
                </c:pt>
                <c:pt idx="511">
                  <c:v>0.052161</c:v>
                </c:pt>
                <c:pt idx="512">
                  <c:v>-0.026639</c:v>
                </c:pt>
                <c:pt idx="513">
                  <c:v>-0.023446</c:v>
                </c:pt>
                <c:pt idx="514">
                  <c:v>-0.012826</c:v>
                </c:pt>
                <c:pt idx="515">
                  <c:v>0.004159</c:v>
                </c:pt>
                <c:pt idx="516">
                  <c:v>0.045745</c:v>
                </c:pt>
                <c:pt idx="517">
                  <c:v>0.053152</c:v>
                </c:pt>
                <c:pt idx="518">
                  <c:v>0.026641</c:v>
                </c:pt>
                <c:pt idx="519">
                  <c:v>0.014928</c:v>
                </c:pt>
                <c:pt idx="520">
                  <c:v>-0.077698</c:v>
                </c:pt>
                <c:pt idx="521">
                  <c:v>-0.095651</c:v>
                </c:pt>
                <c:pt idx="522">
                  <c:v>0.061907</c:v>
                </c:pt>
                <c:pt idx="523">
                  <c:v>0.073672</c:v>
                </c:pt>
                <c:pt idx="524">
                  <c:v>-0.035125</c:v>
                </c:pt>
                <c:pt idx="525">
                  <c:v>-0.041511</c:v>
                </c:pt>
                <c:pt idx="526">
                  <c:v>0.01905</c:v>
                </c:pt>
                <c:pt idx="527">
                  <c:v>0.106169</c:v>
                </c:pt>
                <c:pt idx="528">
                  <c:v>0.077613</c:v>
                </c:pt>
                <c:pt idx="529">
                  <c:v>0.150973</c:v>
                </c:pt>
                <c:pt idx="530">
                  <c:v>0.107437</c:v>
                </c:pt>
                <c:pt idx="531">
                  <c:v>0.183142</c:v>
                </c:pt>
                <c:pt idx="532">
                  <c:v>-0.030881</c:v>
                </c:pt>
                <c:pt idx="533">
                  <c:v>-0.138432</c:v>
                </c:pt>
                <c:pt idx="534">
                  <c:v>-0.169294</c:v>
                </c:pt>
                <c:pt idx="535">
                  <c:v>-0.272691</c:v>
                </c:pt>
                <c:pt idx="536">
                  <c:v>-0.023579</c:v>
                </c:pt>
                <c:pt idx="537">
                  <c:v>0.009329</c:v>
                </c:pt>
                <c:pt idx="538">
                  <c:v>-0.001098</c:v>
                </c:pt>
                <c:pt idx="539">
                  <c:v>-0.018153</c:v>
                </c:pt>
                <c:pt idx="540">
                  <c:v>0.075644</c:v>
                </c:pt>
                <c:pt idx="541">
                  <c:v>0.256816</c:v>
                </c:pt>
                <c:pt idx="542">
                  <c:v>0.086333</c:v>
                </c:pt>
                <c:pt idx="543">
                  <c:v>0.00642799999999999</c:v>
                </c:pt>
                <c:pt idx="544">
                  <c:v>-0.063949</c:v>
                </c:pt>
                <c:pt idx="545">
                  <c:v>-0.167221</c:v>
                </c:pt>
                <c:pt idx="546">
                  <c:v>-0.100048</c:v>
                </c:pt>
                <c:pt idx="547">
                  <c:v>-0.083984</c:v>
                </c:pt>
                <c:pt idx="548">
                  <c:v>0.003292</c:v>
                </c:pt>
                <c:pt idx="549">
                  <c:v>-0.122246</c:v>
                </c:pt>
                <c:pt idx="550">
                  <c:v>-0.039297</c:v>
                </c:pt>
                <c:pt idx="551">
                  <c:v>-0.107378</c:v>
                </c:pt>
                <c:pt idx="552">
                  <c:v>-0.012649</c:v>
                </c:pt>
                <c:pt idx="553">
                  <c:v>0.098212</c:v>
                </c:pt>
                <c:pt idx="554">
                  <c:v>0.043707</c:v>
                </c:pt>
                <c:pt idx="555">
                  <c:v>-0.009405</c:v>
                </c:pt>
                <c:pt idx="556">
                  <c:v>-0.043464</c:v>
                </c:pt>
                <c:pt idx="557">
                  <c:v>-0.069868</c:v>
                </c:pt>
                <c:pt idx="558">
                  <c:v>-0.050884</c:v>
                </c:pt>
                <c:pt idx="559">
                  <c:v>-0.027279</c:v>
                </c:pt>
                <c:pt idx="560">
                  <c:v>0.049179</c:v>
                </c:pt>
                <c:pt idx="561">
                  <c:v>0.035617</c:v>
                </c:pt>
                <c:pt idx="562">
                  <c:v>0.000314</c:v>
                </c:pt>
                <c:pt idx="563">
                  <c:v>0.036785</c:v>
                </c:pt>
                <c:pt idx="564">
                  <c:v>0.025815</c:v>
                </c:pt>
                <c:pt idx="565">
                  <c:v>0.050598</c:v>
                </c:pt>
                <c:pt idx="566">
                  <c:v>0.07057</c:v>
                </c:pt>
                <c:pt idx="567">
                  <c:v>-0.002622</c:v>
                </c:pt>
                <c:pt idx="568">
                  <c:v>-0.199855</c:v>
                </c:pt>
                <c:pt idx="569">
                  <c:v>-0.232469</c:v>
                </c:pt>
                <c:pt idx="570">
                  <c:v>0.011917</c:v>
                </c:pt>
                <c:pt idx="571">
                  <c:v>0.050509</c:v>
                </c:pt>
                <c:pt idx="572">
                  <c:v>0.101357</c:v>
                </c:pt>
                <c:pt idx="573">
                  <c:v>0.282495</c:v>
                </c:pt>
                <c:pt idx="574">
                  <c:v>0.124604</c:v>
                </c:pt>
                <c:pt idx="575">
                  <c:v>0.088339</c:v>
                </c:pt>
                <c:pt idx="576">
                  <c:v>-0.215267</c:v>
                </c:pt>
                <c:pt idx="577">
                  <c:v>-0.283586</c:v>
                </c:pt>
                <c:pt idx="578">
                  <c:v>0.026528</c:v>
                </c:pt>
                <c:pt idx="579">
                  <c:v>-0.038509</c:v>
                </c:pt>
                <c:pt idx="580">
                  <c:v>-0.030963</c:v>
                </c:pt>
                <c:pt idx="581">
                  <c:v>0.035031</c:v>
                </c:pt>
                <c:pt idx="582">
                  <c:v>0.080837</c:v>
                </c:pt>
                <c:pt idx="583">
                  <c:v>0.151985</c:v>
                </c:pt>
                <c:pt idx="584">
                  <c:v>-0.056598</c:v>
                </c:pt>
                <c:pt idx="585">
                  <c:v>-0.055601</c:v>
                </c:pt>
                <c:pt idx="586">
                  <c:v>0.08951</c:v>
                </c:pt>
                <c:pt idx="587">
                  <c:v>0.033107</c:v>
                </c:pt>
                <c:pt idx="588">
                  <c:v>-0.151427</c:v>
                </c:pt>
                <c:pt idx="589">
                  <c:v>-0.303963</c:v>
                </c:pt>
                <c:pt idx="590">
                  <c:v>-0.115238</c:v>
                </c:pt>
                <c:pt idx="591">
                  <c:v>-0.169813</c:v>
                </c:pt>
                <c:pt idx="592">
                  <c:v>-0.029196</c:v>
                </c:pt>
                <c:pt idx="593">
                  <c:v>0.148351</c:v>
                </c:pt>
                <c:pt idx="594">
                  <c:v>0.470644</c:v>
                </c:pt>
                <c:pt idx="595">
                  <c:v>0.859386</c:v>
                </c:pt>
                <c:pt idx="596">
                  <c:v>0.014913</c:v>
                </c:pt>
                <c:pt idx="597">
                  <c:v>-0.133073</c:v>
                </c:pt>
                <c:pt idx="598">
                  <c:v>-0.058539</c:v>
                </c:pt>
                <c:pt idx="599">
                  <c:v>0.004324</c:v>
                </c:pt>
                <c:pt idx="600">
                  <c:v>0.290828</c:v>
                </c:pt>
                <c:pt idx="601">
                  <c:v>0.818127</c:v>
                </c:pt>
                <c:pt idx="602">
                  <c:v>0.559259</c:v>
                </c:pt>
                <c:pt idx="603">
                  <c:v>0.884286</c:v>
                </c:pt>
                <c:pt idx="604">
                  <c:v>0.089559</c:v>
                </c:pt>
                <c:pt idx="605">
                  <c:v>0.262524</c:v>
                </c:pt>
                <c:pt idx="606">
                  <c:v>0.55557</c:v>
                </c:pt>
                <c:pt idx="607">
                  <c:v>1.203455</c:v>
                </c:pt>
                <c:pt idx="608">
                  <c:v>0.359872</c:v>
                </c:pt>
                <c:pt idx="609">
                  <c:v>0.565249</c:v>
                </c:pt>
                <c:pt idx="610">
                  <c:v>0.274744</c:v>
                </c:pt>
                <c:pt idx="611">
                  <c:v>0.730527</c:v>
                </c:pt>
                <c:pt idx="612">
                  <c:v>0.512037</c:v>
                </c:pt>
                <c:pt idx="613">
                  <c:v>1.054801</c:v>
                </c:pt>
              </c:numCache>
            </c:numRef>
          </c:val>
          <c:smooth val="0"/>
        </c:ser>
        <c:ser>
          <c:idx val="2"/>
          <c:order val="2"/>
          <c:tx>
            <c:strRef>
              <c:f>'[fusion test.xlsx]Sheet1'!$H$1</c:f>
              <c:strCache>
                <c:ptCount val="1"/>
                <c:pt idx="0">
                  <c:v>Z_gyro</c:v>
                </c:pt>
              </c:strCache>
            </c:strRef>
          </c:tx>
          <c:spPr>
            <a:ln w="28575" cap="rnd">
              <a:solidFill>
                <a:schemeClr val="accent3"/>
              </a:solidFill>
              <a:round/>
            </a:ln>
            <a:effectLst/>
          </c:spPr>
          <c:marker>
            <c:symbol val="none"/>
          </c:marker>
          <c:dLbls>
            <c:delete val="1"/>
          </c:dLbls>
          <c:val>
            <c:numRef>
              <c:f>'[fusion test.xlsx]Sheet1'!$H$2:$H$691</c:f>
              <c:numCache>
                <c:formatCode>General</c:formatCode>
                <c:ptCount val="690"/>
                <c:pt idx="0">
                  <c:v>0.02546</c:v>
                </c:pt>
                <c:pt idx="1">
                  <c:v>0.059873</c:v>
                </c:pt>
                <c:pt idx="2">
                  <c:v>0.024125</c:v>
                </c:pt>
                <c:pt idx="3">
                  <c:v>0.015586</c:v>
                </c:pt>
                <c:pt idx="4">
                  <c:v>0.088746</c:v>
                </c:pt>
                <c:pt idx="5">
                  <c:v>0.294924</c:v>
                </c:pt>
                <c:pt idx="6">
                  <c:v>0.179593</c:v>
                </c:pt>
                <c:pt idx="7">
                  <c:v>0.218438</c:v>
                </c:pt>
                <c:pt idx="8">
                  <c:v>-0.027301</c:v>
                </c:pt>
                <c:pt idx="9">
                  <c:v>-0.011256</c:v>
                </c:pt>
                <c:pt idx="10">
                  <c:v>0.097365</c:v>
                </c:pt>
                <c:pt idx="11">
                  <c:v>0.328295</c:v>
                </c:pt>
                <c:pt idx="12">
                  <c:v>0.247108</c:v>
                </c:pt>
                <c:pt idx="13">
                  <c:v>0.329135</c:v>
                </c:pt>
                <c:pt idx="14">
                  <c:v>0.056973</c:v>
                </c:pt>
                <c:pt idx="15">
                  <c:v>0.20438</c:v>
                </c:pt>
                <c:pt idx="16">
                  <c:v>0.246461</c:v>
                </c:pt>
                <c:pt idx="17">
                  <c:v>0.412473</c:v>
                </c:pt>
                <c:pt idx="18">
                  <c:v>-0.026615</c:v>
                </c:pt>
                <c:pt idx="19">
                  <c:v>-0.124643</c:v>
                </c:pt>
                <c:pt idx="20">
                  <c:v>0.055105</c:v>
                </c:pt>
                <c:pt idx="21">
                  <c:v>0.307614</c:v>
                </c:pt>
                <c:pt idx="22">
                  <c:v>0.210298</c:v>
                </c:pt>
                <c:pt idx="23">
                  <c:v>0.28345</c:v>
                </c:pt>
                <c:pt idx="24">
                  <c:v>0.082117</c:v>
                </c:pt>
                <c:pt idx="25">
                  <c:v>0.468762</c:v>
                </c:pt>
                <c:pt idx="26">
                  <c:v>0.642416</c:v>
                </c:pt>
                <c:pt idx="27">
                  <c:v>1.251969</c:v>
                </c:pt>
                <c:pt idx="28">
                  <c:v>0.512227</c:v>
                </c:pt>
                <c:pt idx="29">
                  <c:v>1.146691</c:v>
                </c:pt>
                <c:pt idx="30">
                  <c:v>0.916733</c:v>
                </c:pt>
                <c:pt idx="31">
                  <c:v>1.949396</c:v>
                </c:pt>
                <c:pt idx="32">
                  <c:v>1.000111</c:v>
                </c:pt>
                <c:pt idx="33">
                  <c:v>2.095728</c:v>
                </c:pt>
                <c:pt idx="34">
                  <c:v>1.390861</c:v>
                </c:pt>
                <c:pt idx="35">
                  <c:v>3.022654</c:v>
                </c:pt>
                <c:pt idx="36">
                  <c:v>1.795225</c:v>
                </c:pt>
                <c:pt idx="37">
                  <c:v>3.599871</c:v>
                </c:pt>
                <c:pt idx="38">
                  <c:v>1.824853</c:v>
                </c:pt>
                <c:pt idx="39">
                  <c:v>3.801131</c:v>
                </c:pt>
                <c:pt idx="40">
                  <c:v>2.249492</c:v>
                </c:pt>
                <c:pt idx="41">
                  <c:v>5.056289</c:v>
                </c:pt>
                <c:pt idx="42">
                  <c:v>3.101012</c:v>
                </c:pt>
                <c:pt idx="43">
                  <c:v>6.30005</c:v>
                </c:pt>
                <c:pt idx="44">
                  <c:v>3.283592</c:v>
                </c:pt>
                <c:pt idx="45">
                  <c:v>6.526439</c:v>
                </c:pt>
                <c:pt idx="46">
                  <c:v>3.215179</c:v>
                </c:pt>
                <c:pt idx="47">
                  <c:v>6.409826</c:v>
                </c:pt>
                <c:pt idx="48">
                  <c:v>3.161736</c:v>
                </c:pt>
                <c:pt idx="49">
                  <c:v>6.406919</c:v>
                </c:pt>
                <c:pt idx="50">
                  <c:v>3.551905</c:v>
                </c:pt>
                <c:pt idx="51">
                  <c:v>6.831918</c:v>
                </c:pt>
                <c:pt idx="52">
                  <c:v>3.015485</c:v>
                </c:pt>
                <c:pt idx="53">
                  <c:v>5.67295</c:v>
                </c:pt>
                <c:pt idx="54">
                  <c:v>2.49004</c:v>
                </c:pt>
                <c:pt idx="55">
                  <c:v>5.300731</c:v>
                </c:pt>
                <c:pt idx="56">
                  <c:v>2.986026</c:v>
                </c:pt>
                <c:pt idx="57">
                  <c:v>5.848855</c:v>
                </c:pt>
                <c:pt idx="58">
                  <c:v>2.848142</c:v>
                </c:pt>
                <c:pt idx="59">
                  <c:v>5.758304</c:v>
                </c:pt>
                <c:pt idx="60">
                  <c:v>3.091345</c:v>
                </c:pt>
                <c:pt idx="61">
                  <c:v>6.568385</c:v>
                </c:pt>
                <c:pt idx="62">
                  <c:v>3.244113</c:v>
                </c:pt>
                <c:pt idx="63">
                  <c:v>5.671402</c:v>
                </c:pt>
                <c:pt idx="64">
                  <c:v>1.531964</c:v>
                </c:pt>
                <c:pt idx="65">
                  <c:v>2.58207</c:v>
                </c:pt>
                <c:pt idx="66">
                  <c:v>1.592544</c:v>
                </c:pt>
                <c:pt idx="67">
                  <c:v>3.534718</c:v>
                </c:pt>
                <c:pt idx="68">
                  <c:v>1.513557</c:v>
                </c:pt>
                <c:pt idx="69">
                  <c:v>2.819148</c:v>
                </c:pt>
                <c:pt idx="70">
                  <c:v>1.034863</c:v>
                </c:pt>
                <c:pt idx="71">
                  <c:v>2.16997</c:v>
                </c:pt>
                <c:pt idx="72">
                  <c:v>1.289863</c:v>
                </c:pt>
                <c:pt idx="73">
                  <c:v>2.613182</c:v>
                </c:pt>
                <c:pt idx="74">
                  <c:v>0.94773</c:v>
                </c:pt>
                <c:pt idx="75">
                  <c:v>1.78679</c:v>
                </c:pt>
                <c:pt idx="76">
                  <c:v>1.110412</c:v>
                </c:pt>
                <c:pt idx="77">
                  <c:v>2.52332</c:v>
                </c:pt>
                <c:pt idx="78">
                  <c:v>1.624522</c:v>
                </c:pt>
                <c:pt idx="79">
                  <c:v>3.325292</c:v>
                </c:pt>
                <c:pt idx="80">
                  <c:v>1.688688</c:v>
                </c:pt>
                <c:pt idx="81">
                  <c:v>3.225655</c:v>
                </c:pt>
                <c:pt idx="82">
                  <c:v>1.546215</c:v>
                </c:pt>
                <c:pt idx="83">
                  <c:v>3.182319</c:v>
                </c:pt>
                <c:pt idx="84">
                  <c:v>1.480805</c:v>
                </c:pt>
                <c:pt idx="85">
                  <c:v>2.671131</c:v>
                </c:pt>
                <c:pt idx="86">
                  <c:v>0.93801</c:v>
                </c:pt>
                <c:pt idx="87">
                  <c:v>1.54326</c:v>
                </c:pt>
                <c:pt idx="88">
                  <c:v>0.292404</c:v>
                </c:pt>
                <c:pt idx="89">
                  <c:v>0.454819</c:v>
                </c:pt>
                <c:pt idx="90">
                  <c:v>0.197906</c:v>
                </c:pt>
                <c:pt idx="91">
                  <c:v>0.472173</c:v>
                </c:pt>
                <c:pt idx="92">
                  <c:v>0.282153</c:v>
                </c:pt>
                <c:pt idx="93">
                  <c:v>0.463549</c:v>
                </c:pt>
                <c:pt idx="94">
                  <c:v>-0.006073</c:v>
                </c:pt>
                <c:pt idx="95">
                  <c:v>-0.135833</c:v>
                </c:pt>
                <c:pt idx="96">
                  <c:v>-0.031866</c:v>
                </c:pt>
                <c:pt idx="97">
                  <c:v>0.158261</c:v>
                </c:pt>
                <c:pt idx="98">
                  <c:v>0.215749</c:v>
                </c:pt>
                <c:pt idx="99">
                  <c:v>0.155277</c:v>
                </c:pt>
                <c:pt idx="100">
                  <c:v>-0.359438</c:v>
                </c:pt>
                <c:pt idx="101">
                  <c:v>-0.889387</c:v>
                </c:pt>
                <c:pt idx="102">
                  <c:v>-0.653676</c:v>
                </c:pt>
                <c:pt idx="103">
                  <c:v>-1.456376</c:v>
                </c:pt>
                <c:pt idx="104">
                  <c:v>-1.04249</c:v>
                </c:pt>
                <c:pt idx="105">
                  <c:v>-2.34104</c:v>
                </c:pt>
                <c:pt idx="106">
                  <c:v>-1.524524</c:v>
                </c:pt>
                <c:pt idx="107">
                  <c:v>-3.083801</c:v>
                </c:pt>
                <c:pt idx="108">
                  <c:v>-1.503046</c:v>
                </c:pt>
                <c:pt idx="109">
                  <c:v>-3.189994</c:v>
                </c:pt>
                <c:pt idx="110">
                  <c:v>-1.802726</c:v>
                </c:pt>
                <c:pt idx="111">
                  <c:v>-3.654859</c:v>
                </c:pt>
                <c:pt idx="112">
                  <c:v>-2.013054</c:v>
                </c:pt>
                <c:pt idx="113">
                  <c:v>-4.323315</c:v>
                </c:pt>
                <c:pt idx="114">
                  <c:v>-2.457353</c:v>
                </c:pt>
                <c:pt idx="115">
                  <c:v>-4.771428</c:v>
                </c:pt>
                <c:pt idx="116">
                  <c:v>-2.208191</c:v>
                </c:pt>
                <c:pt idx="117">
                  <c:v>-4.441322</c:v>
                </c:pt>
                <c:pt idx="118">
                  <c:v>-2.099038</c:v>
                </c:pt>
                <c:pt idx="119">
                  <c:v>-3.777552</c:v>
                </c:pt>
                <c:pt idx="120">
                  <c:v>-1.126045</c:v>
                </c:pt>
                <c:pt idx="121">
                  <c:v>-1.802567</c:v>
                </c:pt>
                <c:pt idx="122">
                  <c:v>-0.5273</c:v>
                </c:pt>
                <c:pt idx="123">
                  <c:v>-1.403933</c:v>
                </c:pt>
                <c:pt idx="124">
                  <c:v>-1.112088</c:v>
                </c:pt>
                <c:pt idx="125">
                  <c:v>-1.813632</c:v>
                </c:pt>
                <c:pt idx="126">
                  <c:v>-0.299099</c:v>
                </c:pt>
                <c:pt idx="127">
                  <c:v>-0.494352</c:v>
                </c:pt>
                <c:pt idx="128">
                  <c:v>-0.140144</c:v>
                </c:pt>
                <c:pt idx="129">
                  <c:v>-0.250574</c:v>
                </c:pt>
                <c:pt idx="130">
                  <c:v>-0.070793</c:v>
                </c:pt>
                <c:pt idx="131">
                  <c:v>-0.063272</c:v>
                </c:pt>
                <c:pt idx="132">
                  <c:v>0.337182</c:v>
                </c:pt>
                <c:pt idx="133">
                  <c:v>1.033405</c:v>
                </c:pt>
                <c:pt idx="134">
                  <c:v>0.958859</c:v>
                </c:pt>
                <c:pt idx="135">
                  <c:v>2.07154</c:v>
                </c:pt>
                <c:pt idx="136">
                  <c:v>1.556881</c:v>
                </c:pt>
                <c:pt idx="137">
                  <c:v>3.686395</c:v>
                </c:pt>
                <c:pt idx="138">
                  <c:v>2.363965</c:v>
                </c:pt>
                <c:pt idx="139">
                  <c:v>4.716686</c:v>
                </c:pt>
                <c:pt idx="140">
                  <c:v>2.340329</c:v>
                </c:pt>
                <c:pt idx="141">
                  <c:v>5.150333</c:v>
                </c:pt>
                <c:pt idx="142">
                  <c:v>4.293765</c:v>
                </c:pt>
                <c:pt idx="143">
                  <c:v>9.858202</c:v>
                </c:pt>
                <c:pt idx="144">
                  <c:v>6.003489</c:v>
                </c:pt>
                <c:pt idx="145">
                  <c:v>11.897107</c:v>
                </c:pt>
                <c:pt idx="146">
                  <c:v>5.750341</c:v>
                </c:pt>
                <c:pt idx="147">
                  <c:v>11.107117</c:v>
                </c:pt>
                <c:pt idx="148">
                  <c:v>4.661669</c:v>
                </c:pt>
                <c:pt idx="149">
                  <c:v>8.651238</c:v>
                </c:pt>
                <c:pt idx="150">
                  <c:v>3.514714</c:v>
                </c:pt>
                <c:pt idx="151">
                  <c:v>6.778115</c:v>
                </c:pt>
                <c:pt idx="152">
                  <c:v>3.097747</c:v>
                </c:pt>
                <c:pt idx="153">
                  <c:v>5.89731</c:v>
                </c:pt>
                <c:pt idx="154">
                  <c:v>2.313323</c:v>
                </c:pt>
                <c:pt idx="155">
                  <c:v>4.225854</c:v>
                </c:pt>
                <c:pt idx="156">
                  <c:v>1.642707</c:v>
                </c:pt>
                <c:pt idx="157">
                  <c:v>3.005861</c:v>
                </c:pt>
                <c:pt idx="158">
                  <c:v>0.846497</c:v>
                </c:pt>
                <c:pt idx="159">
                  <c:v>0.952965</c:v>
                </c:pt>
                <c:pt idx="160">
                  <c:v>-0.727558</c:v>
                </c:pt>
                <c:pt idx="161">
                  <c:v>-2.21188</c:v>
                </c:pt>
                <c:pt idx="162">
                  <c:v>-2.0433</c:v>
                </c:pt>
                <c:pt idx="163">
                  <c:v>-4.216573</c:v>
                </c:pt>
                <c:pt idx="164">
                  <c:v>-1.993683</c:v>
                </c:pt>
                <c:pt idx="165">
                  <c:v>-4.060644</c:v>
                </c:pt>
                <c:pt idx="166">
                  <c:v>-2.188907</c:v>
                </c:pt>
                <c:pt idx="167">
                  <c:v>-4.619997</c:v>
                </c:pt>
                <c:pt idx="168">
                  <c:v>-2.606109</c:v>
                </c:pt>
                <c:pt idx="169">
                  <c:v>-5.491681</c:v>
                </c:pt>
                <c:pt idx="170">
                  <c:v>-3.028879</c:v>
                </c:pt>
                <c:pt idx="171">
                  <c:v>-5.986722</c:v>
                </c:pt>
                <c:pt idx="172">
                  <c:v>-2.725695</c:v>
                </c:pt>
                <c:pt idx="173">
                  <c:v>-5.172982</c:v>
                </c:pt>
                <c:pt idx="174">
                  <c:v>-2.260833</c:v>
                </c:pt>
                <c:pt idx="175">
                  <c:v>-4.558707</c:v>
                </c:pt>
                <c:pt idx="176">
                  <c:v>-2.435964</c:v>
                </c:pt>
                <c:pt idx="177">
                  <c:v>-4.993731</c:v>
                </c:pt>
                <c:pt idx="178">
                  <c:v>-2.649835</c:v>
                </c:pt>
                <c:pt idx="179">
                  <c:v>-5.347885</c:v>
                </c:pt>
                <c:pt idx="180">
                  <c:v>-2.816032</c:v>
                </c:pt>
                <c:pt idx="181">
                  <c:v>-5.655552</c:v>
                </c:pt>
                <c:pt idx="182">
                  <c:v>-2.641006</c:v>
                </c:pt>
                <c:pt idx="183">
                  <c:v>-4.975487</c:v>
                </c:pt>
                <c:pt idx="184">
                  <c:v>-2.046865</c:v>
                </c:pt>
                <c:pt idx="185">
                  <c:v>-3.804756</c:v>
                </c:pt>
                <c:pt idx="186">
                  <c:v>-1.474541</c:v>
                </c:pt>
                <c:pt idx="187">
                  <c:v>-2.59835</c:v>
                </c:pt>
                <c:pt idx="188">
                  <c:v>-0.671234</c:v>
                </c:pt>
                <c:pt idx="189">
                  <c:v>-0.841019</c:v>
                </c:pt>
                <c:pt idx="190">
                  <c:v>0.000622</c:v>
                </c:pt>
                <c:pt idx="191">
                  <c:v>-0.165141</c:v>
                </c:pt>
                <c:pt idx="192">
                  <c:v>-0.143924</c:v>
                </c:pt>
                <c:pt idx="193">
                  <c:v>-0.12963</c:v>
                </c:pt>
                <c:pt idx="194">
                  <c:v>0.381265</c:v>
                </c:pt>
                <c:pt idx="195">
                  <c:v>1.173526</c:v>
                </c:pt>
                <c:pt idx="196">
                  <c:v>0.947345</c:v>
                </c:pt>
                <c:pt idx="197">
                  <c:v>2.058221</c:v>
                </c:pt>
                <c:pt idx="198">
                  <c:v>1.314434</c:v>
                </c:pt>
                <c:pt idx="199">
                  <c:v>3.291851</c:v>
                </c:pt>
                <c:pt idx="200">
                  <c:v>2.517125</c:v>
                </c:pt>
                <c:pt idx="201">
                  <c:v>5.361662</c:v>
                </c:pt>
                <c:pt idx="202">
                  <c:v>3.293045</c:v>
                </c:pt>
                <c:pt idx="203">
                  <c:v>6.879984</c:v>
                </c:pt>
                <c:pt idx="204">
                  <c:v>3.393168</c:v>
                </c:pt>
                <c:pt idx="205">
                  <c:v>6.676651</c:v>
                </c:pt>
                <c:pt idx="206">
                  <c:v>3.404625</c:v>
                </c:pt>
                <c:pt idx="207">
                  <c:v>6.747753</c:v>
                </c:pt>
                <c:pt idx="208">
                  <c:v>3.034211</c:v>
                </c:pt>
                <c:pt idx="209">
                  <c:v>5.514096</c:v>
                </c:pt>
                <c:pt idx="210">
                  <c:v>2.277186</c:v>
                </c:pt>
                <c:pt idx="211">
                  <c:v>4.81104</c:v>
                </c:pt>
                <c:pt idx="212">
                  <c:v>2.881719</c:v>
                </c:pt>
                <c:pt idx="213">
                  <c:v>5.808346</c:v>
                </c:pt>
                <c:pt idx="214">
                  <c:v>2.481483</c:v>
                </c:pt>
                <c:pt idx="215">
                  <c:v>4.462079</c:v>
                </c:pt>
                <c:pt idx="216">
                  <c:v>1.578067</c:v>
                </c:pt>
                <c:pt idx="217">
                  <c:v>2.761415</c:v>
                </c:pt>
                <c:pt idx="218">
                  <c:v>0.687219</c:v>
                </c:pt>
                <c:pt idx="219">
                  <c:v>1.077655</c:v>
                </c:pt>
                <c:pt idx="220">
                  <c:v>0.253326</c:v>
                </c:pt>
                <c:pt idx="221">
                  <c:v>0.24425</c:v>
                </c:pt>
                <c:pt idx="222">
                  <c:v>-0.511668</c:v>
                </c:pt>
                <c:pt idx="223">
                  <c:v>-1.532509</c:v>
                </c:pt>
                <c:pt idx="224">
                  <c:v>-1.29538</c:v>
                </c:pt>
                <c:pt idx="225">
                  <c:v>-2.828389</c:v>
                </c:pt>
                <c:pt idx="226">
                  <c:v>-1.859854</c:v>
                </c:pt>
                <c:pt idx="227">
                  <c:v>-4.164642</c:v>
                </c:pt>
                <c:pt idx="228">
                  <c:v>-2.834445</c:v>
                </c:pt>
                <c:pt idx="229">
                  <c:v>-5.820898</c:v>
                </c:pt>
                <c:pt idx="230">
                  <c:v>-2.872828</c:v>
                </c:pt>
                <c:pt idx="231">
                  <c:v>-5.563792</c:v>
                </c:pt>
                <c:pt idx="232">
                  <c:v>-2.548517</c:v>
                </c:pt>
                <c:pt idx="233">
                  <c:v>-5.085515</c:v>
                </c:pt>
                <c:pt idx="234">
                  <c:v>-2.544713</c:v>
                </c:pt>
                <c:pt idx="235">
                  <c:v>-5.244247</c:v>
                </c:pt>
                <c:pt idx="236">
                  <c:v>-2.734264</c:v>
                </c:pt>
                <c:pt idx="237">
                  <c:v>-5.380577</c:v>
                </c:pt>
                <c:pt idx="238">
                  <c:v>-2.160015</c:v>
                </c:pt>
                <c:pt idx="239">
                  <c:v>-3.851044</c:v>
                </c:pt>
                <c:pt idx="240">
                  <c:v>-1.499396</c:v>
                </c:pt>
                <c:pt idx="241">
                  <c:v>-3.108673</c:v>
                </c:pt>
                <c:pt idx="242">
                  <c:v>-1.69509</c:v>
                </c:pt>
                <c:pt idx="243">
                  <c:v>-3.414764</c:v>
                </c:pt>
                <c:pt idx="244">
                  <c:v>-1.703745</c:v>
                </c:pt>
                <c:pt idx="245">
                  <c:v>-3.424476</c:v>
                </c:pt>
                <c:pt idx="246">
                  <c:v>-1.620891</c:v>
                </c:pt>
                <c:pt idx="247">
                  <c:v>-2.857821</c:v>
                </c:pt>
                <c:pt idx="248">
                  <c:v>-0.974771</c:v>
                </c:pt>
                <c:pt idx="249">
                  <c:v>-1.905777</c:v>
                </c:pt>
                <c:pt idx="250">
                  <c:v>-0.929712</c:v>
                </c:pt>
                <c:pt idx="251">
                  <c:v>-1.729461</c:v>
                </c:pt>
                <c:pt idx="252">
                  <c:v>-0.416378</c:v>
                </c:pt>
                <c:pt idx="253">
                  <c:v>-0.583132</c:v>
                </c:pt>
                <c:pt idx="254">
                  <c:v>-0.46384</c:v>
                </c:pt>
                <c:pt idx="255">
                  <c:v>-0.943147</c:v>
                </c:pt>
                <c:pt idx="256">
                  <c:v>0.249468</c:v>
                </c:pt>
                <c:pt idx="257">
                  <c:v>1.166474</c:v>
                </c:pt>
                <c:pt idx="258">
                  <c:v>0.488695</c:v>
                </c:pt>
                <c:pt idx="259">
                  <c:v>0.747414</c:v>
                </c:pt>
                <c:pt idx="260">
                  <c:v>0.982142</c:v>
                </c:pt>
                <c:pt idx="261">
                  <c:v>3.251279</c:v>
                </c:pt>
                <c:pt idx="262">
                  <c:v>2.443248</c:v>
                </c:pt>
                <c:pt idx="263">
                  <c:v>3.594707</c:v>
                </c:pt>
                <c:pt idx="264">
                  <c:v>0.938671</c:v>
                </c:pt>
                <c:pt idx="265">
                  <c:v>2.970313</c:v>
                </c:pt>
                <c:pt idx="266">
                  <c:v>3.711256</c:v>
                </c:pt>
                <c:pt idx="267">
                  <c:v>8.541019</c:v>
                </c:pt>
                <c:pt idx="268">
                  <c:v>4.770001</c:v>
                </c:pt>
                <c:pt idx="269">
                  <c:v>8.855134</c:v>
                </c:pt>
                <c:pt idx="270">
                  <c:v>3.338111</c:v>
                </c:pt>
                <c:pt idx="271">
                  <c:v>6.180996</c:v>
                </c:pt>
                <c:pt idx="272">
                  <c:v>2.537678</c:v>
                </c:pt>
                <c:pt idx="273">
                  <c:v>4.965394</c:v>
                </c:pt>
                <c:pt idx="274">
                  <c:v>2.233006</c:v>
                </c:pt>
                <c:pt idx="275">
                  <c:v>4.214718</c:v>
                </c:pt>
                <c:pt idx="276">
                  <c:v>1.856976</c:v>
                </c:pt>
                <c:pt idx="277">
                  <c:v>3.616027</c:v>
                </c:pt>
                <c:pt idx="278">
                  <c:v>1.687299</c:v>
                </c:pt>
                <c:pt idx="279">
                  <c:v>3.389753</c:v>
                </c:pt>
                <c:pt idx="280">
                  <c:v>1.73241</c:v>
                </c:pt>
                <c:pt idx="281">
                  <c:v>3.149249</c:v>
                </c:pt>
                <c:pt idx="282">
                  <c:v>0.898347</c:v>
                </c:pt>
                <c:pt idx="283">
                  <c:v>1.499005</c:v>
                </c:pt>
                <c:pt idx="284">
                  <c:v>0.562243</c:v>
                </c:pt>
                <c:pt idx="285">
                  <c:v>1.151732</c:v>
                </c:pt>
                <c:pt idx="286">
                  <c:v>0.348472</c:v>
                </c:pt>
                <c:pt idx="287">
                  <c:v>0.361265</c:v>
                </c:pt>
                <c:pt idx="288">
                  <c:v>-0.147728</c:v>
                </c:pt>
                <c:pt idx="289">
                  <c:v>-0.230665</c:v>
                </c:pt>
                <c:pt idx="290">
                  <c:v>-0.103445</c:v>
                </c:pt>
                <c:pt idx="291">
                  <c:v>-0.462225</c:v>
                </c:pt>
                <c:pt idx="292">
                  <c:v>-0.742181</c:v>
                </c:pt>
                <c:pt idx="293">
                  <c:v>-1.889612</c:v>
                </c:pt>
                <c:pt idx="294">
                  <c:v>-1.47569</c:v>
                </c:pt>
                <c:pt idx="295">
                  <c:v>-3.414503</c:v>
                </c:pt>
                <c:pt idx="296">
                  <c:v>-2.592375</c:v>
                </c:pt>
                <c:pt idx="297">
                  <c:v>-5.636994</c:v>
                </c:pt>
                <c:pt idx="298">
                  <c:v>-2.972961</c:v>
                </c:pt>
                <c:pt idx="299">
                  <c:v>-5.758307</c:v>
                </c:pt>
                <c:pt idx="300">
                  <c:v>-2.677789</c:v>
                </c:pt>
                <c:pt idx="301">
                  <c:v>-5.225412</c:v>
                </c:pt>
                <c:pt idx="302">
                  <c:v>-2.281053</c:v>
                </c:pt>
                <c:pt idx="303">
                  <c:v>-4.291016</c:v>
                </c:pt>
                <c:pt idx="304">
                  <c:v>-1.855457</c:v>
                </c:pt>
                <c:pt idx="305">
                  <c:v>-3.722754</c:v>
                </c:pt>
                <c:pt idx="306">
                  <c:v>-2.166147</c:v>
                </c:pt>
                <c:pt idx="307">
                  <c:v>-4.431101</c:v>
                </c:pt>
                <c:pt idx="308">
                  <c:v>-2.151126</c:v>
                </c:pt>
                <c:pt idx="309">
                  <c:v>-4.281429</c:v>
                </c:pt>
                <c:pt idx="310">
                  <c:v>-2.249491</c:v>
                </c:pt>
                <c:pt idx="311">
                  <c:v>-4.392364</c:v>
                </c:pt>
                <c:pt idx="312">
                  <c:v>-1.671334</c:v>
                </c:pt>
                <c:pt idx="313">
                  <c:v>-3.041103</c:v>
                </c:pt>
                <c:pt idx="314">
                  <c:v>-1.211257</c:v>
                </c:pt>
                <c:pt idx="315">
                  <c:v>-2.287017</c:v>
                </c:pt>
                <c:pt idx="316">
                  <c:v>-0.930847</c:v>
                </c:pt>
                <c:pt idx="317">
                  <c:v>-1.647597</c:v>
                </c:pt>
                <c:pt idx="318">
                  <c:v>-0.533592</c:v>
                </c:pt>
                <c:pt idx="319">
                  <c:v>-0.897813</c:v>
                </c:pt>
                <c:pt idx="320">
                  <c:v>-0.186251</c:v>
                </c:pt>
                <c:pt idx="321">
                  <c:v>-0.269343</c:v>
                </c:pt>
                <c:pt idx="322">
                  <c:v>-0.046079</c:v>
                </c:pt>
                <c:pt idx="323">
                  <c:v>0.132948</c:v>
                </c:pt>
                <c:pt idx="324">
                  <c:v>0.491407</c:v>
                </c:pt>
                <c:pt idx="325">
                  <c:v>0.804988</c:v>
                </c:pt>
                <c:pt idx="326">
                  <c:v>0.014655</c:v>
                </c:pt>
                <c:pt idx="327">
                  <c:v>0.255745</c:v>
                </c:pt>
                <c:pt idx="328">
                  <c:v>0.842586</c:v>
                </c:pt>
                <c:pt idx="329">
                  <c:v>2.194138</c:v>
                </c:pt>
                <c:pt idx="330">
                  <c:v>0.752591</c:v>
                </c:pt>
                <c:pt idx="331">
                  <c:v>1.550046</c:v>
                </c:pt>
                <c:pt idx="332">
                  <c:v>1.701253</c:v>
                </c:pt>
                <c:pt idx="333">
                  <c:v>3.599099</c:v>
                </c:pt>
                <c:pt idx="334">
                  <c:v>1.976861</c:v>
                </c:pt>
                <c:pt idx="335">
                  <c:v>4.409366</c:v>
                </c:pt>
                <c:pt idx="336">
                  <c:v>2.646191</c:v>
                </c:pt>
                <c:pt idx="337">
                  <c:v>5.343792</c:v>
                </c:pt>
                <c:pt idx="338">
                  <c:v>2.61803</c:v>
                </c:pt>
                <c:pt idx="339">
                  <c:v>4.672059</c:v>
                </c:pt>
                <c:pt idx="340">
                  <c:v>1.971791</c:v>
                </c:pt>
                <c:pt idx="341">
                  <c:v>4.631588</c:v>
                </c:pt>
                <c:pt idx="342">
                  <c:v>3.191552</c:v>
                </c:pt>
                <c:pt idx="343">
                  <c:v>5.969288</c:v>
                </c:pt>
                <c:pt idx="344">
                  <c:v>1.940997</c:v>
                </c:pt>
                <c:pt idx="345">
                  <c:v>3.345864</c:v>
                </c:pt>
                <c:pt idx="346">
                  <c:v>1.183356</c:v>
                </c:pt>
                <c:pt idx="347">
                  <c:v>2.005838</c:v>
                </c:pt>
                <c:pt idx="348">
                  <c:v>0.450356</c:v>
                </c:pt>
                <c:pt idx="349">
                  <c:v>0.680547</c:v>
                </c:pt>
                <c:pt idx="350">
                  <c:v>0.178874</c:v>
                </c:pt>
                <c:pt idx="351">
                  <c:v>0.349539</c:v>
                </c:pt>
                <c:pt idx="352">
                  <c:v>0.174996</c:v>
                </c:pt>
                <c:pt idx="353">
                  <c:v>0.311685</c:v>
                </c:pt>
                <c:pt idx="354">
                  <c:v>0.129202</c:v>
                </c:pt>
                <c:pt idx="355">
                  <c:v>0.250969</c:v>
                </c:pt>
                <c:pt idx="356">
                  <c:v>0.195026</c:v>
                </c:pt>
                <c:pt idx="357">
                  <c:v>0.535192</c:v>
                </c:pt>
                <c:pt idx="358">
                  <c:v>0.290024</c:v>
                </c:pt>
                <c:pt idx="359">
                  <c:v>0.304601</c:v>
                </c:pt>
                <c:pt idx="360">
                  <c:v>-0.26122</c:v>
                </c:pt>
                <c:pt idx="361">
                  <c:v>-0.989252</c:v>
                </c:pt>
                <c:pt idx="362">
                  <c:v>-1.354537</c:v>
                </c:pt>
                <c:pt idx="363">
                  <c:v>-3.155732</c:v>
                </c:pt>
                <c:pt idx="364">
                  <c:v>-1.952601</c:v>
                </c:pt>
                <c:pt idx="365">
                  <c:v>-3.800439</c:v>
                </c:pt>
                <c:pt idx="366">
                  <c:v>-1.479405</c:v>
                </c:pt>
                <c:pt idx="367">
                  <c:v>-2.618017</c:v>
                </c:pt>
                <c:pt idx="368">
                  <c:v>-1.01663</c:v>
                </c:pt>
                <c:pt idx="369">
                  <c:v>-2.096865</c:v>
                </c:pt>
                <c:pt idx="370">
                  <c:v>-1.472817</c:v>
                </c:pt>
                <c:pt idx="371">
                  <c:v>-3.245144</c:v>
                </c:pt>
                <c:pt idx="372">
                  <c:v>-1.658099</c:v>
                </c:pt>
                <c:pt idx="373">
                  <c:v>-2.996821</c:v>
                </c:pt>
                <c:pt idx="374">
                  <c:v>-1.353676</c:v>
                </c:pt>
                <c:pt idx="375">
                  <c:v>-2.982058</c:v>
                </c:pt>
                <c:pt idx="376">
                  <c:v>-1.942608</c:v>
                </c:pt>
                <c:pt idx="377">
                  <c:v>-3.956366</c:v>
                </c:pt>
                <c:pt idx="378">
                  <c:v>-1.96399</c:v>
                </c:pt>
                <c:pt idx="379">
                  <c:v>-3.726735</c:v>
                </c:pt>
                <c:pt idx="380">
                  <c:v>-1.606519</c:v>
                </c:pt>
                <c:pt idx="381">
                  <c:v>-3.036677</c:v>
                </c:pt>
                <c:pt idx="382">
                  <c:v>-1.218145</c:v>
                </c:pt>
                <c:pt idx="383">
                  <c:v>-2.247145</c:v>
                </c:pt>
                <c:pt idx="384">
                  <c:v>-0.790728</c:v>
                </c:pt>
                <c:pt idx="385">
                  <c:v>-1.411532</c:v>
                </c:pt>
                <c:pt idx="386">
                  <c:v>-0.538442</c:v>
                </c:pt>
                <c:pt idx="387">
                  <c:v>-1.008165</c:v>
                </c:pt>
                <c:pt idx="388">
                  <c:v>-0.31706</c:v>
                </c:pt>
                <c:pt idx="389">
                  <c:v>-0.565279</c:v>
                </c:pt>
                <c:pt idx="390">
                  <c:v>-0.282438</c:v>
                </c:pt>
                <c:pt idx="391">
                  <c:v>-0.453707</c:v>
                </c:pt>
                <c:pt idx="392">
                  <c:v>0.046112</c:v>
                </c:pt>
                <c:pt idx="393">
                  <c:v>0.067211</c:v>
                </c:pt>
                <c:pt idx="394">
                  <c:v>-0.190073</c:v>
                </c:pt>
                <c:pt idx="395">
                  <c:v>-0.312222</c:v>
                </c:pt>
                <c:pt idx="396">
                  <c:v>0.195366</c:v>
                </c:pt>
                <c:pt idx="397">
                  <c:v>0.578783</c:v>
                </c:pt>
                <c:pt idx="398">
                  <c:v>0.656902</c:v>
                </c:pt>
                <c:pt idx="399">
                  <c:v>1.437943</c:v>
                </c:pt>
                <c:pt idx="400">
                  <c:v>0.913143</c:v>
                </c:pt>
                <c:pt idx="401">
                  <c:v>2.215953</c:v>
                </c:pt>
                <c:pt idx="402">
                  <c:v>1.988731</c:v>
                </c:pt>
                <c:pt idx="403">
                  <c:v>4.53196</c:v>
                </c:pt>
                <c:pt idx="404">
                  <c:v>2.658566</c:v>
                </c:pt>
                <c:pt idx="405">
                  <c:v>5.359085</c:v>
                </c:pt>
                <c:pt idx="406">
                  <c:v>2.945097</c:v>
                </c:pt>
                <c:pt idx="407">
                  <c:v>6.05831</c:v>
                </c:pt>
                <c:pt idx="408">
                  <c:v>3.229247</c:v>
                </c:pt>
                <c:pt idx="409">
                  <c:v>6.462043</c:v>
                </c:pt>
                <c:pt idx="410">
                  <c:v>2.846149</c:v>
                </c:pt>
                <c:pt idx="411">
                  <c:v>4.810192</c:v>
                </c:pt>
                <c:pt idx="412">
                  <c:v>1.092728</c:v>
                </c:pt>
                <c:pt idx="413">
                  <c:v>2.050889</c:v>
                </c:pt>
                <c:pt idx="414">
                  <c:v>1.195923</c:v>
                </c:pt>
                <c:pt idx="415">
                  <c:v>2.425489</c:v>
                </c:pt>
                <c:pt idx="416">
                  <c:v>0.928083</c:v>
                </c:pt>
                <c:pt idx="417">
                  <c:v>1.278949</c:v>
                </c:pt>
                <c:pt idx="418">
                  <c:v>-0.256442</c:v>
                </c:pt>
                <c:pt idx="419">
                  <c:v>-1.097778</c:v>
                </c:pt>
                <c:pt idx="420">
                  <c:v>-1.163183</c:v>
                </c:pt>
                <c:pt idx="421">
                  <c:v>-2.309932</c:v>
                </c:pt>
                <c:pt idx="422">
                  <c:v>-1.043777</c:v>
                </c:pt>
                <c:pt idx="423">
                  <c:v>-2.508146</c:v>
                </c:pt>
                <c:pt idx="424">
                  <c:v>-2.096731</c:v>
                </c:pt>
                <c:pt idx="425">
                  <c:v>-4.777138</c:v>
                </c:pt>
                <c:pt idx="426">
                  <c:v>-2.983503</c:v>
                </c:pt>
                <c:pt idx="427">
                  <c:v>-6.278384</c:v>
                </c:pt>
                <c:pt idx="428">
                  <c:v>-3.769167</c:v>
                </c:pt>
                <c:pt idx="429">
                  <c:v>-7.995535</c:v>
                </c:pt>
                <c:pt idx="430">
                  <c:v>-4.630733</c:v>
                </c:pt>
                <c:pt idx="431">
                  <c:v>-9.516046</c:v>
                </c:pt>
                <c:pt idx="432">
                  <c:v>-5.139313</c:v>
                </c:pt>
                <c:pt idx="433">
                  <c:v>-10.503662</c:v>
                </c:pt>
                <c:pt idx="434">
                  <c:v>-5.528289</c:v>
                </c:pt>
                <c:pt idx="435">
                  <c:v>-11.148619</c:v>
                </c:pt>
                <c:pt idx="436">
                  <c:v>-5.400816</c:v>
                </c:pt>
                <c:pt idx="437">
                  <c:v>-10.421351</c:v>
                </c:pt>
                <c:pt idx="438">
                  <c:v>-4.821208</c:v>
                </c:pt>
                <c:pt idx="439">
                  <c:v>-9.197245</c:v>
                </c:pt>
                <c:pt idx="440">
                  <c:v>-3.808937</c:v>
                </c:pt>
                <c:pt idx="441">
                  <c:v>-7.152508</c:v>
                </c:pt>
                <c:pt idx="442">
                  <c:v>-3.060885</c:v>
                </c:pt>
                <c:pt idx="443">
                  <c:v>-5.782839</c:v>
                </c:pt>
                <c:pt idx="444">
                  <c:v>-2.218378</c:v>
                </c:pt>
                <c:pt idx="445">
                  <c:v>-3.94225</c:v>
                </c:pt>
                <c:pt idx="446">
                  <c:v>-1.234937</c:v>
                </c:pt>
                <c:pt idx="447">
                  <c:v>-2.172447</c:v>
                </c:pt>
                <c:pt idx="448">
                  <c:v>-0.774522</c:v>
                </c:pt>
                <c:pt idx="449">
                  <c:v>-1.266347</c:v>
                </c:pt>
                <c:pt idx="450">
                  <c:v>-0.22948</c:v>
                </c:pt>
                <c:pt idx="451">
                  <c:v>-0.392377</c:v>
                </c:pt>
                <c:pt idx="452">
                  <c:v>-0.261198</c:v>
                </c:pt>
                <c:pt idx="453">
                  <c:v>-0.533032</c:v>
                </c:pt>
                <c:pt idx="454">
                  <c:v>-0.219367</c:v>
                </c:pt>
                <c:pt idx="455">
                  <c:v>-0.384882</c:v>
                </c:pt>
                <c:pt idx="456">
                  <c:v>-0.155874</c:v>
                </c:pt>
                <c:pt idx="457">
                  <c:v>-0.289469</c:v>
                </c:pt>
                <c:pt idx="458">
                  <c:v>-0.089925</c:v>
                </c:pt>
                <c:pt idx="459">
                  <c:v>-0.154576</c:v>
                </c:pt>
                <c:pt idx="460">
                  <c:v>-0.049197</c:v>
                </c:pt>
                <c:pt idx="461">
                  <c:v>-0.100582</c:v>
                </c:pt>
                <c:pt idx="462">
                  <c:v>-0.068511</c:v>
                </c:pt>
                <c:pt idx="463">
                  <c:v>-0.144641</c:v>
                </c:pt>
                <c:pt idx="464">
                  <c:v>-0.08813</c:v>
                </c:pt>
                <c:pt idx="465">
                  <c:v>-0.216508</c:v>
                </c:pt>
                <c:pt idx="466">
                  <c:v>-0.12279</c:v>
                </c:pt>
                <c:pt idx="467">
                  <c:v>-0.151686</c:v>
                </c:pt>
                <c:pt idx="468">
                  <c:v>0.006114</c:v>
                </c:pt>
                <c:pt idx="469">
                  <c:v>-0.082773</c:v>
                </c:pt>
                <c:pt idx="470">
                  <c:v>0.022506</c:v>
                </c:pt>
                <c:pt idx="471">
                  <c:v>0.202013</c:v>
                </c:pt>
                <c:pt idx="472">
                  <c:v>0.179081</c:v>
                </c:pt>
                <c:pt idx="473">
                  <c:v>0.282437</c:v>
                </c:pt>
                <c:pt idx="474">
                  <c:v>0.095564</c:v>
                </c:pt>
                <c:pt idx="475">
                  <c:v>0.204746</c:v>
                </c:pt>
                <c:pt idx="476">
                  <c:v>0.073932</c:v>
                </c:pt>
                <c:pt idx="477">
                  <c:v>0.116044</c:v>
                </c:pt>
                <c:pt idx="478">
                  <c:v>0.054484</c:v>
                </c:pt>
                <c:pt idx="479">
                  <c:v>0.128651</c:v>
                </c:pt>
                <c:pt idx="480">
                  <c:v>0.071441</c:v>
                </c:pt>
                <c:pt idx="481">
                  <c:v>0.106255</c:v>
                </c:pt>
                <c:pt idx="482">
                  <c:v>0.027538</c:v>
                </c:pt>
                <c:pt idx="483">
                  <c:v>0.063391</c:v>
                </c:pt>
                <c:pt idx="484">
                  <c:v>0.018306</c:v>
                </c:pt>
                <c:pt idx="485">
                  <c:v>0.012074</c:v>
                </c:pt>
                <c:pt idx="486">
                  <c:v>0.009634</c:v>
                </c:pt>
                <c:pt idx="487">
                  <c:v>0.048273</c:v>
                </c:pt>
                <c:pt idx="488">
                  <c:v>-0.002903</c:v>
                </c:pt>
                <c:pt idx="489">
                  <c:v>-0.037061</c:v>
                </c:pt>
                <c:pt idx="490">
                  <c:v>-0.008569</c:v>
                </c:pt>
                <c:pt idx="491">
                  <c:v>-0.004071</c:v>
                </c:pt>
                <c:pt idx="492">
                  <c:v>0.018378</c:v>
                </c:pt>
                <c:pt idx="493">
                  <c:v>0.00129</c:v>
                </c:pt>
                <c:pt idx="494">
                  <c:v>-0.060668</c:v>
                </c:pt>
                <c:pt idx="495">
                  <c:v>-0.115756</c:v>
                </c:pt>
                <c:pt idx="496">
                  <c:v>-0.038048</c:v>
                </c:pt>
                <c:pt idx="497">
                  <c:v>-0.02647</c:v>
                </c:pt>
                <c:pt idx="498">
                  <c:v>0.016735</c:v>
                </c:pt>
                <c:pt idx="499">
                  <c:v>0.015623</c:v>
                </c:pt>
                <c:pt idx="500">
                  <c:v>0.010709</c:v>
                </c:pt>
                <c:pt idx="501">
                  <c:v>0.014246</c:v>
                </c:pt>
                <c:pt idx="502">
                  <c:v>-0.02108</c:v>
                </c:pt>
                <c:pt idx="503">
                  <c:v>-0.027198</c:v>
                </c:pt>
                <c:pt idx="504">
                  <c:v>-0.032247</c:v>
                </c:pt>
                <c:pt idx="505">
                  <c:v>-0.031566</c:v>
                </c:pt>
                <c:pt idx="506">
                  <c:v>0.008505</c:v>
                </c:pt>
                <c:pt idx="507">
                  <c:v>0.023695</c:v>
                </c:pt>
                <c:pt idx="508">
                  <c:v>0.026809</c:v>
                </c:pt>
                <c:pt idx="509">
                  <c:v>0.060637</c:v>
                </c:pt>
                <c:pt idx="510">
                  <c:v>0.016525</c:v>
                </c:pt>
                <c:pt idx="511">
                  <c:v>0.017279</c:v>
                </c:pt>
                <c:pt idx="512">
                  <c:v>0.010449</c:v>
                </c:pt>
                <c:pt idx="513">
                  <c:v>0.019812</c:v>
                </c:pt>
                <c:pt idx="514">
                  <c:v>-0.016013</c:v>
                </c:pt>
                <c:pt idx="515">
                  <c:v>-0.035393</c:v>
                </c:pt>
                <c:pt idx="516">
                  <c:v>-0.00486</c:v>
                </c:pt>
                <c:pt idx="517">
                  <c:v>-0.019954</c:v>
                </c:pt>
                <c:pt idx="518">
                  <c:v>-0.005214</c:v>
                </c:pt>
                <c:pt idx="519">
                  <c:v>-0.008272</c:v>
                </c:pt>
                <c:pt idx="520">
                  <c:v>0.018565</c:v>
                </c:pt>
                <c:pt idx="521">
                  <c:v>0.077466</c:v>
                </c:pt>
                <c:pt idx="522">
                  <c:v>0.063593</c:v>
                </c:pt>
                <c:pt idx="523">
                  <c:v>0.108901</c:v>
                </c:pt>
                <c:pt idx="524">
                  <c:v>0.044224</c:v>
                </c:pt>
                <c:pt idx="525">
                  <c:v>0.087114</c:v>
                </c:pt>
                <c:pt idx="526">
                  <c:v>-0.008488</c:v>
                </c:pt>
                <c:pt idx="527">
                  <c:v>-0.060956</c:v>
                </c:pt>
                <c:pt idx="528">
                  <c:v>-0.043355</c:v>
                </c:pt>
                <c:pt idx="529">
                  <c:v>-0.121095</c:v>
                </c:pt>
                <c:pt idx="530">
                  <c:v>-0.085248</c:v>
                </c:pt>
                <c:pt idx="531">
                  <c:v>-0.072282</c:v>
                </c:pt>
                <c:pt idx="532">
                  <c:v>-0.011301</c:v>
                </c:pt>
                <c:pt idx="533">
                  <c:v>-0.008552</c:v>
                </c:pt>
                <c:pt idx="534">
                  <c:v>0.017928</c:v>
                </c:pt>
                <c:pt idx="535">
                  <c:v>0.006121</c:v>
                </c:pt>
                <c:pt idx="536">
                  <c:v>0.001911</c:v>
                </c:pt>
                <c:pt idx="537">
                  <c:v>0.014366</c:v>
                </c:pt>
                <c:pt idx="538">
                  <c:v>0.027909</c:v>
                </c:pt>
                <c:pt idx="539">
                  <c:v>0.036216</c:v>
                </c:pt>
                <c:pt idx="540">
                  <c:v>0.009286</c:v>
                </c:pt>
                <c:pt idx="541">
                  <c:v>0.069022</c:v>
                </c:pt>
                <c:pt idx="542">
                  <c:v>0.031515</c:v>
                </c:pt>
                <c:pt idx="543">
                  <c:v>0.019107</c:v>
                </c:pt>
                <c:pt idx="544">
                  <c:v>-0.029367</c:v>
                </c:pt>
                <c:pt idx="545">
                  <c:v>-0.034825</c:v>
                </c:pt>
                <c:pt idx="546">
                  <c:v>0.00524</c:v>
                </c:pt>
                <c:pt idx="547">
                  <c:v>0.026853</c:v>
                </c:pt>
                <c:pt idx="548">
                  <c:v>0.037416</c:v>
                </c:pt>
                <c:pt idx="549">
                  <c:v>0.085191</c:v>
                </c:pt>
                <c:pt idx="550">
                  <c:v>0.023107</c:v>
                </c:pt>
                <c:pt idx="551">
                  <c:v>0.048178</c:v>
                </c:pt>
                <c:pt idx="552">
                  <c:v>0.051379</c:v>
                </c:pt>
                <c:pt idx="553">
                  <c:v>0.083071</c:v>
                </c:pt>
                <c:pt idx="554">
                  <c:v>-0.026994</c:v>
                </c:pt>
                <c:pt idx="555">
                  <c:v>-0.050556</c:v>
                </c:pt>
                <c:pt idx="556">
                  <c:v>-6.1e-5</c:v>
                </c:pt>
                <c:pt idx="557">
                  <c:v>0.019816</c:v>
                </c:pt>
                <c:pt idx="558">
                  <c:v>0.054599</c:v>
                </c:pt>
                <c:pt idx="559">
                  <c:v>0.104101</c:v>
                </c:pt>
                <c:pt idx="560">
                  <c:v>0.054723</c:v>
                </c:pt>
                <c:pt idx="561">
                  <c:v>0.132546</c:v>
                </c:pt>
                <c:pt idx="562">
                  <c:v>0.095783</c:v>
                </c:pt>
                <c:pt idx="563">
                  <c:v>0.184646</c:v>
                </c:pt>
                <c:pt idx="564">
                  <c:v>0.099304</c:v>
                </c:pt>
                <c:pt idx="565">
                  <c:v>0.22398</c:v>
                </c:pt>
                <c:pt idx="566">
                  <c:v>0.108711</c:v>
                </c:pt>
                <c:pt idx="567">
                  <c:v>0.211981</c:v>
                </c:pt>
                <c:pt idx="568">
                  <c:v>0.137975</c:v>
                </c:pt>
                <c:pt idx="569">
                  <c:v>0.289021</c:v>
                </c:pt>
                <c:pt idx="570">
                  <c:v>0.073828</c:v>
                </c:pt>
                <c:pt idx="571">
                  <c:v>0.170952</c:v>
                </c:pt>
                <c:pt idx="572">
                  <c:v>0.096182</c:v>
                </c:pt>
                <c:pt idx="573">
                  <c:v>0.171276</c:v>
                </c:pt>
                <c:pt idx="574">
                  <c:v>0.047419</c:v>
                </c:pt>
                <c:pt idx="575">
                  <c:v>0.059635</c:v>
                </c:pt>
                <c:pt idx="576">
                  <c:v>-0.034631</c:v>
                </c:pt>
                <c:pt idx="577">
                  <c:v>-0.068098</c:v>
                </c:pt>
                <c:pt idx="578">
                  <c:v>-0.004141</c:v>
                </c:pt>
                <c:pt idx="579">
                  <c:v>-0.034754</c:v>
                </c:pt>
                <c:pt idx="580">
                  <c:v>-0.05173</c:v>
                </c:pt>
                <c:pt idx="581">
                  <c:v>-0.083714</c:v>
                </c:pt>
                <c:pt idx="582">
                  <c:v>-0.053552</c:v>
                </c:pt>
                <c:pt idx="583">
                  <c:v>-0.142459</c:v>
                </c:pt>
                <c:pt idx="584">
                  <c:v>-0.049145</c:v>
                </c:pt>
                <c:pt idx="585">
                  <c:v>-0.066473</c:v>
                </c:pt>
                <c:pt idx="586">
                  <c:v>0.029247</c:v>
                </c:pt>
                <c:pt idx="587">
                  <c:v>0.052887</c:v>
                </c:pt>
                <c:pt idx="588">
                  <c:v>-0.053244</c:v>
                </c:pt>
                <c:pt idx="589">
                  <c:v>-0.129855</c:v>
                </c:pt>
                <c:pt idx="590">
                  <c:v>-0.088078</c:v>
                </c:pt>
                <c:pt idx="591">
                  <c:v>-0.202956</c:v>
                </c:pt>
                <c:pt idx="592">
                  <c:v>-0.154232</c:v>
                </c:pt>
                <c:pt idx="593">
                  <c:v>-0.231002</c:v>
                </c:pt>
                <c:pt idx="594">
                  <c:v>0.003146</c:v>
                </c:pt>
                <c:pt idx="595">
                  <c:v>0.012852</c:v>
                </c:pt>
                <c:pt idx="596">
                  <c:v>-0.016762</c:v>
                </c:pt>
                <c:pt idx="597">
                  <c:v>0.004262</c:v>
                </c:pt>
                <c:pt idx="598">
                  <c:v>0.020462</c:v>
                </c:pt>
                <c:pt idx="599">
                  <c:v>0.024577</c:v>
                </c:pt>
                <c:pt idx="600">
                  <c:v>0.040036</c:v>
                </c:pt>
                <c:pt idx="601">
                  <c:v>0.111638</c:v>
                </c:pt>
                <c:pt idx="602">
                  <c:v>0.085109</c:v>
                </c:pt>
                <c:pt idx="603">
                  <c:v>0.199153</c:v>
                </c:pt>
                <c:pt idx="604">
                  <c:v>0.037006</c:v>
                </c:pt>
                <c:pt idx="605">
                  <c:v>0.166448</c:v>
                </c:pt>
                <c:pt idx="606">
                  <c:v>0.263657</c:v>
                </c:pt>
                <c:pt idx="607">
                  <c:v>0.437097</c:v>
                </c:pt>
                <c:pt idx="608">
                  <c:v>0.012995</c:v>
                </c:pt>
                <c:pt idx="609">
                  <c:v>-0.016695</c:v>
                </c:pt>
                <c:pt idx="610">
                  <c:v>0.023464</c:v>
                </c:pt>
                <c:pt idx="611">
                  <c:v>0.064727</c:v>
                </c:pt>
                <c:pt idx="612">
                  <c:v>0.015239</c:v>
                </c:pt>
                <c:pt idx="613">
                  <c:v>-0.019145</c:v>
                </c:pt>
              </c:numCache>
            </c:numRef>
          </c:val>
          <c:smooth val="0"/>
        </c:ser>
        <c:dLbls>
          <c:showLegendKey val="0"/>
          <c:showVal val="0"/>
          <c:showCatName val="0"/>
          <c:showSerName val="0"/>
          <c:showPercent val="0"/>
          <c:showBubbleSize val="0"/>
        </c:dLbls>
        <c:marker val="0"/>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998063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dLbls>
            <c:delete val="1"/>
          </c:dLbls>
          <c:val>
            <c:numRef>
              <c:f>'[fusion test.xlsx]Sheet1'!$O$2:$O$691</c:f>
              <c:numCache>
                <c:formatCode>General</c:formatCode>
                <c:ptCount val="690"/>
                <c:pt idx="0">
                  <c:v>-1.28798297917595</c:v>
                </c:pt>
                <c:pt idx="1">
                  <c:v>-1.58944610089656</c:v>
                </c:pt>
                <c:pt idx="2">
                  <c:v>1.54732770832224</c:v>
                </c:pt>
                <c:pt idx="3">
                  <c:v>0.48966578120143</c:v>
                </c:pt>
                <c:pt idx="4">
                  <c:v>-1.06703804178844</c:v>
                </c:pt>
                <c:pt idx="5">
                  <c:v>1.7357934482897</c:v>
                </c:pt>
                <c:pt idx="6">
                  <c:v>2.63693103677469</c:v>
                </c:pt>
                <c:pt idx="7">
                  <c:v>0.902348367767154</c:v>
                </c:pt>
                <c:pt idx="8">
                  <c:v>-1.01598053909474</c:v>
                </c:pt>
                <c:pt idx="9">
                  <c:v>-0.0778127208550916</c:v>
                </c:pt>
                <c:pt idx="10">
                  <c:v>0.171496469454764</c:v>
                </c:pt>
                <c:pt idx="11">
                  <c:v>1.60539322174724</c:v>
                </c:pt>
                <c:pt idx="12">
                  <c:v>4.0065390614899</c:v>
                </c:pt>
                <c:pt idx="13">
                  <c:v>1.9682255332952</c:v>
                </c:pt>
                <c:pt idx="14">
                  <c:v>2.79901744804104</c:v>
                </c:pt>
                <c:pt idx="15">
                  <c:v>4.43002441261401</c:v>
                </c:pt>
                <c:pt idx="16">
                  <c:v>3.94400175097213</c:v>
                </c:pt>
                <c:pt idx="17">
                  <c:v>2.36365497286078</c:v>
                </c:pt>
                <c:pt idx="18">
                  <c:v>3.36729316665354</c:v>
                </c:pt>
                <c:pt idx="19">
                  <c:v>1.24285466970422</c:v>
                </c:pt>
                <c:pt idx="20">
                  <c:v>0.721759412370837</c:v>
                </c:pt>
                <c:pt idx="21">
                  <c:v>0.98497032811434</c:v>
                </c:pt>
                <c:pt idx="22">
                  <c:v>0.0710938118520896</c:v>
                </c:pt>
                <c:pt idx="23">
                  <c:v>1.16144768863338</c:v>
                </c:pt>
                <c:pt idx="24">
                  <c:v>-0.621928780578451</c:v>
                </c:pt>
                <c:pt idx="25">
                  <c:v>-1.94467952378846</c:v>
                </c:pt>
                <c:pt idx="26">
                  <c:v>-3.10014164248555</c:v>
                </c:pt>
                <c:pt idx="27">
                  <c:v>-1.33879894155071</c:v>
                </c:pt>
                <c:pt idx="28">
                  <c:v>0.751794243602298</c:v>
                </c:pt>
                <c:pt idx="29">
                  <c:v>0.0957718296442644</c:v>
                </c:pt>
                <c:pt idx="30">
                  <c:v>-1.67742643966398</c:v>
                </c:pt>
                <c:pt idx="31">
                  <c:v>-2.82095540407527</c:v>
                </c:pt>
                <c:pt idx="32">
                  <c:v>-4.94247574854664</c:v>
                </c:pt>
                <c:pt idx="33">
                  <c:v>1.7709925533008</c:v>
                </c:pt>
                <c:pt idx="34">
                  <c:v>0.0433722924590488</c:v>
                </c:pt>
                <c:pt idx="35">
                  <c:v>-2.29878545629445</c:v>
                </c:pt>
                <c:pt idx="36">
                  <c:v>-1.09834435208539</c:v>
                </c:pt>
                <c:pt idx="37">
                  <c:v>2.8078252046049</c:v>
                </c:pt>
                <c:pt idx="38">
                  <c:v>5.03865218569298</c:v>
                </c:pt>
                <c:pt idx="39">
                  <c:v>4.24624224465009</c:v>
                </c:pt>
                <c:pt idx="40">
                  <c:v>-0.614261970463846</c:v>
                </c:pt>
                <c:pt idx="41">
                  <c:v>-0.242700229385461</c:v>
                </c:pt>
                <c:pt idx="42">
                  <c:v>1.30915468220167</c:v>
                </c:pt>
                <c:pt idx="43">
                  <c:v>3.33511509886042</c:v>
                </c:pt>
                <c:pt idx="44">
                  <c:v>5.42764711509455</c:v>
                </c:pt>
                <c:pt idx="45">
                  <c:v>6.80095371341199</c:v>
                </c:pt>
                <c:pt idx="46">
                  <c:v>11.3109229692363</c:v>
                </c:pt>
                <c:pt idx="47">
                  <c:v>12.557364545246</c:v>
                </c:pt>
                <c:pt idx="48">
                  <c:v>10.8484876515296</c:v>
                </c:pt>
                <c:pt idx="49">
                  <c:v>8.51029821068783</c:v>
                </c:pt>
                <c:pt idx="50">
                  <c:v>16.6298399097862</c:v>
                </c:pt>
                <c:pt idx="51">
                  <c:v>15.6944763320954</c:v>
                </c:pt>
                <c:pt idx="52">
                  <c:v>20.7634896588873</c:v>
                </c:pt>
                <c:pt idx="53">
                  <c:v>19.195978005727</c:v>
                </c:pt>
                <c:pt idx="54">
                  <c:v>12.6570888124295</c:v>
                </c:pt>
                <c:pt idx="55">
                  <c:v>14.2035577212088</c:v>
                </c:pt>
                <c:pt idx="56">
                  <c:v>15.8834828402251</c:v>
                </c:pt>
                <c:pt idx="57">
                  <c:v>17.7587489685362</c:v>
                </c:pt>
                <c:pt idx="58">
                  <c:v>19.0659592985403</c:v>
                </c:pt>
                <c:pt idx="59">
                  <c:v>18.0439680565972</c:v>
                </c:pt>
                <c:pt idx="60">
                  <c:v>14.5155675041357</c:v>
                </c:pt>
                <c:pt idx="61">
                  <c:v>16.1991338196252</c:v>
                </c:pt>
                <c:pt idx="62">
                  <c:v>22.1668002199615</c:v>
                </c:pt>
                <c:pt idx="63">
                  <c:v>24.425328582791</c:v>
                </c:pt>
                <c:pt idx="64">
                  <c:v>25.7745785498344</c:v>
                </c:pt>
                <c:pt idx="65">
                  <c:v>25.0695633597624</c:v>
                </c:pt>
                <c:pt idx="66">
                  <c:v>19.3097289069411</c:v>
                </c:pt>
                <c:pt idx="67">
                  <c:v>18.9476837652752</c:v>
                </c:pt>
                <c:pt idx="68">
                  <c:v>20.4792641821954</c:v>
                </c:pt>
                <c:pt idx="69">
                  <c:v>21.6580314308936</c:v>
                </c:pt>
                <c:pt idx="70">
                  <c:v>21.8051826759091</c:v>
                </c:pt>
                <c:pt idx="71">
                  <c:v>18.9764823514381</c:v>
                </c:pt>
                <c:pt idx="72">
                  <c:v>17.9807861145473</c:v>
                </c:pt>
                <c:pt idx="73">
                  <c:v>15.3367601588162</c:v>
                </c:pt>
                <c:pt idx="74">
                  <c:v>17.5195543755261</c:v>
                </c:pt>
                <c:pt idx="75">
                  <c:v>17.4003731050644</c:v>
                </c:pt>
                <c:pt idx="76">
                  <c:v>19.8430609557064</c:v>
                </c:pt>
                <c:pt idx="77">
                  <c:v>24.1982111967883</c:v>
                </c:pt>
                <c:pt idx="78">
                  <c:v>19.8685746890597</c:v>
                </c:pt>
                <c:pt idx="79">
                  <c:v>16.5850270747915</c:v>
                </c:pt>
                <c:pt idx="80">
                  <c:v>14.8263509646945</c:v>
                </c:pt>
                <c:pt idx="81">
                  <c:v>18.5942545065527</c:v>
                </c:pt>
                <c:pt idx="82">
                  <c:v>16.0481589602982</c:v>
                </c:pt>
                <c:pt idx="83">
                  <c:v>8.0272448437549</c:v>
                </c:pt>
                <c:pt idx="84">
                  <c:v>7.43396135249401</c:v>
                </c:pt>
                <c:pt idx="85">
                  <c:v>8.96132930305317</c:v>
                </c:pt>
                <c:pt idx="86">
                  <c:v>7.37779648941061</c:v>
                </c:pt>
                <c:pt idx="87">
                  <c:v>7.05338789180358</c:v>
                </c:pt>
                <c:pt idx="88">
                  <c:v>7.9919565078323</c:v>
                </c:pt>
                <c:pt idx="89">
                  <c:v>5.92974384241039</c:v>
                </c:pt>
                <c:pt idx="90">
                  <c:v>1.70219824346019</c:v>
                </c:pt>
                <c:pt idx="91">
                  <c:v>-1.52967482890846</c:v>
                </c:pt>
                <c:pt idx="92">
                  <c:v>-2.55439936335263</c:v>
                </c:pt>
                <c:pt idx="93">
                  <c:v>-3.20212785471763</c:v>
                </c:pt>
                <c:pt idx="94">
                  <c:v>-0.852396673829725</c:v>
                </c:pt>
                <c:pt idx="95">
                  <c:v>0.364081710374041</c:v>
                </c:pt>
                <c:pt idx="96">
                  <c:v>-0.118586537237939</c:v>
                </c:pt>
                <c:pt idx="97">
                  <c:v>-3.81490005640254</c:v>
                </c:pt>
                <c:pt idx="98">
                  <c:v>-3.35522850550291</c:v>
                </c:pt>
                <c:pt idx="99">
                  <c:v>-1.73278094418229</c:v>
                </c:pt>
                <c:pt idx="100">
                  <c:v>-0.305012857288886</c:v>
                </c:pt>
                <c:pt idx="101">
                  <c:v>2.33362429606952</c:v>
                </c:pt>
                <c:pt idx="102">
                  <c:v>2.85029513399174</c:v>
                </c:pt>
                <c:pt idx="103">
                  <c:v>2.87816324603656</c:v>
                </c:pt>
                <c:pt idx="104">
                  <c:v>2.69462201665596</c:v>
                </c:pt>
                <c:pt idx="105">
                  <c:v>2.8565343061352</c:v>
                </c:pt>
                <c:pt idx="106">
                  <c:v>2.75465789333131</c:v>
                </c:pt>
                <c:pt idx="107">
                  <c:v>2.54673821426662</c:v>
                </c:pt>
                <c:pt idx="108">
                  <c:v>0.423607551864388</c:v>
                </c:pt>
                <c:pt idx="109">
                  <c:v>-7.14037568947129</c:v>
                </c:pt>
                <c:pt idx="110">
                  <c:v>-1.68671978278574</c:v>
                </c:pt>
                <c:pt idx="111">
                  <c:v>-4.94790238532117</c:v>
                </c:pt>
                <c:pt idx="112">
                  <c:v>-15.1770662648487</c:v>
                </c:pt>
                <c:pt idx="113">
                  <c:v>-15.4025922056683</c:v>
                </c:pt>
                <c:pt idx="114">
                  <c:v>-15.1437183626625</c:v>
                </c:pt>
                <c:pt idx="115">
                  <c:v>-17.102075048777</c:v>
                </c:pt>
                <c:pt idx="116">
                  <c:v>-18.3471029916615</c:v>
                </c:pt>
                <c:pt idx="117">
                  <c:v>-16.4917334306273</c:v>
                </c:pt>
                <c:pt idx="118">
                  <c:v>-17.0365594287619</c:v>
                </c:pt>
                <c:pt idx="119">
                  <c:v>-17.8682602268375</c:v>
                </c:pt>
                <c:pt idx="120">
                  <c:v>-18.2567323380943</c:v>
                </c:pt>
                <c:pt idx="121">
                  <c:v>-17.9496971534226</c:v>
                </c:pt>
                <c:pt idx="122">
                  <c:v>-16.838772217052</c:v>
                </c:pt>
                <c:pt idx="123">
                  <c:v>-15.7167134160412</c:v>
                </c:pt>
                <c:pt idx="124">
                  <c:v>-13.2117131000636</c:v>
                </c:pt>
                <c:pt idx="125">
                  <c:v>-14.1011699486996</c:v>
                </c:pt>
                <c:pt idx="126">
                  <c:v>-18.5189997937504</c:v>
                </c:pt>
                <c:pt idx="127">
                  <c:v>-21.3075026114955</c:v>
                </c:pt>
                <c:pt idx="128">
                  <c:v>-21.1335967992879</c:v>
                </c:pt>
                <c:pt idx="129">
                  <c:v>-21.5389363397859</c:v>
                </c:pt>
                <c:pt idx="130">
                  <c:v>-21.9725253649413</c:v>
                </c:pt>
                <c:pt idx="131">
                  <c:v>-22.6346430760858</c:v>
                </c:pt>
                <c:pt idx="132">
                  <c:v>-25.488466234162</c:v>
                </c:pt>
                <c:pt idx="133">
                  <c:v>-25.6426651074373</c:v>
                </c:pt>
                <c:pt idx="134">
                  <c:v>-25.7974239122432</c:v>
                </c:pt>
                <c:pt idx="135">
                  <c:v>-24.2197029226625</c:v>
                </c:pt>
                <c:pt idx="136">
                  <c:v>-24.2029981053953</c:v>
                </c:pt>
                <c:pt idx="137">
                  <c:v>-29.9545381544412</c:v>
                </c:pt>
                <c:pt idx="138">
                  <c:v>-35.4964288560426</c:v>
                </c:pt>
                <c:pt idx="139">
                  <c:v>-29.6021964392762</c:v>
                </c:pt>
                <c:pt idx="140">
                  <c:v>-25.3970411506627</c:v>
                </c:pt>
                <c:pt idx="141">
                  <c:v>-27.4567578727654</c:v>
                </c:pt>
                <c:pt idx="142">
                  <c:v>-34.4196587950975</c:v>
                </c:pt>
                <c:pt idx="143">
                  <c:v>-31.321159074001</c:v>
                </c:pt>
                <c:pt idx="144">
                  <c:v>-39.535567998612</c:v>
                </c:pt>
                <c:pt idx="145">
                  <c:v>-47.6562033794226</c:v>
                </c:pt>
                <c:pt idx="146">
                  <c:v>-6.58904200168819</c:v>
                </c:pt>
                <c:pt idx="147">
                  <c:v>-36.7602447990539</c:v>
                </c:pt>
                <c:pt idx="148">
                  <c:v>-53.6921425409762</c:v>
                </c:pt>
                <c:pt idx="149">
                  <c:v>-46.0613795228934</c:v>
                </c:pt>
                <c:pt idx="150">
                  <c:v>7.7793815581925</c:v>
                </c:pt>
                <c:pt idx="151">
                  <c:v>15.5928132279374</c:v>
                </c:pt>
                <c:pt idx="152">
                  <c:v>15.451862626492</c:v>
                </c:pt>
                <c:pt idx="153">
                  <c:v>14.1774727303988</c:v>
                </c:pt>
                <c:pt idx="154">
                  <c:v>13.9450025018532</c:v>
                </c:pt>
                <c:pt idx="155">
                  <c:v>17.5706469339448</c:v>
                </c:pt>
                <c:pt idx="156">
                  <c:v>19.2370267431767</c:v>
                </c:pt>
                <c:pt idx="157">
                  <c:v>19.4321608279999</c:v>
                </c:pt>
                <c:pt idx="158">
                  <c:v>19.1263432636539</c:v>
                </c:pt>
                <c:pt idx="159">
                  <c:v>19.4200480791538</c:v>
                </c:pt>
                <c:pt idx="160">
                  <c:v>20.5678223764819</c:v>
                </c:pt>
                <c:pt idx="161">
                  <c:v>20.9014372522336</c:v>
                </c:pt>
                <c:pt idx="162">
                  <c:v>20.7074344921784</c:v>
                </c:pt>
                <c:pt idx="163">
                  <c:v>19.6458363883085</c:v>
                </c:pt>
                <c:pt idx="164">
                  <c:v>16.641879970258</c:v>
                </c:pt>
                <c:pt idx="165">
                  <c:v>10.6951498078289</c:v>
                </c:pt>
                <c:pt idx="166">
                  <c:v>7.21582534121472</c:v>
                </c:pt>
                <c:pt idx="167">
                  <c:v>10.2373724042568</c:v>
                </c:pt>
                <c:pt idx="168">
                  <c:v>12.7041534027886</c:v>
                </c:pt>
                <c:pt idx="169">
                  <c:v>12.1170102324931</c:v>
                </c:pt>
                <c:pt idx="170">
                  <c:v>14.8564757735794</c:v>
                </c:pt>
                <c:pt idx="171">
                  <c:v>19.1220518746292</c:v>
                </c:pt>
                <c:pt idx="172">
                  <c:v>21.0862429601106</c:v>
                </c:pt>
                <c:pt idx="173">
                  <c:v>18.9836418558148</c:v>
                </c:pt>
                <c:pt idx="174">
                  <c:v>18.4957758729388</c:v>
                </c:pt>
                <c:pt idx="175">
                  <c:v>26.8315018064806</c:v>
                </c:pt>
                <c:pt idx="176">
                  <c:v>17.2117457110924</c:v>
                </c:pt>
                <c:pt idx="177">
                  <c:v>10.8118007587665</c:v>
                </c:pt>
                <c:pt idx="178">
                  <c:v>13.8615408163522</c:v>
                </c:pt>
                <c:pt idx="179">
                  <c:v>18.0415432199257</c:v>
                </c:pt>
                <c:pt idx="180">
                  <c:v>13.2905880094688</c:v>
                </c:pt>
                <c:pt idx="181">
                  <c:v>1.15096746572374</c:v>
                </c:pt>
                <c:pt idx="182">
                  <c:v>-10.5528399914081</c:v>
                </c:pt>
                <c:pt idx="183">
                  <c:v>-13.8675688601989</c:v>
                </c:pt>
                <c:pt idx="184">
                  <c:v>-15.2841641885647</c:v>
                </c:pt>
                <c:pt idx="185">
                  <c:v>-21.2496825494475</c:v>
                </c:pt>
                <c:pt idx="186">
                  <c:v>-24.6035893828666</c:v>
                </c:pt>
                <c:pt idx="187">
                  <c:v>-23.9130556732191</c:v>
                </c:pt>
                <c:pt idx="188">
                  <c:v>-21.4711045408118</c:v>
                </c:pt>
                <c:pt idx="189">
                  <c:v>-20.7429829833135</c:v>
                </c:pt>
                <c:pt idx="190">
                  <c:v>-21.7819111042753</c:v>
                </c:pt>
                <c:pt idx="191">
                  <c:v>-23.0919238805794</c:v>
                </c:pt>
                <c:pt idx="192">
                  <c:v>-23.3121009556101</c:v>
                </c:pt>
                <c:pt idx="193">
                  <c:v>-19.4819086462934</c:v>
                </c:pt>
                <c:pt idx="194">
                  <c:v>-18.1795176140108</c:v>
                </c:pt>
                <c:pt idx="195">
                  <c:v>-23.3457662274263</c:v>
                </c:pt>
                <c:pt idx="196">
                  <c:v>-21.6309101999801</c:v>
                </c:pt>
                <c:pt idx="197">
                  <c:v>-18.9512125892999</c:v>
                </c:pt>
                <c:pt idx="198">
                  <c:v>-17.3122562350817</c:v>
                </c:pt>
                <c:pt idx="199">
                  <c:v>-18.2979612027622</c:v>
                </c:pt>
                <c:pt idx="200">
                  <c:v>-23.9345389674551</c:v>
                </c:pt>
                <c:pt idx="201">
                  <c:v>-18.5703272785134</c:v>
                </c:pt>
                <c:pt idx="202">
                  <c:v>-19.8992531871828</c:v>
                </c:pt>
                <c:pt idx="203">
                  <c:v>-18.4421852662929</c:v>
                </c:pt>
                <c:pt idx="204">
                  <c:v>-32.4425868245838</c:v>
                </c:pt>
                <c:pt idx="205">
                  <c:v>-47.1407025949011</c:v>
                </c:pt>
                <c:pt idx="206">
                  <c:v>-28.287151148026</c:v>
                </c:pt>
                <c:pt idx="207">
                  <c:v>-17.8362704046862</c:v>
                </c:pt>
                <c:pt idx="208">
                  <c:v>27.1911220209502</c:v>
                </c:pt>
                <c:pt idx="209">
                  <c:v>6.6073473906101</c:v>
                </c:pt>
                <c:pt idx="210">
                  <c:v>-9.08937903098283</c:v>
                </c:pt>
                <c:pt idx="211">
                  <c:v>-23.8242006982265</c:v>
                </c:pt>
                <c:pt idx="212">
                  <c:v>9.06232402950716</c:v>
                </c:pt>
                <c:pt idx="213">
                  <c:v>13.8506647715579</c:v>
                </c:pt>
                <c:pt idx="214">
                  <c:v>9.93135934503807</c:v>
                </c:pt>
                <c:pt idx="215">
                  <c:v>9.46306493301694</c:v>
                </c:pt>
                <c:pt idx="216">
                  <c:v>12.2548837190197</c:v>
                </c:pt>
                <c:pt idx="217">
                  <c:v>17.2474659359676</c:v>
                </c:pt>
                <c:pt idx="218">
                  <c:v>20.8574953345616</c:v>
                </c:pt>
                <c:pt idx="219">
                  <c:v>19.7607991467562</c:v>
                </c:pt>
                <c:pt idx="220">
                  <c:v>19.3458045738542</c:v>
                </c:pt>
                <c:pt idx="221">
                  <c:v>21.0986518805724</c:v>
                </c:pt>
                <c:pt idx="222">
                  <c:v>22.0657581027233</c:v>
                </c:pt>
                <c:pt idx="223">
                  <c:v>21.0060451106868</c:v>
                </c:pt>
                <c:pt idx="224">
                  <c:v>20.2159213362598</c:v>
                </c:pt>
                <c:pt idx="225">
                  <c:v>19.6425751492126</c:v>
                </c:pt>
                <c:pt idx="226">
                  <c:v>19.4077970308334</c:v>
                </c:pt>
                <c:pt idx="227">
                  <c:v>18.555523721298</c:v>
                </c:pt>
                <c:pt idx="228">
                  <c:v>18.7690895440691</c:v>
                </c:pt>
                <c:pt idx="229">
                  <c:v>19.0187191057411</c:v>
                </c:pt>
                <c:pt idx="230">
                  <c:v>19.0678556740733</c:v>
                </c:pt>
                <c:pt idx="231">
                  <c:v>18.9604165709535</c:v>
                </c:pt>
                <c:pt idx="232">
                  <c:v>19.3355888463562</c:v>
                </c:pt>
                <c:pt idx="233">
                  <c:v>21.0281730602704</c:v>
                </c:pt>
                <c:pt idx="234">
                  <c:v>17.9204963617444</c:v>
                </c:pt>
                <c:pt idx="235">
                  <c:v>12.8161464419651</c:v>
                </c:pt>
                <c:pt idx="236">
                  <c:v>13.0020092058735</c:v>
                </c:pt>
                <c:pt idx="237">
                  <c:v>13.8973617085183</c:v>
                </c:pt>
                <c:pt idx="238">
                  <c:v>3.76157683678405</c:v>
                </c:pt>
                <c:pt idx="239">
                  <c:v>5.58239275093844</c:v>
                </c:pt>
                <c:pt idx="240">
                  <c:v>5.9899565466815</c:v>
                </c:pt>
                <c:pt idx="241">
                  <c:v>5.606783292482</c:v>
                </c:pt>
                <c:pt idx="242">
                  <c:v>-5.78939745598606</c:v>
                </c:pt>
                <c:pt idx="243">
                  <c:v>-9.09479679605424</c:v>
                </c:pt>
                <c:pt idx="244">
                  <c:v>-5.84011821302048</c:v>
                </c:pt>
                <c:pt idx="245">
                  <c:v>0.909734431034745</c:v>
                </c:pt>
                <c:pt idx="246">
                  <c:v>-7.48742776713539</c:v>
                </c:pt>
                <c:pt idx="247">
                  <c:v>-8.26176579589028</c:v>
                </c:pt>
                <c:pt idx="248">
                  <c:v>-8.95849621474417</c:v>
                </c:pt>
                <c:pt idx="249">
                  <c:v>-7.13244377875312</c:v>
                </c:pt>
                <c:pt idx="250">
                  <c:v>-9.57480524700346</c:v>
                </c:pt>
                <c:pt idx="251">
                  <c:v>-13.1450969680719</c:v>
                </c:pt>
                <c:pt idx="252">
                  <c:v>-10.439673469031</c:v>
                </c:pt>
                <c:pt idx="253">
                  <c:v>-8.25463590390928</c:v>
                </c:pt>
                <c:pt idx="254">
                  <c:v>-9.20962198012553</c:v>
                </c:pt>
                <c:pt idx="255">
                  <c:v>-12.4712271104479</c:v>
                </c:pt>
                <c:pt idx="256">
                  <c:v>-15.8400516879864</c:v>
                </c:pt>
                <c:pt idx="257">
                  <c:v>-15.5100650783368</c:v>
                </c:pt>
                <c:pt idx="258">
                  <c:v>-11.2942212871446</c:v>
                </c:pt>
                <c:pt idx="259">
                  <c:v>-14.1567145937952</c:v>
                </c:pt>
                <c:pt idx="260">
                  <c:v>-18.2384555665126</c:v>
                </c:pt>
                <c:pt idx="261">
                  <c:v>-15.2736150417862</c:v>
                </c:pt>
                <c:pt idx="262">
                  <c:v>-10.7386596487446</c:v>
                </c:pt>
                <c:pt idx="263">
                  <c:v>-8.94119314776046</c:v>
                </c:pt>
                <c:pt idx="264">
                  <c:v>-22.1921952807181</c:v>
                </c:pt>
                <c:pt idx="265">
                  <c:v>-21.1695042103879</c:v>
                </c:pt>
                <c:pt idx="266">
                  <c:v>-18.4889177516604</c:v>
                </c:pt>
                <c:pt idx="267">
                  <c:v>9.55952413826498</c:v>
                </c:pt>
                <c:pt idx="268">
                  <c:v>2.9458984946429</c:v>
                </c:pt>
                <c:pt idx="269">
                  <c:v>-19.6247521922269</c:v>
                </c:pt>
                <c:pt idx="270">
                  <c:v>-28.7454948393913</c:v>
                </c:pt>
                <c:pt idx="271">
                  <c:v>-35.632881211941</c:v>
                </c:pt>
                <c:pt idx="272">
                  <c:v>-49.2548558682482</c:v>
                </c:pt>
                <c:pt idx="273">
                  <c:v>33.2984072602918</c:v>
                </c:pt>
                <c:pt idx="274">
                  <c:v>42.7219984362197</c:v>
                </c:pt>
                <c:pt idx="275">
                  <c:v>20.5838830999897</c:v>
                </c:pt>
                <c:pt idx="276">
                  <c:v>16.058246143157</c:v>
                </c:pt>
                <c:pt idx="277">
                  <c:v>22.7315062482867</c:v>
                </c:pt>
                <c:pt idx="278">
                  <c:v>19.8136638074895</c:v>
                </c:pt>
                <c:pt idx="279">
                  <c:v>17.3816027617877</c:v>
                </c:pt>
                <c:pt idx="280">
                  <c:v>14.8244964069567</c:v>
                </c:pt>
                <c:pt idx="281">
                  <c:v>11.0793427830309</c:v>
                </c:pt>
                <c:pt idx="282">
                  <c:v>8.06636368709582</c:v>
                </c:pt>
                <c:pt idx="283">
                  <c:v>6.45200391587765</c:v>
                </c:pt>
                <c:pt idx="284">
                  <c:v>6.42379149533705</c:v>
                </c:pt>
                <c:pt idx="285">
                  <c:v>6.43174473215163</c:v>
                </c:pt>
                <c:pt idx="286">
                  <c:v>9.09314169742235</c:v>
                </c:pt>
                <c:pt idx="287">
                  <c:v>11.3020983613211</c:v>
                </c:pt>
                <c:pt idx="288">
                  <c:v>11.537708181958</c:v>
                </c:pt>
                <c:pt idx="289">
                  <c:v>12.8787490303997</c:v>
                </c:pt>
                <c:pt idx="290">
                  <c:v>15.0724531378484</c:v>
                </c:pt>
                <c:pt idx="291">
                  <c:v>18.8914180559886</c:v>
                </c:pt>
                <c:pt idx="292">
                  <c:v>20.5535652512933</c:v>
                </c:pt>
                <c:pt idx="293">
                  <c:v>19.4072899231945</c:v>
                </c:pt>
                <c:pt idx="294">
                  <c:v>17.979556908052</c:v>
                </c:pt>
                <c:pt idx="295">
                  <c:v>18.1155408409187</c:v>
                </c:pt>
                <c:pt idx="296">
                  <c:v>19.036197912226</c:v>
                </c:pt>
                <c:pt idx="297">
                  <c:v>20.165946461074</c:v>
                </c:pt>
                <c:pt idx="298">
                  <c:v>21.926617441745</c:v>
                </c:pt>
                <c:pt idx="299">
                  <c:v>21.0763148218244</c:v>
                </c:pt>
                <c:pt idx="300">
                  <c:v>20.6694412402479</c:v>
                </c:pt>
                <c:pt idx="301">
                  <c:v>20.7694623048445</c:v>
                </c:pt>
                <c:pt idx="302">
                  <c:v>19.3867108738363</c:v>
                </c:pt>
                <c:pt idx="303">
                  <c:v>15.4458834109854</c:v>
                </c:pt>
                <c:pt idx="304">
                  <c:v>11.4546916510823</c:v>
                </c:pt>
                <c:pt idx="305">
                  <c:v>10.6485295900532</c:v>
                </c:pt>
                <c:pt idx="306">
                  <c:v>4.63140209807669</c:v>
                </c:pt>
                <c:pt idx="307">
                  <c:v>2.20908293940502</c:v>
                </c:pt>
                <c:pt idx="308">
                  <c:v>6.16385297960651</c:v>
                </c:pt>
                <c:pt idx="309">
                  <c:v>4.04571000628067</c:v>
                </c:pt>
                <c:pt idx="310">
                  <c:v>5.3378728109657</c:v>
                </c:pt>
                <c:pt idx="311">
                  <c:v>19.7936523140058</c:v>
                </c:pt>
                <c:pt idx="312">
                  <c:v>10.043929914985</c:v>
                </c:pt>
                <c:pt idx="313">
                  <c:v>0.714281388041714</c:v>
                </c:pt>
                <c:pt idx="314">
                  <c:v>-3.76293250979315</c:v>
                </c:pt>
                <c:pt idx="315">
                  <c:v>-0.00915629925991285</c:v>
                </c:pt>
                <c:pt idx="316">
                  <c:v>-10.8790045864964</c:v>
                </c:pt>
                <c:pt idx="317">
                  <c:v>-13.3419838151854</c:v>
                </c:pt>
                <c:pt idx="318">
                  <c:v>-14.2975592323954</c:v>
                </c:pt>
                <c:pt idx="319">
                  <c:v>-12.9633260995248</c:v>
                </c:pt>
                <c:pt idx="320">
                  <c:v>-10.1271318957348</c:v>
                </c:pt>
                <c:pt idx="321">
                  <c:v>-11.3428672318292</c:v>
                </c:pt>
                <c:pt idx="322">
                  <c:v>-14.3559076013778</c:v>
                </c:pt>
                <c:pt idx="323">
                  <c:v>-17.1783671344355</c:v>
                </c:pt>
                <c:pt idx="324">
                  <c:v>-14.5589750781635</c:v>
                </c:pt>
                <c:pt idx="325">
                  <c:v>-12.3861469900713</c:v>
                </c:pt>
                <c:pt idx="326">
                  <c:v>-12.1421322207411</c:v>
                </c:pt>
                <c:pt idx="327">
                  <c:v>-12.4730269788158</c:v>
                </c:pt>
                <c:pt idx="328">
                  <c:v>-12.657986938713</c:v>
                </c:pt>
                <c:pt idx="329">
                  <c:v>-12.525054900385</c:v>
                </c:pt>
                <c:pt idx="330">
                  <c:v>-8.21332853452948</c:v>
                </c:pt>
                <c:pt idx="331">
                  <c:v>-5.62456711014684</c:v>
                </c:pt>
                <c:pt idx="332">
                  <c:v>-12.5629462684437</c:v>
                </c:pt>
                <c:pt idx="333">
                  <c:v>-18.2034728426705</c:v>
                </c:pt>
                <c:pt idx="334">
                  <c:v>-15.9059947221811</c:v>
                </c:pt>
                <c:pt idx="335">
                  <c:v>-9.65885370317866</c:v>
                </c:pt>
                <c:pt idx="336">
                  <c:v>-0.102919847292058</c:v>
                </c:pt>
                <c:pt idx="337">
                  <c:v>-25.4779478125177</c:v>
                </c:pt>
                <c:pt idx="338">
                  <c:v>-25.9290026007371</c:v>
                </c:pt>
                <c:pt idx="339">
                  <c:v>-12.8906028191581</c:v>
                </c:pt>
                <c:pt idx="340">
                  <c:v>-18.0523654824214</c:v>
                </c:pt>
                <c:pt idx="341">
                  <c:v>-20.8295682675407</c:v>
                </c:pt>
                <c:pt idx="342">
                  <c:v>-8.33042624062273</c:v>
                </c:pt>
                <c:pt idx="343">
                  <c:v>-9.77265575830242</c:v>
                </c:pt>
                <c:pt idx="344">
                  <c:v>-49.5292576015343</c:v>
                </c:pt>
                <c:pt idx="345">
                  <c:v>22.6735009419787</c:v>
                </c:pt>
                <c:pt idx="346">
                  <c:v>-4.59567282037813</c:v>
                </c:pt>
                <c:pt idx="347">
                  <c:v>-15.6356309661347</c:v>
                </c:pt>
                <c:pt idx="348">
                  <c:v>-5.0715583363996</c:v>
                </c:pt>
                <c:pt idx="349">
                  <c:v>6.50181060999445</c:v>
                </c:pt>
                <c:pt idx="350">
                  <c:v>10.7948744663423</c:v>
                </c:pt>
                <c:pt idx="351">
                  <c:v>13.9304373393483</c:v>
                </c:pt>
                <c:pt idx="352">
                  <c:v>15.2216744830163</c:v>
                </c:pt>
                <c:pt idx="353">
                  <c:v>16.9886080836682</c:v>
                </c:pt>
                <c:pt idx="354">
                  <c:v>18.3223236829293</c:v>
                </c:pt>
                <c:pt idx="355">
                  <c:v>17.8504280010215</c:v>
                </c:pt>
                <c:pt idx="356">
                  <c:v>16.7708935073309</c:v>
                </c:pt>
                <c:pt idx="357">
                  <c:v>17.8235807635412</c:v>
                </c:pt>
                <c:pt idx="358">
                  <c:v>17.5328599721288</c:v>
                </c:pt>
                <c:pt idx="359">
                  <c:v>17.9709105361827</c:v>
                </c:pt>
                <c:pt idx="360">
                  <c:v>18.636953117307</c:v>
                </c:pt>
                <c:pt idx="361">
                  <c:v>17.5083050198548</c:v>
                </c:pt>
                <c:pt idx="362">
                  <c:v>13.8607133339957</c:v>
                </c:pt>
                <c:pt idx="363">
                  <c:v>10.9046098995382</c:v>
                </c:pt>
                <c:pt idx="364">
                  <c:v>11.0933541892973</c:v>
                </c:pt>
                <c:pt idx="365">
                  <c:v>12.2468411401678</c:v>
                </c:pt>
                <c:pt idx="366">
                  <c:v>11.7710087805014</c:v>
                </c:pt>
                <c:pt idx="367">
                  <c:v>10.4660845345283</c:v>
                </c:pt>
                <c:pt idx="368">
                  <c:v>10.9542814885305</c:v>
                </c:pt>
                <c:pt idx="369">
                  <c:v>11.4216457293711</c:v>
                </c:pt>
                <c:pt idx="370">
                  <c:v>10.6377863308163</c:v>
                </c:pt>
                <c:pt idx="371">
                  <c:v>7.64191919337742</c:v>
                </c:pt>
                <c:pt idx="372">
                  <c:v>4.76598551802926</c:v>
                </c:pt>
                <c:pt idx="373">
                  <c:v>2.81849750358719</c:v>
                </c:pt>
                <c:pt idx="374">
                  <c:v>3.79334379921432</c:v>
                </c:pt>
                <c:pt idx="375">
                  <c:v>7.94085176943775</c:v>
                </c:pt>
                <c:pt idx="376">
                  <c:v>10.1377145840346</c:v>
                </c:pt>
                <c:pt idx="377">
                  <c:v>15.2269362002801</c:v>
                </c:pt>
                <c:pt idx="378">
                  <c:v>15.6049899803009</c:v>
                </c:pt>
                <c:pt idx="379">
                  <c:v>13.42608592824</c:v>
                </c:pt>
                <c:pt idx="380">
                  <c:v>14.9881805211121</c:v>
                </c:pt>
                <c:pt idx="381">
                  <c:v>20.7812223628952</c:v>
                </c:pt>
                <c:pt idx="382">
                  <c:v>21.4631320263403</c:v>
                </c:pt>
                <c:pt idx="383">
                  <c:v>21.147287659701</c:v>
                </c:pt>
                <c:pt idx="384">
                  <c:v>11.7047501278974</c:v>
                </c:pt>
                <c:pt idx="385">
                  <c:v>9.12542819944848</c:v>
                </c:pt>
                <c:pt idx="386">
                  <c:v>6.55897939720349</c:v>
                </c:pt>
                <c:pt idx="387">
                  <c:v>4.52363054592762</c:v>
                </c:pt>
                <c:pt idx="388">
                  <c:v>0.536624836402833</c:v>
                </c:pt>
                <c:pt idx="389">
                  <c:v>-2.61246067358293</c:v>
                </c:pt>
                <c:pt idx="390">
                  <c:v>-3.81181430862615</c:v>
                </c:pt>
                <c:pt idx="391">
                  <c:v>-3.1221875473743</c:v>
                </c:pt>
                <c:pt idx="392">
                  <c:v>-1.36938301735314</c:v>
                </c:pt>
                <c:pt idx="393">
                  <c:v>-2.77636856481122</c:v>
                </c:pt>
                <c:pt idx="394">
                  <c:v>-2.12989864206414</c:v>
                </c:pt>
                <c:pt idx="395">
                  <c:v>-1.99897901271051</c:v>
                </c:pt>
                <c:pt idx="396">
                  <c:v>-0.0236579758971656</c:v>
                </c:pt>
                <c:pt idx="397">
                  <c:v>-0.634574451629082</c:v>
                </c:pt>
                <c:pt idx="398">
                  <c:v>-3.66647564641159</c:v>
                </c:pt>
                <c:pt idx="399">
                  <c:v>-3.29482534208654</c:v>
                </c:pt>
                <c:pt idx="400">
                  <c:v>-0.491827045565697</c:v>
                </c:pt>
                <c:pt idx="401">
                  <c:v>-0.309625363219158</c:v>
                </c:pt>
                <c:pt idx="402">
                  <c:v>-9.14803889624523</c:v>
                </c:pt>
                <c:pt idx="403">
                  <c:v>-16.2007356112102</c:v>
                </c:pt>
                <c:pt idx="404">
                  <c:v>-12.0508479423367</c:v>
                </c:pt>
                <c:pt idx="405">
                  <c:v>-9.50074405438313</c:v>
                </c:pt>
                <c:pt idx="406">
                  <c:v>-11.3110698238139</c:v>
                </c:pt>
                <c:pt idx="407">
                  <c:v>-26.2307409838522</c:v>
                </c:pt>
                <c:pt idx="408">
                  <c:v>-35.0963440278446</c:v>
                </c:pt>
                <c:pt idx="409">
                  <c:v>-42.8053106873506</c:v>
                </c:pt>
                <c:pt idx="410">
                  <c:v>-21.1934092943862</c:v>
                </c:pt>
                <c:pt idx="411">
                  <c:v>2.5116720947831</c:v>
                </c:pt>
                <c:pt idx="412">
                  <c:v>3.32763199945193</c:v>
                </c:pt>
                <c:pt idx="413">
                  <c:v>2.64262384810434</c:v>
                </c:pt>
                <c:pt idx="414">
                  <c:v>11.5005514847128</c:v>
                </c:pt>
                <c:pt idx="415">
                  <c:v>22.3110821766127</c:v>
                </c:pt>
                <c:pt idx="416">
                  <c:v>21.3091116727858</c:v>
                </c:pt>
                <c:pt idx="417">
                  <c:v>18.4559303035265</c:v>
                </c:pt>
                <c:pt idx="418">
                  <c:v>15.4958171871878</c:v>
                </c:pt>
                <c:pt idx="419">
                  <c:v>13.095112579961</c:v>
                </c:pt>
                <c:pt idx="420">
                  <c:v>10.7279628036981</c:v>
                </c:pt>
                <c:pt idx="421">
                  <c:v>6.28538490044344</c:v>
                </c:pt>
                <c:pt idx="422">
                  <c:v>0.909499215034136</c:v>
                </c:pt>
                <c:pt idx="423">
                  <c:v>-0.940111158685931</c:v>
                </c:pt>
                <c:pt idx="424">
                  <c:v>3.05626610993003</c:v>
                </c:pt>
                <c:pt idx="425">
                  <c:v>8.71073997170012</c:v>
                </c:pt>
                <c:pt idx="426">
                  <c:v>12.1732181503228</c:v>
                </c:pt>
                <c:pt idx="427">
                  <c:v>12.6313868015987</c:v>
                </c:pt>
                <c:pt idx="428">
                  <c:v>10.1570990361837</c:v>
                </c:pt>
                <c:pt idx="429">
                  <c:v>10.3076530837217</c:v>
                </c:pt>
                <c:pt idx="430">
                  <c:v>18.2030000091444</c:v>
                </c:pt>
                <c:pt idx="431">
                  <c:v>18.6286243305238</c:v>
                </c:pt>
                <c:pt idx="432">
                  <c:v>18.2981712808958</c:v>
                </c:pt>
                <c:pt idx="433">
                  <c:v>15.5560841131599</c:v>
                </c:pt>
                <c:pt idx="434">
                  <c:v>19.4381143989212</c:v>
                </c:pt>
                <c:pt idx="435">
                  <c:v>32.6225341618852</c:v>
                </c:pt>
                <c:pt idx="436">
                  <c:v>27.1909486647489</c:v>
                </c:pt>
                <c:pt idx="437">
                  <c:v>21.9050660560281</c:v>
                </c:pt>
                <c:pt idx="438">
                  <c:v>23.2391718231903</c:v>
                </c:pt>
                <c:pt idx="439">
                  <c:v>23.5905539397287</c:v>
                </c:pt>
                <c:pt idx="440">
                  <c:v>20.4862569888971</c:v>
                </c:pt>
                <c:pt idx="441">
                  <c:v>18.1367617681011</c:v>
                </c:pt>
                <c:pt idx="442">
                  <c:v>18.6027962872767</c:v>
                </c:pt>
                <c:pt idx="443">
                  <c:v>18.3333502324531</c:v>
                </c:pt>
                <c:pt idx="444">
                  <c:v>13.6091974977667</c:v>
                </c:pt>
                <c:pt idx="445">
                  <c:v>8.11153828210332</c:v>
                </c:pt>
                <c:pt idx="446">
                  <c:v>2.06714586522827</c:v>
                </c:pt>
                <c:pt idx="447">
                  <c:v>-2.88087838353186</c:v>
                </c:pt>
                <c:pt idx="448">
                  <c:v>-5.02249932617724</c:v>
                </c:pt>
                <c:pt idx="449">
                  <c:v>-7.33906862079218</c:v>
                </c:pt>
                <c:pt idx="450">
                  <c:v>-9.07012839074604</c:v>
                </c:pt>
                <c:pt idx="451">
                  <c:v>-11.2478540802562</c:v>
                </c:pt>
                <c:pt idx="452">
                  <c:v>-13.6114386118069</c:v>
                </c:pt>
                <c:pt idx="453">
                  <c:v>-16.0431417153977</c:v>
                </c:pt>
                <c:pt idx="454">
                  <c:v>-16.6160002346731</c:v>
                </c:pt>
                <c:pt idx="455">
                  <c:v>-13.8092489825223</c:v>
                </c:pt>
                <c:pt idx="456">
                  <c:v>-11.2007579849247</c:v>
                </c:pt>
                <c:pt idx="457">
                  <c:v>-10.174949240475</c:v>
                </c:pt>
                <c:pt idx="458">
                  <c:v>-8.02097852928561</c:v>
                </c:pt>
                <c:pt idx="459">
                  <c:v>-5.08714896011347</c:v>
                </c:pt>
                <c:pt idx="460">
                  <c:v>-3.38261536616644</c:v>
                </c:pt>
                <c:pt idx="461">
                  <c:v>-3.64718796682575</c:v>
                </c:pt>
                <c:pt idx="462">
                  <c:v>-4.27747104290631</c:v>
                </c:pt>
                <c:pt idx="463">
                  <c:v>-3.64804093006166</c:v>
                </c:pt>
                <c:pt idx="464">
                  <c:v>-2.32598211479684</c:v>
                </c:pt>
                <c:pt idx="465">
                  <c:v>-2.7641250647795</c:v>
                </c:pt>
                <c:pt idx="466">
                  <c:v>-3.2354853412097</c:v>
                </c:pt>
                <c:pt idx="467">
                  <c:v>-2.87426331350046</c:v>
                </c:pt>
                <c:pt idx="468">
                  <c:v>-1.68427239245868</c:v>
                </c:pt>
                <c:pt idx="469">
                  <c:v>-0.81601022155823</c:v>
                </c:pt>
                <c:pt idx="470">
                  <c:v>-0.816529493266236</c:v>
                </c:pt>
                <c:pt idx="471">
                  <c:v>-1.5601618103607</c:v>
                </c:pt>
                <c:pt idx="472">
                  <c:v>-1.28480545967148</c:v>
                </c:pt>
                <c:pt idx="473">
                  <c:v>-0.353763109294653</c:v>
                </c:pt>
                <c:pt idx="474">
                  <c:v>-1.65224438124823</c:v>
                </c:pt>
                <c:pt idx="475">
                  <c:v>-3.80068144190973</c:v>
                </c:pt>
                <c:pt idx="476">
                  <c:v>-5.08639134651044</c:v>
                </c:pt>
                <c:pt idx="477">
                  <c:v>-2.57735121308803</c:v>
                </c:pt>
              </c:numCache>
            </c:numRef>
          </c:val>
          <c:smooth val="0"/>
        </c:ser>
        <c:ser>
          <c:idx val="1"/>
          <c:order val="1"/>
          <c:tx>
            <c:strRef>
              <c:f>'[fusion test.xlsx]Sheet1'!$P$1</c:f>
              <c:strCache>
                <c:ptCount val="1"/>
                <c:pt idx="0">
                  <c:v>Y_accel</c:v>
                </c:pt>
              </c:strCache>
            </c:strRef>
          </c:tx>
          <c:spPr>
            <a:ln w="28575" cap="rnd">
              <a:solidFill>
                <a:schemeClr val="accent2"/>
              </a:solidFill>
              <a:round/>
            </a:ln>
            <a:effectLst/>
          </c:spPr>
          <c:marker>
            <c:symbol val="none"/>
          </c:marker>
          <c:dLbls>
            <c:delete val="1"/>
          </c:dLbls>
          <c:val>
            <c:numRef>
              <c:f>'[fusion test.xlsx]Sheet1'!$P$2:$P$691</c:f>
              <c:numCache>
                <c:formatCode>General</c:formatCode>
                <c:ptCount val="690"/>
                <c:pt idx="0">
                  <c:v>-44.6916555894979</c:v>
                </c:pt>
                <c:pt idx="1">
                  <c:v>-42.5997518747483</c:v>
                </c:pt>
                <c:pt idx="2">
                  <c:v>-44.4830633107006</c:v>
                </c:pt>
                <c:pt idx="3">
                  <c:v>-43.8887718385583</c:v>
                </c:pt>
                <c:pt idx="4">
                  <c:v>-45.8446713216195</c:v>
                </c:pt>
                <c:pt idx="5">
                  <c:v>-45.655044450897</c:v>
                </c:pt>
                <c:pt idx="6">
                  <c:v>-41.9295568503402</c:v>
                </c:pt>
                <c:pt idx="7">
                  <c:v>-41.7897155725044</c:v>
                </c:pt>
                <c:pt idx="8">
                  <c:v>-43.0989942894769</c:v>
                </c:pt>
                <c:pt idx="9">
                  <c:v>-43.7850411773353</c:v>
                </c:pt>
                <c:pt idx="10">
                  <c:v>-43.8875538830555</c:v>
                </c:pt>
                <c:pt idx="11">
                  <c:v>-42.3238149077131</c:v>
                </c:pt>
                <c:pt idx="12">
                  <c:v>-43.0881493362666</c:v>
                </c:pt>
                <c:pt idx="13">
                  <c:v>-45.1532160757077</c:v>
                </c:pt>
                <c:pt idx="14">
                  <c:v>-41.3752104777723</c:v>
                </c:pt>
                <c:pt idx="15">
                  <c:v>-40.3003063478823</c:v>
                </c:pt>
                <c:pt idx="16">
                  <c:v>-44.7204046721945</c:v>
                </c:pt>
                <c:pt idx="17">
                  <c:v>-46.3225464411733</c:v>
                </c:pt>
                <c:pt idx="18">
                  <c:v>-40.1600138194088</c:v>
                </c:pt>
                <c:pt idx="19">
                  <c:v>-38.5911464527101</c:v>
                </c:pt>
                <c:pt idx="20">
                  <c:v>-42.5334706951781</c:v>
                </c:pt>
                <c:pt idx="21">
                  <c:v>-48.836554347787</c:v>
                </c:pt>
                <c:pt idx="22">
                  <c:v>-51.8039848795257</c:v>
                </c:pt>
                <c:pt idx="23">
                  <c:v>-45.3442895739157</c:v>
                </c:pt>
                <c:pt idx="24">
                  <c:v>-35.7217155060975</c:v>
                </c:pt>
                <c:pt idx="25">
                  <c:v>-34.4544706810255</c:v>
                </c:pt>
                <c:pt idx="26">
                  <c:v>-41.2399206306303</c:v>
                </c:pt>
                <c:pt idx="27">
                  <c:v>-45.4813870294438</c:v>
                </c:pt>
                <c:pt idx="28">
                  <c:v>-46.9519444073153</c:v>
                </c:pt>
                <c:pt idx="29">
                  <c:v>-45.6699600849005</c:v>
                </c:pt>
                <c:pt idx="30">
                  <c:v>-42.1488248607439</c:v>
                </c:pt>
                <c:pt idx="31">
                  <c:v>-43.3746170898508</c:v>
                </c:pt>
                <c:pt idx="32">
                  <c:v>-47.1000430199667</c:v>
                </c:pt>
                <c:pt idx="33">
                  <c:v>-42.3839487969247</c:v>
                </c:pt>
                <c:pt idx="34">
                  <c:v>-40.0341000453781</c:v>
                </c:pt>
                <c:pt idx="35">
                  <c:v>-39.0343028212586</c:v>
                </c:pt>
                <c:pt idx="36">
                  <c:v>-39.0096084374199</c:v>
                </c:pt>
                <c:pt idx="37">
                  <c:v>-37.941438780489</c:v>
                </c:pt>
                <c:pt idx="38">
                  <c:v>-35.1057447745463</c:v>
                </c:pt>
                <c:pt idx="39">
                  <c:v>-33.4765760924543</c:v>
                </c:pt>
                <c:pt idx="40">
                  <c:v>-33.4871884954058</c:v>
                </c:pt>
                <c:pt idx="41">
                  <c:v>-31.7920197217865</c:v>
                </c:pt>
                <c:pt idx="42">
                  <c:v>-29.4485662384799</c:v>
                </c:pt>
                <c:pt idx="43">
                  <c:v>-27.2636777879351</c:v>
                </c:pt>
                <c:pt idx="44">
                  <c:v>-27.047327551345</c:v>
                </c:pt>
                <c:pt idx="45">
                  <c:v>-26.2929185937494</c:v>
                </c:pt>
                <c:pt idx="46">
                  <c:v>-23.0753496540474</c:v>
                </c:pt>
                <c:pt idx="47">
                  <c:v>-23.1696665400957</c:v>
                </c:pt>
                <c:pt idx="48">
                  <c:v>-26.1728164649678</c:v>
                </c:pt>
                <c:pt idx="49">
                  <c:v>-29.1226362490385</c:v>
                </c:pt>
                <c:pt idx="50">
                  <c:v>-26.9044307999234</c:v>
                </c:pt>
                <c:pt idx="51">
                  <c:v>-20.5210791168557</c:v>
                </c:pt>
                <c:pt idx="52">
                  <c:v>-19.1147932351171</c:v>
                </c:pt>
                <c:pt idx="53">
                  <c:v>-20.7390863261859</c:v>
                </c:pt>
                <c:pt idx="54">
                  <c:v>-21.9284362303623</c:v>
                </c:pt>
                <c:pt idx="55">
                  <c:v>-23.101019496431</c:v>
                </c:pt>
                <c:pt idx="56">
                  <c:v>-19.7990691784475</c:v>
                </c:pt>
                <c:pt idx="57">
                  <c:v>-22.137987363461</c:v>
                </c:pt>
                <c:pt idx="58">
                  <c:v>-17.5747394731834</c:v>
                </c:pt>
                <c:pt idx="59">
                  <c:v>-17.1263874190794</c:v>
                </c:pt>
                <c:pt idx="60">
                  <c:v>-20.0878204310955</c:v>
                </c:pt>
                <c:pt idx="61">
                  <c:v>-18.7671888478715</c:v>
                </c:pt>
                <c:pt idx="62">
                  <c:v>-17.0844919497731</c:v>
                </c:pt>
                <c:pt idx="63">
                  <c:v>-9.03765622705713</c:v>
                </c:pt>
                <c:pt idx="64">
                  <c:v>-8.76196028127922</c:v>
                </c:pt>
                <c:pt idx="65">
                  <c:v>-8.55160529102081</c:v>
                </c:pt>
                <c:pt idx="66">
                  <c:v>-11.9773987088127</c:v>
                </c:pt>
                <c:pt idx="67">
                  <c:v>-13.2696985828584</c:v>
                </c:pt>
                <c:pt idx="68">
                  <c:v>-13.0774790802969</c:v>
                </c:pt>
                <c:pt idx="69">
                  <c:v>-12.7594044465684</c:v>
                </c:pt>
                <c:pt idx="70">
                  <c:v>-18.0664645109612</c:v>
                </c:pt>
                <c:pt idx="71">
                  <c:v>-24.5457398944769</c:v>
                </c:pt>
                <c:pt idx="72">
                  <c:v>-33.4131901697344</c:v>
                </c:pt>
                <c:pt idx="73">
                  <c:v>-31.8192392858869</c:v>
                </c:pt>
                <c:pt idx="74">
                  <c:v>-33.0816426560968</c:v>
                </c:pt>
                <c:pt idx="75">
                  <c:v>-23.2559551166465</c:v>
                </c:pt>
                <c:pt idx="76">
                  <c:v>-28.9511746265536</c:v>
                </c:pt>
                <c:pt idx="77">
                  <c:v>-38.0411314750864</c:v>
                </c:pt>
                <c:pt idx="78">
                  <c:v>-44.6179634882624</c:v>
                </c:pt>
                <c:pt idx="79">
                  <c:v>-43.6029894393118</c:v>
                </c:pt>
                <c:pt idx="80">
                  <c:v>-35.949967609733</c:v>
                </c:pt>
                <c:pt idx="81">
                  <c:v>-32.4271592847685</c:v>
                </c:pt>
                <c:pt idx="82">
                  <c:v>-32.145914560903</c:v>
                </c:pt>
                <c:pt idx="83">
                  <c:v>-37.5189753767152</c:v>
                </c:pt>
                <c:pt idx="84">
                  <c:v>-33.9180375630036</c:v>
                </c:pt>
                <c:pt idx="85">
                  <c:v>-31.7151659356613</c:v>
                </c:pt>
                <c:pt idx="86">
                  <c:v>-33.2753367609914</c:v>
                </c:pt>
                <c:pt idx="87">
                  <c:v>-40.3567374468728</c:v>
                </c:pt>
                <c:pt idx="88">
                  <c:v>-46.2239974854232</c:v>
                </c:pt>
                <c:pt idx="89">
                  <c:v>-44.4985149680615</c:v>
                </c:pt>
                <c:pt idx="90">
                  <c:v>-42.0775039622209</c:v>
                </c:pt>
                <c:pt idx="91">
                  <c:v>-45.4759819653054</c:v>
                </c:pt>
                <c:pt idx="92">
                  <c:v>-49.0767381423452</c:v>
                </c:pt>
                <c:pt idx="93">
                  <c:v>-48.1689422443332</c:v>
                </c:pt>
                <c:pt idx="94">
                  <c:v>-43.1057257781877</c:v>
                </c:pt>
                <c:pt idx="95">
                  <c:v>-38.2641793824918</c:v>
                </c:pt>
                <c:pt idx="96">
                  <c:v>-34.2404344015799</c:v>
                </c:pt>
                <c:pt idx="97">
                  <c:v>-30.9401970369651</c:v>
                </c:pt>
                <c:pt idx="98">
                  <c:v>-23.9501588813797</c:v>
                </c:pt>
                <c:pt idx="99">
                  <c:v>-20.414849103112</c:v>
                </c:pt>
                <c:pt idx="100">
                  <c:v>-19.0084986370304</c:v>
                </c:pt>
                <c:pt idx="101">
                  <c:v>-18.7464960414527</c:v>
                </c:pt>
                <c:pt idx="102">
                  <c:v>-19.1717306078857</c:v>
                </c:pt>
                <c:pt idx="103">
                  <c:v>-20.7267245121108</c:v>
                </c:pt>
                <c:pt idx="104">
                  <c:v>-19.8472298090772</c:v>
                </c:pt>
                <c:pt idx="105">
                  <c:v>-17.0802897851963</c:v>
                </c:pt>
                <c:pt idx="106">
                  <c:v>-17.6032208232387</c:v>
                </c:pt>
                <c:pt idx="107">
                  <c:v>-17.7110705851611</c:v>
                </c:pt>
                <c:pt idx="108">
                  <c:v>-23.7032180348799</c:v>
                </c:pt>
                <c:pt idx="109">
                  <c:v>-24.7974205695352</c:v>
                </c:pt>
                <c:pt idx="110">
                  <c:v>-17.6712931453987</c:v>
                </c:pt>
                <c:pt idx="111">
                  <c:v>-31.8851071695586</c:v>
                </c:pt>
                <c:pt idx="112">
                  <c:v>-74.5637664633483</c:v>
                </c:pt>
                <c:pt idx="113">
                  <c:v>-68.5546163616132</c:v>
                </c:pt>
                <c:pt idx="114">
                  <c:v>-64.1673323196292</c:v>
                </c:pt>
                <c:pt idx="115">
                  <c:v>-32.5241390072882</c:v>
                </c:pt>
                <c:pt idx="116">
                  <c:v>-19.9041080390641</c:v>
                </c:pt>
                <c:pt idx="117">
                  <c:v>-20.3224611720584</c:v>
                </c:pt>
                <c:pt idx="118">
                  <c:v>-19.1514614555828</c:v>
                </c:pt>
                <c:pt idx="119">
                  <c:v>-15.8808340171408</c:v>
                </c:pt>
                <c:pt idx="120">
                  <c:v>-14.3720980263645</c:v>
                </c:pt>
                <c:pt idx="121">
                  <c:v>-15.771983985778</c:v>
                </c:pt>
                <c:pt idx="122">
                  <c:v>-17.031636440453</c:v>
                </c:pt>
                <c:pt idx="123">
                  <c:v>-18.7381503974431</c:v>
                </c:pt>
                <c:pt idx="124">
                  <c:v>-19.1261657092164</c:v>
                </c:pt>
                <c:pt idx="125">
                  <c:v>-18.084584603916</c:v>
                </c:pt>
                <c:pt idx="126">
                  <c:v>-19.4900191546666</c:v>
                </c:pt>
                <c:pt idx="127">
                  <c:v>-22.2393691551873</c:v>
                </c:pt>
                <c:pt idx="128">
                  <c:v>-24.6386984331859</c:v>
                </c:pt>
                <c:pt idx="129">
                  <c:v>-24.0985045600341</c:v>
                </c:pt>
                <c:pt idx="130">
                  <c:v>-23.4420789658306</c:v>
                </c:pt>
                <c:pt idx="131">
                  <c:v>-24.5142473975795</c:v>
                </c:pt>
                <c:pt idx="132">
                  <c:v>-25.6451322806833</c:v>
                </c:pt>
                <c:pt idx="133">
                  <c:v>-22.9697722027147</c:v>
                </c:pt>
                <c:pt idx="134">
                  <c:v>-21.7051940219659</c:v>
                </c:pt>
                <c:pt idx="135">
                  <c:v>-19.6747292620452</c:v>
                </c:pt>
                <c:pt idx="136">
                  <c:v>-19.3835069033069</c:v>
                </c:pt>
                <c:pt idx="137">
                  <c:v>-20.5575724652098</c:v>
                </c:pt>
                <c:pt idx="138">
                  <c:v>-19.754074523792</c:v>
                </c:pt>
                <c:pt idx="139">
                  <c:v>-18.1475468459214</c:v>
                </c:pt>
                <c:pt idx="140">
                  <c:v>-16.9700315721065</c:v>
                </c:pt>
                <c:pt idx="141">
                  <c:v>-27.3195003982041</c:v>
                </c:pt>
                <c:pt idx="142">
                  <c:v>-24.0093362773311</c:v>
                </c:pt>
                <c:pt idx="143">
                  <c:v>-13.3164702815926</c:v>
                </c:pt>
                <c:pt idx="144">
                  <c:v>-0.82751337173104</c:v>
                </c:pt>
                <c:pt idx="145">
                  <c:v>35.863260211781</c:v>
                </c:pt>
                <c:pt idx="146">
                  <c:v>5.91429736672854</c:v>
                </c:pt>
                <c:pt idx="147">
                  <c:v>3.25679081882455</c:v>
                </c:pt>
                <c:pt idx="148">
                  <c:v>12.8231761531466</c:v>
                </c:pt>
                <c:pt idx="149">
                  <c:v>41.4033113644348</c:v>
                </c:pt>
                <c:pt idx="150">
                  <c:v>23.1790645817599</c:v>
                </c:pt>
                <c:pt idx="151">
                  <c:v>10.2892844175087</c:v>
                </c:pt>
                <c:pt idx="152">
                  <c:v>7.38384124244428</c:v>
                </c:pt>
                <c:pt idx="153">
                  <c:v>10.0998536082473</c:v>
                </c:pt>
                <c:pt idx="154">
                  <c:v>14.7282474865374</c:v>
                </c:pt>
                <c:pt idx="155">
                  <c:v>14.3360588101671</c:v>
                </c:pt>
                <c:pt idx="156">
                  <c:v>12.430028166822</c:v>
                </c:pt>
                <c:pt idx="157">
                  <c:v>12.3033278381079</c:v>
                </c:pt>
                <c:pt idx="158">
                  <c:v>12.4431552691037</c:v>
                </c:pt>
                <c:pt idx="159">
                  <c:v>13.9061088947151</c:v>
                </c:pt>
                <c:pt idx="160">
                  <c:v>14.4487288334683</c:v>
                </c:pt>
                <c:pt idx="161">
                  <c:v>13.6794021587229</c:v>
                </c:pt>
                <c:pt idx="162">
                  <c:v>14.1600560319098</c:v>
                </c:pt>
                <c:pt idx="163">
                  <c:v>12.3658629510154</c:v>
                </c:pt>
                <c:pt idx="164">
                  <c:v>9.60156957555117</c:v>
                </c:pt>
                <c:pt idx="165">
                  <c:v>9.66937571818891</c:v>
                </c:pt>
                <c:pt idx="166">
                  <c:v>8.48371071457035</c:v>
                </c:pt>
                <c:pt idx="167">
                  <c:v>5.47291709854089</c:v>
                </c:pt>
                <c:pt idx="168">
                  <c:v>2.271949304675</c:v>
                </c:pt>
                <c:pt idx="169">
                  <c:v>0.340706995035743</c:v>
                </c:pt>
                <c:pt idx="170">
                  <c:v>-0.721728399757005</c:v>
                </c:pt>
                <c:pt idx="171">
                  <c:v>-4.39309981941165</c:v>
                </c:pt>
                <c:pt idx="172">
                  <c:v>-5.49187457783401</c:v>
                </c:pt>
                <c:pt idx="173">
                  <c:v>-11.6515493411234</c:v>
                </c:pt>
                <c:pt idx="174">
                  <c:v>-19.0053273340097</c:v>
                </c:pt>
                <c:pt idx="175">
                  <c:v>-28.0102966931887</c:v>
                </c:pt>
                <c:pt idx="176">
                  <c:v>-45.9134871294254</c:v>
                </c:pt>
                <c:pt idx="177">
                  <c:v>-37.2561322779106</c:v>
                </c:pt>
                <c:pt idx="178">
                  <c:v>-35.1135265178668</c:v>
                </c:pt>
                <c:pt idx="179">
                  <c:v>-71.8938209866567</c:v>
                </c:pt>
                <c:pt idx="180">
                  <c:v>-59.6092538902795</c:v>
                </c:pt>
                <c:pt idx="181">
                  <c:v>-64.0857048530866</c:v>
                </c:pt>
                <c:pt idx="182">
                  <c:v>-63.1009254270482</c:v>
                </c:pt>
                <c:pt idx="183">
                  <c:v>-38.6108724380096</c:v>
                </c:pt>
                <c:pt idx="184">
                  <c:v>-29.8866390823133</c:v>
                </c:pt>
                <c:pt idx="185">
                  <c:v>-28.5041084528812</c:v>
                </c:pt>
                <c:pt idx="186">
                  <c:v>-27.8762817216191</c:v>
                </c:pt>
                <c:pt idx="187">
                  <c:v>-26.734563119582</c:v>
                </c:pt>
                <c:pt idx="188">
                  <c:v>-25.3792295046675</c:v>
                </c:pt>
                <c:pt idx="189">
                  <c:v>-24.7014147466569</c:v>
                </c:pt>
                <c:pt idx="190">
                  <c:v>-25.5633252812781</c:v>
                </c:pt>
                <c:pt idx="191">
                  <c:v>-26.6117568631325</c:v>
                </c:pt>
                <c:pt idx="192">
                  <c:v>-26.7661373759082</c:v>
                </c:pt>
                <c:pt idx="193">
                  <c:v>-25.8857718270043</c:v>
                </c:pt>
                <c:pt idx="194">
                  <c:v>-25.7318656903964</c:v>
                </c:pt>
                <c:pt idx="195">
                  <c:v>-26.850804522641</c:v>
                </c:pt>
                <c:pt idx="196">
                  <c:v>-24.9910567400872</c:v>
                </c:pt>
                <c:pt idx="197">
                  <c:v>-22.5180119246214</c:v>
                </c:pt>
                <c:pt idx="198">
                  <c:v>-19.5820847166622</c:v>
                </c:pt>
                <c:pt idx="199">
                  <c:v>-20.3382630568699</c:v>
                </c:pt>
                <c:pt idx="200">
                  <c:v>-23.4048203195132</c:v>
                </c:pt>
                <c:pt idx="201">
                  <c:v>-20.7959009032182</c:v>
                </c:pt>
                <c:pt idx="202">
                  <c:v>-15.7791500565609</c:v>
                </c:pt>
                <c:pt idx="203">
                  <c:v>-13.288096081772</c:v>
                </c:pt>
                <c:pt idx="204">
                  <c:v>-32.360256533288</c:v>
                </c:pt>
                <c:pt idx="205">
                  <c:v>-25.7470960712901</c:v>
                </c:pt>
                <c:pt idx="206">
                  <c:v>-9.28955091893159</c:v>
                </c:pt>
                <c:pt idx="207">
                  <c:v>8.80709069276308</c:v>
                </c:pt>
                <c:pt idx="208">
                  <c:v>49.961961673824</c:v>
                </c:pt>
                <c:pt idx="209">
                  <c:v>-0.847013817574553</c:v>
                </c:pt>
                <c:pt idx="210">
                  <c:v>-5.93507087921753</c:v>
                </c:pt>
                <c:pt idx="211">
                  <c:v>3.40304828466713</c:v>
                </c:pt>
                <c:pt idx="212">
                  <c:v>7.32505999079143</c:v>
                </c:pt>
                <c:pt idx="213">
                  <c:v>4.74691085629834</c:v>
                </c:pt>
                <c:pt idx="214">
                  <c:v>4.60082135809737</c:v>
                </c:pt>
                <c:pt idx="215">
                  <c:v>9.04982867727914</c:v>
                </c:pt>
                <c:pt idx="216">
                  <c:v>17.9025818544788</c:v>
                </c:pt>
                <c:pt idx="217">
                  <c:v>21.6367941190158</c:v>
                </c:pt>
                <c:pt idx="218">
                  <c:v>11.9206522433514</c:v>
                </c:pt>
                <c:pt idx="219">
                  <c:v>7.18315407016691</c:v>
                </c:pt>
                <c:pt idx="220">
                  <c:v>6.25508507319741</c:v>
                </c:pt>
                <c:pt idx="221">
                  <c:v>6.54089618350823</c:v>
                </c:pt>
                <c:pt idx="222">
                  <c:v>8.20699260098792</c:v>
                </c:pt>
                <c:pt idx="223">
                  <c:v>10.2030421893442</c:v>
                </c:pt>
                <c:pt idx="224">
                  <c:v>11.9038142310581</c:v>
                </c:pt>
                <c:pt idx="225">
                  <c:v>11.6770719146585</c:v>
                </c:pt>
                <c:pt idx="226">
                  <c:v>12.3137048040212</c:v>
                </c:pt>
                <c:pt idx="227">
                  <c:v>15.5046204641361</c:v>
                </c:pt>
                <c:pt idx="228">
                  <c:v>19.0428098055342</c:v>
                </c:pt>
                <c:pt idx="229">
                  <c:v>16.7444118915674</c:v>
                </c:pt>
                <c:pt idx="230">
                  <c:v>12.1241871504754</c:v>
                </c:pt>
                <c:pt idx="231">
                  <c:v>11.2775100698071</c:v>
                </c:pt>
                <c:pt idx="232">
                  <c:v>12.0891800360915</c:v>
                </c:pt>
                <c:pt idx="233">
                  <c:v>9.97761598989788</c:v>
                </c:pt>
                <c:pt idx="234">
                  <c:v>3.87865706385015</c:v>
                </c:pt>
                <c:pt idx="235">
                  <c:v>-3.57022330927524</c:v>
                </c:pt>
                <c:pt idx="236">
                  <c:v>-6.73361630156579</c:v>
                </c:pt>
                <c:pt idx="237">
                  <c:v>-26.5074727806523</c:v>
                </c:pt>
                <c:pt idx="238">
                  <c:v>-84.1570082610432</c:v>
                </c:pt>
                <c:pt idx="239">
                  <c:v>-83.5743279601978</c:v>
                </c:pt>
                <c:pt idx="240">
                  <c:v>-80.0644419040877</c:v>
                </c:pt>
                <c:pt idx="241">
                  <c:v>-81.919096208968</c:v>
                </c:pt>
                <c:pt idx="242">
                  <c:v>-63.1117324297467</c:v>
                </c:pt>
                <c:pt idx="243">
                  <c:v>-66.3993012901625</c:v>
                </c:pt>
                <c:pt idx="244">
                  <c:v>-82.4357392044474</c:v>
                </c:pt>
                <c:pt idx="245">
                  <c:v>-83.0584226668162</c:v>
                </c:pt>
                <c:pt idx="246">
                  <c:v>-58.7740759405871</c:v>
                </c:pt>
                <c:pt idx="247">
                  <c:v>-47.4031388780851</c:v>
                </c:pt>
                <c:pt idx="248">
                  <c:v>-42.9483236262992</c:v>
                </c:pt>
                <c:pt idx="249">
                  <c:v>-42.1928867611606</c:v>
                </c:pt>
                <c:pt idx="250">
                  <c:v>-39.3164084228903</c:v>
                </c:pt>
                <c:pt idx="251">
                  <c:v>-36.0316994827242</c:v>
                </c:pt>
                <c:pt idx="252">
                  <c:v>-35.5952164913284</c:v>
                </c:pt>
                <c:pt idx="253">
                  <c:v>-36.5618283176229</c:v>
                </c:pt>
                <c:pt idx="254">
                  <c:v>-36.2703850731155</c:v>
                </c:pt>
                <c:pt idx="255">
                  <c:v>-34.8457494074556</c:v>
                </c:pt>
                <c:pt idx="256">
                  <c:v>-34.9960242293631</c:v>
                </c:pt>
                <c:pt idx="257">
                  <c:v>-36.0433582491944</c:v>
                </c:pt>
                <c:pt idx="258">
                  <c:v>-38.2274633336329</c:v>
                </c:pt>
                <c:pt idx="259">
                  <c:v>-39.825712709929</c:v>
                </c:pt>
                <c:pt idx="260">
                  <c:v>-36.7136728923915</c:v>
                </c:pt>
                <c:pt idx="261">
                  <c:v>-29.761684688677</c:v>
                </c:pt>
                <c:pt idx="262">
                  <c:v>-30.3575779794081</c:v>
                </c:pt>
                <c:pt idx="263">
                  <c:v>-47.8665537069446</c:v>
                </c:pt>
                <c:pt idx="264">
                  <c:v>-37.880186172823</c:v>
                </c:pt>
                <c:pt idx="265">
                  <c:v>-26.6878172161879</c:v>
                </c:pt>
                <c:pt idx="266">
                  <c:v>-25.9672480486696</c:v>
                </c:pt>
                <c:pt idx="267">
                  <c:v>-41.7587954588559</c:v>
                </c:pt>
                <c:pt idx="268">
                  <c:v>-62.9606437070148</c:v>
                </c:pt>
                <c:pt idx="269">
                  <c:v>-43.4739284786853</c:v>
                </c:pt>
                <c:pt idx="270">
                  <c:v>-20.6303197893808</c:v>
                </c:pt>
                <c:pt idx="271">
                  <c:v>-10.2408690141641</c:v>
                </c:pt>
                <c:pt idx="272">
                  <c:v>12.3473809935034</c:v>
                </c:pt>
                <c:pt idx="273">
                  <c:v>-7.26569447985828</c:v>
                </c:pt>
                <c:pt idx="274">
                  <c:v>-21.4477980027086</c:v>
                </c:pt>
                <c:pt idx="275">
                  <c:v>-13.6571787198039</c:v>
                </c:pt>
                <c:pt idx="276">
                  <c:v>-5.3439393319108</c:v>
                </c:pt>
                <c:pt idx="277">
                  <c:v>10.8262079899192</c:v>
                </c:pt>
                <c:pt idx="278">
                  <c:v>10.8867320404698</c:v>
                </c:pt>
                <c:pt idx="279">
                  <c:v>5.23613529623638</c:v>
                </c:pt>
                <c:pt idx="280">
                  <c:v>8.63058794636232</c:v>
                </c:pt>
                <c:pt idx="281">
                  <c:v>16.3478459660749</c:v>
                </c:pt>
                <c:pt idx="282">
                  <c:v>20.3596041758612</c:v>
                </c:pt>
                <c:pt idx="283">
                  <c:v>17.6997419074036</c:v>
                </c:pt>
                <c:pt idx="284">
                  <c:v>14.1625105316382</c:v>
                </c:pt>
                <c:pt idx="285">
                  <c:v>14.0518292949294</c:v>
                </c:pt>
                <c:pt idx="286">
                  <c:v>10.5395240107991</c:v>
                </c:pt>
                <c:pt idx="287">
                  <c:v>6.39096163247677</c:v>
                </c:pt>
                <c:pt idx="288">
                  <c:v>3.10213691348116</c:v>
                </c:pt>
                <c:pt idx="289">
                  <c:v>1.16317662642012</c:v>
                </c:pt>
                <c:pt idx="290">
                  <c:v>-2.06817565368818</c:v>
                </c:pt>
                <c:pt idx="291">
                  <c:v>-3.82767410689777</c:v>
                </c:pt>
                <c:pt idx="292">
                  <c:v>-0.947982947343828</c:v>
                </c:pt>
                <c:pt idx="293">
                  <c:v>4.32739893749563</c:v>
                </c:pt>
                <c:pt idx="294">
                  <c:v>9.11208891763166</c:v>
                </c:pt>
                <c:pt idx="295">
                  <c:v>10.4151590893309</c:v>
                </c:pt>
                <c:pt idx="296">
                  <c:v>10.9850805790676</c:v>
                </c:pt>
                <c:pt idx="297">
                  <c:v>13.423216401781</c:v>
                </c:pt>
                <c:pt idx="298">
                  <c:v>15.4728319403053</c:v>
                </c:pt>
                <c:pt idx="299">
                  <c:v>12.9003231098032</c:v>
                </c:pt>
                <c:pt idx="300">
                  <c:v>7.36900016887019</c:v>
                </c:pt>
                <c:pt idx="301">
                  <c:v>3.93658553513439</c:v>
                </c:pt>
                <c:pt idx="302">
                  <c:v>1.83709794173002</c:v>
                </c:pt>
                <c:pt idx="303">
                  <c:v>-5.29906607127381</c:v>
                </c:pt>
                <c:pt idx="304">
                  <c:v>-10.5196480865099</c:v>
                </c:pt>
                <c:pt idx="305">
                  <c:v>-11.6955132011386</c:v>
                </c:pt>
                <c:pt idx="306">
                  <c:v>-14.6359271533873</c:v>
                </c:pt>
                <c:pt idx="307">
                  <c:v>-28.9431000138357</c:v>
                </c:pt>
                <c:pt idx="308">
                  <c:v>-49.3883911218</c:v>
                </c:pt>
                <c:pt idx="309">
                  <c:v>-47.717370325277</c:v>
                </c:pt>
                <c:pt idx="310">
                  <c:v>-51.1454155122078</c:v>
                </c:pt>
                <c:pt idx="311">
                  <c:v>-61.9799584461295</c:v>
                </c:pt>
                <c:pt idx="312">
                  <c:v>-77.0470943518066</c:v>
                </c:pt>
                <c:pt idx="313">
                  <c:v>-71.8636305687759</c:v>
                </c:pt>
                <c:pt idx="314">
                  <c:v>-67.0205921765765</c:v>
                </c:pt>
                <c:pt idx="315">
                  <c:v>-62.441993592086</c:v>
                </c:pt>
                <c:pt idx="316">
                  <c:v>-35.8767610898773</c:v>
                </c:pt>
                <c:pt idx="317">
                  <c:v>-33.2914108036339</c:v>
                </c:pt>
                <c:pt idx="318">
                  <c:v>-31.2695486958395</c:v>
                </c:pt>
                <c:pt idx="319">
                  <c:v>-32.5306128414965</c:v>
                </c:pt>
                <c:pt idx="320">
                  <c:v>-31.0808518737172</c:v>
                </c:pt>
                <c:pt idx="321">
                  <c:v>-29.673647697</c:v>
                </c:pt>
                <c:pt idx="322">
                  <c:v>-27.9628502757031</c:v>
                </c:pt>
                <c:pt idx="323">
                  <c:v>-29.7449015977008</c:v>
                </c:pt>
                <c:pt idx="324">
                  <c:v>-31.834502257851</c:v>
                </c:pt>
                <c:pt idx="325">
                  <c:v>-30.6913639644672</c:v>
                </c:pt>
                <c:pt idx="326">
                  <c:v>-29.1487609474141</c:v>
                </c:pt>
                <c:pt idx="327">
                  <c:v>-29.1653015232421</c:v>
                </c:pt>
                <c:pt idx="328">
                  <c:v>-31.1088621111908</c:v>
                </c:pt>
                <c:pt idx="329">
                  <c:v>-31.2444171362334</c:v>
                </c:pt>
                <c:pt idx="330">
                  <c:v>-28.8145124823338</c:v>
                </c:pt>
                <c:pt idx="331">
                  <c:v>-28.1753603411228</c:v>
                </c:pt>
                <c:pt idx="332">
                  <c:v>-33.2716328644073</c:v>
                </c:pt>
                <c:pt idx="333">
                  <c:v>-38.167408921363</c:v>
                </c:pt>
                <c:pt idx="334">
                  <c:v>-31.574433224067</c:v>
                </c:pt>
                <c:pt idx="335">
                  <c:v>-24.6778060872221</c:v>
                </c:pt>
                <c:pt idx="336">
                  <c:v>-30.3952792931566</c:v>
                </c:pt>
                <c:pt idx="337">
                  <c:v>-37.9245742650325</c:v>
                </c:pt>
                <c:pt idx="338">
                  <c:v>-30.8691418524101</c:v>
                </c:pt>
                <c:pt idx="339">
                  <c:v>-23.7997239986334</c:v>
                </c:pt>
                <c:pt idx="340">
                  <c:v>-28.0250281388989</c:v>
                </c:pt>
                <c:pt idx="341">
                  <c:v>-43.5999201125296</c:v>
                </c:pt>
                <c:pt idx="342">
                  <c:v>-30.3674918689189</c:v>
                </c:pt>
                <c:pt idx="343">
                  <c:v>-24.5950240862575</c:v>
                </c:pt>
                <c:pt idx="344">
                  <c:v>-10.3657644036759</c:v>
                </c:pt>
                <c:pt idx="345">
                  <c:v>4.05562935569911</c:v>
                </c:pt>
                <c:pt idx="346">
                  <c:v>4.51925773229499</c:v>
                </c:pt>
                <c:pt idx="347">
                  <c:v>5.06008169610763</c:v>
                </c:pt>
                <c:pt idx="348">
                  <c:v>4.81944304771248</c:v>
                </c:pt>
                <c:pt idx="349">
                  <c:v>4.54806256608277</c:v>
                </c:pt>
                <c:pt idx="350">
                  <c:v>3.00001042197882</c:v>
                </c:pt>
                <c:pt idx="351">
                  <c:v>-0.0168431132296593</c:v>
                </c:pt>
                <c:pt idx="352">
                  <c:v>-1.17679891224772</c:v>
                </c:pt>
                <c:pt idx="353">
                  <c:v>-0.710556421830196</c:v>
                </c:pt>
                <c:pt idx="354">
                  <c:v>-0.365513897107767</c:v>
                </c:pt>
                <c:pt idx="355">
                  <c:v>-2.9831509478267</c:v>
                </c:pt>
                <c:pt idx="356">
                  <c:v>-8.1258937737603</c:v>
                </c:pt>
                <c:pt idx="357">
                  <c:v>-13.1561849649987</c:v>
                </c:pt>
                <c:pt idx="358">
                  <c:v>-16.7508056570608</c:v>
                </c:pt>
                <c:pt idx="359">
                  <c:v>-21.7446986567105</c:v>
                </c:pt>
                <c:pt idx="360">
                  <c:v>-27.0714973161913</c:v>
                </c:pt>
                <c:pt idx="361">
                  <c:v>-31.1987830257662</c:v>
                </c:pt>
                <c:pt idx="362">
                  <c:v>-34.3276653554476</c:v>
                </c:pt>
                <c:pt idx="363">
                  <c:v>-30.5615129178084</c:v>
                </c:pt>
                <c:pt idx="364">
                  <c:v>-21.6015617563269</c:v>
                </c:pt>
                <c:pt idx="365">
                  <c:v>-10.7422302265907</c:v>
                </c:pt>
                <c:pt idx="366">
                  <c:v>-2.85831506764845</c:v>
                </c:pt>
                <c:pt idx="367">
                  <c:v>0.982885326869735</c:v>
                </c:pt>
                <c:pt idx="368">
                  <c:v>4.3865565533738</c:v>
                </c:pt>
                <c:pt idx="369">
                  <c:v>7.20315564202628</c:v>
                </c:pt>
                <c:pt idx="370">
                  <c:v>8.35646530684527</c:v>
                </c:pt>
                <c:pt idx="371">
                  <c:v>7.97118185019009</c:v>
                </c:pt>
                <c:pt idx="372">
                  <c:v>2.30295289715844</c:v>
                </c:pt>
                <c:pt idx="373">
                  <c:v>-6.15807766339212</c:v>
                </c:pt>
                <c:pt idx="374">
                  <c:v>-21.8828833124493</c:v>
                </c:pt>
                <c:pt idx="375">
                  <c:v>-37.6711828347434</c:v>
                </c:pt>
                <c:pt idx="376">
                  <c:v>-45.2472428807938</c:v>
                </c:pt>
                <c:pt idx="377">
                  <c:v>-49.2014985363936</c:v>
                </c:pt>
                <c:pt idx="378">
                  <c:v>-54.5415767146877</c:v>
                </c:pt>
                <c:pt idx="379">
                  <c:v>-64.4037829345353</c:v>
                </c:pt>
                <c:pt idx="380">
                  <c:v>-66.7310428656661</c:v>
                </c:pt>
                <c:pt idx="381">
                  <c:v>-62.6687006343818</c:v>
                </c:pt>
                <c:pt idx="382">
                  <c:v>-63.9331326752642</c:v>
                </c:pt>
                <c:pt idx="383">
                  <c:v>-68.7511429054481</c:v>
                </c:pt>
                <c:pt idx="384">
                  <c:v>-66.0577835127791</c:v>
                </c:pt>
                <c:pt idx="385">
                  <c:v>-65.1432451207951</c:v>
                </c:pt>
                <c:pt idx="386">
                  <c:v>-72.4294863840585</c:v>
                </c:pt>
                <c:pt idx="387">
                  <c:v>-70.6069611725156</c:v>
                </c:pt>
                <c:pt idx="388">
                  <c:v>-53.0340721225612</c:v>
                </c:pt>
                <c:pt idx="389">
                  <c:v>-45.7804854381963</c:v>
                </c:pt>
                <c:pt idx="390">
                  <c:v>-47.9661810849753</c:v>
                </c:pt>
                <c:pt idx="391">
                  <c:v>-50.2821428553165</c:v>
                </c:pt>
                <c:pt idx="392">
                  <c:v>-48.7936732714408</c:v>
                </c:pt>
                <c:pt idx="393">
                  <c:v>-47.3503001677239</c:v>
                </c:pt>
                <c:pt idx="394">
                  <c:v>-50.1355546584446</c:v>
                </c:pt>
                <c:pt idx="395">
                  <c:v>-51.3609957030589</c:v>
                </c:pt>
                <c:pt idx="396">
                  <c:v>-51.9703693514408</c:v>
                </c:pt>
                <c:pt idx="397">
                  <c:v>-52.4819247020908</c:v>
                </c:pt>
                <c:pt idx="398">
                  <c:v>-50.6812778010869</c:v>
                </c:pt>
                <c:pt idx="399">
                  <c:v>-45.9967889100003</c:v>
                </c:pt>
                <c:pt idx="400">
                  <c:v>-42.4856204784663</c:v>
                </c:pt>
                <c:pt idx="401">
                  <c:v>-44.5300270502213</c:v>
                </c:pt>
                <c:pt idx="402">
                  <c:v>-47.029073823243</c:v>
                </c:pt>
                <c:pt idx="403">
                  <c:v>-40.0995832086608</c:v>
                </c:pt>
                <c:pt idx="404">
                  <c:v>-32.147177142556</c:v>
                </c:pt>
                <c:pt idx="405">
                  <c:v>-31.787795409044</c:v>
                </c:pt>
                <c:pt idx="406">
                  <c:v>-38.3224346085302</c:v>
                </c:pt>
                <c:pt idx="407">
                  <c:v>-34.1589217667704</c:v>
                </c:pt>
                <c:pt idx="408">
                  <c:v>-31.9110659072605</c:v>
                </c:pt>
                <c:pt idx="409">
                  <c:v>-36.2847769820361</c:v>
                </c:pt>
                <c:pt idx="410">
                  <c:v>-65.0318365315866</c:v>
                </c:pt>
                <c:pt idx="411">
                  <c:v>-63.6846203741252</c:v>
                </c:pt>
                <c:pt idx="412">
                  <c:v>-68.8826892696021</c:v>
                </c:pt>
                <c:pt idx="413">
                  <c:v>-22.6841832211918</c:v>
                </c:pt>
                <c:pt idx="414">
                  <c:v>3.72655879920427</c:v>
                </c:pt>
                <c:pt idx="415">
                  <c:v>3.29795106710076</c:v>
                </c:pt>
                <c:pt idx="416">
                  <c:v>2.66917374357614</c:v>
                </c:pt>
                <c:pt idx="417">
                  <c:v>1.90694476333181</c:v>
                </c:pt>
                <c:pt idx="418">
                  <c:v>3.01788913111885</c:v>
                </c:pt>
                <c:pt idx="419">
                  <c:v>7.86544787334273</c:v>
                </c:pt>
                <c:pt idx="420">
                  <c:v>9.28097470159639</c:v>
                </c:pt>
                <c:pt idx="421">
                  <c:v>5.57124885103037</c:v>
                </c:pt>
                <c:pt idx="422">
                  <c:v>2.96645450507144</c:v>
                </c:pt>
                <c:pt idx="423">
                  <c:v>4.49220986700602</c:v>
                </c:pt>
                <c:pt idx="424">
                  <c:v>6.3411652722778</c:v>
                </c:pt>
                <c:pt idx="425">
                  <c:v>1.08955681380324</c:v>
                </c:pt>
                <c:pt idx="426">
                  <c:v>-3.61540855488054</c:v>
                </c:pt>
                <c:pt idx="427">
                  <c:v>-6.35076998817359</c:v>
                </c:pt>
                <c:pt idx="428">
                  <c:v>-6.30329798102341</c:v>
                </c:pt>
                <c:pt idx="429">
                  <c:v>-6.6081392140571</c:v>
                </c:pt>
                <c:pt idx="430">
                  <c:v>-10.1339963755853</c:v>
                </c:pt>
                <c:pt idx="431">
                  <c:v>-14.3609198351735</c:v>
                </c:pt>
                <c:pt idx="432">
                  <c:v>-15.304159960115</c:v>
                </c:pt>
                <c:pt idx="433">
                  <c:v>-14.5418436194991</c:v>
                </c:pt>
                <c:pt idx="434">
                  <c:v>-14.3819746031607</c:v>
                </c:pt>
                <c:pt idx="435">
                  <c:v>-19.8663043089004</c:v>
                </c:pt>
                <c:pt idx="436">
                  <c:v>-23.5015795139178</c:v>
                </c:pt>
                <c:pt idx="437">
                  <c:v>-26.5879417198708</c:v>
                </c:pt>
                <c:pt idx="438">
                  <c:v>-34.5667650296613</c:v>
                </c:pt>
                <c:pt idx="439">
                  <c:v>-40.7074457219424</c:v>
                </c:pt>
                <c:pt idx="440">
                  <c:v>-45.074518110264</c:v>
                </c:pt>
                <c:pt idx="441">
                  <c:v>-47.4287205178313</c:v>
                </c:pt>
                <c:pt idx="442">
                  <c:v>-45.6104295014986</c:v>
                </c:pt>
                <c:pt idx="443">
                  <c:v>-51.0547618140946</c:v>
                </c:pt>
                <c:pt idx="444">
                  <c:v>-52.8151649943001</c:v>
                </c:pt>
                <c:pt idx="445">
                  <c:v>-50.0988071870315</c:v>
                </c:pt>
                <c:pt idx="446">
                  <c:v>-46.0887621537055</c:v>
                </c:pt>
                <c:pt idx="447">
                  <c:v>-43.6957006251938</c:v>
                </c:pt>
                <c:pt idx="448">
                  <c:v>-45.5543384974332</c:v>
                </c:pt>
                <c:pt idx="449">
                  <c:v>-45.2490022636735</c:v>
                </c:pt>
                <c:pt idx="450">
                  <c:v>-44.6944676883452</c:v>
                </c:pt>
                <c:pt idx="451">
                  <c:v>-44.6386821178485</c:v>
                </c:pt>
                <c:pt idx="452">
                  <c:v>-44.4259011523482</c:v>
                </c:pt>
                <c:pt idx="453">
                  <c:v>-44.3299800800905</c:v>
                </c:pt>
                <c:pt idx="454">
                  <c:v>-44.5029637927583</c:v>
                </c:pt>
                <c:pt idx="455">
                  <c:v>-46.0245577254172</c:v>
                </c:pt>
                <c:pt idx="456">
                  <c:v>-47.0427815016897</c:v>
                </c:pt>
                <c:pt idx="457">
                  <c:v>-45.6502026407027</c:v>
                </c:pt>
                <c:pt idx="458">
                  <c:v>-45.3915254108105</c:v>
                </c:pt>
                <c:pt idx="459">
                  <c:v>-48.0048586876468</c:v>
                </c:pt>
                <c:pt idx="460">
                  <c:v>-50.0535820444212</c:v>
                </c:pt>
                <c:pt idx="461">
                  <c:v>-50.2966453411411</c:v>
                </c:pt>
                <c:pt idx="462">
                  <c:v>-49.3898128475337</c:v>
                </c:pt>
                <c:pt idx="463">
                  <c:v>-47.9191924436287</c:v>
                </c:pt>
                <c:pt idx="464">
                  <c:v>-46.6108180494484</c:v>
                </c:pt>
                <c:pt idx="465">
                  <c:v>-48.2413901480047</c:v>
                </c:pt>
                <c:pt idx="466">
                  <c:v>-50.5905967516781</c:v>
                </c:pt>
                <c:pt idx="467">
                  <c:v>-50.7042473572714</c:v>
                </c:pt>
                <c:pt idx="468">
                  <c:v>-48.2764740663798</c:v>
                </c:pt>
                <c:pt idx="469">
                  <c:v>-46.6542295404971</c:v>
                </c:pt>
                <c:pt idx="470">
                  <c:v>-48.0200302984535</c:v>
                </c:pt>
                <c:pt idx="471">
                  <c:v>-49.7170289541329</c:v>
                </c:pt>
                <c:pt idx="472">
                  <c:v>-50.5243197558018</c:v>
                </c:pt>
                <c:pt idx="473">
                  <c:v>-50.3532972219535</c:v>
                </c:pt>
                <c:pt idx="474">
                  <c:v>-47.4102896575789</c:v>
                </c:pt>
                <c:pt idx="475">
                  <c:v>-45.2955385973175</c:v>
                </c:pt>
                <c:pt idx="476">
                  <c:v>-47.7642722059685</c:v>
                </c:pt>
                <c:pt idx="477">
                  <c:v>-52.602453913577</c:v>
                </c:pt>
              </c:numCache>
            </c:numRef>
          </c:val>
          <c:smooth val="0"/>
        </c:ser>
        <c:ser>
          <c:idx val="2"/>
          <c:order val="2"/>
          <c:tx>
            <c:strRef>
              <c:f>'[fusion test.xlsx]Sheet1'!$Q$1</c:f>
              <c:strCache>
                <c:ptCount val="1"/>
                <c:pt idx="0">
                  <c:v>Z_accel</c:v>
                </c:pt>
              </c:strCache>
            </c:strRef>
          </c:tx>
          <c:spPr>
            <a:ln w="28575" cap="rnd">
              <a:solidFill>
                <a:schemeClr val="accent3"/>
              </a:solidFill>
              <a:round/>
            </a:ln>
            <a:effectLst/>
          </c:spPr>
          <c:marker>
            <c:symbol val="none"/>
          </c:marker>
          <c:dLbls>
            <c:delete val="1"/>
          </c:dLbls>
          <c:val>
            <c:numRef>
              <c:f>'[fusion test.xlsx]Sheet1'!$Q$2:$Q$691</c:f>
              <c:numCache>
                <c:formatCode>General</c:formatCode>
                <c:ptCount val="690"/>
                <c:pt idx="0">
                  <c:v>-45.2793960288552</c:v>
                </c:pt>
                <c:pt idx="1">
                  <c:v>-47.3560157124669</c:v>
                </c:pt>
                <c:pt idx="2">
                  <c:v>-45.4751550407502</c:v>
                </c:pt>
                <c:pt idx="3">
                  <c:v>-46.1070418394221</c:v>
                </c:pt>
                <c:pt idx="4">
                  <c:v>-44.1354518679639</c:v>
                </c:pt>
                <c:pt idx="5">
                  <c:v>-44.2923718905454</c:v>
                </c:pt>
                <c:pt idx="6">
                  <c:v>-47.9484981835727</c:v>
                </c:pt>
                <c:pt idx="7">
                  <c:v>-48.1959868103472</c:v>
                </c:pt>
                <c:pt idx="8">
                  <c:v>-46.882954202214</c:v>
                </c:pt>
                <c:pt idx="9">
                  <c:v>-46.214854586331</c:v>
                </c:pt>
                <c:pt idx="10">
                  <c:v>-46.111933947172</c:v>
                </c:pt>
                <c:pt idx="11">
                  <c:v>-47.6310226283032</c:v>
                </c:pt>
                <c:pt idx="12">
                  <c:v>-46.6316052205393</c:v>
                </c:pt>
                <c:pt idx="13">
                  <c:v>-44.7791980814458</c:v>
                </c:pt>
                <c:pt idx="14">
                  <c:v>-48.4871025332641</c:v>
                </c:pt>
                <c:pt idx="15">
                  <c:v>-49.3535400222842</c:v>
                </c:pt>
                <c:pt idx="16">
                  <c:v>-45.0085323828235</c:v>
                </c:pt>
                <c:pt idx="17">
                  <c:v>-43.57988940661</c:v>
                </c:pt>
                <c:pt idx="18">
                  <c:v>-49.6395813775004</c:v>
                </c:pt>
                <c:pt idx="19">
                  <c:v>-51.3812135753991</c:v>
                </c:pt>
                <c:pt idx="20">
                  <c:v>-47.4574055848591</c:v>
                </c:pt>
                <c:pt idx="21">
                  <c:v>-41.1463625981958</c:v>
                </c:pt>
                <c:pt idx="22">
                  <c:v>-38.1959258931605</c:v>
                </c:pt>
                <c:pt idx="23">
                  <c:v>-44.6321695611074</c:v>
                </c:pt>
                <c:pt idx="24">
                  <c:v>-54.2711655269549</c:v>
                </c:pt>
                <c:pt idx="25">
                  <c:v>-55.4748479538851</c:v>
                </c:pt>
                <c:pt idx="26">
                  <c:v>-48.5911140068341</c:v>
                </c:pt>
                <c:pt idx="27">
                  <c:v>-44.4873325119195</c:v>
                </c:pt>
                <c:pt idx="28">
                  <c:v>-43.0381701302462</c:v>
                </c:pt>
                <c:pt idx="29">
                  <c:v>-44.3298813208433</c:v>
                </c:pt>
                <c:pt idx="30">
                  <c:v>-47.801841398322</c:v>
                </c:pt>
                <c:pt idx="31">
                  <c:v>-46.4864019498332</c:v>
                </c:pt>
                <c:pt idx="32">
                  <c:v>-42.4732704224865</c:v>
                </c:pt>
                <c:pt idx="33">
                  <c:v>-47.5611052391378</c:v>
                </c:pt>
                <c:pt idx="34">
                  <c:v>-49.9658681579851</c:v>
                </c:pt>
                <c:pt idx="35">
                  <c:v>-50.8715148390158</c:v>
                </c:pt>
                <c:pt idx="36">
                  <c:v>-50.9688736410143</c:v>
                </c:pt>
                <c:pt idx="37">
                  <c:v>-51.9168790978764</c:v>
                </c:pt>
                <c:pt idx="38">
                  <c:v>-54.4259135103267</c:v>
                </c:pt>
                <c:pt idx="39">
                  <c:v>-56.1829153492149</c:v>
                </c:pt>
                <c:pt idx="40">
                  <c:v>-56.5056581764124</c:v>
                </c:pt>
                <c:pt idx="41">
                  <c:v>-58.20683391725</c:v>
                </c:pt>
                <c:pt idx="42">
                  <c:v>-60.5165190110004</c:v>
                </c:pt>
                <c:pt idx="43">
                  <c:v>-62.4989136681039</c:v>
                </c:pt>
                <c:pt idx="44">
                  <c:v>-62.3247238840186</c:v>
                </c:pt>
                <c:pt idx="45">
                  <c:v>-62.7085845893743</c:v>
                </c:pt>
                <c:pt idx="46">
                  <c:v>-64.0060409995187</c:v>
                </c:pt>
                <c:pt idx="47">
                  <c:v>-63.2864718358913</c:v>
                </c:pt>
                <c:pt idx="48">
                  <c:v>-61.3434809901269</c:v>
                </c:pt>
                <c:pt idx="49">
                  <c:v>-59.4238720473329</c:v>
                </c:pt>
                <c:pt idx="50">
                  <c:v>-57.6283472606667</c:v>
                </c:pt>
                <c:pt idx="51">
                  <c:v>-63.7181105479322</c:v>
                </c:pt>
                <c:pt idx="52">
                  <c:v>-61.1441971618658</c:v>
                </c:pt>
                <c:pt idx="53">
                  <c:v>-61.103809615819</c:v>
                </c:pt>
                <c:pt idx="54">
                  <c:v>-64.3429162034459</c:v>
                </c:pt>
                <c:pt idx="55">
                  <c:v>-62.4346741291785</c:v>
                </c:pt>
                <c:pt idx="56">
                  <c:v>-64.1847447251949</c:v>
                </c:pt>
                <c:pt idx="57">
                  <c:v>-61.000150256271</c:v>
                </c:pt>
                <c:pt idx="58">
                  <c:v>-63.5872321846861</c:v>
                </c:pt>
                <c:pt idx="59">
                  <c:v>-64.6979960186066</c:v>
                </c:pt>
                <c:pt idx="60">
                  <c:v>-64.8372953351903</c:v>
                </c:pt>
                <c:pt idx="61">
                  <c:v>-64.7965839055313</c:v>
                </c:pt>
                <c:pt idx="62">
                  <c:v>-61.4327166522564</c:v>
                </c:pt>
                <c:pt idx="63">
                  <c:v>-63.7468256422784</c:v>
                </c:pt>
                <c:pt idx="64">
                  <c:v>-62.5650273314426</c:v>
                </c:pt>
                <c:pt idx="65">
                  <c:v>-63.3170357363904</c:v>
                </c:pt>
                <c:pt idx="66">
                  <c:v>-67.0205683510709</c:v>
                </c:pt>
                <c:pt idx="67">
                  <c:v>-66.5691272895362</c:v>
                </c:pt>
                <c:pt idx="68">
                  <c:v>-65.3761235256297</c:v>
                </c:pt>
                <c:pt idx="69">
                  <c:v>-64.5259617695877</c:v>
                </c:pt>
                <c:pt idx="70">
                  <c:v>-61.060135846108</c:v>
                </c:pt>
                <c:pt idx="71">
                  <c:v>-58.1595223720621</c:v>
                </c:pt>
                <c:pt idx="72">
                  <c:v>-50.8541681193668</c:v>
                </c:pt>
                <c:pt idx="73">
                  <c:v>-53.8526662078912</c:v>
                </c:pt>
                <c:pt idx="74">
                  <c:v>-51.439472895029</c:v>
                </c:pt>
                <c:pt idx="75">
                  <c:v>-60.3101250995958</c:v>
                </c:pt>
                <c:pt idx="76">
                  <c:v>-53.7563788885011</c:v>
                </c:pt>
                <c:pt idx="77">
                  <c:v>-42.259993837968</c:v>
                </c:pt>
                <c:pt idx="78">
                  <c:v>-38.7136117814671</c:v>
                </c:pt>
                <c:pt idx="79">
                  <c:v>-41.721141977188</c:v>
                </c:pt>
                <c:pt idx="80">
                  <c:v>-50.1766609055079</c:v>
                </c:pt>
                <c:pt idx="81">
                  <c:v>-51.4007051944813</c:v>
                </c:pt>
                <c:pt idx="82">
                  <c:v>-53.1582679881068</c:v>
                </c:pt>
                <c:pt idx="83">
                  <c:v>-51.3303896080477</c:v>
                </c:pt>
                <c:pt idx="84">
                  <c:v>-55.0535996888226</c:v>
                </c:pt>
                <c:pt idx="85">
                  <c:v>-56.7502945351547</c:v>
                </c:pt>
                <c:pt idx="86">
                  <c:v>-55.7025290896537</c:v>
                </c:pt>
                <c:pt idx="87">
                  <c:v>-48.7699034643123</c:v>
                </c:pt>
                <c:pt idx="88">
                  <c:v>-42.6662413637675</c:v>
                </c:pt>
                <c:pt idx="89">
                  <c:v>-44.8899583667312</c:v>
                </c:pt>
                <c:pt idx="90">
                  <c:v>-47.8716822808637</c:v>
                </c:pt>
                <c:pt idx="91">
                  <c:v>-44.4831840912277</c:v>
                </c:pt>
                <c:pt idx="92">
                  <c:v>-40.8082613428037</c:v>
                </c:pt>
                <c:pt idx="93">
                  <c:v>-41.6511227653978</c:v>
                </c:pt>
                <c:pt idx="94">
                  <c:v>-46.8815678931954</c:v>
                </c:pt>
                <c:pt idx="95">
                  <c:v>-51.7334432216773</c:v>
                </c:pt>
                <c:pt idx="96">
                  <c:v>-55.7593033025608</c:v>
                </c:pt>
                <c:pt idx="97">
                  <c:v>-58.7729925825178</c:v>
                </c:pt>
                <c:pt idx="98">
                  <c:v>-65.7864286273331</c:v>
                </c:pt>
                <c:pt idx="99">
                  <c:v>-69.50515460687</c:v>
                </c:pt>
                <c:pt idx="100">
                  <c:v>-70.9888667054245</c:v>
                </c:pt>
                <c:pt idx="101">
                  <c:v>-71.0979843795229</c:v>
                </c:pt>
                <c:pt idx="102">
                  <c:v>-70.601034750197</c:v>
                </c:pt>
                <c:pt idx="103">
                  <c:v>-69.0559963942101</c:v>
                </c:pt>
                <c:pt idx="104">
                  <c:v>-69.9553183886434</c:v>
                </c:pt>
                <c:pt idx="105">
                  <c:v>-72.6679221353897</c:v>
                </c:pt>
                <c:pt idx="106">
                  <c:v>-72.1685258883331</c:v>
                </c:pt>
                <c:pt idx="107">
                  <c:v>-72.0946758198033</c:v>
                </c:pt>
                <c:pt idx="108">
                  <c:v>-66.2925296006507</c:v>
                </c:pt>
                <c:pt idx="109">
                  <c:v>-64.0591492164563</c:v>
                </c:pt>
                <c:pt idx="110">
                  <c:v>-72.243074102518</c:v>
                </c:pt>
                <c:pt idx="111">
                  <c:v>-57.6416458318509</c:v>
                </c:pt>
                <c:pt idx="112">
                  <c:v>-2.75093665161776</c:v>
                </c:pt>
                <c:pt idx="113">
                  <c:v>14.5519578625931</c:v>
                </c:pt>
                <c:pt idx="114">
                  <c:v>20.4108504374766</c:v>
                </c:pt>
                <c:pt idx="115">
                  <c:v>52.2060478704911</c:v>
                </c:pt>
                <c:pt idx="116">
                  <c:v>62.3760837433605</c:v>
                </c:pt>
                <c:pt idx="117">
                  <c:v>63.3486933015902</c:v>
                </c:pt>
                <c:pt idx="118">
                  <c:v>63.9058382767835</c:v>
                </c:pt>
                <c:pt idx="119">
                  <c:v>65.7246288546519</c:v>
                </c:pt>
                <c:pt idx="120">
                  <c:v>66.4410729950691</c:v>
                </c:pt>
                <c:pt idx="121">
                  <c:v>65.7372569522742</c:v>
                </c:pt>
                <c:pt idx="122">
                  <c:v>65.672484309798</c:v>
                </c:pt>
                <c:pt idx="123">
                  <c:v>65.1523299578048</c:v>
                </c:pt>
                <c:pt idx="124">
                  <c:v>66.4539422529542</c:v>
                </c:pt>
                <c:pt idx="125">
                  <c:v>66.758200681189</c:v>
                </c:pt>
                <c:pt idx="126">
                  <c:v>62.5708801692402</c:v>
                </c:pt>
                <c:pt idx="127">
                  <c:v>58.3535705584975</c:v>
                </c:pt>
                <c:pt idx="128">
                  <c:v>56.5523887864369</c:v>
                </c:pt>
                <c:pt idx="129">
                  <c:v>56.6953067220331</c:v>
                </c:pt>
                <c:pt idx="130">
                  <c:v>56.8979982580486</c:v>
                </c:pt>
                <c:pt idx="131">
                  <c:v>55.5334965203478</c:v>
                </c:pt>
                <c:pt idx="132">
                  <c:v>52.3870453198398</c:v>
                </c:pt>
                <c:pt idx="133">
                  <c:v>54.3574559090549</c:v>
                </c:pt>
                <c:pt idx="134">
                  <c:v>55.1723847078403</c:v>
                </c:pt>
                <c:pt idx="135">
                  <c:v>57.946916938633</c:v>
                </c:pt>
                <c:pt idx="136">
                  <c:v>58.1651934359822</c:v>
                </c:pt>
                <c:pt idx="137">
                  <c:v>52.3797811157482</c:v>
                </c:pt>
                <c:pt idx="138">
                  <c:v>47.7895592094689</c:v>
                </c:pt>
                <c:pt idx="139">
                  <c:v>54.2696796862656</c:v>
                </c:pt>
                <c:pt idx="140">
                  <c:v>58.7494464720215</c:v>
                </c:pt>
                <c:pt idx="141">
                  <c:v>49.4160214150458</c:v>
                </c:pt>
                <c:pt idx="142">
                  <c:v>45.8559298517786</c:v>
                </c:pt>
                <c:pt idx="143">
                  <c:v>55.3489525394693</c:v>
                </c:pt>
                <c:pt idx="144">
                  <c:v>50.452262477683</c:v>
                </c:pt>
                <c:pt idx="145">
                  <c:v>-19.4139303647419</c:v>
                </c:pt>
                <c:pt idx="146">
                  <c:v>-81.1283461574586</c:v>
                </c:pt>
                <c:pt idx="147">
                  <c:v>-53.0471028082166</c:v>
                </c:pt>
                <c:pt idx="148">
                  <c:v>33.29536630624</c:v>
                </c:pt>
                <c:pt idx="149">
                  <c:v>-12.12081392512</c:v>
                </c:pt>
                <c:pt idx="150">
                  <c:v>-65.4031742820697</c:v>
                </c:pt>
                <c:pt idx="151">
                  <c:v>-71.1716425495424</c:v>
                </c:pt>
                <c:pt idx="152">
                  <c:v>-72.7941880324541</c:v>
                </c:pt>
                <c:pt idx="153">
                  <c:v>-72.4683133506216</c:v>
                </c:pt>
                <c:pt idx="154">
                  <c:v>-69.4941949884358</c:v>
                </c:pt>
                <c:pt idx="155">
                  <c:v>-67.0181863808367</c:v>
                </c:pt>
                <c:pt idx="156">
                  <c:v>-66.8240537865375</c:v>
                </c:pt>
                <c:pt idx="157">
                  <c:v>-66.728966647494</c:v>
                </c:pt>
                <c:pt idx="158">
                  <c:v>-66.9114870575626</c:v>
                </c:pt>
                <c:pt idx="159">
                  <c:v>-65.7791127019601</c:v>
                </c:pt>
                <c:pt idx="160">
                  <c:v>-64.4749384848597</c:v>
                </c:pt>
                <c:pt idx="161">
                  <c:v>-64.6576924931368</c:v>
                </c:pt>
                <c:pt idx="162">
                  <c:v>-64.5342977164462</c:v>
                </c:pt>
                <c:pt idx="163">
                  <c:v>-66.5082501857528</c:v>
                </c:pt>
                <c:pt idx="164">
                  <c:v>-70.6450026799049</c:v>
                </c:pt>
                <c:pt idx="165">
                  <c:v>-75.5044378791834</c:v>
                </c:pt>
                <c:pt idx="166">
                  <c:v>-78.8278836509515</c:v>
                </c:pt>
                <c:pt idx="167">
                  <c:v>-78.3635681859966</c:v>
                </c:pt>
                <c:pt idx="168">
                  <c:v>-77.0875832973837</c:v>
                </c:pt>
                <c:pt idx="169">
                  <c:v>-77.8780564340207</c:v>
                </c:pt>
                <c:pt idx="170">
                  <c:v>-75.1251950587417</c:v>
                </c:pt>
                <c:pt idx="171">
                  <c:v>-70.341211740624</c:v>
                </c:pt>
                <c:pt idx="172">
                  <c:v>-68.1434174185238</c:v>
                </c:pt>
                <c:pt idx="173">
                  <c:v>-67.4870552664694</c:v>
                </c:pt>
                <c:pt idx="174">
                  <c:v>-62.9587780338073</c:v>
                </c:pt>
                <c:pt idx="175">
                  <c:v>-49.3548567143314</c:v>
                </c:pt>
                <c:pt idx="176">
                  <c:v>-39.026714503417</c:v>
                </c:pt>
                <c:pt idx="177">
                  <c:v>-50.6707662387752</c:v>
                </c:pt>
                <c:pt idx="178">
                  <c:v>-51.4573435546096</c:v>
                </c:pt>
                <c:pt idx="179">
                  <c:v>1.47818568957823</c:v>
                </c:pt>
                <c:pt idx="180">
                  <c:v>26.7849993977978</c:v>
                </c:pt>
                <c:pt idx="181">
                  <c:v>25.8848791314475</c:v>
                </c:pt>
                <c:pt idx="182">
                  <c:v>24.4371249367519</c:v>
                </c:pt>
                <c:pt idx="183">
                  <c:v>48.0506558195784</c:v>
                </c:pt>
                <c:pt idx="184">
                  <c:v>55.6867557383396</c:v>
                </c:pt>
                <c:pt idx="185">
                  <c:v>53.1839402639889</c:v>
                </c:pt>
                <c:pt idx="186">
                  <c:v>51.2398516251807</c:v>
                </c:pt>
                <c:pt idx="187">
                  <c:v>52.7321773997743</c:v>
                </c:pt>
                <c:pt idx="188">
                  <c:v>55.692476711798</c:v>
                </c:pt>
                <c:pt idx="189">
                  <c:v>56.7845499296323</c:v>
                </c:pt>
                <c:pt idx="190">
                  <c:v>55.3112192681778</c:v>
                </c:pt>
                <c:pt idx="191">
                  <c:v>53.4601628429912</c:v>
                </c:pt>
                <c:pt idx="192">
                  <c:v>53.164440316217</c:v>
                </c:pt>
                <c:pt idx="193">
                  <c:v>56.674845547865</c:v>
                </c:pt>
                <c:pt idx="194">
                  <c:v>57.680743251554</c:v>
                </c:pt>
                <c:pt idx="195">
                  <c:v>53.0679470799106</c:v>
                </c:pt>
                <c:pt idx="196">
                  <c:v>55.8965608777194</c:v>
                </c:pt>
                <c:pt idx="197">
                  <c:v>59.8586258250542</c:v>
                </c:pt>
                <c:pt idx="198">
                  <c:v>63.3717244872031</c:v>
                </c:pt>
                <c:pt idx="199">
                  <c:v>62.0715379396477</c:v>
                </c:pt>
                <c:pt idx="200">
                  <c:v>55.404427992136</c:v>
                </c:pt>
                <c:pt idx="201">
                  <c:v>61.514000793824</c:v>
                </c:pt>
                <c:pt idx="202">
                  <c:v>64.1729790853963</c:v>
                </c:pt>
                <c:pt idx="203">
                  <c:v>66.9812998890302</c:v>
                </c:pt>
                <c:pt idx="204">
                  <c:v>40.729067033654</c:v>
                </c:pt>
                <c:pt idx="205">
                  <c:v>31.5620012470277</c:v>
                </c:pt>
                <c:pt idx="206">
                  <c:v>59.9583321678102</c:v>
                </c:pt>
                <c:pt idx="207">
                  <c:v>69.9748093231793</c:v>
                </c:pt>
                <c:pt idx="208">
                  <c:v>-26.922722422488</c:v>
                </c:pt>
                <c:pt idx="209">
                  <c:v>-83.33810443952</c:v>
                </c:pt>
                <c:pt idx="210">
                  <c:v>-79.1168512461053</c:v>
                </c:pt>
                <c:pt idx="211">
                  <c:v>-65.9037970161653</c:v>
                </c:pt>
                <c:pt idx="212">
                  <c:v>-78.3083479898162</c:v>
                </c:pt>
                <c:pt idx="213">
                  <c:v>-75.3275944016389</c:v>
                </c:pt>
                <c:pt idx="214">
                  <c:v>-79.0350212206896</c:v>
                </c:pt>
                <c:pt idx="215">
                  <c:v>-76.8479776658467</c:v>
                </c:pt>
                <c:pt idx="216">
                  <c:v>-68.0644882673707</c:v>
                </c:pt>
                <c:pt idx="217">
                  <c:v>-61.7612756710966</c:v>
                </c:pt>
                <c:pt idx="218">
                  <c:v>-65.6931567193449</c:v>
                </c:pt>
                <c:pt idx="219">
                  <c:v>-68.8705645954313</c:v>
                </c:pt>
                <c:pt idx="220">
                  <c:v>-69.5905543971464</c:v>
                </c:pt>
                <c:pt idx="221">
                  <c:v>-67.8168543387328</c:v>
                </c:pt>
                <c:pt idx="222">
                  <c:v>-66.3043784209479</c:v>
                </c:pt>
                <c:pt idx="223">
                  <c:v>-66.4315371054831</c:v>
                </c:pt>
                <c:pt idx="224">
                  <c:v>-66.2691913705569</c:v>
                </c:pt>
                <c:pt idx="225">
                  <c:v>-66.8973563139859</c:v>
                </c:pt>
                <c:pt idx="226">
                  <c:v>-66.744065414402</c:v>
                </c:pt>
                <c:pt idx="227">
                  <c:v>-65.4428395330002</c:v>
                </c:pt>
                <c:pt idx="228">
                  <c:v>-62.7265874350175</c:v>
                </c:pt>
                <c:pt idx="229">
                  <c:v>-64.2166008665036</c:v>
                </c:pt>
                <c:pt idx="230">
                  <c:v>-67.1463469604926</c:v>
                </c:pt>
                <c:pt idx="231">
                  <c:v>-67.7141321285092</c:v>
                </c:pt>
                <c:pt idx="232">
                  <c:v>-66.9348129396777</c:v>
                </c:pt>
                <c:pt idx="233">
                  <c:v>-66.5175409727181</c:v>
                </c:pt>
                <c:pt idx="234">
                  <c:v>-71.6364939966673</c:v>
                </c:pt>
                <c:pt idx="235">
                  <c:v>-76.6794817970341</c:v>
                </c:pt>
                <c:pt idx="236">
                  <c:v>-75.3030805687625</c:v>
                </c:pt>
                <c:pt idx="237">
                  <c:v>-59.5465663563217</c:v>
                </c:pt>
                <c:pt idx="238">
                  <c:v>4.46470077574105</c:v>
                </c:pt>
                <c:pt idx="239">
                  <c:v>3.17208415414636</c:v>
                </c:pt>
                <c:pt idx="240">
                  <c:v>-7.89777374846793</c:v>
                </c:pt>
                <c:pt idx="241">
                  <c:v>5.80070634392462</c:v>
                </c:pt>
                <c:pt idx="242">
                  <c:v>26.1587098502036</c:v>
                </c:pt>
                <c:pt idx="243">
                  <c:v>21.5821671719544</c:v>
                </c:pt>
                <c:pt idx="244">
                  <c:v>4.79070101626835</c:v>
                </c:pt>
                <c:pt idx="245">
                  <c:v>6.8811254501941</c:v>
                </c:pt>
                <c:pt idx="246">
                  <c:v>30.117145012551</c:v>
                </c:pt>
                <c:pt idx="247">
                  <c:v>41.4071976824325</c:v>
                </c:pt>
                <c:pt idx="248">
                  <c:v>45.6606523475246</c:v>
                </c:pt>
                <c:pt idx="249">
                  <c:v>46.9207609000933</c:v>
                </c:pt>
                <c:pt idx="250">
                  <c:v>49.074884060167</c:v>
                </c:pt>
                <c:pt idx="251">
                  <c:v>50.9008982301127</c:v>
                </c:pt>
                <c:pt idx="252">
                  <c:v>52.4388548518477</c:v>
                </c:pt>
                <c:pt idx="253">
                  <c:v>52.2115664573783</c:v>
                </c:pt>
                <c:pt idx="254">
                  <c:v>52.2031704194497</c:v>
                </c:pt>
                <c:pt idx="255">
                  <c:v>52.3514425531009</c:v>
                </c:pt>
                <c:pt idx="256">
                  <c:v>50.5681648671919</c:v>
                </c:pt>
                <c:pt idx="257">
                  <c:v>49.7359413860041</c:v>
                </c:pt>
                <c:pt idx="258">
                  <c:v>49.5308505723394</c:v>
                </c:pt>
                <c:pt idx="259">
                  <c:v>46.7199793099968</c:v>
                </c:pt>
                <c:pt idx="260">
                  <c:v>47.5624600159211</c:v>
                </c:pt>
                <c:pt idx="261">
                  <c:v>55.8084082758249</c:v>
                </c:pt>
                <c:pt idx="262">
                  <c:v>57.4082781620806</c:v>
                </c:pt>
                <c:pt idx="263">
                  <c:v>40.7385175474469</c:v>
                </c:pt>
                <c:pt idx="264">
                  <c:v>43.8721607254493</c:v>
                </c:pt>
                <c:pt idx="265">
                  <c:v>54.8087411531372</c:v>
                </c:pt>
                <c:pt idx="266">
                  <c:v>57.2732081329421</c:v>
                </c:pt>
                <c:pt idx="267">
                  <c:v>46.6550006295952</c:v>
                </c:pt>
                <c:pt idx="268">
                  <c:v>26.8520428171605</c:v>
                </c:pt>
                <c:pt idx="269">
                  <c:v>40.0375537366989</c:v>
                </c:pt>
                <c:pt idx="270">
                  <c:v>53.4035266236829</c:v>
                </c:pt>
                <c:pt idx="271">
                  <c:v>52.4746069888692</c:v>
                </c:pt>
                <c:pt idx="272">
                  <c:v>38.0735312444981</c:v>
                </c:pt>
                <c:pt idx="273">
                  <c:v>-55.7102317102547</c:v>
                </c:pt>
                <c:pt idx="274">
                  <c:v>-39.5827941740051</c:v>
                </c:pt>
                <c:pt idx="275">
                  <c:v>-64.9439526633334</c:v>
                </c:pt>
                <c:pt idx="276">
                  <c:v>-73.0299130972544</c:v>
                </c:pt>
                <c:pt idx="277">
                  <c:v>-64.5549144565517</c:v>
                </c:pt>
                <c:pt idx="278">
                  <c:v>-67.1680825758436</c:v>
                </c:pt>
                <c:pt idx="279">
                  <c:v>-71.7982991439697</c:v>
                </c:pt>
                <c:pt idx="280">
                  <c:v>-72.7453561809547</c:v>
                </c:pt>
                <c:pt idx="281">
                  <c:v>-70.0736408981182</c:v>
                </c:pt>
                <c:pt idx="282">
                  <c:v>-67.9668837001098</c:v>
                </c:pt>
                <c:pt idx="283">
                  <c:v>-71.0870850329392</c:v>
                </c:pt>
                <c:pt idx="284">
                  <c:v>-74.3928691431403</c:v>
                </c:pt>
                <c:pt idx="285">
                  <c:v>-74.4907008515925</c:v>
                </c:pt>
                <c:pt idx="286">
                  <c:v>-76.0112532396484</c:v>
                </c:pt>
                <c:pt idx="287">
                  <c:v>-76.9743568549855</c:v>
                </c:pt>
                <c:pt idx="288">
                  <c:v>-78.0414272786131</c:v>
                </c:pt>
                <c:pt idx="289">
                  <c:v>-77.0670267753868</c:v>
                </c:pt>
                <c:pt idx="290">
                  <c:v>-74.779613041953</c:v>
                </c:pt>
                <c:pt idx="291">
                  <c:v>-70.6956592938739</c:v>
                </c:pt>
                <c:pt idx="292">
                  <c:v>-69.4225935268512</c:v>
                </c:pt>
                <c:pt idx="293">
                  <c:v>-70.0779869935616</c:v>
                </c:pt>
                <c:pt idx="294">
                  <c:v>-69.7002256396935</c:v>
                </c:pt>
                <c:pt idx="295">
                  <c:v>-68.9201755897303</c:v>
                </c:pt>
                <c:pt idx="296">
                  <c:v>-67.8056667901252</c:v>
                </c:pt>
                <c:pt idx="297">
                  <c:v>-65.4419485937602</c:v>
                </c:pt>
                <c:pt idx="298">
                  <c:v>-62.6821167869211</c:v>
                </c:pt>
                <c:pt idx="299">
                  <c:v>-64.9583647391073</c:v>
                </c:pt>
                <c:pt idx="300">
                  <c:v>-67.9413171991334</c:v>
                </c:pt>
                <c:pt idx="301">
                  <c:v>-68.8265156290519</c:v>
                </c:pt>
                <c:pt idx="302">
                  <c:v>-70.5194551955947</c:v>
                </c:pt>
                <c:pt idx="303">
                  <c:v>-73.6271740953467</c:v>
                </c:pt>
                <c:pt idx="304">
                  <c:v>-74.3498503140302</c:v>
                </c:pt>
                <c:pt idx="305">
                  <c:v>-74.0801147547973</c:v>
                </c:pt>
                <c:pt idx="306">
                  <c:v>-74.6173594547478</c:v>
                </c:pt>
                <c:pt idx="307">
                  <c:v>-60.9565025124934</c:v>
                </c:pt>
                <c:pt idx="308">
                  <c:v>-39.9419644174236</c:v>
                </c:pt>
                <c:pt idx="309">
                  <c:v>-41.9960051812636</c:v>
                </c:pt>
                <c:pt idx="310">
                  <c:v>-38.3460867099169</c:v>
                </c:pt>
                <c:pt idx="311">
                  <c:v>-19.0024415667122</c:v>
                </c:pt>
                <c:pt idx="312">
                  <c:v>8.09458532256249</c:v>
                </c:pt>
                <c:pt idx="313">
                  <c:v>18.1213153296971</c:v>
                </c:pt>
                <c:pt idx="314">
                  <c:v>22.6340887032054</c:v>
                </c:pt>
                <c:pt idx="315">
                  <c:v>27.5580061593805</c:v>
                </c:pt>
                <c:pt idx="316">
                  <c:v>51.9982676823703</c:v>
                </c:pt>
                <c:pt idx="317">
                  <c:v>53.4565265366802</c:v>
                </c:pt>
                <c:pt idx="318">
                  <c:v>54.9130667834393</c:v>
                </c:pt>
                <c:pt idx="319">
                  <c:v>54.361829614972</c:v>
                </c:pt>
                <c:pt idx="320">
                  <c:v>56.9500571913015</c:v>
                </c:pt>
                <c:pt idx="321">
                  <c:v>57.8121173463177</c:v>
                </c:pt>
                <c:pt idx="322">
                  <c:v>57.966335790509</c:v>
                </c:pt>
                <c:pt idx="323">
                  <c:v>54.7325202083732</c:v>
                </c:pt>
                <c:pt idx="324">
                  <c:v>54.246112587018</c:v>
                </c:pt>
                <c:pt idx="325">
                  <c:v>56.3820147596853</c:v>
                </c:pt>
                <c:pt idx="326">
                  <c:v>57.9571012389635</c:v>
                </c:pt>
                <c:pt idx="327">
                  <c:v>57.7884614715814</c:v>
                </c:pt>
                <c:pt idx="328">
                  <c:v>55.8601644325562</c:v>
                </c:pt>
                <c:pt idx="329">
                  <c:v>55.7918288714116</c:v>
                </c:pt>
                <c:pt idx="330">
                  <c:v>59.8210809489779</c:v>
                </c:pt>
                <c:pt idx="331">
                  <c:v>61.1684294103025</c:v>
                </c:pt>
                <c:pt idx="332">
                  <c:v>53.8319725997068</c:v>
                </c:pt>
                <c:pt idx="333">
                  <c:v>46.1768888285403</c:v>
                </c:pt>
                <c:pt idx="334">
                  <c:v>53.7725496466331</c:v>
                </c:pt>
                <c:pt idx="335">
                  <c:v>63.2584919307623</c:v>
                </c:pt>
                <c:pt idx="336">
                  <c:v>59.6045104358174</c:v>
                </c:pt>
                <c:pt idx="337">
                  <c:v>41.3921289326945</c:v>
                </c:pt>
                <c:pt idx="338">
                  <c:v>47.6138011154844</c:v>
                </c:pt>
                <c:pt idx="339">
                  <c:v>62.5417996171744</c:v>
                </c:pt>
                <c:pt idx="340">
                  <c:v>55.7471814771716</c:v>
                </c:pt>
                <c:pt idx="341">
                  <c:v>39.113494053081</c:v>
                </c:pt>
                <c:pt idx="342">
                  <c:v>58.2714751065255</c:v>
                </c:pt>
                <c:pt idx="343">
                  <c:v>63.2894552187642</c:v>
                </c:pt>
                <c:pt idx="344">
                  <c:v>38.581045016404</c:v>
                </c:pt>
                <c:pt idx="345">
                  <c:v>-66.9263743465004</c:v>
                </c:pt>
                <c:pt idx="346">
                  <c:v>-83.547713698796</c:v>
                </c:pt>
                <c:pt idx="347">
                  <c:v>-73.5258004865979</c:v>
                </c:pt>
                <c:pt idx="348">
                  <c:v>-82.9950098611709</c:v>
                </c:pt>
                <c:pt idx="349">
                  <c:v>-82.0540845984016</c:v>
                </c:pt>
                <c:pt idx="350">
                  <c:v>-78.7863390029957</c:v>
                </c:pt>
                <c:pt idx="351">
                  <c:v>-76.0695536008658</c:v>
                </c:pt>
                <c:pt idx="352">
                  <c:v>-74.7306984199104</c:v>
                </c:pt>
                <c:pt idx="353">
                  <c:v>-72.9956329683067</c:v>
                </c:pt>
                <c:pt idx="354">
                  <c:v>-71.6737714761888</c:v>
                </c:pt>
                <c:pt idx="355">
                  <c:v>-71.8853431910372</c:v>
                </c:pt>
                <c:pt idx="356">
                  <c:v>-71.258042831247</c:v>
                </c:pt>
                <c:pt idx="357">
                  <c:v>-67.5772975779797</c:v>
                </c:pt>
                <c:pt idx="358">
                  <c:v>-65.3600353182269</c:v>
                </c:pt>
                <c:pt idx="359">
                  <c:v>-61.1758624458527</c:v>
                </c:pt>
                <c:pt idx="360">
                  <c:v>-56.2137402398785</c:v>
                </c:pt>
                <c:pt idx="361">
                  <c:v>-53.199343231104</c:v>
                </c:pt>
                <c:pt idx="362">
                  <c:v>-52.2150080051372</c:v>
                </c:pt>
                <c:pt idx="363">
                  <c:v>-57.1450420626166</c:v>
                </c:pt>
                <c:pt idx="364">
                  <c:v>-65.4556382071155</c:v>
                </c:pt>
                <c:pt idx="365">
                  <c:v>-73.5977447237799</c:v>
                </c:pt>
                <c:pt idx="366">
                  <c:v>-77.8772382211685</c:v>
                </c:pt>
                <c:pt idx="367">
                  <c:v>-79.4868278184015</c:v>
                </c:pt>
                <c:pt idx="368">
                  <c:v>-78.1798267369943</c:v>
                </c:pt>
                <c:pt idx="369">
                  <c:v>-76.4445343241546</c:v>
                </c:pt>
                <c:pt idx="370">
                  <c:v>-76.4117421706278</c:v>
                </c:pt>
                <c:pt idx="371">
                  <c:v>-78.922747822981</c:v>
                </c:pt>
                <c:pt idx="372">
                  <c:v>-84.7044588334637</c:v>
                </c:pt>
                <c:pt idx="373">
                  <c:v>-83.2230237849846</c:v>
                </c:pt>
                <c:pt idx="374">
                  <c:v>-67.7569277360845</c:v>
                </c:pt>
                <c:pt idx="375">
                  <c:v>-51.2039929934075</c:v>
                </c:pt>
                <c:pt idx="376">
                  <c:v>-42.9759871462829</c:v>
                </c:pt>
                <c:pt idx="377">
                  <c:v>-36.7475533152173</c:v>
                </c:pt>
                <c:pt idx="378">
                  <c:v>-30.928753457352</c:v>
                </c:pt>
                <c:pt idx="379">
                  <c:v>-21.3661664447519</c:v>
                </c:pt>
                <c:pt idx="380">
                  <c:v>-17.3752096896498</c:v>
                </c:pt>
                <c:pt idx="381">
                  <c:v>-16.9425602009168</c:v>
                </c:pt>
                <c:pt idx="382">
                  <c:v>-14.0826385216539</c:v>
                </c:pt>
                <c:pt idx="383">
                  <c:v>1.98127112996666</c:v>
                </c:pt>
                <c:pt idx="384">
                  <c:v>20.577178997683</c:v>
                </c:pt>
                <c:pt idx="385">
                  <c:v>22.9099746556638</c:v>
                </c:pt>
                <c:pt idx="386">
                  <c:v>16.2264493281626</c:v>
                </c:pt>
                <c:pt idx="387">
                  <c:v>18.8168234527171</c:v>
                </c:pt>
                <c:pt idx="388">
                  <c:v>36.9606991388814</c:v>
                </c:pt>
                <c:pt idx="389">
                  <c:v>44.1004294846468</c:v>
                </c:pt>
                <c:pt idx="390">
                  <c:v>41.7791148747291</c:v>
                </c:pt>
                <c:pt idx="391">
                  <c:v>39.5448622434976</c:v>
                </c:pt>
                <c:pt idx="392">
                  <c:v>41.17331434483</c:v>
                </c:pt>
                <c:pt idx="393">
                  <c:v>42.5147924836818</c:v>
                </c:pt>
                <c:pt idx="394">
                  <c:v>39.7839975965153</c:v>
                </c:pt>
                <c:pt idx="395">
                  <c:v>38.5675174683962</c:v>
                </c:pt>
                <c:pt idx="396">
                  <c:v>38.0296221187271</c:v>
                </c:pt>
                <c:pt idx="397">
                  <c:v>37.5108020106639</c:v>
                </c:pt>
                <c:pt idx="398">
                  <c:v>39.0795308504108</c:v>
                </c:pt>
                <c:pt idx="399">
                  <c:v>43.8138128479413</c:v>
                </c:pt>
                <c:pt idx="400">
                  <c:v>47.510143031092</c:v>
                </c:pt>
                <c:pt idx="401">
                  <c:v>45.4683010670511</c:v>
                </c:pt>
                <c:pt idx="402">
                  <c:v>41.5158029598557</c:v>
                </c:pt>
                <c:pt idx="403">
                  <c:v>45.416499349215</c:v>
                </c:pt>
                <c:pt idx="404">
                  <c:v>55.1388323470706</c:v>
                </c:pt>
                <c:pt idx="405">
                  <c:v>56.493644305685</c:v>
                </c:pt>
                <c:pt idx="406">
                  <c:v>49.4307863333097</c:v>
                </c:pt>
                <c:pt idx="407">
                  <c:v>44.391245976413</c:v>
                </c:pt>
                <c:pt idx="408">
                  <c:v>38.6459910482851</c:v>
                </c:pt>
                <c:pt idx="409">
                  <c:v>25.6985948347103</c:v>
                </c:pt>
                <c:pt idx="410">
                  <c:v>12.5864707844045</c:v>
                </c:pt>
                <c:pt idx="411">
                  <c:v>26.176672035524</c:v>
                </c:pt>
                <c:pt idx="412">
                  <c:v>-20.8285056801939</c:v>
                </c:pt>
                <c:pt idx="413">
                  <c:v>-67.1451675464402</c:v>
                </c:pt>
                <c:pt idx="414">
                  <c:v>-77.895009019699</c:v>
                </c:pt>
                <c:pt idx="415">
                  <c:v>-67.4202416295692</c:v>
                </c:pt>
                <c:pt idx="416">
                  <c:v>-68.5080138889383</c:v>
                </c:pt>
                <c:pt idx="417">
                  <c:v>-71.4386915008767</c:v>
                </c:pt>
                <c:pt idx="418">
                  <c:v>-74.1984699807052</c:v>
                </c:pt>
                <c:pt idx="419">
                  <c:v>-74.6515221012638</c:v>
                </c:pt>
                <c:pt idx="420">
                  <c:v>-75.7417264186814</c:v>
                </c:pt>
                <c:pt idx="421">
                  <c:v>-81.5859405491698</c:v>
                </c:pt>
                <c:pt idx="422">
                  <c:v>-86.897015648446</c:v>
                </c:pt>
                <c:pt idx="423">
                  <c:v>-85.4100787361339</c:v>
                </c:pt>
                <c:pt idx="424">
                  <c:v>-82.9552903173641</c:v>
                </c:pt>
                <c:pt idx="425">
                  <c:v>-81.2203307072402</c:v>
                </c:pt>
                <c:pt idx="426">
                  <c:v>-77.2854035483459</c:v>
                </c:pt>
                <c:pt idx="427">
                  <c:v>-75.8144691347217</c:v>
                </c:pt>
                <c:pt idx="428">
                  <c:v>-78.0105088385036</c:v>
                </c:pt>
                <c:pt idx="429">
                  <c:v>-77.7167618547267</c:v>
                </c:pt>
                <c:pt idx="430">
                  <c:v>-68.9901315627843</c:v>
                </c:pt>
                <c:pt idx="431">
                  <c:v>-66.1451973698053</c:v>
                </c:pt>
                <c:pt idx="432">
                  <c:v>-65.7845825504057</c:v>
                </c:pt>
                <c:pt idx="433">
                  <c:v>-68.4460498614234</c:v>
                </c:pt>
                <c:pt idx="434">
                  <c:v>-65.4641201412768</c:v>
                </c:pt>
                <c:pt idx="435">
                  <c:v>-50.4114484710438</c:v>
                </c:pt>
                <c:pt idx="436">
                  <c:v>-52.6638081180136</c:v>
                </c:pt>
                <c:pt idx="437">
                  <c:v>-54.3616589908416</c:v>
                </c:pt>
                <c:pt idx="438">
                  <c:v>-46.2844283816351</c:v>
                </c:pt>
                <c:pt idx="439">
                  <c:v>-40.0759007422906</c:v>
                </c:pt>
                <c:pt idx="440">
                  <c:v>-37.8329142694385</c:v>
                </c:pt>
                <c:pt idx="441">
                  <c:v>-36.9153955448257</c:v>
                </c:pt>
                <c:pt idx="442">
                  <c:v>-38.5033991611906</c:v>
                </c:pt>
                <c:pt idx="443">
                  <c:v>-32.9710946579669</c:v>
                </c:pt>
                <c:pt idx="444">
                  <c:v>-33.8282026915629</c:v>
                </c:pt>
                <c:pt idx="445">
                  <c:v>-38.7375914319799</c:v>
                </c:pt>
                <c:pt idx="446">
                  <c:v>-43.8366345635824</c:v>
                </c:pt>
                <c:pt idx="447">
                  <c:v>-46.1594359710991</c:v>
                </c:pt>
                <c:pt idx="448">
                  <c:v>-44.006356934617</c:v>
                </c:pt>
                <c:pt idx="449">
                  <c:v>-43.8157272458788</c:v>
                </c:pt>
                <c:pt idx="450">
                  <c:v>-43.8813638280218</c:v>
                </c:pt>
                <c:pt idx="451">
                  <c:v>-43.1802166585524</c:v>
                </c:pt>
                <c:pt idx="452">
                  <c:v>-42.3972647600297</c:v>
                </c:pt>
                <c:pt idx="453">
                  <c:v>-41.2835543520354</c:v>
                </c:pt>
                <c:pt idx="454">
                  <c:v>-40.7968264708937</c:v>
                </c:pt>
                <c:pt idx="455">
                  <c:v>-40.6951662175201</c:v>
                </c:pt>
                <c:pt idx="456">
                  <c:v>-40.7818398213253</c:v>
                </c:pt>
                <c:pt idx="457">
                  <c:v>-42.5588847705788</c:v>
                </c:pt>
                <c:pt idx="458">
                  <c:v>-43.4922318202456</c:v>
                </c:pt>
                <c:pt idx="459">
                  <c:v>-41.5417671632595</c:v>
                </c:pt>
                <c:pt idx="460">
                  <c:v>-39.7436754176101</c:v>
                </c:pt>
                <c:pt idx="461">
                  <c:v>-39.4673017432969</c:v>
                </c:pt>
                <c:pt idx="462">
                  <c:v>-40.287376012337</c:v>
                </c:pt>
                <c:pt idx="463">
                  <c:v>-41.8475416648788</c:v>
                </c:pt>
                <c:pt idx="464">
                  <c:v>-43.2946513372614</c:v>
                </c:pt>
                <c:pt idx="465">
                  <c:v>-41.624471235819</c:v>
                </c:pt>
                <c:pt idx="466">
                  <c:v>-39.2232392554725</c:v>
                </c:pt>
                <c:pt idx="467">
                  <c:v>-39.1487059625831</c:v>
                </c:pt>
                <c:pt idx="468">
                  <c:v>-41.6737001912244</c:v>
                </c:pt>
                <c:pt idx="469">
                  <c:v>-43.3341315721922</c:v>
                </c:pt>
                <c:pt idx="470">
                  <c:v>-41.9682703499091</c:v>
                </c:pt>
                <c:pt idx="471">
                  <c:v>-40.2399122205402</c:v>
                </c:pt>
                <c:pt idx="472">
                  <c:v>-39.4463290776741</c:v>
                </c:pt>
                <c:pt idx="473">
                  <c:v>-39.6444813763457</c:v>
                </c:pt>
                <c:pt idx="474">
                  <c:v>-42.5419066668694</c:v>
                </c:pt>
                <c:pt idx="475">
                  <c:v>-44.4526885230935</c:v>
                </c:pt>
                <c:pt idx="476">
                  <c:v>-41.7829036129286</c:v>
                </c:pt>
                <c:pt idx="477">
                  <c:v>-37.2774164227281</c:v>
                </c:pt>
              </c:numCache>
            </c:numRef>
          </c:val>
          <c:smooth val="0"/>
        </c:ser>
        <c:dLbls>
          <c:showLegendKey val="0"/>
          <c:showVal val="0"/>
          <c:showCatName val="0"/>
          <c:showSerName val="0"/>
          <c:showPercent val="0"/>
          <c:showBubbleSize val="0"/>
        </c:dLbls>
        <c:marker val="0"/>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5419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endParaRPr lang="en-US" altLang="zh-CN"/>
          </a:p>
        </c:rich>
      </c:tx>
      <c:layout/>
      <c:overlay val="0"/>
      <c:spPr>
        <a:noFill/>
        <a:ln>
          <a:noFill/>
        </a:ln>
        <a:effectLst/>
      </c:sp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dLbls>
            <c:delete val="1"/>
          </c:dLbls>
          <c:val>
            <c:numRef>
              <c:f>'[action2 5 times gyro.csv]action2 5 times gyro'!$J$2:$J$596</c:f>
              <c:numCache>
                <c:formatCode>General</c:formatCode>
                <c:ptCount val="595"/>
                <c:pt idx="0">
                  <c:v>-0.216705</c:v>
                </c:pt>
                <c:pt idx="1">
                  <c:v>-0.530203</c:v>
                </c:pt>
                <c:pt idx="2">
                  <c:v>0.044249</c:v>
                </c:pt>
                <c:pt idx="3">
                  <c:v>0.092699</c:v>
                </c:pt>
                <c:pt idx="4">
                  <c:v>-0.011547</c:v>
                </c:pt>
                <c:pt idx="5">
                  <c:v>-0.002831</c:v>
                </c:pt>
                <c:pt idx="6">
                  <c:v>0.028852</c:v>
                </c:pt>
                <c:pt idx="7">
                  <c:v>0.019978</c:v>
                </c:pt>
                <c:pt idx="8">
                  <c:v>-0.01141</c:v>
                </c:pt>
                <c:pt idx="9">
                  <c:v>-0.002238</c:v>
                </c:pt>
                <c:pt idx="10">
                  <c:v>0.030485</c:v>
                </c:pt>
                <c:pt idx="11">
                  <c:v>0.057334</c:v>
                </c:pt>
                <c:pt idx="12">
                  <c:v>0.038234</c:v>
                </c:pt>
                <c:pt idx="13">
                  <c:v>0.100335</c:v>
                </c:pt>
                <c:pt idx="14">
                  <c:v>0.079405</c:v>
                </c:pt>
                <c:pt idx="15">
                  <c:v>0.140169</c:v>
                </c:pt>
                <c:pt idx="16">
                  <c:v>0.054114</c:v>
                </c:pt>
                <c:pt idx="17">
                  <c:v>0.115071</c:v>
                </c:pt>
                <c:pt idx="18">
                  <c:v>0.023919</c:v>
                </c:pt>
                <c:pt idx="19">
                  <c:v>0.042096</c:v>
                </c:pt>
                <c:pt idx="20">
                  <c:v>0.019943</c:v>
                </c:pt>
                <c:pt idx="21">
                  <c:v>0.046696</c:v>
                </c:pt>
                <c:pt idx="22">
                  <c:v>0.040515</c:v>
                </c:pt>
                <c:pt idx="23">
                  <c:v>0.055076</c:v>
                </c:pt>
                <c:pt idx="24">
                  <c:v>-0.1409</c:v>
                </c:pt>
                <c:pt idx="25">
                  <c:v>-0.378386</c:v>
                </c:pt>
                <c:pt idx="26">
                  <c:v>-0.193459</c:v>
                </c:pt>
                <c:pt idx="27">
                  <c:v>-0.087157</c:v>
                </c:pt>
                <c:pt idx="28">
                  <c:v>0.290159</c:v>
                </c:pt>
                <c:pt idx="29">
                  <c:v>0.270539</c:v>
                </c:pt>
                <c:pt idx="30">
                  <c:v>0.024249</c:v>
                </c:pt>
                <c:pt idx="31">
                  <c:v>0.064959</c:v>
                </c:pt>
                <c:pt idx="32">
                  <c:v>0.015232</c:v>
                </c:pt>
                <c:pt idx="33">
                  <c:v>-0.003619</c:v>
                </c:pt>
                <c:pt idx="34">
                  <c:v>-0.038234</c:v>
                </c:pt>
                <c:pt idx="35">
                  <c:v>-0.110847</c:v>
                </c:pt>
                <c:pt idx="36">
                  <c:v>-0.084505</c:v>
                </c:pt>
                <c:pt idx="37">
                  <c:v>-0.232256</c:v>
                </c:pt>
                <c:pt idx="38">
                  <c:v>-0.186311</c:v>
                </c:pt>
                <c:pt idx="39">
                  <c:v>-0.313403</c:v>
                </c:pt>
                <c:pt idx="40">
                  <c:v>-0.05599</c:v>
                </c:pt>
                <c:pt idx="41">
                  <c:v>-0.161165</c:v>
                </c:pt>
                <c:pt idx="42">
                  <c:v>-0.258033</c:v>
                </c:pt>
                <c:pt idx="43">
                  <c:v>-0.517832</c:v>
                </c:pt>
                <c:pt idx="44">
                  <c:v>-0.196785</c:v>
                </c:pt>
                <c:pt idx="45">
                  <c:v>-0.527203</c:v>
                </c:pt>
                <c:pt idx="46">
                  <c:v>-0.592032</c:v>
                </c:pt>
                <c:pt idx="47">
                  <c:v>-1.207025</c:v>
                </c:pt>
                <c:pt idx="48">
                  <c:v>-0.445024</c:v>
                </c:pt>
                <c:pt idx="49">
                  <c:v>-0.870157</c:v>
                </c:pt>
                <c:pt idx="50">
                  <c:v>-0.5556</c:v>
                </c:pt>
                <c:pt idx="51">
                  <c:v>-1.135797</c:v>
                </c:pt>
                <c:pt idx="52">
                  <c:v>-0.38714</c:v>
                </c:pt>
                <c:pt idx="53">
                  <c:v>-0.568504</c:v>
                </c:pt>
                <c:pt idx="54">
                  <c:v>-0.137625</c:v>
                </c:pt>
                <c:pt idx="55">
                  <c:v>-0.365555</c:v>
                </c:pt>
                <c:pt idx="56">
                  <c:v>-0.34765</c:v>
                </c:pt>
                <c:pt idx="57">
                  <c:v>-0.585719</c:v>
                </c:pt>
                <c:pt idx="58">
                  <c:v>0.2416</c:v>
                </c:pt>
                <c:pt idx="59">
                  <c:v>0.679921</c:v>
                </c:pt>
                <c:pt idx="60">
                  <c:v>-0.101834</c:v>
                </c:pt>
                <c:pt idx="61">
                  <c:v>-0.780964</c:v>
                </c:pt>
                <c:pt idx="62">
                  <c:v>-0.561259</c:v>
                </c:pt>
                <c:pt idx="63">
                  <c:v>-0.403306</c:v>
                </c:pt>
                <c:pt idx="64">
                  <c:v>0.113894</c:v>
                </c:pt>
                <c:pt idx="65">
                  <c:v>0.003082</c:v>
                </c:pt>
                <c:pt idx="66">
                  <c:v>-0.169496</c:v>
                </c:pt>
                <c:pt idx="67">
                  <c:v>-0.214208</c:v>
                </c:pt>
                <c:pt idx="68">
                  <c:v>0.032937</c:v>
                </c:pt>
                <c:pt idx="69">
                  <c:v>0.099824</c:v>
                </c:pt>
                <c:pt idx="70">
                  <c:v>0.053205</c:v>
                </c:pt>
                <c:pt idx="71">
                  <c:v>-0.009092</c:v>
                </c:pt>
                <c:pt idx="72">
                  <c:v>-0.104943</c:v>
                </c:pt>
                <c:pt idx="73">
                  <c:v>0.00060700000000001</c:v>
                </c:pt>
                <c:pt idx="74">
                  <c:v>0.088982</c:v>
                </c:pt>
                <c:pt idx="75">
                  <c:v>0.074987</c:v>
                </c:pt>
                <c:pt idx="76">
                  <c:v>0.098859</c:v>
                </c:pt>
                <c:pt idx="77">
                  <c:v>0.173916</c:v>
                </c:pt>
                <c:pt idx="78">
                  <c:v>-0.329075</c:v>
                </c:pt>
                <c:pt idx="79">
                  <c:v>-0.82667</c:v>
                </c:pt>
                <c:pt idx="80">
                  <c:v>-0.373077</c:v>
                </c:pt>
                <c:pt idx="81">
                  <c:v>-0.512449</c:v>
                </c:pt>
                <c:pt idx="82">
                  <c:v>-0.007768</c:v>
                </c:pt>
                <c:pt idx="83">
                  <c:v>-0.201723</c:v>
                </c:pt>
                <c:pt idx="84">
                  <c:v>-0.462775</c:v>
                </c:pt>
                <c:pt idx="85">
                  <c:v>-0.989188</c:v>
                </c:pt>
                <c:pt idx="86">
                  <c:v>-0.457569</c:v>
                </c:pt>
                <c:pt idx="87">
                  <c:v>-0.660246</c:v>
                </c:pt>
                <c:pt idx="88">
                  <c:v>-0.028071</c:v>
                </c:pt>
                <c:pt idx="89">
                  <c:v>-0.363799</c:v>
                </c:pt>
                <c:pt idx="90">
                  <c:v>-0.494616</c:v>
                </c:pt>
                <c:pt idx="91">
                  <c:v>-0.615469</c:v>
                </c:pt>
                <c:pt idx="92">
                  <c:v>0.292915</c:v>
                </c:pt>
                <c:pt idx="93">
                  <c:v>0.625075</c:v>
                </c:pt>
                <c:pt idx="94">
                  <c:v>0.433594</c:v>
                </c:pt>
                <c:pt idx="95">
                  <c:v>0.91059</c:v>
                </c:pt>
                <c:pt idx="96">
                  <c:v>0.313028</c:v>
                </c:pt>
                <c:pt idx="97">
                  <c:v>0.396401</c:v>
                </c:pt>
                <c:pt idx="98">
                  <c:v>-0.238782</c:v>
                </c:pt>
                <c:pt idx="99">
                  <c:v>-0.241365</c:v>
                </c:pt>
                <c:pt idx="100">
                  <c:v>0.767144</c:v>
                </c:pt>
                <c:pt idx="101">
                  <c:v>1.540231</c:v>
                </c:pt>
                <c:pt idx="102">
                  <c:v>0.220621</c:v>
                </c:pt>
                <c:pt idx="103">
                  <c:v>0.262164</c:v>
                </c:pt>
                <c:pt idx="104">
                  <c:v>0.518677</c:v>
                </c:pt>
                <c:pt idx="105">
                  <c:v>1.126259</c:v>
                </c:pt>
                <c:pt idx="106">
                  <c:v>0.116095</c:v>
                </c:pt>
                <c:pt idx="107">
                  <c:v>0.186699</c:v>
                </c:pt>
                <c:pt idx="108">
                  <c:v>0.466754</c:v>
                </c:pt>
                <c:pt idx="109">
                  <c:v>1.304901</c:v>
                </c:pt>
                <c:pt idx="110">
                  <c:v>0.738965</c:v>
                </c:pt>
                <c:pt idx="111">
                  <c:v>1.459933</c:v>
                </c:pt>
                <c:pt idx="112">
                  <c:v>0.925429</c:v>
                </c:pt>
                <c:pt idx="113">
                  <c:v>1.971633</c:v>
                </c:pt>
                <c:pt idx="114">
                  <c:v>0.829552</c:v>
                </c:pt>
                <c:pt idx="115">
                  <c:v>1.443856</c:v>
                </c:pt>
                <c:pt idx="116">
                  <c:v>0.507418</c:v>
                </c:pt>
                <c:pt idx="117">
                  <c:v>0.815421</c:v>
                </c:pt>
                <c:pt idx="118">
                  <c:v>0.110688</c:v>
                </c:pt>
                <c:pt idx="119">
                  <c:v>0.15688</c:v>
                </c:pt>
                <c:pt idx="120">
                  <c:v>0.014945</c:v>
                </c:pt>
                <c:pt idx="121">
                  <c:v>0.008279</c:v>
                </c:pt>
                <c:pt idx="122">
                  <c:v>-0.049957</c:v>
                </c:pt>
                <c:pt idx="123">
                  <c:v>-0.09703</c:v>
                </c:pt>
                <c:pt idx="124">
                  <c:v>0.02008</c:v>
                </c:pt>
                <c:pt idx="125">
                  <c:v>0.12978</c:v>
                </c:pt>
                <c:pt idx="126">
                  <c:v>0.073807</c:v>
                </c:pt>
                <c:pt idx="127">
                  <c:v>0.03677</c:v>
                </c:pt>
                <c:pt idx="128">
                  <c:v>-0.058578</c:v>
                </c:pt>
                <c:pt idx="129">
                  <c:v>-0.074788</c:v>
                </c:pt>
                <c:pt idx="130">
                  <c:v>0.000412</c:v>
                </c:pt>
                <c:pt idx="131">
                  <c:v>0.02546</c:v>
                </c:pt>
                <c:pt idx="132">
                  <c:v>-0.028226</c:v>
                </c:pt>
                <c:pt idx="133">
                  <c:v>-0.123454</c:v>
                </c:pt>
                <c:pt idx="134">
                  <c:v>-0.071422</c:v>
                </c:pt>
                <c:pt idx="135">
                  <c:v>-0.00424099999999999</c:v>
                </c:pt>
                <c:pt idx="136">
                  <c:v>0.161412</c:v>
                </c:pt>
                <c:pt idx="137">
                  <c:v>0.291477</c:v>
                </c:pt>
                <c:pt idx="138">
                  <c:v>0.043943</c:v>
                </c:pt>
                <c:pt idx="139">
                  <c:v>0.135212</c:v>
                </c:pt>
                <c:pt idx="140">
                  <c:v>0.222314</c:v>
                </c:pt>
                <c:pt idx="141">
                  <c:v>0.483603</c:v>
                </c:pt>
                <c:pt idx="142">
                  <c:v>0.174146</c:v>
                </c:pt>
                <c:pt idx="143">
                  <c:v>0.062466</c:v>
                </c:pt>
                <c:pt idx="144">
                  <c:v>-0.047365</c:v>
                </c:pt>
                <c:pt idx="145">
                  <c:v>0.316308</c:v>
                </c:pt>
                <c:pt idx="146">
                  <c:v>-0.081792</c:v>
                </c:pt>
                <c:pt idx="147">
                  <c:v>-0.617226</c:v>
                </c:pt>
                <c:pt idx="148">
                  <c:v>-0.125924</c:v>
                </c:pt>
                <c:pt idx="149">
                  <c:v>0.23842</c:v>
                </c:pt>
                <c:pt idx="150">
                  <c:v>-0.040722</c:v>
                </c:pt>
                <c:pt idx="151">
                  <c:v>-1.013419</c:v>
                </c:pt>
                <c:pt idx="152">
                  <c:v>-1.125088</c:v>
                </c:pt>
                <c:pt idx="153">
                  <c:v>-1.833053</c:v>
                </c:pt>
                <c:pt idx="154">
                  <c:v>-0.855752</c:v>
                </c:pt>
                <c:pt idx="155">
                  <c:v>-1.712368</c:v>
                </c:pt>
                <c:pt idx="156">
                  <c:v>-0.408026</c:v>
                </c:pt>
                <c:pt idx="157">
                  <c:v>-0.363813</c:v>
                </c:pt>
                <c:pt idx="158">
                  <c:v>0.509985</c:v>
                </c:pt>
                <c:pt idx="159">
                  <c:v>1.404574</c:v>
                </c:pt>
                <c:pt idx="160">
                  <c:v>1.193199</c:v>
                </c:pt>
                <c:pt idx="161">
                  <c:v>2.671652</c:v>
                </c:pt>
                <c:pt idx="162">
                  <c:v>2.018677</c:v>
                </c:pt>
                <c:pt idx="163">
                  <c:v>4.401252</c:v>
                </c:pt>
                <c:pt idx="164">
                  <c:v>2.266552</c:v>
                </c:pt>
                <c:pt idx="165">
                  <c:v>4.188083</c:v>
                </c:pt>
                <c:pt idx="166">
                  <c:v>1.358656</c:v>
                </c:pt>
                <c:pt idx="167">
                  <c:v>2.32065</c:v>
                </c:pt>
                <c:pt idx="168">
                  <c:v>0.778716</c:v>
                </c:pt>
                <c:pt idx="169">
                  <c:v>1.558812</c:v>
                </c:pt>
                <c:pt idx="170">
                  <c:v>0.584816</c:v>
                </c:pt>
                <c:pt idx="171">
                  <c:v>0.494051</c:v>
                </c:pt>
                <c:pt idx="172">
                  <c:v>-0.868248</c:v>
                </c:pt>
                <c:pt idx="173">
                  <c:v>-2.197364</c:v>
                </c:pt>
                <c:pt idx="174">
                  <c:v>-1.390572</c:v>
                </c:pt>
                <c:pt idx="175">
                  <c:v>-2.768721</c:v>
                </c:pt>
                <c:pt idx="176">
                  <c:v>-1.231846</c:v>
                </c:pt>
                <c:pt idx="177">
                  <c:v>-2.175405</c:v>
                </c:pt>
                <c:pt idx="178">
                  <c:v>-0.629934</c:v>
                </c:pt>
                <c:pt idx="179">
                  <c:v>-1.278193</c:v>
                </c:pt>
                <c:pt idx="180">
                  <c:v>-0.550431</c:v>
                </c:pt>
                <c:pt idx="181">
                  <c:v>-0.826967</c:v>
                </c:pt>
                <c:pt idx="182">
                  <c:v>-0.084857</c:v>
                </c:pt>
                <c:pt idx="183">
                  <c:v>-0.216737</c:v>
                </c:pt>
                <c:pt idx="184">
                  <c:v>-0.165529</c:v>
                </c:pt>
                <c:pt idx="185">
                  <c:v>-0.339907</c:v>
                </c:pt>
                <c:pt idx="186">
                  <c:v>0.109032</c:v>
                </c:pt>
                <c:pt idx="187">
                  <c:v>0.498051</c:v>
                </c:pt>
                <c:pt idx="188">
                  <c:v>0.411253</c:v>
                </c:pt>
                <c:pt idx="189">
                  <c:v>0.574454</c:v>
                </c:pt>
                <c:pt idx="190">
                  <c:v>0.207925</c:v>
                </c:pt>
                <c:pt idx="191">
                  <c:v>0.745924</c:v>
                </c:pt>
                <c:pt idx="192">
                  <c:v>0.729521</c:v>
                </c:pt>
                <c:pt idx="193">
                  <c:v>1.385629</c:v>
                </c:pt>
                <c:pt idx="194">
                  <c:v>0.487639</c:v>
                </c:pt>
                <c:pt idx="195">
                  <c:v>1.020383</c:v>
                </c:pt>
                <c:pt idx="196">
                  <c:v>0.651582</c:v>
                </c:pt>
                <c:pt idx="197">
                  <c:v>1.321177</c:v>
                </c:pt>
                <c:pt idx="198">
                  <c:v>0.503671</c:v>
                </c:pt>
                <c:pt idx="199">
                  <c:v>0.936266</c:v>
                </c:pt>
                <c:pt idx="200">
                  <c:v>0.428611</c:v>
                </c:pt>
                <c:pt idx="201">
                  <c:v>0.750219</c:v>
                </c:pt>
                <c:pt idx="202">
                  <c:v>0.07093</c:v>
                </c:pt>
                <c:pt idx="203">
                  <c:v>-0.061069</c:v>
                </c:pt>
                <c:pt idx="204">
                  <c:v>-0.132385</c:v>
                </c:pt>
                <c:pt idx="205">
                  <c:v>-0.043597</c:v>
                </c:pt>
                <c:pt idx="206">
                  <c:v>0.072157</c:v>
                </c:pt>
                <c:pt idx="207">
                  <c:v>-0.149434</c:v>
                </c:pt>
                <c:pt idx="208">
                  <c:v>-0.242832</c:v>
                </c:pt>
                <c:pt idx="209">
                  <c:v>-0.40555</c:v>
                </c:pt>
                <c:pt idx="210">
                  <c:v>0.292756</c:v>
                </c:pt>
                <c:pt idx="211">
                  <c:v>0.943716</c:v>
                </c:pt>
                <c:pt idx="212">
                  <c:v>-0.29734</c:v>
                </c:pt>
                <c:pt idx="213">
                  <c:v>-2.272966</c:v>
                </c:pt>
                <c:pt idx="214">
                  <c:v>-2.512061</c:v>
                </c:pt>
                <c:pt idx="215">
                  <c:v>-4.166966</c:v>
                </c:pt>
                <c:pt idx="216">
                  <c:v>-1.502125</c:v>
                </c:pt>
                <c:pt idx="217">
                  <c:v>-3.299219</c:v>
                </c:pt>
                <c:pt idx="218">
                  <c:v>-1.02942</c:v>
                </c:pt>
                <c:pt idx="219">
                  <c:v>-1.247489</c:v>
                </c:pt>
                <c:pt idx="220">
                  <c:v>0.232145</c:v>
                </c:pt>
                <c:pt idx="221">
                  <c:v>0.540902</c:v>
                </c:pt>
                <c:pt idx="222">
                  <c:v>0.442623</c:v>
                </c:pt>
                <c:pt idx="223">
                  <c:v>1.134727</c:v>
                </c:pt>
                <c:pt idx="224">
                  <c:v>0.953515</c:v>
                </c:pt>
                <c:pt idx="225">
                  <c:v>2.19153</c:v>
                </c:pt>
                <c:pt idx="226">
                  <c:v>1.403404</c:v>
                </c:pt>
                <c:pt idx="227">
                  <c:v>2.842843</c:v>
                </c:pt>
                <c:pt idx="228">
                  <c:v>1.451772</c:v>
                </c:pt>
                <c:pt idx="229">
                  <c:v>2.964804</c:v>
                </c:pt>
                <c:pt idx="230">
                  <c:v>1.375525</c:v>
                </c:pt>
                <c:pt idx="231">
                  <c:v>2.373776</c:v>
                </c:pt>
                <c:pt idx="232">
                  <c:v>0.497591</c:v>
                </c:pt>
                <c:pt idx="233">
                  <c:v>0.572035</c:v>
                </c:pt>
                <c:pt idx="234">
                  <c:v>-0.257387</c:v>
                </c:pt>
                <c:pt idx="235">
                  <c:v>-0.864985</c:v>
                </c:pt>
                <c:pt idx="236">
                  <c:v>-1.007761</c:v>
                </c:pt>
                <c:pt idx="237">
                  <c:v>-2.252668</c:v>
                </c:pt>
                <c:pt idx="238">
                  <c:v>-1.066774</c:v>
                </c:pt>
                <c:pt idx="239">
                  <c:v>-2.114266</c:v>
                </c:pt>
                <c:pt idx="240">
                  <c:v>-1.34125</c:v>
                </c:pt>
                <c:pt idx="241">
                  <c:v>-2.587371</c:v>
                </c:pt>
                <c:pt idx="242">
                  <c:v>-0.789261</c:v>
                </c:pt>
                <c:pt idx="243">
                  <c:v>-1.269394</c:v>
                </c:pt>
                <c:pt idx="244">
                  <c:v>-0.204167</c:v>
                </c:pt>
                <c:pt idx="245">
                  <c:v>-0.393499</c:v>
                </c:pt>
                <c:pt idx="246">
                  <c:v>-0.335043</c:v>
                </c:pt>
                <c:pt idx="247">
                  <c:v>-0.863594</c:v>
                </c:pt>
                <c:pt idx="248">
                  <c:v>-0.375126</c:v>
                </c:pt>
                <c:pt idx="249">
                  <c:v>-0.082799</c:v>
                </c:pt>
                <c:pt idx="250">
                  <c:v>0.740743</c:v>
                </c:pt>
                <c:pt idx="251">
                  <c:v>1.30627</c:v>
                </c:pt>
                <c:pt idx="252">
                  <c:v>0.396839</c:v>
                </c:pt>
                <c:pt idx="253">
                  <c:v>0.879535</c:v>
                </c:pt>
                <c:pt idx="254">
                  <c:v>0.788674</c:v>
                </c:pt>
                <c:pt idx="255">
                  <c:v>1.713994</c:v>
                </c:pt>
                <c:pt idx="256">
                  <c:v>0.835661</c:v>
                </c:pt>
                <c:pt idx="257">
                  <c:v>1.416663</c:v>
                </c:pt>
                <c:pt idx="258">
                  <c:v>0.469157</c:v>
                </c:pt>
                <c:pt idx="259">
                  <c:v>0.940598</c:v>
                </c:pt>
                <c:pt idx="260">
                  <c:v>0.474382</c:v>
                </c:pt>
                <c:pt idx="261">
                  <c:v>0.839801</c:v>
                </c:pt>
                <c:pt idx="262">
                  <c:v>0.283487</c:v>
                </c:pt>
                <c:pt idx="263">
                  <c:v>0.533873</c:v>
                </c:pt>
                <c:pt idx="264">
                  <c:v>0.110072</c:v>
                </c:pt>
                <c:pt idx="265">
                  <c:v>0.219279</c:v>
                </c:pt>
                <c:pt idx="266">
                  <c:v>0.20688</c:v>
                </c:pt>
                <c:pt idx="267">
                  <c:v>0.454806</c:v>
                </c:pt>
                <c:pt idx="268">
                  <c:v>0.366016</c:v>
                </c:pt>
                <c:pt idx="269">
                  <c:v>0.720954</c:v>
                </c:pt>
                <c:pt idx="270">
                  <c:v>-0.026342</c:v>
                </c:pt>
                <c:pt idx="271">
                  <c:v>-0.338847</c:v>
                </c:pt>
                <c:pt idx="272">
                  <c:v>-0.24087</c:v>
                </c:pt>
                <c:pt idx="273">
                  <c:v>-0.415803</c:v>
                </c:pt>
                <c:pt idx="274">
                  <c:v>-0.61575</c:v>
                </c:pt>
                <c:pt idx="275">
                  <c:v>-1.966005</c:v>
                </c:pt>
                <c:pt idx="276">
                  <c:v>-1.952328</c:v>
                </c:pt>
                <c:pt idx="277">
                  <c:v>-4.359326</c:v>
                </c:pt>
                <c:pt idx="278">
                  <c:v>-2.796308</c:v>
                </c:pt>
                <c:pt idx="279">
                  <c:v>-5.588271</c:v>
                </c:pt>
                <c:pt idx="280">
                  <c:v>-2.209459</c:v>
                </c:pt>
                <c:pt idx="281">
                  <c:v>-4.185122</c:v>
                </c:pt>
                <c:pt idx="282">
                  <c:v>-1.704631</c:v>
                </c:pt>
                <c:pt idx="283">
                  <c:v>-3.012871</c:v>
                </c:pt>
                <c:pt idx="284">
                  <c:v>-0.975615</c:v>
                </c:pt>
                <c:pt idx="285">
                  <c:v>-1.652824</c:v>
                </c:pt>
                <c:pt idx="286">
                  <c:v>-0.227904</c:v>
                </c:pt>
                <c:pt idx="287">
                  <c:v>-0.058235</c:v>
                </c:pt>
                <c:pt idx="288">
                  <c:v>0.516842</c:v>
                </c:pt>
                <c:pt idx="289">
                  <c:v>1.350834</c:v>
                </c:pt>
                <c:pt idx="290">
                  <c:v>1.082036</c:v>
                </c:pt>
                <c:pt idx="291">
                  <c:v>2.211473</c:v>
                </c:pt>
                <c:pt idx="292">
                  <c:v>1.010106</c:v>
                </c:pt>
                <c:pt idx="293">
                  <c:v>1.905676</c:v>
                </c:pt>
                <c:pt idx="294">
                  <c:v>0.694874</c:v>
                </c:pt>
                <c:pt idx="295">
                  <c:v>0.999811</c:v>
                </c:pt>
                <c:pt idx="296">
                  <c:v>-0.024605</c:v>
                </c:pt>
                <c:pt idx="297">
                  <c:v>-0.300096</c:v>
                </c:pt>
                <c:pt idx="298">
                  <c:v>-0.575429</c:v>
                </c:pt>
                <c:pt idx="299">
                  <c:v>-1.469038</c:v>
                </c:pt>
                <c:pt idx="300">
                  <c:v>-0.625469</c:v>
                </c:pt>
                <c:pt idx="301">
                  <c:v>-0.733198</c:v>
                </c:pt>
                <c:pt idx="302">
                  <c:v>0.000432</c:v>
                </c:pt>
                <c:pt idx="303">
                  <c:v>-0.073571</c:v>
                </c:pt>
                <c:pt idx="304">
                  <c:v>0.019676</c:v>
                </c:pt>
                <c:pt idx="305">
                  <c:v>0.322196</c:v>
                </c:pt>
                <c:pt idx="306">
                  <c:v>0.553443</c:v>
                </c:pt>
                <c:pt idx="307">
                  <c:v>1.229203</c:v>
                </c:pt>
                <c:pt idx="308">
                  <c:v>0.604192</c:v>
                </c:pt>
                <c:pt idx="309">
                  <c:v>0.944727</c:v>
                </c:pt>
                <c:pt idx="310">
                  <c:v>0.309509</c:v>
                </c:pt>
                <c:pt idx="311">
                  <c:v>0.746674</c:v>
                </c:pt>
                <c:pt idx="312">
                  <c:v>0.359293</c:v>
                </c:pt>
                <c:pt idx="313">
                  <c:v>0.679549</c:v>
                </c:pt>
                <c:pt idx="314">
                  <c:v>0.347158</c:v>
                </c:pt>
                <c:pt idx="315">
                  <c:v>0.73415</c:v>
                </c:pt>
                <c:pt idx="316">
                  <c:v>0.3149</c:v>
                </c:pt>
                <c:pt idx="317">
                  <c:v>0.366443</c:v>
                </c:pt>
                <c:pt idx="318">
                  <c:v>-0.034736</c:v>
                </c:pt>
                <c:pt idx="319">
                  <c:v>-0.023774</c:v>
                </c:pt>
                <c:pt idx="320">
                  <c:v>-0.041523</c:v>
                </c:pt>
                <c:pt idx="321">
                  <c:v>-0.163541</c:v>
                </c:pt>
                <c:pt idx="322">
                  <c:v>0.032021</c:v>
                </c:pt>
                <c:pt idx="323">
                  <c:v>0.188248</c:v>
                </c:pt>
                <c:pt idx="324">
                  <c:v>0.028713</c:v>
                </c:pt>
                <c:pt idx="325">
                  <c:v>-0.019885</c:v>
                </c:pt>
                <c:pt idx="326">
                  <c:v>0.13176</c:v>
                </c:pt>
                <c:pt idx="327">
                  <c:v>0.368639</c:v>
                </c:pt>
                <c:pt idx="328">
                  <c:v>0.125321</c:v>
                </c:pt>
                <c:pt idx="329">
                  <c:v>0.044152</c:v>
                </c:pt>
                <c:pt idx="330">
                  <c:v>-0.061125</c:v>
                </c:pt>
                <c:pt idx="331">
                  <c:v>0.049916</c:v>
                </c:pt>
                <c:pt idx="332">
                  <c:v>0.110154</c:v>
                </c:pt>
                <c:pt idx="333">
                  <c:v>0.029268</c:v>
                </c:pt>
                <c:pt idx="334">
                  <c:v>-0.225834</c:v>
                </c:pt>
                <c:pt idx="335">
                  <c:v>-0.579739</c:v>
                </c:pt>
                <c:pt idx="336">
                  <c:v>-0.167111</c:v>
                </c:pt>
                <c:pt idx="337">
                  <c:v>-0.360418</c:v>
                </c:pt>
                <c:pt idx="338">
                  <c:v>-0.342085</c:v>
                </c:pt>
                <c:pt idx="339">
                  <c:v>-0.692985</c:v>
                </c:pt>
                <c:pt idx="340">
                  <c:v>-0.039333</c:v>
                </c:pt>
                <c:pt idx="341">
                  <c:v>-0.001377</c:v>
                </c:pt>
                <c:pt idx="342">
                  <c:v>-0.03382</c:v>
                </c:pt>
                <c:pt idx="343">
                  <c:v>-0.130626</c:v>
                </c:pt>
                <c:pt idx="344">
                  <c:v>-0.22162</c:v>
                </c:pt>
                <c:pt idx="345">
                  <c:v>-0.371623</c:v>
                </c:pt>
                <c:pt idx="346">
                  <c:v>0.115216</c:v>
                </c:pt>
                <c:pt idx="347">
                  <c:v>0.491827</c:v>
                </c:pt>
                <c:pt idx="348">
                  <c:v>0.578805</c:v>
                </c:pt>
                <c:pt idx="349">
                  <c:v>1.319557</c:v>
                </c:pt>
                <c:pt idx="350">
                  <c:v>0.831025</c:v>
                </c:pt>
                <c:pt idx="351">
                  <c:v>1.674863</c:v>
                </c:pt>
                <c:pt idx="352">
                  <c:v>0.792458</c:v>
                </c:pt>
                <c:pt idx="353">
                  <c:v>1.391393</c:v>
                </c:pt>
                <c:pt idx="354">
                  <c:v>0.293329</c:v>
                </c:pt>
                <c:pt idx="355">
                  <c:v>0.313265</c:v>
                </c:pt>
                <c:pt idx="356">
                  <c:v>-0.162691</c:v>
                </c:pt>
                <c:pt idx="357">
                  <c:v>-0.395404</c:v>
                </c:pt>
                <c:pt idx="358">
                  <c:v>-0.362577</c:v>
                </c:pt>
                <c:pt idx="359">
                  <c:v>-0.924653</c:v>
                </c:pt>
                <c:pt idx="360">
                  <c:v>-0.684187</c:v>
                </c:pt>
                <c:pt idx="361">
                  <c:v>-1.396839</c:v>
                </c:pt>
                <c:pt idx="362">
                  <c:v>-0.701105</c:v>
                </c:pt>
                <c:pt idx="363">
                  <c:v>-1.273201</c:v>
                </c:pt>
                <c:pt idx="364">
                  <c:v>-0.41555</c:v>
                </c:pt>
                <c:pt idx="365">
                  <c:v>-0.669228</c:v>
                </c:pt>
                <c:pt idx="366">
                  <c:v>-0.141179</c:v>
                </c:pt>
                <c:pt idx="367">
                  <c:v>-0.180211</c:v>
                </c:pt>
                <c:pt idx="368">
                  <c:v>0.209438</c:v>
                </c:pt>
                <c:pt idx="369">
                  <c:v>0.85641</c:v>
                </c:pt>
                <c:pt idx="370">
                  <c:v>0.773132</c:v>
                </c:pt>
                <c:pt idx="371">
                  <c:v>1.373419</c:v>
                </c:pt>
                <c:pt idx="372">
                  <c:v>0.506413</c:v>
                </c:pt>
                <c:pt idx="373">
                  <c:v>1.252916</c:v>
                </c:pt>
                <c:pt idx="374">
                  <c:v>1.065308</c:v>
                </c:pt>
                <c:pt idx="375">
                  <c:v>2.328823</c:v>
                </c:pt>
                <c:pt idx="376">
                  <c:v>1.211866</c:v>
                </c:pt>
                <c:pt idx="377">
                  <c:v>2.314102</c:v>
                </c:pt>
                <c:pt idx="378">
                  <c:v>1.107708</c:v>
                </c:pt>
                <c:pt idx="379">
                  <c:v>2.193944</c:v>
                </c:pt>
                <c:pt idx="380">
                  <c:v>1.067735</c:v>
                </c:pt>
                <c:pt idx="381">
                  <c:v>2.069593</c:v>
                </c:pt>
                <c:pt idx="382">
                  <c:v>0.880337</c:v>
                </c:pt>
                <c:pt idx="383">
                  <c:v>1.563616</c:v>
                </c:pt>
                <c:pt idx="384">
                  <c:v>0.525702</c:v>
                </c:pt>
                <c:pt idx="385">
                  <c:v>1.091881</c:v>
                </c:pt>
                <c:pt idx="386">
                  <c:v>0.583241</c:v>
                </c:pt>
                <c:pt idx="387">
                  <c:v>0.962257</c:v>
                </c:pt>
                <c:pt idx="388">
                  <c:v>0.155328</c:v>
                </c:pt>
                <c:pt idx="389">
                  <c:v>0.431529</c:v>
                </c:pt>
                <c:pt idx="390">
                  <c:v>0.575779</c:v>
                </c:pt>
                <c:pt idx="391">
                  <c:v>0.737432</c:v>
                </c:pt>
                <c:pt idx="392">
                  <c:v>-0.856857</c:v>
                </c:pt>
                <c:pt idx="393">
                  <c:v>-2.378667</c:v>
                </c:pt>
                <c:pt idx="394">
                  <c:v>-0.915663</c:v>
                </c:pt>
                <c:pt idx="395">
                  <c:v>-0.181828</c:v>
                </c:pt>
                <c:pt idx="396">
                  <c:v>-0.524101</c:v>
                </c:pt>
                <c:pt idx="397">
                  <c:v>-3.108618</c:v>
                </c:pt>
                <c:pt idx="398">
                  <c:v>-2.460219</c:v>
                </c:pt>
                <c:pt idx="399">
                  <c:v>-3.17052</c:v>
                </c:pt>
                <c:pt idx="400">
                  <c:v>-1.052263</c:v>
                </c:pt>
                <c:pt idx="401">
                  <c:v>-3.004321</c:v>
                </c:pt>
                <c:pt idx="402">
                  <c:v>-1.806314</c:v>
                </c:pt>
                <c:pt idx="403">
                  <c:v>-2.909748</c:v>
                </c:pt>
                <c:pt idx="404">
                  <c:v>-0.574504</c:v>
                </c:pt>
                <c:pt idx="405">
                  <c:v>-0.832671</c:v>
                </c:pt>
                <c:pt idx="406">
                  <c:v>0.178434</c:v>
                </c:pt>
                <c:pt idx="407">
                  <c:v>0.714113</c:v>
                </c:pt>
                <c:pt idx="408">
                  <c:v>0.688827</c:v>
                </c:pt>
                <c:pt idx="409">
                  <c:v>1.451078</c:v>
                </c:pt>
                <c:pt idx="410">
                  <c:v>0.68531</c:v>
                </c:pt>
                <c:pt idx="411">
                  <c:v>1.231675</c:v>
                </c:pt>
                <c:pt idx="412">
                  <c:v>0.414992</c:v>
                </c:pt>
                <c:pt idx="413">
                  <c:v>0.818799</c:v>
                </c:pt>
                <c:pt idx="414">
                  <c:v>0.492872</c:v>
                </c:pt>
                <c:pt idx="415">
                  <c:v>1.009044</c:v>
                </c:pt>
                <c:pt idx="416">
                  <c:v>0.304685</c:v>
                </c:pt>
                <c:pt idx="417">
                  <c:v>0.216888</c:v>
                </c:pt>
                <c:pt idx="418">
                  <c:v>-0.495292</c:v>
                </c:pt>
                <c:pt idx="419">
                  <c:v>-1.152406</c:v>
                </c:pt>
                <c:pt idx="420">
                  <c:v>-0.428001</c:v>
                </c:pt>
                <c:pt idx="421">
                  <c:v>-0.412488</c:v>
                </c:pt>
                <c:pt idx="422">
                  <c:v>0.294151</c:v>
                </c:pt>
                <c:pt idx="423">
                  <c:v>0.28626</c:v>
                </c:pt>
                <c:pt idx="424">
                  <c:v>-0.327524</c:v>
                </c:pt>
                <c:pt idx="425">
                  <c:v>-0.790753</c:v>
                </c:pt>
                <c:pt idx="426">
                  <c:v>-0.331738</c:v>
                </c:pt>
                <c:pt idx="427">
                  <c:v>-0.236828</c:v>
                </c:pt>
                <c:pt idx="428">
                  <c:v>0.416244</c:v>
                </c:pt>
                <c:pt idx="429">
                  <c:v>0.845604</c:v>
                </c:pt>
                <c:pt idx="430">
                  <c:v>0.386196</c:v>
                </c:pt>
                <c:pt idx="431">
                  <c:v>1.281993</c:v>
                </c:pt>
                <c:pt idx="432">
                  <c:v>1.541785</c:v>
                </c:pt>
                <c:pt idx="433">
                  <c:v>3.124088</c:v>
                </c:pt>
                <c:pt idx="434">
                  <c:v>1.324034</c:v>
                </c:pt>
                <c:pt idx="435">
                  <c:v>2.635834</c:v>
                </c:pt>
                <c:pt idx="436">
                  <c:v>1.666475</c:v>
                </c:pt>
                <c:pt idx="437">
                  <c:v>3.343531</c:v>
                </c:pt>
                <c:pt idx="438">
                  <c:v>1.303749</c:v>
                </c:pt>
                <c:pt idx="439">
                  <c:v>2.405428</c:v>
                </c:pt>
                <c:pt idx="440">
                  <c:v>0.789158</c:v>
                </c:pt>
                <c:pt idx="441">
                  <c:v>1.439317</c:v>
                </c:pt>
                <c:pt idx="442">
                  <c:v>0.656171</c:v>
                </c:pt>
                <c:pt idx="443">
                  <c:v>1.264603</c:v>
                </c:pt>
                <c:pt idx="444">
                  <c:v>0.451184</c:v>
                </c:pt>
                <c:pt idx="445">
                  <c:v>0.506731</c:v>
                </c:pt>
                <c:pt idx="446">
                  <c:v>-0.273794</c:v>
                </c:pt>
                <c:pt idx="447">
                  <c:v>-0.624758</c:v>
                </c:pt>
                <c:pt idx="448">
                  <c:v>-0.660448</c:v>
                </c:pt>
                <c:pt idx="449">
                  <c:v>-1.546447</c:v>
                </c:pt>
                <c:pt idx="450">
                  <c:v>-0.87392</c:v>
                </c:pt>
                <c:pt idx="451">
                  <c:v>-1.993285</c:v>
                </c:pt>
                <c:pt idx="452">
                  <c:v>-1.558457</c:v>
                </c:pt>
                <c:pt idx="453">
                  <c:v>-2.984442</c:v>
                </c:pt>
                <c:pt idx="454">
                  <c:v>-1.143624</c:v>
                </c:pt>
                <c:pt idx="455">
                  <c:v>-2.193587</c:v>
                </c:pt>
                <c:pt idx="456">
                  <c:v>-1.191647</c:v>
                </c:pt>
                <c:pt idx="457">
                  <c:v>-2.15826</c:v>
                </c:pt>
                <c:pt idx="458">
                  <c:v>-0.604871</c:v>
                </c:pt>
                <c:pt idx="459">
                  <c:v>-1.227664</c:v>
                </c:pt>
                <c:pt idx="460">
                  <c:v>-0.347957</c:v>
                </c:pt>
                <c:pt idx="461">
                  <c:v>-0.837088</c:v>
                </c:pt>
                <c:pt idx="462">
                  <c:v>-1.431883</c:v>
                </c:pt>
                <c:pt idx="463">
                  <c:v>-2.811689</c:v>
                </c:pt>
                <c:pt idx="464">
                  <c:v>-0.725084</c:v>
                </c:pt>
                <c:pt idx="465">
                  <c:v>-0.944103</c:v>
                </c:pt>
                <c:pt idx="466">
                  <c:v>-0.126688</c:v>
                </c:pt>
                <c:pt idx="467">
                  <c:v>-0.158081</c:v>
                </c:pt>
                <c:pt idx="468">
                  <c:v>0.144572</c:v>
                </c:pt>
                <c:pt idx="469">
                  <c:v>0.795114</c:v>
                </c:pt>
                <c:pt idx="470">
                  <c:v>1.036175</c:v>
                </c:pt>
                <c:pt idx="471">
                  <c:v>2.06927</c:v>
                </c:pt>
                <c:pt idx="472">
                  <c:v>0.932468</c:v>
                </c:pt>
                <c:pt idx="473">
                  <c:v>2.023181</c:v>
                </c:pt>
                <c:pt idx="474">
                  <c:v>1.26144</c:v>
                </c:pt>
                <c:pt idx="475">
                  <c:v>2.798629</c:v>
                </c:pt>
                <c:pt idx="476">
                  <c:v>1.541636</c:v>
                </c:pt>
                <c:pt idx="477">
                  <c:v>2.872053</c:v>
                </c:pt>
                <c:pt idx="478">
                  <c:v>1.105525</c:v>
                </c:pt>
                <c:pt idx="479">
                  <c:v>1.978706</c:v>
                </c:pt>
                <c:pt idx="480">
                  <c:v>0.577635</c:v>
                </c:pt>
                <c:pt idx="481">
                  <c:v>1.128243</c:v>
                </c:pt>
                <c:pt idx="482">
                  <c:v>0.944912</c:v>
                </c:pt>
                <c:pt idx="483">
                  <c:v>2.141803</c:v>
                </c:pt>
                <c:pt idx="484">
                  <c:v>0.727077</c:v>
                </c:pt>
                <c:pt idx="485">
                  <c:v>0.828878</c:v>
                </c:pt>
                <c:pt idx="486">
                  <c:v>0.103482</c:v>
                </c:pt>
                <c:pt idx="487">
                  <c:v>0.307102</c:v>
                </c:pt>
                <c:pt idx="488">
                  <c:v>0.216369</c:v>
                </c:pt>
                <c:pt idx="489">
                  <c:v>0.370972</c:v>
                </c:pt>
                <c:pt idx="490">
                  <c:v>0.034871</c:v>
                </c:pt>
                <c:pt idx="491">
                  <c:v>-0.016833</c:v>
                </c:pt>
                <c:pt idx="492">
                  <c:v>-0.072631</c:v>
                </c:pt>
                <c:pt idx="493">
                  <c:v>-0.048455</c:v>
                </c:pt>
                <c:pt idx="494">
                  <c:v>-0.004288</c:v>
                </c:pt>
                <c:pt idx="495">
                  <c:v>-0.195931</c:v>
                </c:pt>
                <c:pt idx="496">
                  <c:v>-0.166707</c:v>
                </c:pt>
                <c:pt idx="497">
                  <c:v>-0.251407</c:v>
                </c:pt>
                <c:pt idx="498">
                  <c:v>-0.150779</c:v>
                </c:pt>
                <c:pt idx="499">
                  <c:v>-0.272182</c:v>
                </c:pt>
                <c:pt idx="500">
                  <c:v>-0.142006</c:v>
                </c:pt>
                <c:pt idx="501">
                  <c:v>-0.376385</c:v>
                </c:pt>
                <c:pt idx="502">
                  <c:v>0.041651</c:v>
                </c:pt>
                <c:pt idx="503">
                  <c:v>0.120122</c:v>
                </c:pt>
                <c:pt idx="504">
                  <c:v>-0.028343</c:v>
                </c:pt>
                <c:pt idx="505">
                  <c:v>-0.064174</c:v>
                </c:pt>
                <c:pt idx="506">
                  <c:v>0.008233</c:v>
                </c:pt>
                <c:pt idx="507">
                  <c:v>0.054754</c:v>
                </c:pt>
                <c:pt idx="508">
                  <c:v>0.057052</c:v>
                </c:pt>
                <c:pt idx="509">
                  <c:v>0.068831</c:v>
                </c:pt>
                <c:pt idx="510">
                  <c:v>-0.00419</c:v>
                </c:pt>
                <c:pt idx="511">
                  <c:v>0.025935</c:v>
                </c:pt>
                <c:pt idx="512">
                  <c:v>-0.005526</c:v>
                </c:pt>
                <c:pt idx="513">
                  <c:v>-0.041195</c:v>
                </c:pt>
                <c:pt idx="514">
                  <c:v>0.011851</c:v>
                </c:pt>
                <c:pt idx="515">
                  <c:v>0.068308</c:v>
                </c:pt>
                <c:pt idx="516">
                  <c:v>0.073574</c:v>
                </c:pt>
                <c:pt idx="517">
                  <c:v>0.161736</c:v>
                </c:pt>
                <c:pt idx="518">
                  <c:v>0.046357</c:v>
                </c:pt>
                <c:pt idx="519">
                  <c:v>0.091641</c:v>
                </c:pt>
                <c:pt idx="520">
                  <c:v>0.100803</c:v>
                </c:pt>
                <c:pt idx="521">
                  <c:v>0.150159</c:v>
                </c:pt>
                <c:pt idx="522">
                  <c:v>-0.03744</c:v>
                </c:pt>
                <c:pt idx="523">
                  <c:v>-0.073767</c:v>
                </c:pt>
                <c:pt idx="524">
                  <c:v>0.013295</c:v>
                </c:pt>
                <c:pt idx="525">
                  <c:v>-0.035048</c:v>
                </c:pt>
                <c:pt idx="526">
                  <c:v>-0.161942</c:v>
                </c:pt>
                <c:pt idx="527">
                  <c:v>-0.315001</c:v>
                </c:pt>
                <c:pt idx="528">
                  <c:v>0.045535</c:v>
                </c:pt>
                <c:pt idx="529">
                  <c:v>-0.014647</c:v>
                </c:pt>
                <c:pt idx="530">
                  <c:v>-0.053544</c:v>
                </c:pt>
                <c:pt idx="531">
                  <c:v>-0.057754</c:v>
                </c:pt>
                <c:pt idx="532">
                  <c:v>-0.02241</c:v>
                </c:pt>
                <c:pt idx="533">
                  <c:v>-0.053609</c:v>
                </c:pt>
                <c:pt idx="534">
                  <c:v>0.004235</c:v>
                </c:pt>
                <c:pt idx="535">
                  <c:v>0.010626</c:v>
                </c:pt>
                <c:pt idx="536">
                  <c:v>-0.033357</c:v>
                </c:pt>
                <c:pt idx="537">
                  <c:v>-0.039102</c:v>
                </c:pt>
                <c:pt idx="538">
                  <c:v>-0.028628</c:v>
                </c:pt>
                <c:pt idx="539">
                  <c:v>-0.073941</c:v>
                </c:pt>
                <c:pt idx="540">
                  <c:v>-0.037812</c:v>
                </c:pt>
                <c:pt idx="541">
                  <c:v>-0.067322</c:v>
                </c:pt>
                <c:pt idx="542">
                  <c:v>-0.066972</c:v>
                </c:pt>
                <c:pt idx="543">
                  <c:v>-0.092359</c:v>
                </c:pt>
                <c:pt idx="544">
                  <c:v>0.05582</c:v>
                </c:pt>
                <c:pt idx="545">
                  <c:v>0.081827</c:v>
                </c:pt>
                <c:pt idx="546">
                  <c:v>0.046339</c:v>
                </c:pt>
                <c:pt idx="547">
                  <c:v>0.107396</c:v>
                </c:pt>
                <c:pt idx="548">
                  <c:v>-0.023918</c:v>
                </c:pt>
                <c:pt idx="549">
                  <c:v>-0.089518</c:v>
                </c:pt>
                <c:pt idx="550">
                  <c:v>0.017806</c:v>
                </c:pt>
                <c:pt idx="551">
                  <c:v>0.157253</c:v>
                </c:pt>
                <c:pt idx="552">
                  <c:v>0.198767</c:v>
                </c:pt>
                <c:pt idx="553">
                  <c:v>0.344097</c:v>
                </c:pt>
                <c:pt idx="554">
                  <c:v>0.067849</c:v>
                </c:pt>
                <c:pt idx="555">
                  <c:v>0.091795</c:v>
                </c:pt>
                <c:pt idx="556">
                  <c:v>0.020286</c:v>
                </c:pt>
                <c:pt idx="557">
                  <c:v>0.066618</c:v>
                </c:pt>
                <c:pt idx="558">
                  <c:v>0.04795</c:v>
                </c:pt>
                <c:pt idx="559">
                  <c:v>0.010417</c:v>
                </c:pt>
                <c:pt idx="560">
                  <c:v>-0.106771</c:v>
                </c:pt>
                <c:pt idx="561">
                  <c:v>-0.161394</c:v>
                </c:pt>
                <c:pt idx="562">
                  <c:v>0.032345</c:v>
                </c:pt>
                <c:pt idx="563">
                  <c:v>0.051484</c:v>
                </c:pt>
                <c:pt idx="564">
                  <c:v>-0.028836</c:v>
                </c:pt>
                <c:pt idx="565">
                  <c:v>-0.017457</c:v>
                </c:pt>
                <c:pt idx="566">
                  <c:v>-0.000637</c:v>
                </c:pt>
                <c:pt idx="567">
                  <c:v>-0.02472</c:v>
                </c:pt>
                <c:pt idx="568">
                  <c:v>0.038487</c:v>
                </c:pt>
                <c:pt idx="569">
                  <c:v>0.046081</c:v>
                </c:pt>
                <c:pt idx="570">
                  <c:v>-0.117061</c:v>
                </c:pt>
                <c:pt idx="571">
                  <c:v>-0.181378</c:v>
                </c:pt>
                <c:pt idx="572">
                  <c:v>-0.022319</c:v>
                </c:pt>
                <c:pt idx="573">
                  <c:v>0.009018</c:v>
                </c:pt>
                <c:pt idx="574">
                  <c:v>0.169934</c:v>
                </c:pt>
                <c:pt idx="575">
                  <c:v>0.28349</c:v>
                </c:pt>
                <c:pt idx="576">
                  <c:v>-0.034937</c:v>
                </c:pt>
                <c:pt idx="577">
                  <c:v>-0.058936</c:v>
                </c:pt>
                <c:pt idx="578">
                  <c:v>-0.035872</c:v>
                </c:pt>
                <c:pt idx="579">
                  <c:v>-0.174665</c:v>
                </c:pt>
                <c:pt idx="580">
                  <c:v>-0.186194</c:v>
                </c:pt>
                <c:pt idx="581">
                  <c:v>-0.238619</c:v>
                </c:pt>
                <c:pt idx="582">
                  <c:v>0.014375</c:v>
                </c:pt>
                <c:pt idx="583">
                  <c:v>-0.104497</c:v>
                </c:pt>
                <c:pt idx="584">
                  <c:v>-0.223013</c:v>
                </c:pt>
                <c:pt idx="585">
                  <c:v>-0.444069</c:v>
                </c:pt>
                <c:pt idx="586">
                  <c:v>-0.285255</c:v>
                </c:pt>
                <c:pt idx="587">
                  <c:v>-0.534456</c:v>
                </c:pt>
                <c:pt idx="588">
                  <c:v>-0.114704</c:v>
                </c:pt>
                <c:pt idx="589">
                  <c:v>-0.211295</c:v>
                </c:pt>
                <c:pt idx="590">
                  <c:v>-0.236137</c:v>
                </c:pt>
                <c:pt idx="591">
                  <c:v>-0.521091</c:v>
                </c:pt>
                <c:pt idx="592">
                  <c:v>-0.181648</c:v>
                </c:pt>
                <c:pt idx="593">
                  <c:v>-0.225498</c:v>
                </c:pt>
                <c:pt idx="594">
                  <c:v>-0.015153</c:v>
                </c:pt>
              </c:numCache>
            </c:numRef>
          </c:val>
          <c:smooth val="0"/>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dLbls>
            <c:delete val="1"/>
          </c:dLbls>
          <c:val>
            <c:numRef>
              <c:f>'[action2 5 times gyro.csv]action2 5 times gyro'!$K$2:$K$596</c:f>
              <c:numCache>
                <c:formatCode>General</c:formatCode>
                <c:ptCount val="595"/>
                <c:pt idx="0">
                  <c:v>-0.032975</c:v>
                </c:pt>
                <c:pt idx="1">
                  <c:v>0.121457</c:v>
                </c:pt>
                <c:pt idx="2">
                  <c:v>-0.152228</c:v>
                </c:pt>
                <c:pt idx="3">
                  <c:v>-0.272532</c:v>
                </c:pt>
                <c:pt idx="4">
                  <c:v>-0.042609</c:v>
                </c:pt>
                <c:pt idx="5">
                  <c:v>-0.110724</c:v>
                </c:pt>
                <c:pt idx="6">
                  <c:v>-0.09782</c:v>
                </c:pt>
                <c:pt idx="7">
                  <c:v>-0.150839</c:v>
                </c:pt>
                <c:pt idx="8">
                  <c:v>-0.002884</c:v>
                </c:pt>
                <c:pt idx="9">
                  <c:v>-0.067554</c:v>
                </c:pt>
                <c:pt idx="10">
                  <c:v>-0.072095</c:v>
                </c:pt>
                <c:pt idx="11">
                  <c:v>-0.065336</c:v>
                </c:pt>
                <c:pt idx="12">
                  <c:v>0.067509</c:v>
                </c:pt>
                <c:pt idx="13">
                  <c:v>0.035987</c:v>
                </c:pt>
                <c:pt idx="14">
                  <c:v>-0.106035</c:v>
                </c:pt>
                <c:pt idx="15">
                  <c:v>-0.139571</c:v>
                </c:pt>
                <c:pt idx="16">
                  <c:v>0.022913</c:v>
                </c:pt>
                <c:pt idx="17">
                  <c:v>0.021191</c:v>
                </c:pt>
                <c:pt idx="18">
                  <c:v>-0.02525</c:v>
                </c:pt>
                <c:pt idx="19">
                  <c:v>0.002826</c:v>
                </c:pt>
                <c:pt idx="20">
                  <c:v>0.078198</c:v>
                </c:pt>
                <c:pt idx="21">
                  <c:v>0.120081</c:v>
                </c:pt>
                <c:pt idx="22">
                  <c:v>-0.044628</c:v>
                </c:pt>
                <c:pt idx="23">
                  <c:v>-0.150164</c:v>
                </c:pt>
                <c:pt idx="24">
                  <c:v>0.016995</c:v>
                </c:pt>
                <c:pt idx="25">
                  <c:v>0.281292</c:v>
                </c:pt>
                <c:pt idx="26">
                  <c:v>-0.119434</c:v>
                </c:pt>
                <c:pt idx="27">
                  <c:v>-0.477348</c:v>
                </c:pt>
                <c:pt idx="28">
                  <c:v>-0.101955</c:v>
                </c:pt>
                <c:pt idx="29">
                  <c:v>-0.102851</c:v>
                </c:pt>
                <c:pt idx="30">
                  <c:v>-0.073229</c:v>
                </c:pt>
                <c:pt idx="31">
                  <c:v>-0.216812</c:v>
                </c:pt>
                <c:pt idx="32">
                  <c:v>-0.129823</c:v>
                </c:pt>
                <c:pt idx="33">
                  <c:v>-0.236292</c:v>
                </c:pt>
                <c:pt idx="34">
                  <c:v>-0.051116</c:v>
                </c:pt>
                <c:pt idx="35">
                  <c:v>-0.075565</c:v>
                </c:pt>
                <c:pt idx="36">
                  <c:v>-0.061598</c:v>
                </c:pt>
                <c:pt idx="37">
                  <c:v>-0.117776</c:v>
                </c:pt>
                <c:pt idx="38">
                  <c:v>-0.014664</c:v>
                </c:pt>
                <c:pt idx="39">
                  <c:v>-0.070997</c:v>
                </c:pt>
                <c:pt idx="40">
                  <c:v>-0.123576</c:v>
                </c:pt>
                <c:pt idx="41">
                  <c:v>-0.195028</c:v>
                </c:pt>
                <c:pt idx="42">
                  <c:v>0.013674</c:v>
                </c:pt>
                <c:pt idx="43">
                  <c:v>0.013373</c:v>
                </c:pt>
                <c:pt idx="44">
                  <c:v>-0.100691</c:v>
                </c:pt>
                <c:pt idx="45">
                  <c:v>-0.083301</c:v>
                </c:pt>
                <c:pt idx="46">
                  <c:v>0.267686</c:v>
                </c:pt>
                <c:pt idx="47">
                  <c:v>0.547292</c:v>
                </c:pt>
                <c:pt idx="48">
                  <c:v>0.190216</c:v>
                </c:pt>
                <c:pt idx="49">
                  <c:v>0.491165</c:v>
                </c:pt>
                <c:pt idx="50">
                  <c:v>0.605542</c:v>
                </c:pt>
                <c:pt idx="51">
                  <c:v>1.385903</c:v>
                </c:pt>
                <c:pt idx="52">
                  <c:v>0.543979</c:v>
                </c:pt>
                <c:pt idx="53">
                  <c:v>0.727844</c:v>
                </c:pt>
                <c:pt idx="54">
                  <c:v>0.01652</c:v>
                </c:pt>
                <c:pt idx="55">
                  <c:v>0.306973</c:v>
                </c:pt>
                <c:pt idx="56">
                  <c:v>0.635862</c:v>
                </c:pt>
                <c:pt idx="57">
                  <c:v>1.077949</c:v>
                </c:pt>
                <c:pt idx="58">
                  <c:v>-0.23021</c:v>
                </c:pt>
                <c:pt idx="59">
                  <c:v>-0.917513</c:v>
                </c:pt>
                <c:pt idx="60">
                  <c:v>-0.191646</c:v>
                </c:pt>
                <c:pt idx="61">
                  <c:v>0.53098</c:v>
                </c:pt>
                <c:pt idx="62">
                  <c:v>0.651219</c:v>
                </c:pt>
                <c:pt idx="63">
                  <c:v>0.409911</c:v>
                </c:pt>
                <c:pt idx="64">
                  <c:v>-0.384098</c:v>
                </c:pt>
                <c:pt idx="65">
                  <c:v>-0.397125</c:v>
                </c:pt>
                <c:pt idx="66">
                  <c:v>0.214298</c:v>
                </c:pt>
                <c:pt idx="67">
                  <c:v>0.023765</c:v>
                </c:pt>
                <c:pt idx="68">
                  <c:v>-0.3731</c:v>
                </c:pt>
                <c:pt idx="69">
                  <c:v>-0.686573</c:v>
                </c:pt>
                <c:pt idx="70">
                  <c:v>-0.011348</c:v>
                </c:pt>
                <c:pt idx="71">
                  <c:v>0.36039</c:v>
                </c:pt>
                <c:pt idx="72">
                  <c:v>0.225615</c:v>
                </c:pt>
                <c:pt idx="73">
                  <c:v>-0.044981</c:v>
                </c:pt>
                <c:pt idx="74">
                  <c:v>-0.364813</c:v>
                </c:pt>
                <c:pt idx="75">
                  <c:v>-0.071681</c:v>
                </c:pt>
                <c:pt idx="76">
                  <c:v>0.52726</c:v>
                </c:pt>
                <c:pt idx="77">
                  <c:v>0.389114</c:v>
                </c:pt>
                <c:pt idx="78">
                  <c:v>-0.038431</c:v>
                </c:pt>
                <c:pt idx="79">
                  <c:v>0.650262</c:v>
                </c:pt>
                <c:pt idx="80">
                  <c:v>1.014188</c:v>
                </c:pt>
                <c:pt idx="81">
                  <c:v>1.888536</c:v>
                </c:pt>
                <c:pt idx="82">
                  <c:v>0.587007</c:v>
                </c:pt>
                <c:pt idx="83">
                  <c:v>1.346859</c:v>
                </c:pt>
                <c:pt idx="84">
                  <c:v>1.111037</c:v>
                </c:pt>
                <c:pt idx="85">
                  <c:v>3.040799</c:v>
                </c:pt>
                <c:pt idx="86">
                  <c:v>2.287041</c:v>
                </c:pt>
                <c:pt idx="87">
                  <c:v>4.215475</c:v>
                </c:pt>
                <c:pt idx="88">
                  <c:v>1.283208</c:v>
                </c:pt>
                <c:pt idx="89">
                  <c:v>2.986427</c:v>
                </c:pt>
                <c:pt idx="90">
                  <c:v>2.666898</c:v>
                </c:pt>
                <c:pt idx="91">
                  <c:v>5.353178</c:v>
                </c:pt>
                <c:pt idx="92">
                  <c:v>2.155531</c:v>
                </c:pt>
                <c:pt idx="93">
                  <c:v>3.989652</c:v>
                </c:pt>
                <c:pt idx="94">
                  <c:v>2.366589</c:v>
                </c:pt>
                <c:pt idx="95">
                  <c:v>5.055915</c:v>
                </c:pt>
                <c:pt idx="96">
                  <c:v>2.862873</c:v>
                </c:pt>
                <c:pt idx="97">
                  <c:v>5.600334</c:v>
                </c:pt>
                <c:pt idx="98">
                  <c:v>2.556602</c:v>
                </c:pt>
                <c:pt idx="99">
                  <c:v>5.543066</c:v>
                </c:pt>
                <c:pt idx="100">
                  <c:v>3.128077</c:v>
                </c:pt>
                <c:pt idx="101">
                  <c:v>5.691268</c:v>
                </c:pt>
                <c:pt idx="102">
                  <c:v>3.041184</c:v>
                </c:pt>
                <c:pt idx="103">
                  <c:v>7.151703</c:v>
                </c:pt>
                <c:pt idx="104">
                  <c:v>4.420843</c:v>
                </c:pt>
                <c:pt idx="105">
                  <c:v>7.956924</c:v>
                </c:pt>
                <c:pt idx="106">
                  <c:v>3.492806</c:v>
                </c:pt>
                <c:pt idx="107">
                  <c:v>7.820112</c:v>
                </c:pt>
                <c:pt idx="108">
                  <c:v>4.487658</c:v>
                </c:pt>
                <c:pt idx="109">
                  <c:v>8.479067</c:v>
                </c:pt>
                <c:pt idx="110">
                  <c:v>3.507353</c:v>
                </c:pt>
                <c:pt idx="111">
                  <c:v>7.191744</c:v>
                </c:pt>
                <c:pt idx="112">
                  <c:v>3.680092</c:v>
                </c:pt>
                <c:pt idx="113">
                  <c:v>7.163622</c:v>
                </c:pt>
                <c:pt idx="114">
                  <c:v>3.28211</c:v>
                </c:pt>
                <c:pt idx="115">
                  <c:v>5.857833</c:v>
                </c:pt>
                <c:pt idx="116">
                  <c:v>1.849982</c:v>
                </c:pt>
                <c:pt idx="117">
                  <c:v>3.614364</c:v>
                </c:pt>
                <c:pt idx="118">
                  <c:v>1.583112</c:v>
                </c:pt>
                <c:pt idx="119">
                  <c:v>2.600534</c:v>
                </c:pt>
                <c:pt idx="120">
                  <c:v>0.651987</c:v>
                </c:pt>
                <c:pt idx="121">
                  <c:v>1.092069</c:v>
                </c:pt>
                <c:pt idx="122">
                  <c:v>0.341006</c:v>
                </c:pt>
                <c:pt idx="123">
                  <c:v>0.618974</c:v>
                </c:pt>
                <c:pt idx="124">
                  <c:v>0.11916</c:v>
                </c:pt>
                <c:pt idx="125">
                  <c:v>0.195821</c:v>
                </c:pt>
                <c:pt idx="126">
                  <c:v>0.013765</c:v>
                </c:pt>
                <c:pt idx="127">
                  <c:v>0.067847</c:v>
                </c:pt>
                <c:pt idx="128">
                  <c:v>0.129644</c:v>
                </c:pt>
                <c:pt idx="129">
                  <c:v>0.267935</c:v>
                </c:pt>
                <c:pt idx="130">
                  <c:v>0.136357</c:v>
                </c:pt>
                <c:pt idx="131">
                  <c:v>0.242913</c:v>
                </c:pt>
                <c:pt idx="132">
                  <c:v>0.221331</c:v>
                </c:pt>
                <c:pt idx="133">
                  <c:v>0.546741</c:v>
                </c:pt>
                <c:pt idx="134">
                  <c:v>0.233847</c:v>
                </c:pt>
                <c:pt idx="135">
                  <c:v>0.41719</c:v>
                </c:pt>
                <c:pt idx="136">
                  <c:v>0.102875</c:v>
                </c:pt>
                <c:pt idx="137">
                  <c:v>0.078949</c:v>
                </c:pt>
                <c:pt idx="138">
                  <c:v>0.008881</c:v>
                </c:pt>
                <c:pt idx="139">
                  <c:v>0.019744</c:v>
                </c:pt>
                <c:pt idx="140">
                  <c:v>-0.320106</c:v>
                </c:pt>
                <c:pt idx="141">
                  <c:v>-0.828169</c:v>
                </c:pt>
                <c:pt idx="142">
                  <c:v>-0.371705</c:v>
                </c:pt>
                <c:pt idx="143">
                  <c:v>-0.242352</c:v>
                </c:pt>
                <c:pt idx="144">
                  <c:v>-0.255887</c:v>
                </c:pt>
                <c:pt idx="145">
                  <c:v>-2.172953</c:v>
                </c:pt>
                <c:pt idx="146">
                  <c:v>-1.356318</c:v>
                </c:pt>
                <c:pt idx="147">
                  <c:v>-1.289104</c:v>
                </c:pt>
                <c:pt idx="148">
                  <c:v>-1.061306</c:v>
                </c:pt>
                <c:pt idx="149">
                  <c:v>-3.763065</c:v>
                </c:pt>
                <c:pt idx="150">
                  <c:v>-2.274549</c:v>
                </c:pt>
                <c:pt idx="151">
                  <c:v>-2.712965</c:v>
                </c:pt>
                <c:pt idx="152">
                  <c:v>0.546956</c:v>
                </c:pt>
                <c:pt idx="153">
                  <c:v>1.487449</c:v>
                </c:pt>
                <c:pt idx="154">
                  <c:v>0.240231</c:v>
                </c:pt>
                <c:pt idx="155">
                  <c:v>-0.141493</c:v>
                </c:pt>
                <c:pt idx="156">
                  <c:v>-0.615606</c:v>
                </c:pt>
                <c:pt idx="157">
                  <c:v>-1.420182</c:v>
                </c:pt>
                <c:pt idx="158">
                  <c:v>-1.047795</c:v>
                </c:pt>
                <c:pt idx="159">
                  <c:v>-1.885625</c:v>
                </c:pt>
                <c:pt idx="160">
                  <c:v>-0.487732</c:v>
                </c:pt>
                <c:pt idx="161">
                  <c:v>-0.851419</c:v>
                </c:pt>
                <c:pt idx="162">
                  <c:v>-0.612103</c:v>
                </c:pt>
                <c:pt idx="163">
                  <c:v>-1.612894</c:v>
                </c:pt>
                <c:pt idx="164">
                  <c:v>-1.104956</c:v>
                </c:pt>
                <c:pt idx="165">
                  <c:v>-2.029558</c:v>
                </c:pt>
                <c:pt idx="166">
                  <c:v>-0.593263</c:v>
                </c:pt>
                <c:pt idx="167">
                  <c:v>-1.009644</c:v>
                </c:pt>
                <c:pt idx="168">
                  <c:v>-0.450382</c:v>
                </c:pt>
                <c:pt idx="169">
                  <c:v>-1.047881</c:v>
                </c:pt>
                <c:pt idx="170">
                  <c:v>-0.589312</c:v>
                </c:pt>
                <c:pt idx="171">
                  <c:v>-0.77625</c:v>
                </c:pt>
                <c:pt idx="172">
                  <c:v>0.263918</c:v>
                </c:pt>
                <c:pt idx="173">
                  <c:v>0.838562</c:v>
                </c:pt>
                <c:pt idx="174">
                  <c:v>0.826416</c:v>
                </c:pt>
                <c:pt idx="175">
                  <c:v>1.855785</c:v>
                </c:pt>
                <c:pt idx="176">
                  <c:v>0.990986</c:v>
                </c:pt>
                <c:pt idx="177">
                  <c:v>1.631205</c:v>
                </c:pt>
                <c:pt idx="178">
                  <c:v>0.539239</c:v>
                </c:pt>
                <c:pt idx="179">
                  <c:v>1.354081</c:v>
                </c:pt>
                <c:pt idx="180">
                  <c:v>0.934701</c:v>
                </c:pt>
                <c:pt idx="181">
                  <c:v>1.37134</c:v>
                </c:pt>
                <c:pt idx="182">
                  <c:v>0.264349</c:v>
                </c:pt>
                <c:pt idx="183">
                  <c:v>1.020339</c:v>
                </c:pt>
                <c:pt idx="184">
                  <c:v>0.909487</c:v>
                </c:pt>
                <c:pt idx="185">
                  <c:v>1.173223</c:v>
                </c:pt>
                <c:pt idx="186">
                  <c:v>-0.367181</c:v>
                </c:pt>
                <c:pt idx="187">
                  <c:v>-0.346141</c:v>
                </c:pt>
                <c:pt idx="188">
                  <c:v>0.389415</c:v>
                </c:pt>
                <c:pt idx="189">
                  <c:v>0.314102</c:v>
                </c:pt>
                <c:pt idx="190">
                  <c:v>-0.188749</c:v>
                </c:pt>
                <c:pt idx="191">
                  <c:v>0.066145</c:v>
                </c:pt>
                <c:pt idx="192">
                  <c:v>0.462759</c:v>
                </c:pt>
                <c:pt idx="193">
                  <c:v>0.59645</c:v>
                </c:pt>
                <c:pt idx="194">
                  <c:v>-0.065834</c:v>
                </c:pt>
                <c:pt idx="195">
                  <c:v>0.331684</c:v>
                </c:pt>
                <c:pt idx="196">
                  <c:v>0.167396</c:v>
                </c:pt>
                <c:pt idx="197">
                  <c:v>0.04975</c:v>
                </c:pt>
                <c:pt idx="198">
                  <c:v>0.228775</c:v>
                </c:pt>
                <c:pt idx="199">
                  <c:v>0.630924</c:v>
                </c:pt>
                <c:pt idx="200">
                  <c:v>0.053314</c:v>
                </c:pt>
                <c:pt idx="201">
                  <c:v>-0.220728</c:v>
                </c:pt>
                <c:pt idx="202">
                  <c:v>-0.196258</c:v>
                </c:pt>
                <c:pt idx="203">
                  <c:v>0.124921</c:v>
                </c:pt>
                <c:pt idx="204">
                  <c:v>0.241158</c:v>
                </c:pt>
                <c:pt idx="205">
                  <c:v>0.047594</c:v>
                </c:pt>
                <c:pt idx="206">
                  <c:v>-0.154589</c:v>
                </c:pt>
                <c:pt idx="207">
                  <c:v>0.300161</c:v>
                </c:pt>
                <c:pt idx="208">
                  <c:v>0.356892</c:v>
                </c:pt>
                <c:pt idx="209">
                  <c:v>0.369654</c:v>
                </c:pt>
                <c:pt idx="210">
                  <c:v>-1.465656</c:v>
                </c:pt>
                <c:pt idx="211">
                  <c:v>-6.202438</c:v>
                </c:pt>
                <c:pt idx="212">
                  <c:v>-4.269518</c:v>
                </c:pt>
                <c:pt idx="213">
                  <c:v>-1.975976</c:v>
                </c:pt>
                <c:pt idx="214">
                  <c:v>5.750363</c:v>
                </c:pt>
                <c:pt idx="215">
                  <c:v>10.452817</c:v>
                </c:pt>
                <c:pt idx="216">
                  <c:v>0.752223</c:v>
                </c:pt>
                <c:pt idx="217">
                  <c:v>0.104809</c:v>
                </c:pt>
                <c:pt idx="218">
                  <c:v>-0.296568</c:v>
                </c:pt>
                <c:pt idx="219">
                  <c:v>-0.745565</c:v>
                </c:pt>
                <c:pt idx="220">
                  <c:v>-0.48801</c:v>
                </c:pt>
                <c:pt idx="221">
                  <c:v>-1.552066</c:v>
                </c:pt>
                <c:pt idx="222">
                  <c:v>-1.450691</c:v>
                </c:pt>
                <c:pt idx="223">
                  <c:v>-2.67505</c:v>
                </c:pt>
                <c:pt idx="224">
                  <c:v>-0.960448</c:v>
                </c:pt>
                <c:pt idx="225">
                  <c:v>-1.816737</c:v>
                </c:pt>
                <c:pt idx="226">
                  <c:v>-0.719369</c:v>
                </c:pt>
                <c:pt idx="227">
                  <c:v>-1.380424</c:v>
                </c:pt>
                <c:pt idx="228">
                  <c:v>-0.770632</c:v>
                </c:pt>
                <c:pt idx="229">
                  <c:v>-1.652889</c:v>
                </c:pt>
                <c:pt idx="230">
                  <c:v>-0.860915</c:v>
                </c:pt>
                <c:pt idx="231">
                  <c:v>-1.700684</c:v>
                </c:pt>
                <c:pt idx="232">
                  <c:v>-0.76309</c:v>
                </c:pt>
                <c:pt idx="233">
                  <c:v>-1.3547</c:v>
                </c:pt>
                <c:pt idx="234">
                  <c:v>-0.559019</c:v>
                </c:pt>
                <c:pt idx="235">
                  <c:v>-0.84357</c:v>
                </c:pt>
                <c:pt idx="236">
                  <c:v>0.155055</c:v>
                </c:pt>
                <c:pt idx="237">
                  <c:v>0.714775</c:v>
                </c:pt>
                <c:pt idx="238">
                  <c:v>0.66203</c:v>
                </c:pt>
                <c:pt idx="239">
                  <c:v>1.701009</c:v>
                </c:pt>
                <c:pt idx="240">
                  <c:v>1.54359</c:v>
                </c:pt>
                <c:pt idx="241">
                  <c:v>2.876361</c:v>
                </c:pt>
                <c:pt idx="242">
                  <c:v>1.252814</c:v>
                </c:pt>
                <c:pt idx="243">
                  <c:v>2.76436</c:v>
                </c:pt>
                <c:pt idx="244">
                  <c:v>1.255911</c:v>
                </c:pt>
                <c:pt idx="245">
                  <c:v>2.381892</c:v>
                </c:pt>
                <c:pt idx="246">
                  <c:v>1.217795</c:v>
                </c:pt>
                <c:pt idx="247">
                  <c:v>2.782902</c:v>
                </c:pt>
                <c:pt idx="248">
                  <c:v>1.265161</c:v>
                </c:pt>
                <c:pt idx="249">
                  <c:v>1.882534</c:v>
                </c:pt>
                <c:pt idx="250">
                  <c:v>0.722017</c:v>
                </c:pt>
                <c:pt idx="251">
                  <c:v>2.494132</c:v>
                </c:pt>
                <c:pt idx="252">
                  <c:v>1.648166</c:v>
                </c:pt>
                <c:pt idx="253">
                  <c:v>2.405842</c:v>
                </c:pt>
                <c:pt idx="254">
                  <c:v>0.337919</c:v>
                </c:pt>
                <c:pt idx="255">
                  <c:v>0.662471</c:v>
                </c:pt>
                <c:pt idx="256">
                  <c:v>0.445122</c:v>
                </c:pt>
                <c:pt idx="257">
                  <c:v>0.650642</c:v>
                </c:pt>
                <c:pt idx="258">
                  <c:v>0.164489</c:v>
                </c:pt>
                <c:pt idx="259">
                  <c:v>0.537838</c:v>
                </c:pt>
                <c:pt idx="260">
                  <c:v>0.386043</c:v>
                </c:pt>
                <c:pt idx="261">
                  <c:v>0.629028</c:v>
                </c:pt>
                <c:pt idx="262">
                  <c:v>0.288854</c:v>
                </c:pt>
                <c:pt idx="263">
                  <c:v>0.578599</c:v>
                </c:pt>
                <c:pt idx="264">
                  <c:v>0.092183</c:v>
                </c:pt>
                <c:pt idx="265">
                  <c:v>-0.010895</c:v>
                </c:pt>
                <c:pt idx="266">
                  <c:v>-0.064572</c:v>
                </c:pt>
                <c:pt idx="267">
                  <c:v>-0.199955</c:v>
                </c:pt>
                <c:pt idx="268">
                  <c:v>-0.627717</c:v>
                </c:pt>
                <c:pt idx="269">
                  <c:v>-1.486591</c:v>
                </c:pt>
                <c:pt idx="270">
                  <c:v>-0.384292</c:v>
                </c:pt>
                <c:pt idx="271">
                  <c:v>0.243298</c:v>
                </c:pt>
                <c:pt idx="272">
                  <c:v>0.280516</c:v>
                </c:pt>
                <c:pt idx="273">
                  <c:v>0.111154</c:v>
                </c:pt>
                <c:pt idx="274">
                  <c:v>-1.438584</c:v>
                </c:pt>
                <c:pt idx="275">
                  <c:v>-5.187637</c:v>
                </c:pt>
                <c:pt idx="276">
                  <c:v>-2.73243</c:v>
                </c:pt>
                <c:pt idx="277">
                  <c:v>-2.497001</c:v>
                </c:pt>
                <c:pt idx="278">
                  <c:v>1.146754</c:v>
                </c:pt>
                <c:pt idx="279">
                  <c:v>2.488751</c:v>
                </c:pt>
                <c:pt idx="280">
                  <c:v>0.909043</c:v>
                </c:pt>
                <c:pt idx="281">
                  <c:v>1.453165</c:v>
                </c:pt>
                <c:pt idx="282">
                  <c:v>0.024037</c:v>
                </c:pt>
                <c:pt idx="283">
                  <c:v>-0.355419</c:v>
                </c:pt>
                <c:pt idx="284">
                  <c:v>-0.368615</c:v>
                </c:pt>
                <c:pt idx="285">
                  <c:v>-1.045141</c:v>
                </c:pt>
                <c:pt idx="286">
                  <c:v>-1.197215</c:v>
                </c:pt>
                <c:pt idx="287">
                  <c:v>-2.364376</c:v>
                </c:pt>
                <c:pt idx="288">
                  <c:v>-1.182559</c:v>
                </c:pt>
                <c:pt idx="289">
                  <c:v>-2.915329</c:v>
                </c:pt>
                <c:pt idx="290">
                  <c:v>-2.210191</c:v>
                </c:pt>
                <c:pt idx="291">
                  <c:v>-3.820764</c:v>
                </c:pt>
                <c:pt idx="292">
                  <c:v>-0.954093</c:v>
                </c:pt>
                <c:pt idx="293">
                  <c:v>-2.024666</c:v>
                </c:pt>
                <c:pt idx="294">
                  <c:v>-1.178237</c:v>
                </c:pt>
                <c:pt idx="295">
                  <c:v>-2.161651</c:v>
                </c:pt>
                <c:pt idx="296">
                  <c:v>-0.653376</c:v>
                </c:pt>
                <c:pt idx="297">
                  <c:v>-0.995085</c:v>
                </c:pt>
                <c:pt idx="298">
                  <c:v>0.068187</c:v>
                </c:pt>
                <c:pt idx="299">
                  <c:v>0.76151</c:v>
                </c:pt>
                <c:pt idx="300">
                  <c:v>0.804623</c:v>
                </c:pt>
                <c:pt idx="301">
                  <c:v>1.530072</c:v>
                </c:pt>
                <c:pt idx="302">
                  <c:v>1.521792</c:v>
                </c:pt>
                <c:pt idx="303">
                  <c:v>3.12673</c:v>
                </c:pt>
                <c:pt idx="304">
                  <c:v>1.478886</c:v>
                </c:pt>
                <c:pt idx="305">
                  <c:v>3.062621</c:v>
                </c:pt>
                <c:pt idx="306">
                  <c:v>1.444013</c:v>
                </c:pt>
                <c:pt idx="307">
                  <c:v>2.43549</c:v>
                </c:pt>
                <c:pt idx="308">
                  <c:v>1.074861</c:v>
                </c:pt>
                <c:pt idx="309">
                  <c:v>2.641761</c:v>
                </c:pt>
                <c:pt idx="310">
                  <c:v>1.351279</c:v>
                </c:pt>
                <c:pt idx="311">
                  <c:v>1.711795</c:v>
                </c:pt>
                <c:pt idx="312">
                  <c:v>0.632925</c:v>
                </c:pt>
                <c:pt idx="313">
                  <c:v>2.191589</c:v>
                </c:pt>
                <c:pt idx="314">
                  <c:v>1.648327</c:v>
                </c:pt>
                <c:pt idx="315">
                  <c:v>2.215634</c:v>
                </c:pt>
                <c:pt idx="316">
                  <c:v>0.389199</c:v>
                </c:pt>
                <c:pt idx="317">
                  <c:v>1.788439</c:v>
                </c:pt>
                <c:pt idx="318">
                  <c:v>1.655028</c:v>
                </c:pt>
                <c:pt idx="319">
                  <c:v>2.825965</c:v>
                </c:pt>
                <c:pt idx="320">
                  <c:v>1.005598</c:v>
                </c:pt>
                <c:pt idx="321">
                  <c:v>2.11326</c:v>
                </c:pt>
                <c:pt idx="322">
                  <c:v>0.864079</c:v>
                </c:pt>
                <c:pt idx="323">
                  <c:v>1.298496</c:v>
                </c:pt>
                <c:pt idx="324">
                  <c:v>0.551826</c:v>
                </c:pt>
                <c:pt idx="325">
                  <c:v>1.406041</c:v>
                </c:pt>
                <c:pt idx="326">
                  <c:v>0.500393</c:v>
                </c:pt>
                <c:pt idx="327">
                  <c:v>0.504883</c:v>
                </c:pt>
                <c:pt idx="328">
                  <c:v>0.020652</c:v>
                </c:pt>
                <c:pt idx="329">
                  <c:v>0.586977</c:v>
                </c:pt>
                <c:pt idx="330">
                  <c:v>0.798292</c:v>
                </c:pt>
                <c:pt idx="331">
                  <c:v>1.031493</c:v>
                </c:pt>
                <c:pt idx="332">
                  <c:v>-0.590745</c:v>
                </c:pt>
                <c:pt idx="333">
                  <c:v>-1.363421</c:v>
                </c:pt>
                <c:pt idx="334">
                  <c:v>-0.822308</c:v>
                </c:pt>
                <c:pt idx="335">
                  <c:v>-2.067851</c:v>
                </c:pt>
                <c:pt idx="336">
                  <c:v>-0.988115</c:v>
                </c:pt>
                <c:pt idx="337">
                  <c:v>-1.129524</c:v>
                </c:pt>
                <c:pt idx="338">
                  <c:v>-0.328198</c:v>
                </c:pt>
                <c:pt idx="339">
                  <c:v>-0.952903</c:v>
                </c:pt>
                <c:pt idx="340">
                  <c:v>-0.85745</c:v>
                </c:pt>
                <c:pt idx="341">
                  <c:v>-2.298843</c:v>
                </c:pt>
                <c:pt idx="342">
                  <c:v>-1.845391</c:v>
                </c:pt>
                <c:pt idx="343">
                  <c:v>-3.97811</c:v>
                </c:pt>
                <c:pt idx="344">
                  <c:v>-1.933954</c:v>
                </c:pt>
                <c:pt idx="345">
                  <c:v>-3.629794</c:v>
                </c:pt>
                <c:pt idx="346">
                  <c:v>-1.553554</c:v>
                </c:pt>
                <c:pt idx="347">
                  <c:v>-3.006472</c:v>
                </c:pt>
                <c:pt idx="348">
                  <c:v>-1.431202</c:v>
                </c:pt>
                <c:pt idx="349">
                  <c:v>-2.677716</c:v>
                </c:pt>
                <c:pt idx="350">
                  <c:v>-1.10155</c:v>
                </c:pt>
                <c:pt idx="351">
                  <c:v>-2.10618</c:v>
                </c:pt>
                <c:pt idx="352">
                  <c:v>-0.991644</c:v>
                </c:pt>
                <c:pt idx="353">
                  <c:v>-1.811391</c:v>
                </c:pt>
                <c:pt idx="354">
                  <c:v>-0.530468</c:v>
                </c:pt>
                <c:pt idx="355">
                  <c:v>-1.035841</c:v>
                </c:pt>
                <c:pt idx="356">
                  <c:v>-0.388851</c:v>
                </c:pt>
                <c:pt idx="357">
                  <c:v>-0.641186</c:v>
                </c:pt>
                <c:pt idx="358">
                  <c:v>0.024538</c:v>
                </c:pt>
                <c:pt idx="359">
                  <c:v>0.27776</c:v>
                </c:pt>
                <c:pt idx="360">
                  <c:v>0.609716</c:v>
                </c:pt>
                <c:pt idx="361">
                  <c:v>1.563298</c:v>
                </c:pt>
                <c:pt idx="362">
                  <c:v>1.001235</c:v>
                </c:pt>
                <c:pt idx="363">
                  <c:v>2.084757</c:v>
                </c:pt>
                <c:pt idx="364">
                  <c:v>1.147383</c:v>
                </c:pt>
                <c:pt idx="365">
                  <c:v>2.208728</c:v>
                </c:pt>
                <c:pt idx="366">
                  <c:v>0.852088</c:v>
                </c:pt>
                <c:pt idx="367">
                  <c:v>1.614746</c:v>
                </c:pt>
                <c:pt idx="368">
                  <c:v>0.789539</c:v>
                </c:pt>
                <c:pt idx="369">
                  <c:v>1.357147</c:v>
                </c:pt>
                <c:pt idx="370">
                  <c:v>0.564966</c:v>
                </c:pt>
                <c:pt idx="371">
                  <c:v>1.321866</c:v>
                </c:pt>
                <c:pt idx="372">
                  <c:v>0.778573</c:v>
                </c:pt>
                <c:pt idx="373">
                  <c:v>1.68701</c:v>
                </c:pt>
                <c:pt idx="374">
                  <c:v>0.843595</c:v>
                </c:pt>
                <c:pt idx="375">
                  <c:v>1.141681</c:v>
                </c:pt>
                <c:pt idx="376">
                  <c:v>-0.142784</c:v>
                </c:pt>
                <c:pt idx="377">
                  <c:v>0.054596</c:v>
                </c:pt>
                <c:pt idx="378">
                  <c:v>0.263339</c:v>
                </c:pt>
                <c:pt idx="379">
                  <c:v>0.268206</c:v>
                </c:pt>
                <c:pt idx="380">
                  <c:v>-0.150826</c:v>
                </c:pt>
                <c:pt idx="381">
                  <c:v>-0.638362</c:v>
                </c:pt>
                <c:pt idx="382">
                  <c:v>-0.403531</c:v>
                </c:pt>
                <c:pt idx="383">
                  <c:v>-0.20346</c:v>
                </c:pt>
                <c:pt idx="384">
                  <c:v>0.354315</c:v>
                </c:pt>
                <c:pt idx="385">
                  <c:v>0.363144</c:v>
                </c:pt>
                <c:pt idx="386">
                  <c:v>0.044812</c:v>
                </c:pt>
                <c:pt idx="387">
                  <c:v>0.539732</c:v>
                </c:pt>
                <c:pt idx="388">
                  <c:v>0.37199</c:v>
                </c:pt>
                <c:pt idx="389">
                  <c:v>0.048486</c:v>
                </c:pt>
                <c:pt idx="390">
                  <c:v>-0.98319</c:v>
                </c:pt>
                <c:pt idx="391">
                  <c:v>-1.73183</c:v>
                </c:pt>
                <c:pt idx="392">
                  <c:v>0.26258</c:v>
                </c:pt>
                <c:pt idx="393">
                  <c:v>1.25812</c:v>
                </c:pt>
                <c:pt idx="394">
                  <c:v>0.398969</c:v>
                </c:pt>
                <c:pt idx="395">
                  <c:v>-1.958353</c:v>
                </c:pt>
                <c:pt idx="396">
                  <c:v>-3.643324</c:v>
                </c:pt>
                <c:pt idx="397">
                  <c:v>-4.384571</c:v>
                </c:pt>
                <c:pt idx="398">
                  <c:v>1.302693</c:v>
                </c:pt>
                <c:pt idx="399">
                  <c:v>0.962121</c:v>
                </c:pt>
                <c:pt idx="400">
                  <c:v>-1.684203</c:v>
                </c:pt>
                <c:pt idx="401">
                  <c:v>-2.327599</c:v>
                </c:pt>
                <c:pt idx="402">
                  <c:v>-0.298885</c:v>
                </c:pt>
                <c:pt idx="403">
                  <c:v>-1.089527</c:v>
                </c:pt>
                <c:pt idx="404">
                  <c:v>-0.98688</c:v>
                </c:pt>
                <c:pt idx="405">
                  <c:v>-1.747874</c:v>
                </c:pt>
                <c:pt idx="406">
                  <c:v>-0.9992</c:v>
                </c:pt>
                <c:pt idx="407">
                  <c:v>-2.429783</c:v>
                </c:pt>
                <c:pt idx="408">
                  <c:v>-0.949612</c:v>
                </c:pt>
                <c:pt idx="409">
                  <c:v>-1.236774</c:v>
                </c:pt>
                <c:pt idx="410">
                  <c:v>-0.146625</c:v>
                </c:pt>
                <c:pt idx="411">
                  <c:v>-0.325357</c:v>
                </c:pt>
                <c:pt idx="412">
                  <c:v>0.085568</c:v>
                </c:pt>
                <c:pt idx="413">
                  <c:v>0.288468</c:v>
                </c:pt>
                <c:pt idx="414">
                  <c:v>0.043414</c:v>
                </c:pt>
                <c:pt idx="415">
                  <c:v>-0.179153</c:v>
                </c:pt>
                <c:pt idx="416">
                  <c:v>-0.153256</c:v>
                </c:pt>
                <c:pt idx="417">
                  <c:v>-0.011136</c:v>
                </c:pt>
                <c:pt idx="418">
                  <c:v>0.524083</c:v>
                </c:pt>
                <c:pt idx="419">
                  <c:v>1.22658</c:v>
                </c:pt>
                <c:pt idx="420">
                  <c:v>0.713488</c:v>
                </c:pt>
                <c:pt idx="421">
                  <c:v>1.207522</c:v>
                </c:pt>
                <c:pt idx="422">
                  <c:v>0.51823</c:v>
                </c:pt>
                <c:pt idx="423">
                  <c:v>1.759974</c:v>
                </c:pt>
                <c:pt idx="424">
                  <c:v>1.239062</c:v>
                </c:pt>
                <c:pt idx="425">
                  <c:v>2.223358</c:v>
                </c:pt>
                <c:pt idx="426">
                  <c:v>0.911043</c:v>
                </c:pt>
                <c:pt idx="427">
                  <c:v>1.899434</c:v>
                </c:pt>
                <c:pt idx="428">
                  <c:v>1.016672</c:v>
                </c:pt>
                <c:pt idx="429">
                  <c:v>2.077425</c:v>
                </c:pt>
                <c:pt idx="430">
                  <c:v>1.199326</c:v>
                </c:pt>
                <c:pt idx="431">
                  <c:v>2.314711</c:v>
                </c:pt>
                <c:pt idx="432">
                  <c:v>-0.121617</c:v>
                </c:pt>
                <c:pt idx="433">
                  <c:v>-0.825821</c:v>
                </c:pt>
                <c:pt idx="434">
                  <c:v>-0.22529</c:v>
                </c:pt>
                <c:pt idx="435">
                  <c:v>-0.398281</c:v>
                </c:pt>
                <c:pt idx="436">
                  <c:v>-1.826823</c:v>
                </c:pt>
                <c:pt idx="437">
                  <c:v>-3.686465</c:v>
                </c:pt>
                <c:pt idx="438">
                  <c:v>-0.004304</c:v>
                </c:pt>
                <c:pt idx="439">
                  <c:v>-0.659592</c:v>
                </c:pt>
                <c:pt idx="440">
                  <c:v>-2.036287</c:v>
                </c:pt>
                <c:pt idx="441">
                  <c:v>-3.212203</c:v>
                </c:pt>
                <c:pt idx="442">
                  <c:v>0.220369</c:v>
                </c:pt>
                <c:pt idx="443">
                  <c:v>0.306651</c:v>
                </c:pt>
                <c:pt idx="444">
                  <c:v>-0.721073</c:v>
                </c:pt>
                <c:pt idx="445">
                  <c:v>-2.090972</c:v>
                </c:pt>
                <c:pt idx="446">
                  <c:v>-1.398055</c:v>
                </c:pt>
                <c:pt idx="447">
                  <c:v>-3.00889</c:v>
                </c:pt>
                <c:pt idx="448">
                  <c:v>-1.801649</c:v>
                </c:pt>
                <c:pt idx="449">
                  <c:v>-3.309486</c:v>
                </c:pt>
                <c:pt idx="450">
                  <c:v>-1.307213</c:v>
                </c:pt>
                <c:pt idx="451">
                  <c:v>-2.965593</c:v>
                </c:pt>
                <c:pt idx="452">
                  <c:v>-2.003449</c:v>
                </c:pt>
                <c:pt idx="453">
                  <c:v>-3.630746</c:v>
                </c:pt>
                <c:pt idx="454">
                  <c:v>-1.24857</c:v>
                </c:pt>
                <c:pt idx="455">
                  <c:v>-4.091947</c:v>
                </c:pt>
                <c:pt idx="456">
                  <c:v>-4.890728</c:v>
                </c:pt>
                <c:pt idx="457">
                  <c:v>-9.404547</c:v>
                </c:pt>
                <c:pt idx="458">
                  <c:v>-3.982326</c:v>
                </c:pt>
                <c:pt idx="459">
                  <c:v>-8.43219</c:v>
                </c:pt>
                <c:pt idx="460">
                  <c:v>-4.20401</c:v>
                </c:pt>
                <c:pt idx="461">
                  <c:v>-7.640052</c:v>
                </c:pt>
                <c:pt idx="462">
                  <c:v>-3.870987</c:v>
                </c:pt>
                <c:pt idx="463">
                  <c:v>-7.997032</c:v>
                </c:pt>
                <c:pt idx="464">
                  <c:v>-3.513212</c:v>
                </c:pt>
                <c:pt idx="465">
                  <c:v>-6.183057</c:v>
                </c:pt>
                <c:pt idx="466">
                  <c:v>-2.750065</c:v>
                </c:pt>
                <c:pt idx="467">
                  <c:v>-5.358842</c:v>
                </c:pt>
                <c:pt idx="468">
                  <c:v>-2.797932</c:v>
                </c:pt>
                <c:pt idx="469">
                  <c:v>-5.743763</c:v>
                </c:pt>
                <c:pt idx="470">
                  <c:v>-2.409362</c:v>
                </c:pt>
                <c:pt idx="471">
                  <c:v>-4.5855</c:v>
                </c:pt>
                <c:pt idx="472">
                  <c:v>-2.113921</c:v>
                </c:pt>
                <c:pt idx="473">
                  <c:v>-4.126045</c:v>
                </c:pt>
                <c:pt idx="474">
                  <c:v>-2.258113</c:v>
                </c:pt>
                <c:pt idx="475">
                  <c:v>-4.449364</c:v>
                </c:pt>
                <c:pt idx="476">
                  <c:v>-1.345843</c:v>
                </c:pt>
                <c:pt idx="477">
                  <c:v>-2.29281</c:v>
                </c:pt>
                <c:pt idx="478">
                  <c:v>-1.541436</c:v>
                </c:pt>
                <c:pt idx="479">
                  <c:v>-3.6257</c:v>
                </c:pt>
                <c:pt idx="480">
                  <c:v>-2.197318</c:v>
                </c:pt>
                <c:pt idx="481">
                  <c:v>-4.483629</c:v>
                </c:pt>
                <c:pt idx="482">
                  <c:v>-1.760083</c:v>
                </c:pt>
                <c:pt idx="483">
                  <c:v>-2.663337</c:v>
                </c:pt>
                <c:pt idx="484">
                  <c:v>-0.688043</c:v>
                </c:pt>
                <c:pt idx="485">
                  <c:v>-1.301834</c:v>
                </c:pt>
                <c:pt idx="486">
                  <c:v>-0.243352</c:v>
                </c:pt>
                <c:pt idx="487">
                  <c:v>-0.265646</c:v>
                </c:pt>
                <c:pt idx="488">
                  <c:v>-0.043085</c:v>
                </c:pt>
                <c:pt idx="489">
                  <c:v>-0.095361</c:v>
                </c:pt>
                <c:pt idx="490">
                  <c:v>0.236346</c:v>
                </c:pt>
                <c:pt idx="491">
                  <c:v>0.788931</c:v>
                </c:pt>
                <c:pt idx="492">
                  <c:v>0.327018</c:v>
                </c:pt>
                <c:pt idx="493">
                  <c:v>0.345424</c:v>
                </c:pt>
                <c:pt idx="494">
                  <c:v>0.225396</c:v>
                </c:pt>
                <c:pt idx="495">
                  <c:v>0.90586</c:v>
                </c:pt>
                <c:pt idx="496">
                  <c:v>0.748793</c:v>
                </c:pt>
                <c:pt idx="497">
                  <c:v>1.196973</c:v>
                </c:pt>
                <c:pt idx="498">
                  <c:v>0.165949</c:v>
                </c:pt>
                <c:pt idx="499">
                  <c:v>0.233859</c:v>
                </c:pt>
                <c:pt idx="500">
                  <c:v>0.143526</c:v>
                </c:pt>
                <c:pt idx="501">
                  <c:v>0.33406</c:v>
                </c:pt>
                <c:pt idx="502">
                  <c:v>-0.039341</c:v>
                </c:pt>
                <c:pt idx="503">
                  <c:v>-0.154382</c:v>
                </c:pt>
                <c:pt idx="504">
                  <c:v>-0.072497</c:v>
                </c:pt>
                <c:pt idx="505">
                  <c:v>-0.156683</c:v>
                </c:pt>
                <c:pt idx="506">
                  <c:v>-0.164042</c:v>
                </c:pt>
                <c:pt idx="507">
                  <c:v>-0.316327</c:v>
                </c:pt>
                <c:pt idx="508">
                  <c:v>-0.085245</c:v>
                </c:pt>
                <c:pt idx="509">
                  <c:v>-0.112901</c:v>
                </c:pt>
                <c:pt idx="510">
                  <c:v>-0.038307</c:v>
                </c:pt>
                <c:pt idx="511">
                  <c:v>-0.088371</c:v>
                </c:pt>
                <c:pt idx="512">
                  <c:v>0.006457</c:v>
                </c:pt>
                <c:pt idx="513">
                  <c:v>-0.017815</c:v>
                </c:pt>
                <c:pt idx="514">
                  <c:v>-0.14357</c:v>
                </c:pt>
                <c:pt idx="515">
                  <c:v>-0.455465</c:v>
                </c:pt>
                <c:pt idx="516">
                  <c:v>-0.301277</c:v>
                </c:pt>
                <c:pt idx="517">
                  <c:v>-0.531173</c:v>
                </c:pt>
                <c:pt idx="518">
                  <c:v>-0.175606</c:v>
                </c:pt>
                <c:pt idx="519">
                  <c:v>-0.357589</c:v>
                </c:pt>
                <c:pt idx="520">
                  <c:v>-0.175603</c:v>
                </c:pt>
                <c:pt idx="521">
                  <c:v>-0.270324</c:v>
                </c:pt>
                <c:pt idx="522">
                  <c:v>-0.007413</c:v>
                </c:pt>
                <c:pt idx="523">
                  <c:v>-0.018034</c:v>
                </c:pt>
                <c:pt idx="524">
                  <c:v>-0.051232</c:v>
                </c:pt>
                <c:pt idx="525">
                  <c:v>-0.107901</c:v>
                </c:pt>
                <c:pt idx="526">
                  <c:v>0.011549</c:v>
                </c:pt>
                <c:pt idx="527">
                  <c:v>-0.111002</c:v>
                </c:pt>
                <c:pt idx="528">
                  <c:v>0.045873</c:v>
                </c:pt>
                <c:pt idx="529">
                  <c:v>0.154477</c:v>
                </c:pt>
                <c:pt idx="530">
                  <c:v>0.057476</c:v>
                </c:pt>
                <c:pt idx="531">
                  <c:v>0.028745</c:v>
                </c:pt>
                <c:pt idx="532">
                  <c:v>-0.032963</c:v>
                </c:pt>
                <c:pt idx="533">
                  <c:v>-0.020107</c:v>
                </c:pt>
                <c:pt idx="534">
                  <c:v>-0.016996</c:v>
                </c:pt>
                <c:pt idx="535">
                  <c:v>-0.040379</c:v>
                </c:pt>
                <c:pt idx="536">
                  <c:v>0.047949</c:v>
                </c:pt>
                <c:pt idx="537">
                  <c:v>0.11935</c:v>
                </c:pt>
                <c:pt idx="538">
                  <c:v>-0.070252</c:v>
                </c:pt>
                <c:pt idx="539">
                  <c:v>-0.209775</c:v>
                </c:pt>
                <c:pt idx="540">
                  <c:v>-0.137408</c:v>
                </c:pt>
                <c:pt idx="541">
                  <c:v>-0.244948</c:v>
                </c:pt>
                <c:pt idx="542">
                  <c:v>-0.080923</c:v>
                </c:pt>
                <c:pt idx="543">
                  <c:v>-0.152254</c:v>
                </c:pt>
                <c:pt idx="544">
                  <c:v>-0.085177</c:v>
                </c:pt>
                <c:pt idx="545">
                  <c:v>-0.198031</c:v>
                </c:pt>
                <c:pt idx="546">
                  <c:v>-0.139451</c:v>
                </c:pt>
                <c:pt idx="547">
                  <c:v>-0.226712</c:v>
                </c:pt>
                <c:pt idx="548">
                  <c:v>0.053336</c:v>
                </c:pt>
                <c:pt idx="549">
                  <c:v>0.110942</c:v>
                </c:pt>
                <c:pt idx="550">
                  <c:v>-0.045572</c:v>
                </c:pt>
                <c:pt idx="551">
                  <c:v>-0.111311</c:v>
                </c:pt>
                <c:pt idx="552">
                  <c:v>0.031205</c:v>
                </c:pt>
                <c:pt idx="553">
                  <c:v>0.082631</c:v>
                </c:pt>
                <c:pt idx="554">
                  <c:v>-0.028503</c:v>
                </c:pt>
                <c:pt idx="555">
                  <c:v>-0.047385</c:v>
                </c:pt>
                <c:pt idx="556">
                  <c:v>0.030214</c:v>
                </c:pt>
                <c:pt idx="557">
                  <c:v>0.014537</c:v>
                </c:pt>
                <c:pt idx="558">
                  <c:v>-0.033981</c:v>
                </c:pt>
                <c:pt idx="559">
                  <c:v>-0.008397</c:v>
                </c:pt>
                <c:pt idx="560">
                  <c:v>0.124834</c:v>
                </c:pt>
                <c:pt idx="561">
                  <c:v>0.255055</c:v>
                </c:pt>
                <c:pt idx="562">
                  <c:v>0.04284</c:v>
                </c:pt>
                <c:pt idx="563">
                  <c:v>0.006726</c:v>
                </c:pt>
                <c:pt idx="564">
                  <c:v>0.008509</c:v>
                </c:pt>
                <c:pt idx="565">
                  <c:v>0.121356</c:v>
                </c:pt>
                <c:pt idx="566">
                  <c:v>0.17037</c:v>
                </c:pt>
                <c:pt idx="567">
                  <c:v>0.31627</c:v>
                </c:pt>
                <c:pt idx="568">
                  <c:v>0.012737</c:v>
                </c:pt>
                <c:pt idx="569">
                  <c:v>0.047771</c:v>
                </c:pt>
                <c:pt idx="570">
                  <c:v>0.199093</c:v>
                </c:pt>
                <c:pt idx="571">
                  <c:v>0.276809</c:v>
                </c:pt>
                <c:pt idx="572">
                  <c:v>-0.031937</c:v>
                </c:pt>
                <c:pt idx="573">
                  <c:v>-0.154355</c:v>
                </c:pt>
                <c:pt idx="574">
                  <c:v>-0.257798</c:v>
                </c:pt>
                <c:pt idx="575">
                  <c:v>-0.345134</c:v>
                </c:pt>
                <c:pt idx="576">
                  <c:v>0.2087</c:v>
                </c:pt>
                <c:pt idx="577">
                  <c:v>0.386459</c:v>
                </c:pt>
                <c:pt idx="578">
                  <c:v>0.175686</c:v>
                </c:pt>
                <c:pt idx="579">
                  <c:v>0.584824</c:v>
                </c:pt>
                <c:pt idx="580">
                  <c:v>0.531576</c:v>
                </c:pt>
                <c:pt idx="581">
                  <c:v>0.837191</c:v>
                </c:pt>
                <c:pt idx="582">
                  <c:v>0.222438</c:v>
                </c:pt>
                <c:pt idx="583">
                  <c:v>0.579807</c:v>
                </c:pt>
                <c:pt idx="584">
                  <c:v>0.424141</c:v>
                </c:pt>
                <c:pt idx="585">
                  <c:v>0.799006</c:v>
                </c:pt>
                <c:pt idx="586">
                  <c:v>0.285172</c:v>
                </c:pt>
                <c:pt idx="587">
                  <c:v>0.653374</c:v>
                </c:pt>
                <c:pt idx="588">
                  <c:v>0.339511</c:v>
                </c:pt>
                <c:pt idx="589">
                  <c:v>0.740701</c:v>
                </c:pt>
                <c:pt idx="590">
                  <c:v>0.593931</c:v>
                </c:pt>
                <c:pt idx="591">
                  <c:v>1.234962</c:v>
                </c:pt>
                <c:pt idx="592">
                  <c:v>0.518877</c:v>
                </c:pt>
                <c:pt idx="593">
                  <c:v>0.943107</c:v>
                </c:pt>
                <c:pt idx="594">
                  <c:v>0.401958</c:v>
                </c:pt>
              </c:numCache>
            </c:numRef>
          </c:val>
          <c:smooth val="0"/>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dLbls>
            <c:delete val="1"/>
          </c:dLbls>
          <c:val>
            <c:numRef>
              <c:f>'[action2 5 times gyro.csv]action2 5 times gyro'!$L$2:$L$596</c:f>
              <c:numCache>
                <c:formatCode>General</c:formatCode>
                <c:ptCount val="595"/>
                <c:pt idx="0">
                  <c:v>0.083039</c:v>
                </c:pt>
                <c:pt idx="1">
                  <c:v>0.16171</c:v>
                </c:pt>
                <c:pt idx="2">
                  <c:v>0.029562</c:v>
                </c:pt>
                <c:pt idx="3">
                  <c:v>0.044107</c:v>
                </c:pt>
                <c:pt idx="4">
                  <c:v>0.004312</c:v>
                </c:pt>
                <c:pt idx="5">
                  <c:v>0.026995</c:v>
                </c:pt>
                <c:pt idx="6">
                  <c:v>0.06564</c:v>
                </c:pt>
                <c:pt idx="7">
                  <c:v>0.166164</c:v>
                </c:pt>
                <c:pt idx="8">
                  <c:v>0.128152</c:v>
                </c:pt>
                <c:pt idx="9">
                  <c:v>0.2502</c:v>
                </c:pt>
                <c:pt idx="10">
                  <c:v>0.128623</c:v>
                </c:pt>
                <c:pt idx="11">
                  <c:v>0.267692</c:v>
                </c:pt>
                <c:pt idx="12">
                  <c:v>0.147529</c:v>
                </c:pt>
                <c:pt idx="13">
                  <c:v>0.304036</c:v>
                </c:pt>
                <c:pt idx="14">
                  <c:v>0.173923</c:v>
                </c:pt>
                <c:pt idx="15">
                  <c:v>0.377441</c:v>
                </c:pt>
                <c:pt idx="16">
                  <c:v>0.201183</c:v>
                </c:pt>
                <c:pt idx="17">
                  <c:v>0.346917</c:v>
                </c:pt>
                <c:pt idx="18">
                  <c:v>0.119903</c:v>
                </c:pt>
                <c:pt idx="19">
                  <c:v>0.266335</c:v>
                </c:pt>
                <c:pt idx="20">
                  <c:v>0.167678</c:v>
                </c:pt>
                <c:pt idx="21">
                  <c:v>0.294897</c:v>
                </c:pt>
                <c:pt idx="22">
                  <c:v>0.033519</c:v>
                </c:pt>
                <c:pt idx="23">
                  <c:v>-0.000287999999999997</c:v>
                </c:pt>
                <c:pt idx="24">
                  <c:v>0.021442</c:v>
                </c:pt>
                <c:pt idx="25">
                  <c:v>0.13452</c:v>
                </c:pt>
                <c:pt idx="26">
                  <c:v>0.007567</c:v>
                </c:pt>
                <c:pt idx="27">
                  <c:v>-0.016387</c:v>
                </c:pt>
                <c:pt idx="28">
                  <c:v>0.039633</c:v>
                </c:pt>
                <c:pt idx="29">
                  <c:v>0.11323</c:v>
                </c:pt>
                <c:pt idx="30">
                  <c:v>0.10294</c:v>
                </c:pt>
                <c:pt idx="31">
                  <c:v>0.182675</c:v>
                </c:pt>
                <c:pt idx="32">
                  <c:v>0.051744</c:v>
                </c:pt>
                <c:pt idx="33">
                  <c:v>0.080756</c:v>
                </c:pt>
                <c:pt idx="34">
                  <c:v>0.018046</c:v>
                </c:pt>
                <c:pt idx="35">
                  <c:v>0.060363</c:v>
                </c:pt>
                <c:pt idx="36">
                  <c:v>0.100037</c:v>
                </c:pt>
                <c:pt idx="37">
                  <c:v>0.256264</c:v>
                </c:pt>
                <c:pt idx="38">
                  <c:v>0.154785</c:v>
                </c:pt>
                <c:pt idx="39">
                  <c:v>0.242767</c:v>
                </c:pt>
                <c:pt idx="40">
                  <c:v>0.014917</c:v>
                </c:pt>
                <c:pt idx="41">
                  <c:v>0.014401</c:v>
                </c:pt>
                <c:pt idx="42">
                  <c:v>0.005701</c:v>
                </c:pt>
                <c:pt idx="43">
                  <c:v>-0.038792</c:v>
                </c:pt>
                <c:pt idx="44">
                  <c:v>-0.164536</c:v>
                </c:pt>
                <c:pt idx="45">
                  <c:v>-0.35594</c:v>
                </c:pt>
                <c:pt idx="46">
                  <c:v>-0.131876</c:v>
                </c:pt>
                <c:pt idx="47">
                  <c:v>-0.176321</c:v>
                </c:pt>
                <c:pt idx="48">
                  <c:v>-0.056946</c:v>
                </c:pt>
                <c:pt idx="49">
                  <c:v>-0.14184</c:v>
                </c:pt>
                <c:pt idx="50">
                  <c:v>-0.076986</c:v>
                </c:pt>
                <c:pt idx="51">
                  <c:v>-0.101187</c:v>
                </c:pt>
                <c:pt idx="52">
                  <c:v>-0.037215</c:v>
                </c:pt>
                <c:pt idx="53">
                  <c:v>-0.155406</c:v>
                </c:pt>
                <c:pt idx="54">
                  <c:v>-0.169798</c:v>
                </c:pt>
                <c:pt idx="55">
                  <c:v>-0.250127</c:v>
                </c:pt>
                <c:pt idx="56">
                  <c:v>0.058968</c:v>
                </c:pt>
                <c:pt idx="57">
                  <c:v>0.12775</c:v>
                </c:pt>
                <c:pt idx="58">
                  <c:v>-0.11528</c:v>
                </c:pt>
                <c:pt idx="59">
                  <c:v>-0.324156</c:v>
                </c:pt>
                <c:pt idx="60">
                  <c:v>0.071424</c:v>
                </c:pt>
                <c:pt idx="61">
                  <c:v>0.418554</c:v>
                </c:pt>
                <c:pt idx="62">
                  <c:v>0.298968</c:v>
                </c:pt>
                <c:pt idx="63">
                  <c:v>0.456692</c:v>
                </c:pt>
                <c:pt idx="64">
                  <c:v>0.153541</c:v>
                </c:pt>
                <c:pt idx="65">
                  <c:v>0.515054</c:v>
                </c:pt>
                <c:pt idx="66">
                  <c:v>0.547488</c:v>
                </c:pt>
                <c:pt idx="67">
                  <c:v>1.047767</c:v>
                </c:pt>
                <c:pt idx="68">
                  <c:v>0.315378</c:v>
                </c:pt>
                <c:pt idx="69">
                  <c:v>0.609453</c:v>
                </c:pt>
                <c:pt idx="70">
                  <c:v>0.559221</c:v>
                </c:pt>
                <c:pt idx="71">
                  <c:v>1.413667</c:v>
                </c:pt>
                <c:pt idx="72">
                  <c:v>0.794719</c:v>
                </c:pt>
                <c:pt idx="73">
                  <c:v>1.184036</c:v>
                </c:pt>
                <c:pt idx="74">
                  <c:v>0.204609</c:v>
                </c:pt>
                <c:pt idx="75">
                  <c:v>0.708055</c:v>
                </c:pt>
                <c:pt idx="76">
                  <c:v>1.230158</c:v>
                </c:pt>
                <c:pt idx="77">
                  <c:v>3.050714</c:v>
                </c:pt>
                <c:pt idx="78">
                  <c:v>1.770543</c:v>
                </c:pt>
                <c:pt idx="79">
                  <c:v>2.98021</c:v>
                </c:pt>
                <c:pt idx="80">
                  <c:v>0.980961</c:v>
                </c:pt>
                <c:pt idx="81">
                  <c:v>2.204294</c:v>
                </c:pt>
                <c:pt idx="82">
                  <c:v>1.725065</c:v>
                </c:pt>
                <c:pt idx="83">
                  <c:v>3.612955</c:v>
                </c:pt>
                <c:pt idx="84">
                  <c:v>1.824216</c:v>
                </c:pt>
                <c:pt idx="85">
                  <c:v>3.478021</c:v>
                </c:pt>
                <c:pt idx="86">
                  <c:v>1.798616</c:v>
                </c:pt>
                <c:pt idx="87">
                  <c:v>3.678997</c:v>
                </c:pt>
                <c:pt idx="88">
                  <c:v>1.534978</c:v>
                </c:pt>
                <c:pt idx="89">
                  <c:v>2.850899</c:v>
                </c:pt>
                <c:pt idx="90">
                  <c:v>1.630646</c:v>
                </c:pt>
                <c:pt idx="91">
                  <c:v>3.661247</c:v>
                </c:pt>
                <c:pt idx="92">
                  <c:v>2.238922</c:v>
                </c:pt>
                <c:pt idx="93">
                  <c:v>4.58797</c:v>
                </c:pt>
                <c:pt idx="94">
                  <c:v>2.251051</c:v>
                </c:pt>
                <c:pt idx="95">
                  <c:v>4.472668</c:v>
                </c:pt>
                <c:pt idx="96">
                  <c:v>2.232861</c:v>
                </c:pt>
                <c:pt idx="97">
                  <c:v>4.649365</c:v>
                </c:pt>
                <c:pt idx="98">
                  <c:v>2.606085</c:v>
                </c:pt>
                <c:pt idx="99">
                  <c:v>4.939057</c:v>
                </c:pt>
                <c:pt idx="100">
                  <c:v>1.652867</c:v>
                </c:pt>
                <c:pt idx="101">
                  <c:v>2.7613</c:v>
                </c:pt>
                <c:pt idx="102">
                  <c:v>1.144009</c:v>
                </c:pt>
                <c:pt idx="103">
                  <c:v>2.686732</c:v>
                </c:pt>
                <c:pt idx="104">
                  <c:v>1.534414</c:v>
                </c:pt>
                <c:pt idx="105">
                  <c:v>2.808979</c:v>
                </c:pt>
                <c:pt idx="106">
                  <c:v>1.152761</c:v>
                </c:pt>
                <c:pt idx="107">
                  <c:v>2.474977</c:v>
                </c:pt>
                <c:pt idx="108">
                  <c:v>1.430237</c:v>
                </c:pt>
                <c:pt idx="109">
                  <c:v>2.819451</c:v>
                </c:pt>
                <c:pt idx="110">
                  <c:v>1.249886</c:v>
                </c:pt>
                <c:pt idx="111">
                  <c:v>2.159383</c:v>
                </c:pt>
                <c:pt idx="112">
                  <c:v>0.40762</c:v>
                </c:pt>
                <c:pt idx="113">
                  <c:v>0.559078</c:v>
                </c:pt>
                <c:pt idx="114">
                  <c:v>0.18153</c:v>
                </c:pt>
                <c:pt idx="115">
                  <c:v>0.382761</c:v>
                </c:pt>
                <c:pt idx="116">
                  <c:v>0.117001</c:v>
                </c:pt>
                <c:pt idx="117">
                  <c:v>0.140997</c:v>
                </c:pt>
                <c:pt idx="118">
                  <c:v>0.012472</c:v>
                </c:pt>
                <c:pt idx="119">
                  <c:v>0.032457</c:v>
                </c:pt>
                <c:pt idx="120">
                  <c:v>0.011151</c:v>
                </c:pt>
                <c:pt idx="121">
                  <c:v>0.062267</c:v>
                </c:pt>
                <c:pt idx="122">
                  <c:v>0.061778</c:v>
                </c:pt>
                <c:pt idx="123">
                  <c:v>0.047883</c:v>
                </c:pt>
                <c:pt idx="124">
                  <c:v>-0.066436</c:v>
                </c:pt>
                <c:pt idx="125">
                  <c:v>-0.113987</c:v>
                </c:pt>
                <c:pt idx="126">
                  <c:v>-0.055102</c:v>
                </c:pt>
                <c:pt idx="127">
                  <c:v>-0.143117</c:v>
                </c:pt>
                <c:pt idx="128">
                  <c:v>-0.110804</c:v>
                </c:pt>
                <c:pt idx="129">
                  <c:v>-0.183948</c:v>
                </c:pt>
                <c:pt idx="130">
                  <c:v>0.000701</c:v>
                </c:pt>
                <c:pt idx="131">
                  <c:v>0.004854</c:v>
                </c:pt>
                <c:pt idx="132">
                  <c:v>-0.090547</c:v>
                </c:pt>
                <c:pt idx="133">
                  <c:v>-0.28868</c:v>
                </c:pt>
                <c:pt idx="134">
                  <c:v>-0.184901</c:v>
                </c:pt>
                <c:pt idx="135">
                  <c:v>-0.158233</c:v>
                </c:pt>
                <c:pt idx="136">
                  <c:v>0.196347</c:v>
                </c:pt>
                <c:pt idx="137">
                  <c:v>0.388553</c:v>
                </c:pt>
                <c:pt idx="138">
                  <c:v>0.130631</c:v>
                </c:pt>
                <c:pt idx="139">
                  <c:v>0.187848</c:v>
                </c:pt>
                <c:pt idx="140">
                  <c:v>0.151962</c:v>
                </c:pt>
                <c:pt idx="141">
                  <c:v>0.531222</c:v>
                </c:pt>
                <c:pt idx="142">
                  <c:v>0.406083</c:v>
                </c:pt>
                <c:pt idx="143">
                  <c:v>0.620817</c:v>
                </c:pt>
                <c:pt idx="144">
                  <c:v>-0.07442</c:v>
                </c:pt>
                <c:pt idx="145">
                  <c:v>-0.00905599999999999</c:v>
                </c:pt>
                <c:pt idx="146">
                  <c:v>1.214825</c:v>
                </c:pt>
                <c:pt idx="147">
                  <c:v>3.545725</c:v>
                </c:pt>
                <c:pt idx="148">
                  <c:v>2.479911</c:v>
                </c:pt>
                <c:pt idx="149">
                  <c:v>4.84471</c:v>
                </c:pt>
                <c:pt idx="150">
                  <c:v>2.92401</c:v>
                </c:pt>
                <c:pt idx="151">
                  <c:v>7.667098</c:v>
                </c:pt>
                <c:pt idx="152">
                  <c:v>7.34441</c:v>
                </c:pt>
                <c:pt idx="153">
                  <c:v>16.453609</c:v>
                </c:pt>
                <c:pt idx="154">
                  <c:v>9.42852</c:v>
                </c:pt>
                <c:pt idx="155">
                  <c:v>18.070165</c:v>
                </c:pt>
                <c:pt idx="156">
                  <c:v>7.421862</c:v>
                </c:pt>
                <c:pt idx="157">
                  <c:v>13.691162</c:v>
                </c:pt>
                <c:pt idx="158">
                  <c:v>5.571093</c:v>
                </c:pt>
                <c:pt idx="159">
                  <c:v>10.645216</c:v>
                </c:pt>
                <c:pt idx="160">
                  <c:v>4.408436</c:v>
                </c:pt>
                <c:pt idx="161">
                  <c:v>8.069434</c:v>
                </c:pt>
                <c:pt idx="162">
                  <c:v>2.993226</c:v>
                </c:pt>
                <c:pt idx="163">
                  <c:v>5.508066</c:v>
                </c:pt>
                <c:pt idx="164">
                  <c:v>2.215157</c:v>
                </c:pt>
                <c:pt idx="165">
                  <c:v>4.234095</c:v>
                </c:pt>
                <c:pt idx="166">
                  <c:v>1.772756</c:v>
                </c:pt>
                <c:pt idx="167">
                  <c:v>3.253856</c:v>
                </c:pt>
                <c:pt idx="168">
                  <c:v>1.143375</c:v>
                </c:pt>
                <c:pt idx="169">
                  <c:v>1.815946</c:v>
                </c:pt>
                <c:pt idx="170">
                  <c:v>0.169031</c:v>
                </c:pt>
                <c:pt idx="171">
                  <c:v>-0.010583</c:v>
                </c:pt>
                <c:pt idx="172">
                  <c:v>-0.280116</c:v>
                </c:pt>
                <c:pt idx="173">
                  <c:v>-0.558844</c:v>
                </c:pt>
                <c:pt idx="174">
                  <c:v>-0.540543</c:v>
                </c:pt>
                <c:pt idx="175">
                  <c:v>-1.717318</c:v>
                </c:pt>
                <c:pt idx="176">
                  <c:v>-2.086054</c:v>
                </c:pt>
                <c:pt idx="177">
                  <c:v>-5.227035</c:v>
                </c:pt>
                <c:pt idx="178">
                  <c:v>-3.997672</c:v>
                </c:pt>
                <c:pt idx="179">
                  <c:v>-8.537952</c:v>
                </c:pt>
                <c:pt idx="180">
                  <c:v>-4.776086</c:v>
                </c:pt>
                <c:pt idx="181">
                  <c:v>-9.864181</c:v>
                </c:pt>
                <c:pt idx="182">
                  <c:v>-5.457106</c:v>
                </c:pt>
                <c:pt idx="183">
                  <c:v>-11.107129</c:v>
                </c:pt>
                <c:pt idx="184">
                  <c:v>-6.027852</c:v>
                </c:pt>
                <c:pt idx="185">
                  <c:v>-12.557277</c:v>
                </c:pt>
                <c:pt idx="186">
                  <c:v>-6.722403</c:v>
                </c:pt>
                <c:pt idx="187">
                  <c:v>-13.342463</c:v>
                </c:pt>
                <c:pt idx="188">
                  <c:v>-6.710666</c:v>
                </c:pt>
                <c:pt idx="189">
                  <c:v>-13.455936</c:v>
                </c:pt>
                <c:pt idx="190">
                  <c:v>-6.112102</c:v>
                </c:pt>
                <c:pt idx="191">
                  <c:v>-11.272207</c:v>
                </c:pt>
                <c:pt idx="192">
                  <c:v>-4.735179</c:v>
                </c:pt>
                <c:pt idx="193">
                  <c:v>-9.407985</c:v>
                </c:pt>
                <c:pt idx="194">
                  <c:v>-4.323998</c:v>
                </c:pt>
                <c:pt idx="195">
                  <c:v>-7.825129</c:v>
                </c:pt>
                <c:pt idx="196">
                  <c:v>-2.69191</c:v>
                </c:pt>
                <c:pt idx="197">
                  <c:v>-4.781352</c:v>
                </c:pt>
                <c:pt idx="198">
                  <c:v>-1.531604</c:v>
                </c:pt>
                <c:pt idx="199">
                  <c:v>-2.722235</c:v>
                </c:pt>
                <c:pt idx="200">
                  <c:v>-0.958912</c:v>
                </c:pt>
                <c:pt idx="201">
                  <c:v>-1.586418</c:v>
                </c:pt>
                <c:pt idx="202">
                  <c:v>-0.11973</c:v>
                </c:pt>
                <c:pt idx="203">
                  <c:v>0.131743</c:v>
                </c:pt>
                <c:pt idx="204">
                  <c:v>0.201468</c:v>
                </c:pt>
                <c:pt idx="205">
                  <c:v>0.301965</c:v>
                </c:pt>
                <c:pt idx="206">
                  <c:v>0.355653</c:v>
                </c:pt>
                <c:pt idx="207">
                  <c:v>1.224826</c:v>
                </c:pt>
                <c:pt idx="208">
                  <c:v>0.934475</c:v>
                </c:pt>
                <c:pt idx="209">
                  <c:v>1.400281</c:v>
                </c:pt>
                <c:pt idx="210">
                  <c:v>-0.020753</c:v>
                </c:pt>
                <c:pt idx="211">
                  <c:v>0.414302</c:v>
                </c:pt>
                <c:pt idx="212">
                  <c:v>2.689422</c:v>
                </c:pt>
                <c:pt idx="213">
                  <c:v>8.816997</c:v>
                </c:pt>
                <c:pt idx="214">
                  <c:v>8.419337</c:v>
                </c:pt>
                <c:pt idx="215">
                  <c:v>17.995956</c:v>
                </c:pt>
                <c:pt idx="216">
                  <c:v>9.45589</c:v>
                </c:pt>
                <c:pt idx="217">
                  <c:v>18.19876</c:v>
                </c:pt>
                <c:pt idx="218">
                  <c:v>8.239555</c:v>
                </c:pt>
                <c:pt idx="219">
                  <c:v>16.202913</c:v>
                </c:pt>
                <c:pt idx="220">
                  <c:v>7.565811</c:v>
                </c:pt>
                <c:pt idx="221">
                  <c:v>14.363309</c:v>
                </c:pt>
                <c:pt idx="222">
                  <c:v>5.928616</c:v>
                </c:pt>
                <c:pt idx="223">
                  <c:v>11.128507</c:v>
                </c:pt>
                <c:pt idx="224">
                  <c:v>4.585477</c:v>
                </c:pt>
                <c:pt idx="225">
                  <c:v>8.565676</c:v>
                </c:pt>
                <c:pt idx="226">
                  <c:v>3.304576</c:v>
                </c:pt>
                <c:pt idx="227">
                  <c:v>6.061091</c:v>
                </c:pt>
                <c:pt idx="228">
                  <c:v>2.385054</c:v>
                </c:pt>
                <c:pt idx="229">
                  <c:v>4.417148</c:v>
                </c:pt>
                <c:pt idx="230">
                  <c:v>1.660335</c:v>
                </c:pt>
                <c:pt idx="231">
                  <c:v>2.940882</c:v>
                </c:pt>
                <c:pt idx="232">
                  <c:v>0.992736</c:v>
                </c:pt>
                <c:pt idx="233">
                  <c:v>1.671214</c:v>
                </c:pt>
                <c:pt idx="234">
                  <c:v>0.176087</c:v>
                </c:pt>
                <c:pt idx="235">
                  <c:v>-0.12108</c:v>
                </c:pt>
                <c:pt idx="236">
                  <c:v>-0.7477</c:v>
                </c:pt>
                <c:pt idx="237">
                  <c:v>-1.908409</c:v>
                </c:pt>
                <c:pt idx="238">
                  <c:v>-1.62245</c:v>
                </c:pt>
                <c:pt idx="239">
                  <c:v>-3.740514</c:v>
                </c:pt>
                <c:pt idx="240">
                  <c:v>-2.590495</c:v>
                </c:pt>
                <c:pt idx="241">
                  <c:v>-5.593288</c:v>
                </c:pt>
                <c:pt idx="242">
                  <c:v>-3.588242</c:v>
                </c:pt>
                <c:pt idx="243">
                  <c:v>-7.745686</c:v>
                </c:pt>
                <c:pt idx="244">
                  <c:v>-4.652812</c:v>
                </c:pt>
                <c:pt idx="245">
                  <c:v>-9.722959</c:v>
                </c:pt>
                <c:pt idx="246">
                  <c:v>-5.373768</c:v>
                </c:pt>
                <c:pt idx="247">
                  <c:v>-11.104532</c:v>
                </c:pt>
                <c:pt idx="248">
                  <c:v>-6.017411</c:v>
                </c:pt>
                <c:pt idx="249">
                  <c:v>-12.271109</c:v>
                </c:pt>
                <c:pt idx="250">
                  <c:v>-6.286217</c:v>
                </c:pt>
                <c:pt idx="251">
                  <c:v>-12.62669</c:v>
                </c:pt>
                <c:pt idx="252">
                  <c:v>-6.015379</c:v>
                </c:pt>
                <c:pt idx="253">
                  <c:v>-11.597148</c:v>
                </c:pt>
                <c:pt idx="254">
                  <c:v>-5.260148</c:v>
                </c:pt>
                <c:pt idx="255">
                  <c:v>-10.367608</c:v>
                </c:pt>
                <c:pt idx="256">
                  <c:v>-5.003679</c:v>
                </c:pt>
                <c:pt idx="257">
                  <c:v>-9.472033</c:v>
                </c:pt>
                <c:pt idx="258">
                  <c:v>-3.375911</c:v>
                </c:pt>
                <c:pt idx="259">
                  <c:v>-5.87299</c:v>
                </c:pt>
                <c:pt idx="260">
                  <c:v>-2.107088</c:v>
                </c:pt>
                <c:pt idx="261">
                  <c:v>-3.880078</c:v>
                </c:pt>
                <c:pt idx="262">
                  <c:v>-1.297112</c:v>
                </c:pt>
                <c:pt idx="263">
                  <c:v>-2.227951</c:v>
                </c:pt>
                <c:pt idx="264">
                  <c:v>-0.65771</c:v>
                </c:pt>
                <c:pt idx="265">
                  <c:v>-1.014644</c:v>
                </c:pt>
                <c:pt idx="266">
                  <c:v>-0.323256</c:v>
                </c:pt>
                <c:pt idx="267">
                  <c:v>-0.859744</c:v>
                </c:pt>
                <c:pt idx="268">
                  <c:v>-0.642273</c:v>
                </c:pt>
                <c:pt idx="269">
                  <c:v>-0.851245</c:v>
                </c:pt>
                <c:pt idx="270">
                  <c:v>0.970006</c:v>
                </c:pt>
                <c:pt idx="271">
                  <c:v>2.8254</c:v>
                </c:pt>
                <c:pt idx="272">
                  <c:v>1.916657</c:v>
                </c:pt>
                <c:pt idx="273">
                  <c:v>3.681116</c:v>
                </c:pt>
                <c:pt idx="274">
                  <c:v>1.275556</c:v>
                </c:pt>
                <c:pt idx="275">
                  <c:v>2.812083</c:v>
                </c:pt>
                <c:pt idx="276">
                  <c:v>3.559871</c:v>
                </c:pt>
                <c:pt idx="277">
                  <c:v>8.960336</c:v>
                </c:pt>
                <c:pt idx="278">
                  <c:v>6.147592</c:v>
                </c:pt>
                <c:pt idx="279">
                  <c:v>12.839623</c:v>
                </c:pt>
                <c:pt idx="280">
                  <c:v>6.766592</c:v>
                </c:pt>
                <c:pt idx="281">
                  <c:v>13.225886</c:v>
                </c:pt>
                <c:pt idx="282">
                  <c:v>6.2873</c:v>
                </c:pt>
                <c:pt idx="283">
                  <c:v>12.557002</c:v>
                </c:pt>
                <c:pt idx="284">
                  <c:v>6.247342</c:v>
                </c:pt>
                <c:pt idx="285">
                  <c:v>12.388547</c:v>
                </c:pt>
                <c:pt idx="286">
                  <c:v>6.101843</c:v>
                </c:pt>
                <c:pt idx="287">
                  <c:v>12.177438</c:v>
                </c:pt>
                <c:pt idx="288">
                  <c:v>5.779865</c:v>
                </c:pt>
                <c:pt idx="289">
                  <c:v>10.82823</c:v>
                </c:pt>
                <c:pt idx="290">
                  <c:v>4.051211</c:v>
                </c:pt>
                <c:pt idx="291">
                  <c:v>7.182193</c:v>
                </c:pt>
                <c:pt idx="292">
                  <c:v>2.421038</c:v>
                </c:pt>
                <c:pt idx="293">
                  <c:v>4.303091</c:v>
                </c:pt>
                <c:pt idx="294">
                  <c:v>1.485642</c:v>
                </c:pt>
                <c:pt idx="295">
                  <c:v>2.610172</c:v>
                </c:pt>
                <c:pt idx="296">
                  <c:v>0.715375</c:v>
                </c:pt>
                <c:pt idx="297">
                  <c:v>0.893954</c:v>
                </c:pt>
                <c:pt idx="298">
                  <c:v>-0.2541</c:v>
                </c:pt>
                <c:pt idx="299">
                  <c:v>-0.913807</c:v>
                </c:pt>
                <c:pt idx="300">
                  <c:v>-1.386924</c:v>
                </c:pt>
                <c:pt idx="301">
                  <c:v>-3.91665</c:v>
                </c:pt>
                <c:pt idx="302">
                  <c:v>-3.608219</c:v>
                </c:pt>
                <c:pt idx="303">
                  <c:v>-8.026029</c:v>
                </c:pt>
                <c:pt idx="304">
                  <c:v>-5.011996</c:v>
                </c:pt>
                <c:pt idx="305">
                  <c:v>-10.352538</c:v>
                </c:pt>
                <c:pt idx="306">
                  <c:v>-5.482718</c:v>
                </c:pt>
                <c:pt idx="307">
                  <c:v>-10.918502</c:v>
                </c:pt>
                <c:pt idx="308">
                  <c:v>-5.297588</c:v>
                </c:pt>
                <c:pt idx="309">
                  <c:v>-10.565169</c:v>
                </c:pt>
                <c:pt idx="310">
                  <c:v>-5.432823</c:v>
                </c:pt>
                <c:pt idx="311">
                  <c:v>-10.926203</c:v>
                </c:pt>
                <c:pt idx="312">
                  <c:v>-5.164475</c:v>
                </c:pt>
                <c:pt idx="313">
                  <c:v>-9.885093</c:v>
                </c:pt>
                <c:pt idx="314">
                  <c:v>-4.656569</c:v>
                </c:pt>
                <c:pt idx="315">
                  <c:v>-9.230861</c:v>
                </c:pt>
                <c:pt idx="316">
                  <c:v>-3.782529</c:v>
                </c:pt>
                <c:pt idx="317">
                  <c:v>-6.570523</c:v>
                </c:pt>
                <c:pt idx="318">
                  <c:v>-2.287071</c:v>
                </c:pt>
                <c:pt idx="319">
                  <c:v>-4.343857</c:v>
                </c:pt>
                <c:pt idx="320">
                  <c:v>-1.703014</c:v>
                </c:pt>
                <c:pt idx="321">
                  <c:v>-3.037144</c:v>
                </c:pt>
                <c:pt idx="322">
                  <c:v>-1.233057</c:v>
                </c:pt>
                <c:pt idx="323">
                  <c:v>-2.21835</c:v>
                </c:pt>
                <c:pt idx="324">
                  <c:v>-0.429779</c:v>
                </c:pt>
                <c:pt idx="325">
                  <c:v>-0.469827</c:v>
                </c:pt>
                <c:pt idx="326">
                  <c:v>-0.153268</c:v>
                </c:pt>
                <c:pt idx="327">
                  <c:v>-0.557716</c:v>
                </c:pt>
                <c:pt idx="328">
                  <c:v>-0.298393</c:v>
                </c:pt>
                <c:pt idx="329">
                  <c:v>-0.00877700000000003</c:v>
                </c:pt>
                <c:pt idx="330">
                  <c:v>1.031736</c:v>
                </c:pt>
                <c:pt idx="331">
                  <c:v>2.241406</c:v>
                </c:pt>
                <c:pt idx="332">
                  <c:v>0.587893</c:v>
                </c:pt>
                <c:pt idx="333">
                  <c:v>0.470843</c:v>
                </c:pt>
                <c:pt idx="334">
                  <c:v>0.100082</c:v>
                </c:pt>
                <c:pt idx="335">
                  <c:v>1.816038</c:v>
                </c:pt>
                <c:pt idx="336">
                  <c:v>4.499988</c:v>
                </c:pt>
                <c:pt idx="337">
                  <c:v>10.212394</c:v>
                </c:pt>
                <c:pt idx="338">
                  <c:v>5.609333</c:v>
                </c:pt>
                <c:pt idx="339">
                  <c:v>11.503636</c:v>
                </c:pt>
                <c:pt idx="340">
                  <c:v>6.023122</c:v>
                </c:pt>
                <c:pt idx="341">
                  <c:v>11.527988</c:v>
                </c:pt>
                <c:pt idx="342">
                  <c:v>4.9958</c:v>
                </c:pt>
                <c:pt idx="343">
                  <c:v>9.70239</c:v>
                </c:pt>
                <c:pt idx="344">
                  <c:v>4.566301</c:v>
                </c:pt>
                <c:pt idx="345">
                  <c:v>8.908051</c:v>
                </c:pt>
                <c:pt idx="346">
                  <c:v>4.079231</c:v>
                </c:pt>
                <c:pt idx="347">
                  <c:v>7.855427</c:v>
                </c:pt>
                <c:pt idx="348">
                  <c:v>3.454811</c:v>
                </c:pt>
                <c:pt idx="349">
                  <c:v>6.593934</c:v>
                </c:pt>
                <c:pt idx="350">
                  <c:v>2.720482</c:v>
                </c:pt>
                <c:pt idx="351">
                  <c:v>5.002698</c:v>
                </c:pt>
                <c:pt idx="352">
                  <c:v>1.951664</c:v>
                </c:pt>
                <c:pt idx="353">
                  <c:v>3.688921</c:v>
                </c:pt>
                <c:pt idx="354">
                  <c:v>1.636106</c:v>
                </c:pt>
                <c:pt idx="355">
                  <c:v>3.163447</c:v>
                </c:pt>
                <c:pt idx="356">
                  <c:v>1.317433</c:v>
                </c:pt>
                <c:pt idx="357">
                  <c:v>2.293167</c:v>
                </c:pt>
                <c:pt idx="358">
                  <c:v>0.547769</c:v>
                </c:pt>
                <c:pt idx="359">
                  <c:v>0.587096</c:v>
                </c:pt>
                <c:pt idx="360">
                  <c:v>-0.500995</c:v>
                </c:pt>
                <c:pt idx="361">
                  <c:v>-1.507454</c:v>
                </c:pt>
                <c:pt idx="362">
                  <c:v>-1.550382</c:v>
                </c:pt>
                <c:pt idx="363">
                  <c:v>-3.887609</c:v>
                </c:pt>
                <c:pt idx="364">
                  <c:v>-3.258469</c:v>
                </c:pt>
                <c:pt idx="365">
                  <c:v>-7.318063</c:v>
                </c:pt>
                <c:pt idx="366">
                  <c:v>-4.704715</c:v>
                </c:pt>
                <c:pt idx="367">
                  <c:v>-9.84445</c:v>
                </c:pt>
                <c:pt idx="368">
                  <c:v>-5.539892</c:v>
                </c:pt>
                <c:pt idx="369">
                  <c:v>-11.349766</c:v>
                </c:pt>
                <c:pt idx="370">
                  <c:v>-6.051568</c:v>
                </c:pt>
                <c:pt idx="371">
                  <c:v>-12.405075</c:v>
                </c:pt>
                <c:pt idx="372">
                  <c:v>-6.178964</c:v>
                </c:pt>
                <c:pt idx="373">
                  <c:v>-11.615114</c:v>
                </c:pt>
                <c:pt idx="374">
                  <c:v>-5.047022</c:v>
                </c:pt>
                <c:pt idx="375">
                  <c:v>-10.187389</c:v>
                </c:pt>
                <c:pt idx="376">
                  <c:v>-5.063654</c:v>
                </c:pt>
                <c:pt idx="377">
                  <c:v>-9.531674</c:v>
                </c:pt>
                <c:pt idx="378">
                  <c:v>-3.65182</c:v>
                </c:pt>
                <c:pt idx="379">
                  <c:v>-6.714334</c:v>
                </c:pt>
                <c:pt idx="380">
                  <c:v>-2.695716</c:v>
                </c:pt>
                <c:pt idx="381">
                  <c:v>-4.978516</c:v>
                </c:pt>
                <c:pt idx="382">
                  <c:v>-1.454685</c:v>
                </c:pt>
                <c:pt idx="383">
                  <c:v>-2.162246</c:v>
                </c:pt>
                <c:pt idx="384">
                  <c:v>-0.323311</c:v>
                </c:pt>
                <c:pt idx="385">
                  <c:v>-0.366529</c:v>
                </c:pt>
                <c:pt idx="386">
                  <c:v>0.283764</c:v>
                </c:pt>
                <c:pt idx="387">
                  <c:v>0.852356</c:v>
                </c:pt>
                <c:pt idx="388">
                  <c:v>0.464839</c:v>
                </c:pt>
                <c:pt idx="389">
                  <c:v>0.519939</c:v>
                </c:pt>
                <c:pt idx="390">
                  <c:v>-0.145171</c:v>
                </c:pt>
                <c:pt idx="391">
                  <c:v>0.333442</c:v>
                </c:pt>
                <c:pt idx="392">
                  <c:v>1.740519</c:v>
                </c:pt>
                <c:pt idx="393">
                  <c:v>4.123144</c:v>
                </c:pt>
                <c:pt idx="394">
                  <c:v>2.198142</c:v>
                </c:pt>
                <c:pt idx="395">
                  <c:v>4.16915</c:v>
                </c:pt>
                <c:pt idx="396">
                  <c:v>2.680847</c:v>
                </c:pt>
                <c:pt idx="397">
                  <c:v>7.352975</c:v>
                </c:pt>
                <c:pt idx="398">
                  <c:v>5.786143</c:v>
                </c:pt>
                <c:pt idx="399">
                  <c:v>11.667631</c:v>
                </c:pt>
                <c:pt idx="400">
                  <c:v>5.853983</c:v>
                </c:pt>
                <c:pt idx="401">
                  <c:v>11.985426</c:v>
                </c:pt>
                <c:pt idx="402">
                  <c:v>6.259711</c:v>
                </c:pt>
                <c:pt idx="403">
                  <c:v>12.473145</c:v>
                </c:pt>
                <c:pt idx="404">
                  <c:v>5.967505</c:v>
                </c:pt>
                <c:pt idx="405">
                  <c:v>11.434331</c:v>
                </c:pt>
                <c:pt idx="406">
                  <c:v>4.651941</c:v>
                </c:pt>
                <c:pt idx="407">
                  <c:v>8.367176</c:v>
                </c:pt>
                <c:pt idx="408">
                  <c:v>3.030046</c:v>
                </c:pt>
                <c:pt idx="409">
                  <c:v>5.551245</c:v>
                </c:pt>
                <c:pt idx="410">
                  <c:v>2.085414</c:v>
                </c:pt>
                <c:pt idx="411">
                  <c:v>3.725477</c:v>
                </c:pt>
                <c:pt idx="412">
                  <c:v>1.296534</c:v>
                </c:pt>
                <c:pt idx="413">
                  <c:v>2.230449</c:v>
                </c:pt>
                <c:pt idx="414">
                  <c:v>0.603711</c:v>
                </c:pt>
                <c:pt idx="415">
                  <c:v>0.909119</c:v>
                </c:pt>
                <c:pt idx="416">
                  <c:v>-0.03172</c:v>
                </c:pt>
                <c:pt idx="417">
                  <c:v>-0.257086</c:v>
                </c:pt>
                <c:pt idx="418">
                  <c:v>-0.294333</c:v>
                </c:pt>
                <c:pt idx="419">
                  <c:v>-0.762274</c:v>
                </c:pt>
                <c:pt idx="420">
                  <c:v>-0.826512</c:v>
                </c:pt>
                <c:pt idx="421">
                  <c:v>-2.21254</c:v>
                </c:pt>
                <c:pt idx="422">
                  <c:v>-2.016771</c:v>
                </c:pt>
                <c:pt idx="423">
                  <c:v>-4.721394</c:v>
                </c:pt>
                <c:pt idx="424">
                  <c:v>-3.258124</c:v>
                </c:pt>
                <c:pt idx="425">
                  <c:v>-6.96952</c:v>
                </c:pt>
                <c:pt idx="426">
                  <c:v>-4.07574</c:v>
                </c:pt>
                <c:pt idx="427">
                  <c:v>-8.44372</c:v>
                </c:pt>
                <c:pt idx="428">
                  <c:v>-4.655455</c:v>
                </c:pt>
                <c:pt idx="429">
                  <c:v>-9.579137</c:v>
                </c:pt>
                <c:pt idx="430">
                  <c:v>-5.302603</c:v>
                </c:pt>
                <c:pt idx="431">
                  <c:v>-11.09519</c:v>
                </c:pt>
                <c:pt idx="432">
                  <c:v>-6.06909</c:v>
                </c:pt>
                <c:pt idx="433">
                  <c:v>-11.675795</c:v>
                </c:pt>
                <c:pt idx="434">
                  <c:v>-4.861792</c:v>
                </c:pt>
                <c:pt idx="435">
                  <c:v>-9.68</c:v>
                </c:pt>
                <c:pt idx="436">
                  <c:v>-4.705537</c:v>
                </c:pt>
                <c:pt idx="437">
                  <c:v>-8.479172</c:v>
                </c:pt>
                <c:pt idx="438">
                  <c:v>-2.533176</c:v>
                </c:pt>
                <c:pt idx="439">
                  <c:v>-4.620378</c:v>
                </c:pt>
                <c:pt idx="440">
                  <c:v>-1.303408</c:v>
                </c:pt>
                <c:pt idx="441">
                  <c:v>-1.434731</c:v>
                </c:pt>
                <c:pt idx="442">
                  <c:v>0.603264</c:v>
                </c:pt>
                <c:pt idx="443">
                  <c:v>1.276023</c:v>
                </c:pt>
                <c:pt idx="444">
                  <c:v>0.341586</c:v>
                </c:pt>
                <c:pt idx="445">
                  <c:v>0.343547</c:v>
                </c:pt>
                <c:pt idx="446">
                  <c:v>-0.512002</c:v>
                </c:pt>
                <c:pt idx="447">
                  <c:v>-1.317786</c:v>
                </c:pt>
                <c:pt idx="448">
                  <c:v>-0.766751</c:v>
                </c:pt>
                <c:pt idx="449">
                  <c:v>-1.122309</c:v>
                </c:pt>
                <c:pt idx="450">
                  <c:v>-0.218184</c:v>
                </c:pt>
                <c:pt idx="451">
                  <c:v>-0.641156</c:v>
                </c:pt>
                <c:pt idx="452">
                  <c:v>-0.688919</c:v>
                </c:pt>
                <c:pt idx="453">
                  <c:v>-1.372624</c:v>
                </c:pt>
                <c:pt idx="454">
                  <c:v>-0.971326</c:v>
                </c:pt>
                <c:pt idx="455">
                  <c:v>-2.432406</c:v>
                </c:pt>
                <c:pt idx="456">
                  <c:v>-1.802669</c:v>
                </c:pt>
                <c:pt idx="457">
                  <c:v>-3.75123</c:v>
                </c:pt>
                <c:pt idx="458">
                  <c:v>-2.086471</c:v>
                </c:pt>
                <c:pt idx="459">
                  <c:v>-4.546839</c:v>
                </c:pt>
                <c:pt idx="460">
                  <c:v>-2.631212</c:v>
                </c:pt>
                <c:pt idx="461">
                  <c:v>-5.259053</c:v>
                </c:pt>
                <c:pt idx="462">
                  <c:v>-2.903354</c:v>
                </c:pt>
                <c:pt idx="463">
                  <c:v>-5.578071</c:v>
                </c:pt>
                <c:pt idx="464">
                  <c:v>-2.320424</c:v>
                </c:pt>
                <c:pt idx="465">
                  <c:v>-4.921811</c:v>
                </c:pt>
                <c:pt idx="466">
                  <c:v>-3.185022</c:v>
                </c:pt>
                <c:pt idx="467">
                  <c:v>-6.555705</c:v>
                </c:pt>
                <c:pt idx="468">
                  <c:v>-3.236486</c:v>
                </c:pt>
                <c:pt idx="469">
                  <c:v>-6.125095</c:v>
                </c:pt>
                <c:pt idx="470">
                  <c:v>-2.74749</c:v>
                </c:pt>
                <c:pt idx="471">
                  <c:v>-5.522348</c:v>
                </c:pt>
                <c:pt idx="472">
                  <c:v>-2.572689</c:v>
                </c:pt>
                <c:pt idx="473">
                  <c:v>-4.953323</c:v>
                </c:pt>
                <c:pt idx="474">
                  <c:v>-2.394841</c:v>
                </c:pt>
                <c:pt idx="475">
                  <c:v>-4.970718</c:v>
                </c:pt>
                <c:pt idx="476">
                  <c:v>-2.745901</c:v>
                </c:pt>
                <c:pt idx="477">
                  <c:v>-5.24428</c:v>
                </c:pt>
                <c:pt idx="478">
                  <c:v>-2.023862</c:v>
                </c:pt>
                <c:pt idx="479">
                  <c:v>-3.79458</c:v>
                </c:pt>
                <c:pt idx="480">
                  <c:v>-2.164549</c:v>
                </c:pt>
                <c:pt idx="481">
                  <c:v>-4.551288</c:v>
                </c:pt>
                <c:pt idx="482">
                  <c:v>-2.08312</c:v>
                </c:pt>
                <c:pt idx="483">
                  <c:v>-3.674285</c:v>
                </c:pt>
                <c:pt idx="484">
                  <c:v>-1.443192</c:v>
                </c:pt>
                <c:pt idx="485">
                  <c:v>-2.829901</c:v>
                </c:pt>
                <c:pt idx="486">
                  <c:v>-1.071425</c:v>
                </c:pt>
                <c:pt idx="487">
                  <c:v>-1.953649</c:v>
                </c:pt>
                <c:pt idx="488">
                  <c:v>-0.680132</c:v>
                </c:pt>
                <c:pt idx="489">
                  <c:v>-1.183284</c:v>
                </c:pt>
                <c:pt idx="490">
                  <c:v>-0.495127</c:v>
                </c:pt>
                <c:pt idx="491">
                  <c:v>-1.023754</c:v>
                </c:pt>
                <c:pt idx="492">
                  <c:v>-0.413824</c:v>
                </c:pt>
                <c:pt idx="493">
                  <c:v>-0.728921</c:v>
                </c:pt>
                <c:pt idx="494">
                  <c:v>-0.175877</c:v>
                </c:pt>
                <c:pt idx="495">
                  <c:v>-0.218555</c:v>
                </c:pt>
                <c:pt idx="496">
                  <c:v>0.01073</c:v>
                </c:pt>
                <c:pt idx="497">
                  <c:v>-0.085089</c:v>
                </c:pt>
                <c:pt idx="498">
                  <c:v>-0.049552</c:v>
                </c:pt>
                <c:pt idx="499">
                  <c:v>-0.121078</c:v>
                </c:pt>
                <c:pt idx="500">
                  <c:v>-0.072939</c:v>
                </c:pt>
                <c:pt idx="501">
                  <c:v>-0.064354</c:v>
                </c:pt>
                <c:pt idx="502">
                  <c:v>0.017484</c:v>
                </c:pt>
                <c:pt idx="503">
                  <c:v>-0.001975</c:v>
                </c:pt>
                <c:pt idx="504">
                  <c:v>-0.014953</c:v>
                </c:pt>
                <c:pt idx="505">
                  <c:v>-0.016035</c:v>
                </c:pt>
                <c:pt idx="506">
                  <c:v>0.00157</c:v>
                </c:pt>
                <c:pt idx="507">
                  <c:v>0.00764</c:v>
                </c:pt>
                <c:pt idx="508">
                  <c:v>-0.026096</c:v>
                </c:pt>
                <c:pt idx="509">
                  <c:v>-0.013119</c:v>
                </c:pt>
                <c:pt idx="510">
                  <c:v>0.018241</c:v>
                </c:pt>
                <c:pt idx="511">
                  <c:v>0.011101</c:v>
                </c:pt>
                <c:pt idx="512">
                  <c:v>0.027726</c:v>
                </c:pt>
                <c:pt idx="513">
                  <c:v>0.130128</c:v>
                </c:pt>
                <c:pt idx="514">
                  <c:v>0.093431</c:v>
                </c:pt>
                <c:pt idx="515">
                  <c:v>0.169455</c:v>
                </c:pt>
                <c:pt idx="516">
                  <c:v>0.056878</c:v>
                </c:pt>
                <c:pt idx="517">
                  <c:v>0.112592</c:v>
                </c:pt>
                <c:pt idx="518">
                  <c:v>0.052079</c:v>
                </c:pt>
                <c:pt idx="519">
                  <c:v>0.110579</c:v>
                </c:pt>
                <c:pt idx="520">
                  <c:v>0.037487</c:v>
                </c:pt>
                <c:pt idx="521">
                  <c:v>0.058379</c:v>
                </c:pt>
                <c:pt idx="522">
                  <c:v>0.028617</c:v>
                </c:pt>
                <c:pt idx="523">
                  <c:v>0.051908</c:v>
                </c:pt>
                <c:pt idx="524">
                  <c:v>-0.04358</c:v>
                </c:pt>
                <c:pt idx="525">
                  <c:v>-0.113205</c:v>
                </c:pt>
                <c:pt idx="526">
                  <c:v>-0.020357</c:v>
                </c:pt>
                <c:pt idx="527">
                  <c:v>0.006724</c:v>
                </c:pt>
                <c:pt idx="528">
                  <c:v>0.013005</c:v>
                </c:pt>
                <c:pt idx="529">
                  <c:v>0.009098</c:v>
                </c:pt>
                <c:pt idx="530">
                  <c:v>-0.003723</c:v>
                </c:pt>
                <c:pt idx="531">
                  <c:v>0.010217</c:v>
                </c:pt>
                <c:pt idx="532">
                  <c:v>0.030925</c:v>
                </c:pt>
                <c:pt idx="533">
                  <c:v>0.069146</c:v>
                </c:pt>
                <c:pt idx="534">
                  <c:v>0.018239</c:v>
                </c:pt>
                <c:pt idx="535">
                  <c:v>0.037579</c:v>
                </c:pt>
                <c:pt idx="536">
                  <c:v>0.014604</c:v>
                </c:pt>
                <c:pt idx="537">
                  <c:v>0.027193</c:v>
                </c:pt>
                <c:pt idx="538">
                  <c:v>0.030985</c:v>
                </c:pt>
                <c:pt idx="539">
                  <c:v>0.055634</c:v>
                </c:pt>
                <c:pt idx="540">
                  <c:v>0.016146</c:v>
                </c:pt>
                <c:pt idx="541">
                  <c:v>0.046157</c:v>
                </c:pt>
                <c:pt idx="542">
                  <c:v>0.035029</c:v>
                </c:pt>
                <c:pt idx="543">
                  <c:v>0.059627</c:v>
                </c:pt>
                <c:pt idx="544">
                  <c:v>0.001677</c:v>
                </c:pt>
                <c:pt idx="545">
                  <c:v>0.020324</c:v>
                </c:pt>
                <c:pt idx="546">
                  <c:v>0.026336</c:v>
                </c:pt>
                <c:pt idx="547">
                  <c:v>0.04515</c:v>
                </c:pt>
                <c:pt idx="548">
                  <c:v>0.036023</c:v>
                </c:pt>
                <c:pt idx="549">
                  <c:v>0.087781</c:v>
                </c:pt>
                <c:pt idx="550">
                  <c:v>0.08893</c:v>
                </c:pt>
                <c:pt idx="551">
                  <c:v>0.171257</c:v>
                </c:pt>
                <c:pt idx="552">
                  <c:v>0.066436</c:v>
                </c:pt>
                <c:pt idx="553">
                  <c:v>0.141004</c:v>
                </c:pt>
                <c:pt idx="554">
                  <c:v>0.083879</c:v>
                </c:pt>
                <c:pt idx="555">
                  <c:v>0.194149</c:v>
                </c:pt>
                <c:pt idx="556">
                  <c:v>0.148578</c:v>
                </c:pt>
                <c:pt idx="557">
                  <c:v>0.255784</c:v>
                </c:pt>
                <c:pt idx="558">
                  <c:v>0.029266</c:v>
                </c:pt>
                <c:pt idx="559">
                  <c:v>0.047108</c:v>
                </c:pt>
                <c:pt idx="560">
                  <c:v>0.110065</c:v>
                </c:pt>
                <c:pt idx="561">
                  <c:v>0.229016</c:v>
                </c:pt>
                <c:pt idx="562">
                  <c:v>0.082377</c:v>
                </c:pt>
                <c:pt idx="563">
                  <c:v>0.118934</c:v>
                </c:pt>
                <c:pt idx="564">
                  <c:v>0.002988</c:v>
                </c:pt>
                <c:pt idx="565">
                  <c:v>-0.029297</c:v>
                </c:pt>
                <c:pt idx="566">
                  <c:v>-0.029317</c:v>
                </c:pt>
                <c:pt idx="567">
                  <c:v>-0.039493</c:v>
                </c:pt>
                <c:pt idx="568">
                  <c:v>-0.029693</c:v>
                </c:pt>
                <c:pt idx="569">
                  <c:v>-0.079957</c:v>
                </c:pt>
                <c:pt idx="570">
                  <c:v>-0.010948</c:v>
                </c:pt>
                <c:pt idx="571">
                  <c:v>-0.011593</c:v>
                </c:pt>
                <c:pt idx="572">
                  <c:v>0.014895</c:v>
                </c:pt>
                <c:pt idx="573">
                  <c:v>0.041083</c:v>
                </c:pt>
                <c:pt idx="574">
                  <c:v>-0.05051</c:v>
                </c:pt>
                <c:pt idx="575">
                  <c:v>-0.077288</c:v>
                </c:pt>
                <c:pt idx="576">
                  <c:v>-0.027516</c:v>
                </c:pt>
                <c:pt idx="577">
                  <c:v>-0.077313</c:v>
                </c:pt>
                <c:pt idx="578">
                  <c:v>-0.023158</c:v>
                </c:pt>
                <c:pt idx="579">
                  <c:v>0.046384</c:v>
                </c:pt>
                <c:pt idx="580">
                  <c:v>0.056067</c:v>
                </c:pt>
                <c:pt idx="581">
                  <c:v>0.023896</c:v>
                </c:pt>
                <c:pt idx="582">
                  <c:v>-0.085988</c:v>
                </c:pt>
                <c:pt idx="583">
                  <c:v>-0.276888</c:v>
                </c:pt>
                <c:pt idx="584">
                  <c:v>-0.296498</c:v>
                </c:pt>
                <c:pt idx="585">
                  <c:v>-0.702906</c:v>
                </c:pt>
                <c:pt idx="586">
                  <c:v>-0.471776</c:v>
                </c:pt>
                <c:pt idx="587">
                  <c:v>-0.978796</c:v>
                </c:pt>
                <c:pt idx="588">
                  <c:v>-0.517787</c:v>
                </c:pt>
                <c:pt idx="589">
                  <c:v>-1.083703</c:v>
                </c:pt>
                <c:pt idx="590">
                  <c:v>-0.554559</c:v>
                </c:pt>
                <c:pt idx="591">
                  <c:v>-1.003793</c:v>
                </c:pt>
                <c:pt idx="592">
                  <c:v>-0.338148</c:v>
                </c:pt>
                <c:pt idx="593">
                  <c:v>-0.651602</c:v>
                </c:pt>
                <c:pt idx="594">
                  <c:v>-0.282213</c:v>
                </c:pt>
              </c:numCache>
            </c:numRef>
          </c:val>
          <c:smooth val="0"/>
        </c:ser>
        <c:dLbls>
          <c:showLegendKey val="0"/>
          <c:showVal val="0"/>
          <c:showCatName val="0"/>
          <c:showSerName val="0"/>
          <c:showPercent val="0"/>
          <c:showBubbleSize val="0"/>
        </c:dLbls>
        <c:marker val="0"/>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67813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endParaRPr lang="en-US" altLang="zh-CN"/>
          </a:p>
        </c:rich>
      </c:tx>
      <c:layout/>
      <c:overlay val="0"/>
      <c:spPr>
        <a:noFill/>
        <a:ln>
          <a:noFill/>
        </a:ln>
        <a:effectLst/>
      </c:sp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dLbls>
            <c:delete val="1"/>
          </c:dLbls>
          <c:val>
            <c:numRef>
              <c:f>'[action2 5 times accele.csv]action2 5 times accele'!$J$2:$J$450</c:f>
              <c:numCache>
                <c:formatCode>General</c:formatCode>
                <c:ptCount val="449"/>
                <c:pt idx="0">
                  <c:v>-14.8596935682437</c:v>
                </c:pt>
                <c:pt idx="1">
                  <c:v>-14.3201590066679</c:v>
                </c:pt>
                <c:pt idx="2">
                  <c:v>-11.7124063834362</c:v>
                </c:pt>
                <c:pt idx="3">
                  <c:v>-16.9072104541012</c:v>
                </c:pt>
                <c:pt idx="4">
                  <c:v>-21.3630481528361</c:v>
                </c:pt>
                <c:pt idx="5">
                  <c:v>-15.1311937218839</c:v>
                </c:pt>
                <c:pt idx="6">
                  <c:v>-14.9996973344835</c:v>
                </c:pt>
                <c:pt idx="7">
                  <c:v>-15.6314636728345</c:v>
                </c:pt>
                <c:pt idx="8">
                  <c:v>-16.2400950737927</c:v>
                </c:pt>
                <c:pt idx="9">
                  <c:v>-12.8537804160411</c:v>
                </c:pt>
                <c:pt idx="10">
                  <c:v>-12.6723153576757</c:v>
                </c:pt>
                <c:pt idx="11">
                  <c:v>-16.4575451466623</c:v>
                </c:pt>
                <c:pt idx="12">
                  <c:v>-17.7003974983152</c:v>
                </c:pt>
                <c:pt idx="13">
                  <c:v>-16.0895407670571</c:v>
                </c:pt>
                <c:pt idx="14">
                  <c:v>-12.5188633888783</c:v>
                </c:pt>
                <c:pt idx="15">
                  <c:v>-11.09490761666</c:v>
                </c:pt>
                <c:pt idx="16">
                  <c:v>-15.224403203842</c:v>
                </c:pt>
                <c:pt idx="17">
                  <c:v>-23.8076781570513</c:v>
                </c:pt>
                <c:pt idx="18">
                  <c:v>-32.5292685480661</c:v>
                </c:pt>
                <c:pt idx="19">
                  <c:v>-25.9266379183464</c:v>
                </c:pt>
                <c:pt idx="20">
                  <c:v>-8.51342350594541</c:v>
                </c:pt>
                <c:pt idx="21">
                  <c:v>-3.22602366037066</c:v>
                </c:pt>
                <c:pt idx="22">
                  <c:v>-12.4372516075871</c:v>
                </c:pt>
                <c:pt idx="23">
                  <c:v>-22.6072840212889</c:v>
                </c:pt>
                <c:pt idx="24">
                  <c:v>-22.8340851544444</c:v>
                </c:pt>
                <c:pt idx="25">
                  <c:v>-14.176558147614</c:v>
                </c:pt>
                <c:pt idx="26">
                  <c:v>-10.4821937110369</c:v>
                </c:pt>
                <c:pt idx="27">
                  <c:v>-8.96729894749564</c:v>
                </c:pt>
                <c:pt idx="28">
                  <c:v>-13.1166821429636</c:v>
                </c:pt>
                <c:pt idx="29">
                  <c:v>-11.3491216807104</c:v>
                </c:pt>
                <c:pt idx="30">
                  <c:v>-8.29512001355933</c:v>
                </c:pt>
                <c:pt idx="31">
                  <c:v>-5.20690692068419</c:v>
                </c:pt>
                <c:pt idx="32">
                  <c:v>-11.6015112201961</c:v>
                </c:pt>
                <c:pt idx="33">
                  <c:v>-19.7670264988316</c:v>
                </c:pt>
                <c:pt idx="34">
                  <c:v>-19.1711134870813</c:v>
                </c:pt>
                <c:pt idx="35">
                  <c:v>-13.7046459610854</c:v>
                </c:pt>
                <c:pt idx="36">
                  <c:v>-6.9215728371099</c:v>
                </c:pt>
                <c:pt idx="37">
                  <c:v>-11.136338390975</c:v>
                </c:pt>
                <c:pt idx="38">
                  <c:v>-13.5942463599434</c:v>
                </c:pt>
                <c:pt idx="39">
                  <c:v>-15.1769970962462</c:v>
                </c:pt>
                <c:pt idx="40">
                  <c:v>-15.2826014512558</c:v>
                </c:pt>
                <c:pt idx="41">
                  <c:v>-8.85236816394892</c:v>
                </c:pt>
                <c:pt idx="42">
                  <c:v>-9.19026824983036</c:v>
                </c:pt>
                <c:pt idx="43">
                  <c:v>-11.7925604832718</c:v>
                </c:pt>
                <c:pt idx="44">
                  <c:v>-13.1783967969453</c:v>
                </c:pt>
                <c:pt idx="45">
                  <c:v>-16.1259674128771</c:v>
                </c:pt>
                <c:pt idx="46">
                  <c:v>-23.392646730084</c:v>
                </c:pt>
                <c:pt idx="47">
                  <c:v>-30.4434700697561</c:v>
                </c:pt>
                <c:pt idx="48">
                  <c:v>-24.4662274736685</c:v>
                </c:pt>
                <c:pt idx="49">
                  <c:v>-24.2551384913149</c:v>
                </c:pt>
                <c:pt idx="50">
                  <c:v>-31.8069037594413</c:v>
                </c:pt>
                <c:pt idx="51">
                  <c:v>-35.3050587639023</c:v>
                </c:pt>
                <c:pt idx="52">
                  <c:v>-35.4827754182636</c:v>
                </c:pt>
                <c:pt idx="53">
                  <c:v>-34.7036825589989</c:v>
                </c:pt>
                <c:pt idx="54">
                  <c:v>-32.8119828562547</c:v>
                </c:pt>
                <c:pt idx="55">
                  <c:v>-39.332617728347</c:v>
                </c:pt>
                <c:pt idx="56">
                  <c:v>-47.9456847658629</c:v>
                </c:pt>
                <c:pt idx="57">
                  <c:v>-51.1067874723808</c:v>
                </c:pt>
                <c:pt idx="58">
                  <c:v>-51.5431754856618</c:v>
                </c:pt>
                <c:pt idx="59">
                  <c:v>-49.8890072848566</c:v>
                </c:pt>
                <c:pt idx="60">
                  <c:v>-51.5307661294948</c:v>
                </c:pt>
                <c:pt idx="61">
                  <c:v>-52.5522926501154</c:v>
                </c:pt>
                <c:pt idx="62">
                  <c:v>-50.7716243798513</c:v>
                </c:pt>
                <c:pt idx="63">
                  <c:v>-47.7269225235463</c:v>
                </c:pt>
                <c:pt idx="64">
                  <c:v>-46.6429950647401</c:v>
                </c:pt>
                <c:pt idx="65">
                  <c:v>-44.8430878508144</c:v>
                </c:pt>
                <c:pt idx="66">
                  <c:v>-42.9147895695679</c:v>
                </c:pt>
                <c:pt idx="67">
                  <c:v>-42.85717461885</c:v>
                </c:pt>
                <c:pt idx="68">
                  <c:v>-42.8875250642055</c:v>
                </c:pt>
                <c:pt idx="69">
                  <c:v>-42.8583226797201</c:v>
                </c:pt>
                <c:pt idx="70">
                  <c:v>-42.8684291574038</c:v>
                </c:pt>
                <c:pt idx="71">
                  <c:v>-43.1001519555349</c:v>
                </c:pt>
                <c:pt idx="72">
                  <c:v>-42.726929317428</c:v>
                </c:pt>
                <c:pt idx="73">
                  <c:v>-42.4742136335073</c:v>
                </c:pt>
                <c:pt idx="74">
                  <c:v>-40.1469270285108</c:v>
                </c:pt>
                <c:pt idx="75">
                  <c:v>-39.6820743517618</c:v>
                </c:pt>
                <c:pt idx="76">
                  <c:v>-42.7321756427745</c:v>
                </c:pt>
                <c:pt idx="77">
                  <c:v>-47.5867671204529</c:v>
                </c:pt>
                <c:pt idx="78">
                  <c:v>-50.5348917979904</c:v>
                </c:pt>
                <c:pt idx="79">
                  <c:v>-49.4352260302068</c:v>
                </c:pt>
                <c:pt idx="80">
                  <c:v>-46.1668851792406</c:v>
                </c:pt>
                <c:pt idx="81">
                  <c:v>-43.9687987739166</c:v>
                </c:pt>
                <c:pt idx="82">
                  <c:v>-45.4584726654657</c:v>
                </c:pt>
                <c:pt idx="83">
                  <c:v>-48.9778878875983</c:v>
                </c:pt>
                <c:pt idx="84">
                  <c:v>-48.9477793591611</c:v>
                </c:pt>
                <c:pt idx="85">
                  <c:v>-44.2996384234049</c:v>
                </c:pt>
                <c:pt idx="86">
                  <c:v>-44.148929005053</c:v>
                </c:pt>
                <c:pt idx="87">
                  <c:v>-53.6077587702386</c:v>
                </c:pt>
                <c:pt idx="88">
                  <c:v>-62.8541642993294</c:v>
                </c:pt>
                <c:pt idx="89">
                  <c:v>-62.8652518886193</c:v>
                </c:pt>
                <c:pt idx="90">
                  <c:v>-63.9646253285864</c:v>
                </c:pt>
                <c:pt idx="91">
                  <c:v>-67.0178522586498</c:v>
                </c:pt>
                <c:pt idx="92">
                  <c:v>-70.4903248990181</c:v>
                </c:pt>
                <c:pt idx="93">
                  <c:v>-64.9708377498558</c:v>
                </c:pt>
                <c:pt idx="94">
                  <c:v>-61.566477058047</c:v>
                </c:pt>
                <c:pt idx="95">
                  <c:v>-75.3214359001259</c:v>
                </c:pt>
                <c:pt idx="96">
                  <c:v>-84.7939988305716</c:v>
                </c:pt>
                <c:pt idx="97">
                  <c:v>-72.8061969372382</c:v>
                </c:pt>
                <c:pt idx="98">
                  <c:v>38.9476484135582</c:v>
                </c:pt>
                <c:pt idx="99">
                  <c:v>51.2024497657899</c:v>
                </c:pt>
                <c:pt idx="100">
                  <c:v>55.5572302307381</c:v>
                </c:pt>
                <c:pt idx="101">
                  <c:v>60.6049734670099</c:v>
                </c:pt>
                <c:pt idx="102">
                  <c:v>64.6702323548507</c:v>
                </c:pt>
                <c:pt idx="103">
                  <c:v>71.7226061707171</c:v>
                </c:pt>
                <c:pt idx="104">
                  <c:v>74.361506355218</c:v>
                </c:pt>
                <c:pt idx="105">
                  <c:v>77.9362376541931</c:v>
                </c:pt>
                <c:pt idx="106">
                  <c:v>84.6011131015578</c:v>
                </c:pt>
                <c:pt idx="107">
                  <c:v>88.5096997688665</c:v>
                </c:pt>
                <c:pt idx="108">
                  <c:v>81.809607170087</c:v>
                </c:pt>
                <c:pt idx="109">
                  <c:v>76.7083887736134</c:v>
                </c:pt>
                <c:pt idx="110">
                  <c:v>75.8337705741465</c:v>
                </c:pt>
                <c:pt idx="111">
                  <c:v>76.4879657166808</c:v>
                </c:pt>
                <c:pt idx="112">
                  <c:v>76.7057186004375</c:v>
                </c:pt>
                <c:pt idx="113">
                  <c:v>76.1704781195609</c:v>
                </c:pt>
                <c:pt idx="114">
                  <c:v>73.5280045115499</c:v>
                </c:pt>
                <c:pt idx="115">
                  <c:v>72.9655116239602</c:v>
                </c:pt>
                <c:pt idx="116">
                  <c:v>75.7763860918884</c:v>
                </c:pt>
                <c:pt idx="117">
                  <c:v>81.1264137154161</c:v>
                </c:pt>
                <c:pt idx="118">
                  <c:v>85.8305358385474</c:v>
                </c:pt>
                <c:pt idx="119">
                  <c:v>88.5580168265672</c:v>
                </c:pt>
                <c:pt idx="120">
                  <c:v>88.8364586412374</c:v>
                </c:pt>
                <c:pt idx="121">
                  <c:v>87.4834490048399</c:v>
                </c:pt>
                <c:pt idx="122">
                  <c:v>84.9812346276717</c:v>
                </c:pt>
                <c:pt idx="123">
                  <c:v>81.931878894599</c:v>
                </c:pt>
                <c:pt idx="124">
                  <c:v>77.3992827858917</c:v>
                </c:pt>
                <c:pt idx="125">
                  <c:v>72.3829582379879</c:v>
                </c:pt>
                <c:pt idx="126">
                  <c:v>70.0659716234442</c:v>
                </c:pt>
                <c:pt idx="127">
                  <c:v>66.252374659935</c:v>
                </c:pt>
                <c:pt idx="128">
                  <c:v>59.8506139219367</c:v>
                </c:pt>
                <c:pt idx="129">
                  <c:v>49.7814516776712</c:v>
                </c:pt>
                <c:pt idx="130">
                  <c:v>33.888368454978</c:v>
                </c:pt>
                <c:pt idx="131">
                  <c:v>22.293784597164</c:v>
                </c:pt>
                <c:pt idx="132">
                  <c:v>-0.460908162073816</c:v>
                </c:pt>
                <c:pt idx="133">
                  <c:v>-40.9403343322844</c:v>
                </c:pt>
                <c:pt idx="134">
                  <c:v>-60.6927968411957</c:v>
                </c:pt>
                <c:pt idx="135">
                  <c:v>-66.2307133571564</c:v>
                </c:pt>
                <c:pt idx="136">
                  <c:v>-64.2540059739505</c:v>
                </c:pt>
                <c:pt idx="137">
                  <c:v>-62.0663274946777</c:v>
                </c:pt>
                <c:pt idx="138">
                  <c:v>-65.4465043283332</c:v>
                </c:pt>
                <c:pt idx="139">
                  <c:v>-70.9576748050149</c:v>
                </c:pt>
                <c:pt idx="140">
                  <c:v>-73.8776703945404</c:v>
                </c:pt>
                <c:pt idx="141">
                  <c:v>-68.0118099894876</c:v>
                </c:pt>
                <c:pt idx="142">
                  <c:v>-63.689200903538</c:v>
                </c:pt>
                <c:pt idx="143">
                  <c:v>-64.4213702975056</c:v>
                </c:pt>
                <c:pt idx="144">
                  <c:v>-66.4511639851717</c:v>
                </c:pt>
                <c:pt idx="145">
                  <c:v>-64.545276818949</c:v>
                </c:pt>
                <c:pt idx="146">
                  <c:v>-61.8556323865556</c:v>
                </c:pt>
                <c:pt idx="147">
                  <c:v>-58.9541022278809</c:v>
                </c:pt>
                <c:pt idx="148">
                  <c:v>-56.3609233404459</c:v>
                </c:pt>
                <c:pt idx="149">
                  <c:v>-57.5612865071136</c:v>
                </c:pt>
                <c:pt idx="150">
                  <c:v>-56.2589837109987</c:v>
                </c:pt>
                <c:pt idx="151">
                  <c:v>-53.6096090046216</c:v>
                </c:pt>
                <c:pt idx="152">
                  <c:v>-57.5094707066444</c:v>
                </c:pt>
                <c:pt idx="153">
                  <c:v>-63.8177234120851</c:v>
                </c:pt>
                <c:pt idx="154">
                  <c:v>-75.8988917565825</c:v>
                </c:pt>
                <c:pt idx="155">
                  <c:v>-82.9531080764607</c:v>
                </c:pt>
                <c:pt idx="156">
                  <c:v>-66.6267251448289</c:v>
                </c:pt>
                <c:pt idx="157">
                  <c:v>-43.7242142659616</c:v>
                </c:pt>
                <c:pt idx="158">
                  <c:v>-45.0858395496696</c:v>
                </c:pt>
                <c:pt idx="159">
                  <c:v>-67.3344730782418</c:v>
                </c:pt>
                <c:pt idx="160">
                  <c:v>-83.7264969490236</c:v>
                </c:pt>
                <c:pt idx="161">
                  <c:v>-81.1403909951812</c:v>
                </c:pt>
                <c:pt idx="162">
                  <c:v>-23.140822625664</c:v>
                </c:pt>
                <c:pt idx="163">
                  <c:v>10.7371812702537</c:v>
                </c:pt>
                <c:pt idx="164">
                  <c:v>31.1315234577491</c:v>
                </c:pt>
                <c:pt idx="165">
                  <c:v>56.1373128041038</c:v>
                </c:pt>
                <c:pt idx="166">
                  <c:v>63.6567129366444</c:v>
                </c:pt>
                <c:pt idx="167">
                  <c:v>66.3349939991349</c:v>
                </c:pt>
                <c:pt idx="168">
                  <c:v>70.7225813033607</c:v>
                </c:pt>
                <c:pt idx="169">
                  <c:v>74.9542111427023</c:v>
                </c:pt>
                <c:pt idx="170">
                  <c:v>80.6861274238928</c:v>
                </c:pt>
                <c:pt idx="171">
                  <c:v>85.7525886756546</c:v>
                </c:pt>
                <c:pt idx="172">
                  <c:v>87.8584966385677</c:v>
                </c:pt>
                <c:pt idx="173">
                  <c:v>83.2457238091891</c:v>
                </c:pt>
                <c:pt idx="174">
                  <c:v>81.2575742384182</c:v>
                </c:pt>
                <c:pt idx="175">
                  <c:v>80.2969769535773</c:v>
                </c:pt>
                <c:pt idx="176">
                  <c:v>78.4515557171256</c:v>
                </c:pt>
                <c:pt idx="177">
                  <c:v>78.8938899396463</c:v>
                </c:pt>
                <c:pt idx="178">
                  <c:v>79.8947766414719</c:v>
                </c:pt>
                <c:pt idx="179">
                  <c:v>80.3482468660693</c:v>
                </c:pt>
                <c:pt idx="180">
                  <c:v>80.2059001550048</c:v>
                </c:pt>
                <c:pt idx="181">
                  <c:v>81.738389672269</c:v>
                </c:pt>
                <c:pt idx="182">
                  <c:v>82.9347671336064</c:v>
                </c:pt>
                <c:pt idx="183">
                  <c:v>82.5550394926588</c:v>
                </c:pt>
                <c:pt idx="184">
                  <c:v>87.5386217666535</c:v>
                </c:pt>
                <c:pt idx="185">
                  <c:v>89.1899346376236</c:v>
                </c:pt>
                <c:pt idx="186">
                  <c:v>80.9193484830541</c:v>
                </c:pt>
                <c:pt idx="187">
                  <c:v>76.4834199086281</c:v>
                </c:pt>
                <c:pt idx="188">
                  <c:v>76.7222815673061</c:v>
                </c:pt>
                <c:pt idx="189">
                  <c:v>74.5020047671302</c:v>
                </c:pt>
                <c:pt idx="190">
                  <c:v>70.324887319452</c:v>
                </c:pt>
                <c:pt idx="191">
                  <c:v>67.9896947033424</c:v>
                </c:pt>
                <c:pt idx="192">
                  <c:v>65.9125004350202</c:v>
                </c:pt>
                <c:pt idx="193">
                  <c:v>51.8606987381122</c:v>
                </c:pt>
                <c:pt idx="194">
                  <c:v>29.5772633640929</c:v>
                </c:pt>
                <c:pt idx="195">
                  <c:v>24.9782853747597</c:v>
                </c:pt>
                <c:pt idx="196">
                  <c:v>-0.671238482684497</c:v>
                </c:pt>
                <c:pt idx="197">
                  <c:v>-44.1069761058851</c:v>
                </c:pt>
                <c:pt idx="198">
                  <c:v>-53.6320492561755</c:v>
                </c:pt>
                <c:pt idx="199">
                  <c:v>-55.5324758345881</c:v>
                </c:pt>
                <c:pt idx="200">
                  <c:v>-56.1560616357633</c:v>
                </c:pt>
                <c:pt idx="201">
                  <c:v>-59.952120397903</c:v>
                </c:pt>
                <c:pt idx="202">
                  <c:v>-65.3184998282722</c:v>
                </c:pt>
                <c:pt idx="203">
                  <c:v>-70.1958156426104</c:v>
                </c:pt>
                <c:pt idx="204">
                  <c:v>-71.0925182876912</c:v>
                </c:pt>
                <c:pt idx="205">
                  <c:v>-66.7325870015137</c:v>
                </c:pt>
                <c:pt idx="206">
                  <c:v>-63.3663885829784</c:v>
                </c:pt>
                <c:pt idx="207">
                  <c:v>-64.1312131927923</c:v>
                </c:pt>
                <c:pt idx="208">
                  <c:v>-64.0732912472535</c:v>
                </c:pt>
                <c:pt idx="209">
                  <c:v>-61.5626865828407</c:v>
                </c:pt>
                <c:pt idx="210">
                  <c:v>-59.7537259722889</c:v>
                </c:pt>
                <c:pt idx="211">
                  <c:v>-56.7994415320887</c:v>
                </c:pt>
                <c:pt idx="212">
                  <c:v>-55.3218292954998</c:v>
                </c:pt>
                <c:pt idx="213">
                  <c:v>-59.1294001638088</c:v>
                </c:pt>
                <c:pt idx="214">
                  <c:v>-61.7516656295489</c:v>
                </c:pt>
                <c:pt idx="215">
                  <c:v>-61.8403954686539</c:v>
                </c:pt>
                <c:pt idx="216">
                  <c:v>-58.724228725961</c:v>
                </c:pt>
                <c:pt idx="217">
                  <c:v>-61.0675455682235</c:v>
                </c:pt>
                <c:pt idx="218">
                  <c:v>-65.4784851236619</c:v>
                </c:pt>
                <c:pt idx="219">
                  <c:v>-65.8995706877941</c:v>
                </c:pt>
                <c:pt idx="220">
                  <c:v>-74.1684350761905</c:v>
                </c:pt>
                <c:pt idx="221">
                  <c:v>-73.7777673828853</c:v>
                </c:pt>
                <c:pt idx="222">
                  <c:v>-65.0400728738822</c:v>
                </c:pt>
                <c:pt idx="223">
                  <c:v>-59.5874306941282</c:v>
                </c:pt>
                <c:pt idx="224">
                  <c:v>-63.301885601565</c:v>
                </c:pt>
                <c:pt idx="225">
                  <c:v>-66.9990118205561</c:v>
                </c:pt>
                <c:pt idx="226">
                  <c:v>-39.8966526983108</c:v>
                </c:pt>
                <c:pt idx="227">
                  <c:v>-11.880160782424</c:v>
                </c:pt>
                <c:pt idx="228">
                  <c:v>0.733718040300342</c:v>
                </c:pt>
                <c:pt idx="229">
                  <c:v>15.2343096400977</c:v>
                </c:pt>
                <c:pt idx="230">
                  <c:v>25.6732362057178</c:v>
                </c:pt>
                <c:pt idx="231">
                  <c:v>32.0658574119087</c:v>
                </c:pt>
                <c:pt idx="232">
                  <c:v>41.2019501398363</c:v>
                </c:pt>
                <c:pt idx="233">
                  <c:v>55.4122043246184</c:v>
                </c:pt>
                <c:pt idx="234">
                  <c:v>66.4034642311565</c:v>
                </c:pt>
                <c:pt idx="235">
                  <c:v>72.9725791752973</c:v>
                </c:pt>
                <c:pt idx="236">
                  <c:v>79.1651919847588</c:v>
                </c:pt>
                <c:pt idx="237">
                  <c:v>85.07640275479</c:v>
                </c:pt>
                <c:pt idx="238">
                  <c:v>86.5433183220219</c:v>
                </c:pt>
                <c:pt idx="239">
                  <c:v>85.5064360614342</c:v>
                </c:pt>
                <c:pt idx="240">
                  <c:v>83.7977698286209</c:v>
                </c:pt>
                <c:pt idx="241">
                  <c:v>84.487508931914</c:v>
                </c:pt>
                <c:pt idx="242">
                  <c:v>84.7497220553994</c:v>
                </c:pt>
                <c:pt idx="243">
                  <c:v>83.8375962049862</c:v>
                </c:pt>
                <c:pt idx="244">
                  <c:v>82.6210004229815</c:v>
                </c:pt>
                <c:pt idx="245">
                  <c:v>81.124064320726</c:v>
                </c:pt>
                <c:pt idx="246">
                  <c:v>76.9737009589191</c:v>
                </c:pt>
                <c:pt idx="247">
                  <c:v>77.7323488261412</c:v>
                </c:pt>
                <c:pt idx="248">
                  <c:v>81.4358691540543</c:v>
                </c:pt>
                <c:pt idx="249">
                  <c:v>78.4082402733479</c:v>
                </c:pt>
                <c:pt idx="250">
                  <c:v>75.6146425218129</c:v>
                </c:pt>
                <c:pt idx="251">
                  <c:v>71.659585762597</c:v>
                </c:pt>
                <c:pt idx="252">
                  <c:v>66.6557004432804</c:v>
                </c:pt>
                <c:pt idx="253">
                  <c:v>61.3901212570172</c:v>
                </c:pt>
                <c:pt idx="254">
                  <c:v>65.432548370006</c:v>
                </c:pt>
                <c:pt idx="255">
                  <c:v>54.1406206202</c:v>
                </c:pt>
                <c:pt idx="256">
                  <c:v>36.082513598848</c:v>
                </c:pt>
                <c:pt idx="257">
                  <c:v>7.47099242199859</c:v>
                </c:pt>
                <c:pt idx="258">
                  <c:v>-6.43037580145803</c:v>
                </c:pt>
                <c:pt idx="259">
                  <c:v>-16.4103061304326</c:v>
                </c:pt>
                <c:pt idx="260">
                  <c:v>-32.1980828932097</c:v>
                </c:pt>
                <c:pt idx="261">
                  <c:v>-45.6468488317982</c:v>
                </c:pt>
                <c:pt idx="262">
                  <c:v>-54.9221685230333</c:v>
                </c:pt>
                <c:pt idx="263">
                  <c:v>-56.1331458505541</c:v>
                </c:pt>
                <c:pt idx="264">
                  <c:v>-53.9597898658858</c:v>
                </c:pt>
                <c:pt idx="265">
                  <c:v>-53.8396789816949</c:v>
                </c:pt>
                <c:pt idx="266">
                  <c:v>-53.5957981843752</c:v>
                </c:pt>
                <c:pt idx="267">
                  <c:v>-53.9780450387877</c:v>
                </c:pt>
                <c:pt idx="268">
                  <c:v>-52.8605446330737</c:v>
                </c:pt>
                <c:pt idx="269">
                  <c:v>-53.1665304131242</c:v>
                </c:pt>
                <c:pt idx="270">
                  <c:v>-53.6601309239128</c:v>
                </c:pt>
                <c:pt idx="271">
                  <c:v>-51.3351450026693</c:v>
                </c:pt>
                <c:pt idx="272">
                  <c:v>-47.4430299035949</c:v>
                </c:pt>
                <c:pt idx="273">
                  <c:v>-43.8021054114819</c:v>
                </c:pt>
                <c:pt idx="274">
                  <c:v>-42.9265747145686</c:v>
                </c:pt>
                <c:pt idx="275">
                  <c:v>-46.240337993164</c:v>
                </c:pt>
                <c:pt idx="276">
                  <c:v>-50.5830566472252</c:v>
                </c:pt>
                <c:pt idx="277">
                  <c:v>-51.9534260326906</c:v>
                </c:pt>
                <c:pt idx="278">
                  <c:v>-48.3462363711803</c:v>
                </c:pt>
                <c:pt idx="279">
                  <c:v>-45.7547846424152</c:v>
                </c:pt>
                <c:pt idx="280">
                  <c:v>-56.0173647915084</c:v>
                </c:pt>
                <c:pt idx="281">
                  <c:v>-69.5822590106546</c:v>
                </c:pt>
                <c:pt idx="282">
                  <c:v>-77.3770073699934</c:v>
                </c:pt>
                <c:pt idx="283">
                  <c:v>-81.5022918817867</c:v>
                </c:pt>
                <c:pt idx="284">
                  <c:v>-70.6085041816633</c:v>
                </c:pt>
                <c:pt idx="285">
                  <c:v>-57.3498052409898</c:v>
                </c:pt>
                <c:pt idx="286">
                  <c:v>-49.7397312630133</c:v>
                </c:pt>
                <c:pt idx="287">
                  <c:v>-19.9767709405705</c:v>
                </c:pt>
                <c:pt idx="288">
                  <c:v>15.9902362058986</c:v>
                </c:pt>
                <c:pt idx="289">
                  <c:v>25.0007037718463</c:v>
                </c:pt>
                <c:pt idx="290">
                  <c:v>33.6728030861735</c:v>
                </c:pt>
                <c:pt idx="291">
                  <c:v>46.0369536534539</c:v>
                </c:pt>
                <c:pt idx="292">
                  <c:v>51.4166360001773</c:v>
                </c:pt>
                <c:pt idx="293">
                  <c:v>53.5882520377171</c:v>
                </c:pt>
                <c:pt idx="294">
                  <c:v>56.3496889338355</c:v>
                </c:pt>
                <c:pt idx="295">
                  <c:v>59.6625136167191</c:v>
                </c:pt>
                <c:pt idx="296">
                  <c:v>64.9062841459146</c:v>
                </c:pt>
                <c:pt idx="297">
                  <c:v>69.2156569443827</c:v>
                </c:pt>
                <c:pt idx="298">
                  <c:v>72.6376457902244</c:v>
                </c:pt>
                <c:pt idx="299">
                  <c:v>75.4848867993031</c:v>
                </c:pt>
                <c:pt idx="300">
                  <c:v>78.0511621456623</c:v>
                </c:pt>
                <c:pt idx="301">
                  <c:v>80.7944143757822</c:v>
                </c:pt>
                <c:pt idx="302">
                  <c:v>82.3701249151425</c:v>
                </c:pt>
                <c:pt idx="303">
                  <c:v>82.3874593645513</c:v>
                </c:pt>
                <c:pt idx="304">
                  <c:v>82.6643749591681</c:v>
                </c:pt>
                <c:pt idx="305">
                  <c:v>82.9420843017063</c:v>
                </c:pt>
                <c:pt idx="306">
                  <c:v>82.5232640778853</c:v>
                </c:pt>
                <c:pt idx="307">
                  <c:v>82.0003534449752</c:v>
                </c:pt>
                <c:pt idx="308">
                  <c:v>81.2192629610793</c:v>
                </c:pt>
                <c:pt idx="309">
                  <c:v>80.2142323607486</c:v>
                </c:pt>
                <c:pt idx="310">
                  <c:v>80.0515913267376</c:v>
                </c:pt>
                <c:pt idx="311">
                  <c:v>77.4054952099577</c:v>
                </c:pt>
                <c:pt idx="312">
                  <c:v>75.8429456269081</c:v>
                </c:pt>
                <c:pt idx="313">
                  <c:v>73.3777268915162</c:v>
                </c:pt>
                <c:pt idx="314">
                  <c:v>69.6861228941575</c:v>
                </c:pt>
                <c:pt idx="315">
                  <c:v>64.8254649503494</c:v>
                </c:pt>
                <c:pt idx="316">
                  <c:v>57.6338327705453</c:v>
                </c:pt>
                <c:pt idx="317">
                  <c:v>56.1572268541751</c:v>
                </c:pt>
                <c:pt idx="318">
                  <c:v>49.4930160804832</c:v>
                </c:pt>
                <c:pt idx="319">
                  <c:v>24.7745414196028</c:v>
                </c:pt>
                <c:pt idx="320">
                  <c:v>-16.4645736494817</c:v>
                </c:pt>
                <c:pt idx="321">
                  <c:v>-30.6859110409923</c:v>
                </c:pt>
                <c:pt idx="322">
                  <c:v>-35.9410130112179</c:v>
                </c:pt>
                <c:pt idx="323">
                  <c:v>-46.7558392113057</c:v>
                </c:pt>
                <c:pt idx="324">
                  <c:v>-57.2704552070099</c:v>
                </c:pt>
                <c:pt idx="325">
                  <c:v>-64.723259922296</c:v>
                </c:pt>
                <c:pt idx="326">
                  <c:v>-65.1139462916192</c:v>
                </c:pt>
                <c:pt idx="327">
                  <c:v>-63.4679612055027</c:v>
                </c:pt>
                <c:pt idx="328">
                  <c:v>-62.9347334971984</c:v>
                </c:pt>
                <c:pt idx="329">
                  <c:v>-63.6769218023907</c:v>
                </c:pt>
                <c:pt idx="330">
                  <c:v>-61.7214680371638</c:v>
                </c:pt>
                <c:pt idx="331">
                  <c:v>-58.020057119063</c:v>
                </c:pt>
                <c:pt idx="332">
                  <c:v>-57.6965782102724</c:v>
                </c:pt>
                <c:pt idx="333">
                  <c:v>-56.5020228820715</c:v>
                </c:pt>
                <c:pt idx="334">
                  <c:v>-50.874244287436</c:v>
                </c:pt>
                <c:pt idx="335">
                  <c:v>-44.4994651623042</c:v>
                </c:pt>
                <c:pt idx="336">
                  <c:v>-44.3046892970718</c:v>
                </c:pt>
                <c:pt idx="337">
                  <c:v>-50.8864897570485</c:v>
                </c:pt>
                <c:pt idx="338">
                  <c:v>-56.7461669095008</c:v>
                </c:pt>
                <c:pt idx="339">
                  <c:v>-53.3094267136414</c:v>
                </c:pt>
                <c:pt idx="340">
                  <c:v>-54.3791206280797</c:v>
                </c:pt>
                <c:pt idx="341">
                  <c:v>-62.7814115637478</c:v>
                </c:pt>
                <c:pt idx="342">
                  <c:v>-75.0690688090512</c:v>
                </c:pt>
                <c:pt idx="343">
                  <c:v>-77.4872897557091</c:v>
                </c:pt>
                <c:pt idx="344">
                  <c:v>-50.452405032702</c:v>
                </c:pt>
                <c:pt idx="345">
                  <c:v>-48.8970813541166</c:v>
                </c:pt>
                <c:pt idx="346">
                  <c:v>-74.4470261839264</c:v>
                </c:pt>
                <c:pt idx="347">
                  <c:v>-54.153074575816</c:v>
                </c:pt>
                <c:pt idx="348">
                  <c:v>-41.9158885598685</c:v>
                </c:pt>
                <c:pt idx="349">
                  <c:v>4.48655568125851</c:v>
                </c:pt>
                <c:pt idx="350">
                  <c:v>16.6692089641734</c:v>
                </c:pt>
                <c:pt idx="351">
                  <c:v>23.014805450745</c:v>
                </c:pt>
                <c:pt idx="352">
                  <c:v>42.9951635639794</c:v>
                </c:pt>
                <c:pt idx="353">
                  <c:v>58.5462837556951</c:v>
                </c:pt>
                <c:pt idx="354">
                  <c:v>62.778881788021</c:v>
                </c:pt>
                <c:pt idx="355">
                  <c:v>66.3179941805539</c:v>
                </c:pt>
                <c:pt idx="356">
                  <c:v>73.0090699499384</c:v>
                </c:pt>
                <c:pt idx="357">
                  <c:v>78.3377446167503</c:v>
                </c:pt>
                <c:pt idx="358">
                  <c:v>81.5087911423443</c:v>
                </c:pt>
                <c:pt idx="359">
                  <c:v>80.8499122439987</c:v>
                </c:pt>
                <c:pt idx="360">
                  <c:v>80.5640378715564</c:v>
                </c:pt>
                <c:pt idx="361">
                  <c:v>79.9259914717414</c:v>
                </c:pt>
                <c:pt idx="362">
                  <c:v>77.4178304846311</c:v>
                </c:pt>
                <c:pt idx="363">
                  <c:v>74.7615804087298</c:v>
                </c:pt>
                <c:pt idx="364">
                  <c:v>72.0461728245785</c:v>
                </c:pt>
                <c:pt idx="365">
                  <c:v>72.0563951428689</c:v>
                </c:pt>
                <c:pt idx="366">
                  <c:v>74.1529749645304</c:v>
                </c:pt>
                <c:pt idx="367">
                  <c:v>77.1179229214498</c:v>
                </c:pt>
                <c:pt idx="368">
                  <c:v>79.0301086281686</c:v>
                </c:pt>
                <c:pt idx="369">
                  <c:v>78.8728594529256</c:v>
                </c:pt>
                <c:pt idx="370">
                  <c:v>79.9910000703422</c:v>
                </c:pt>
                <c:pt idx="371">
                  <c:v>78.2068607025764</c:v>
                </c:pt>
                <c:pt idx="372">
                  <c:v>76.5289136352356</c:v>
                </c:pt>
                <c:pt idx="373">
                  <c:v>72.2672398657138</c:v>
                </c:pt>
                <c:pt idx="374">
                  <c:v>67.2297032866174</c:v>
                </c:pt>
                <c:pt idx="375">
                  <c:v>58.9069843860395</c:v>
                </c:pt>
                <c:pt idx="376">
                  <c:v>51.7679861368308</c:v>
                </c:pt>
                <c:pt idx="377">
                  <c:v>47.3197398094181</c:v>
                </c:pt>
                <c:pt idx="378">
                  <c:v>40.5065706309868</c:v>
                </c:pt>
                <c:pt idx="379">
                  <c:v>29.7518719171335</c:v>
                </c:pt>
                <c:pt idx="380">
                  <c:v>-0.315213361921426</c:v>
                </c:pt>
                <c:pt idx="381">
                  <c:v>-25.072915679464</c:v>
                </c:pt>
                <c:pt idx="382">
                  <c:v>-31.907698061022</c:v>
                </c:pt>
                <c:pt idx="383">
                  <c:v>-40.6259765501275</c:v>
                </c:pt>
                <c:pt idx="384">
                  <c:v>-51.9672880901678</c:v>
                </c:pt>
                <c:pt idx="385">
                  <c:v>-60.1227553247641</c:v>
                </c:pt>
                <c:pt idx="386">
                  <c:v>-51.2194835390274</c:v>
                </c:pt>
                <c:pt idx="387">
                  <c:v>-49.7638111223447</c:v>
                </c:pt>
                <c:pt idx="388">
                  <c:v>-53.9816632698959</c:v>
                </c:pt>
                <c:pt idx="389">
                  <c:v>-53.5442143972059</c:v>
                </c:pt>
                <c:pt idx="390">
                  <c:v>-45.7219847527685</c:v>
                </c:pt>
                <c:pt idx="391">
                  <c:v>-34.8470996113637</c:v>
                </c:pt>
                <c:pt idx="392">
                  <c:v>-28.8194639966538</c:v>
                </c:pt>
                <c:pt idx="393">
                  <c:v>-25.0000297911292</c:v>
                </c:pt>
                <c:pt idx="394">
                  <c:v>-17.1723370199082</c:v>
                </c:pt>
                <c:pt idx="395">
                  <c:v>-16.0933671877285</c:v>
                </c:pt>
                <c:pt idx="396">
                  <c:v>-19.8711137118188</c:v>
                </c:pt>
                <c:pt idx="397">
                  <c:v>-26.8570851543938</c:v>
                </c:pt>
                <c:pt idx="398">
                  <c:v>-31.8215240612278</c:v>
                </c:pt>
                <c:pt idx="399">
                  <c:v>-27.5430064812871</c:v>
                </c:pt>
                <c:pt idx="400">
                  <c:v>-23.1534637669138</c:v>
                </c:pt>
                <c:pt idx="401">
                  <c:v>-20.331418473735</c:v>
                </c:pt>
                <c:pt idx="402">
                  <c:v>-19.3529017133505</c:v>
                </c:pt>
                <c:pt idx="403">
                  <c:v>-17.5477231458383</c:v>
                </c:pt>
                <c:pt idx="404">
                  <c:v>-24.8450236185234</c:v>
                </c:pt>
                <c:pt idx="405">
                  <c:v>-23.7382253271186</c:v>
                </c:pt>
                <c:pt idx="406">
                  <c:v>-11.9470667760784</c:v>
                </c:pt>
                <c:pt idx="407">
                  <c:v>-6.94032243364604</c:v>
                </c:pt>
                <c:pt idx="408">
                  <c:v>-5.12426070999235</c:v>
                </c:pt>
                <c:pt idx="409">
                  <c:v>-2.48035813007883</c:v>
                </c:pt>
                <c:pt idx="410">
                  <c:v>5.13522585495661</c:v>
                </c:pt>
                <c:pt idx="411">
                  <c:v>-2.64579303237339</c:v>
                </c:pt>
                <c:pt idx="412">
                  <c:v>-9.9098904192235</c:v>
                </c:pt>
                <c:pt idx="413">
                  <c:v>-8.11236237337472</c:v>
                </c:pt>
                <c:pt idx="414">
                  <c:v>-3.49546546941488</c:v>
                </c:pt>
                <c:pt idx="415">
                  <c:v>-6.81544848262156</c:v>
                </c:pt>
                <c:pt idx="416">
                  <c:v>-6.0237264384072</c:v>
                </c:pt>
                <c:pt idx="417">
                  <c:v>-16.0810592371274</c:v>
                </c:pt>
                <c:pt idx="418">
                  <c:v>-19.3260027763606</c:v>
                </c:pt>
                <c:pt idx="419">
                  <c:v>-12.2643630427789</c:v>
                </c:pt>
                <c:pt idx="420">
                  <c:v>-11.9109981977378</c:v>
                </c:pt>
                <c:pt idx="421">
                  <c:v>-12.8349801928765</c:v>
                </c:pt>
                <c:pt idx="422">
                  <c:v>-13.8922194752653</c:v>
                </c:pt>
                <c:pt idx="423">
                  <c:v>-16.9282822455843</c:v>
                </c:pt>
                <c:pt idx="424">
                  <c:v>-13.8446504106635</c:v>
                </c:pt>
                <c:pt idx="425">
                  <c:v>-11.1978220765344</c:v>
                </c:pt>
                <c:pt idx="426">
                  <c:v>-15.2509554929634</c:v>
                </c:pt>
                <c:pt idx="427">
                  <c:v>-24.4640417827336</c:v>
                </c:pt>
                <c:pt idx="428">
                  <c:v>-27.9990966951636</c:v>
                </c:pt>
                <c:pt idx="429">
                  <c:v>-17.2323801112426</c:v>
                </c:pt>
                <c:pt idx="430">
                  <c:v>-13.2904758805619</c:v>
                </c:pt>
                <c:pt idx="431">
                  <c:v>-17.9421986784662</c:v>
                </c:pt>
                <c:pt idx="432">
                  <c:v>-21.254987439152</c:v>
                </c:pt>
                <c:pt idx="433">
                  <c:v>-21.0614276740315</c:v>
                </c:pt>
                <c:pt idx="434">
                  <c:v>-18.3163777733992</c:v>
                </c:pt>
                <c:pt idx="435">
                  <c:v>-16.0207060552934</c:v>
                </c:pt>
                <c:pt idx="436">
                  <c:v>-17.1911866617458</c:v>
                </c:pt>
                <c:pt idx="437">
                  <c:v>-19.8007614094699</c:v>
                </c:pt>
                <c:pt idx="438">
                  <c:v>-19.5914052962446</c:v>
                </c:pt>
                <c:pt idx="439">
                  <c:v>-16.046931306396</c:v>
                </c:pt>
                <c:pt idx="440">
                  <c:v>-12.9290755518943</c:v>
                </c:pt>
                <c:pt idx="441">
                  <c:v>-13.7378894656887</c:v>
                </c:pt>
                <c:pt idx="442">
                  <c:v>-16.5228541403878</c:v>
                </c:pt>
                <c:pt idx="443">
                  <c:v>-15.3582809565269</c:v>
                </c:pt>
                <c:pt idx="444">
                  <c:v>-10.7322215975438</c:v>
                </c:pt>
                <c:pt idx="445">
                  <c:v>-8.828238486428</c:v>
                </c:pt>
                <c:pt idx="446">
                  <c:v>-9.31294962273386</c:v>
                </c:pt>
                <c:pt idx="447">
                  <c:v>-12.3533835343765</c:v>
                </c:pt>
                <c:pt idx="448">
                  <c:v>-12.6597033742106</c:v>
                </c:pt>
              </c:numCache>
            </c:numRef>
          </c:val>
          <c:smooth val="0"/>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dLbls>
            <c:delete val="1"/>
          </c:dLbls>
          <c:val>
            <c:numRef>
              <c:f>'[action2 5 times accele.csv]action2 5 times accele'!$K$2:$K$450</c:f>
              <c:numCache>
                <c:formatCode>General</c:formatCode>
                <c:ptCount val="449"/>
                <c:pt idx="0">
                  <c:v>-23.0702237155136</c:v>
                </c:pt>
                <c:pt idx="1">
                  <c:v>-17.2295341840014</c:v>
                </c:pt>
                <c:pt idx="2">
                  <c:v>-19.5505434928596</c:v>
                </c:pt>
                <c:pt idx="3">
                  <c:v>-30.3495995613086</c:v>
                </c:pt>
                <c:pt idx="4">
                  <c:v>-33.6735975544792</c:v>
                </c:pt>
                <c:pt idx="5">
                  <c:v>-23.0672343420671</c:v>
                </c:pt>
                <c:pt idx="6">
                  <c:v>-20.4758771323759</c:v>
                </c:pt>
                <c:pt idx="7">
                  <c:v>-21.4690108872483</c:v>
                </c:pt>
                <c:pt idx="8">
                  <c:v>-25.276752212552</c:v>
                </c:pt>
                <c:pt idx="9">
                  <c:v>-26.4878653900921</c:v>
                </c:pt>
                <c:pt idx="10">
                  <c:v>-26.5758106850597</c:v>
                </c:pt>
                <c:pt idx="11">
                  <c:v>-25.1848543850486</c:v>
                </c:pt>
                <c:pt idx="12">
                  <c:v>-23.7301021252639</c:v>
                </c:pt>
                <c:pt idx="13">
                  <c:v>-24.5734321666606</c:v>
                </c:pt>
                <c:pt idx="14">
                  <c:v>-27.4574734802743</c:v>
                </c:pt>
                <c:pt idx="15">
                  <c:v>-26.3408800033255</c:v>
                </c:pt>
                <c:pt idx="16">
                  <c:v>-24.5676689777374</c:v>
                </c:pt>
                <c:pt idx="17">
                  <c:v>-25.2751648746995</c:v>
                </c:pt>
                <c:pt idx="18">
                  <c:v>-24.0365826722723</c:v>
                </c:pt>
                <c:pt idx="19">
                  <c:v>-23.4741157499834</c:v>
                </c:pt>
                <c:pt idx="20">
                  <c:v>-24.3955715530308</c:v>
                </c:pt>
                <c:pt idx="21">
                  <c:v>-25.9356676133672</c:v>
                </c:pt>
                <c:pt idx="22">
                  <c:v>-24.6367334059997</c:v>
                </c:pt>
                <c:pt idx="23">
                  <c:v>-25.6691262445299</c:v>
                </c:pt>
                <c:pt idx="24">
                  <c:v>-27.0954704937723</c:v>
                </c:pt>
                <c:pt idx="25">
                  <c:v>-29.0780226411319</c:v>
                </c:pt>
                <c:pt idx="26">
                  <c:v>-28.8879067182307</c:v>
                </c:pt>
                <c:pt idx="27">
                  <c:v>-28.0323618561263</c:v>
                </c:pt>
                <c:pt idx="28">
                  <c:v>-27.9833041835096</c:v>
                </c:pt>
                <c:pt idx="29">
                  <c:v>-34.0301823307148</c:v>
                </c:pt>
                <c:pt idx="30">
                  <c:v>-33.4916835765685</c:v>
                </c:pt>
                <c:pt idx="31">
                  <c:v>-29.7865287204936</c:v>
                </c:pt>
                <c:pt idx="32">
                  <c:v>-31.4593520509527</c:v>
                </c:pt>
                <c:pt idx="33">
                  <c:v>-37.4467614069303</c:v>
                </c:pt>
                <c:pt idx="34">
                  <c:v>-39.5450783187795</c:v>
                </c:pt>
                <c:pt idx="35">
                  <c:v>-36.8540262840502</c:v>
                </c:pt>
                <c:pt idx="36">
                  <c:v>-35.1960906837586</c:v>
                </c:pt>
                <c:pt idx="37">
                  <c:v>-29.7268390963832</c:v>
                </c:pt>
                <c:pt idx="38">
                  <c:v>-27.4372800476024</c:v>
                </c:pt>
                <c:pt idx="39">
                  <c:v>-29.8921772654249</c:v>
                </c:pt>
                <c:pt idx="40">
                  <c:v>-31.9050989764693</c:v>
                </c:pt>
                <c:pt idx="41">
                  <c:v>-31.5789555963461</c:v>
                </c:pt>
                <c:pt idx="42">
                  <c:v>-38.5874488810343</c:v>
                </c:pt>
                <c:pt idx="43">
                  <c:v>-40.0897151017796</c:v>
                </c:pt>
                <c:pt idx="44">
                  <c:v>-33.3492035138801</c:v>
                </c:pt>
                <c:pt idx="45">
                  <c:v>-30.5893312161114</c:v>
                </c:pt>
                <c:pt idx="46">
                  <c:v>-36.2800449684083</c:v>
                </c:pt>
                <c:pt idx="47">
                  <c:v>-39.0899652954721</c:v>
                </c:pt>
                <c:pt idx="48">
                  <c:v>-37.9158081877618</c:v>
                </c:pt>
                <c:pt idx="49">
                  <c:v>-35.4090319067506</c:v>
                </c:pt>
                <c:pt idx="50">
                  <c:v>-42.8048807112395</c:v>
                </c:pt>
                <c:pt idx="51">
                  <c:v>-45.5176313095625</c:v>
                </c:pt>
                <c:pt idx="52">
                  <c:v>-46.194908222918</c:v>
                </c:pt>
                <c:pt idx="53">
                  <c:v>-45.3915427552719</c:v>
                </c:pt>
                <c:pt idx="54">
                  <c:v>-47.987422821498</c:v>
                </c:pt>
                <c:pt idx="55">
                  <c:v>-42.2346307820947</c:v>
                </c:pt>
                <c:pt idx="56">
                  <c:v>-34.4649424870731</c:v>
                </c:pt>
                <c:pt idx="57">
                  <c:v>-32.0942896381701</c:v>
                </c:pt>
                <c:pt idx="58">
                  <c:v>-31.9820277527065</c:v>
                </c:pt>
                <c:pt idx="59">
                  <c:v>-31.1966374897423</c:v>
                </c:pt>
                <c:pt idx="60">
                  <c:v>-31.3409568070836</c:v>
                </c:pt>
                <c:pt idx="61">
                  <c:v>-34.0797408487706</c:v>
                </c:pt>
                <c:pt idx="62">
                  <c:v>-37.0724107546643</c:v>
                </c:pt>
                <c:pt idx="63">
                  <c:v>-40.1795492138469</c:v>
                </c:pt>
                <c:pt idx="64">
                  <c:v>-41.2617179559825</c:v>
                </c:pt>
                <c:pt idx="65">
                  <c:v>-43.3939445647524</c:v>
                </c:pt>
                <c:pt idx="66">
                  <c:v>-46.228873906963</c:v>
                </c:pt>
                <c:pt idx="67">
                  <c:v>-46.2661106292803</c:v>
                </c:pt>
                <c:pt idx="68">
                  <c:v>-45.8340055015863</c:v>
                </c:pt>
                <c:pt idx="69">
                  <c:v>-45.1300563678537</c:v>
                </c:pt>
                <c:pt idx="70">
                  <c:v>-45.2733330618568</c:v>
                </c:pt>
                <c:pt idx="71">
                  <c:v>-45.8674315513885</c:v>
                </c:pt>
                <c:pt idx="72">
                  <c:v>-46.1969446869833</c:v>
                </c:pt>
                <c:pt idx="73">
                  <c:v>-46.5128803816668</c:v>
                </c:pt>
                <c:pt idx="74">
                  <c:v>-48.0615999520159</c:v>
                </c:pt>
                <c:pt idx="75">
                  <c:v>-48.149129071815</c:v>
                </c:pt>
                <c:pt idx="76">
                  <c:v>-46.2036421688579</c:v>
                </c:pt>
                <c:pt idx="77">
                  <c:v>-42.0434246946369</c:v>
                </c:pt>
                <c:pt idx="78">
                  <c:v>-39.3093713998954</c:v>
                </c:pt>
                <c:pt idx="79">
                  <c:v>-40.0522585500029</c:v>
                </c:pt>
                <c:pt idx="80">
                  <c:v>-42.4659222737273</c:v>
                </c:pt>
                <c:pt idx="81">
                  <c:v>-44.0797898608191</c:v>
                </c:pt>
                <c:pt idx="82">
                  <c:v>-43.2958483387222</c:v>
                </c:pt>
                <c:pt idx="83">
                  <c:v>-39.9256300022832</c:v>
                </c:pt>
                <c:pt idx="84">
                  <c:v>-38.1626111777967</c:v>
                </c:pt>
                <c:pt idx="85">
                  <c:v>-40.7708235253344</c:v>
                </c:pt>
                <c:pt idx="86">
                  <c:v>-40.6174251513545</c:v>
                </c:pt>
                <c:pt idx="87">
                  <c:v>-35.8522144043667</c:v>
                </c:pt>
                <c:pt idx="88">
                  <c:v>-26.9120780292561</c:v>
                </c:pt>
                <c:pt idx="89">
                  <c:v>-20.009026051878</c:v>
                </c:pt>
                <c:pt idx="90">
                  <c:v>-21.1206738485552</c:v>
                </c:pt>
                <c:pt idx="91">
                  <c:v>-22.7170081314319</c:v>
                </c:pt>
                <c:pt idx="92">
                  <c:v>-19.4851990036512</c:v>
                </c:pt>
                <c:pt idx="93">
                  <c:v>-13.5897852445969</c:v>
                </c:pt>
                <c:pt idx="94">
                  <c:v>-10.2536028894105</c:v>
                </c:pt>
                <c:pt idx="95">
                  <c:v>-7.54240272158271</c:v>
                </c:pt>
                <c:pt idx="96">
                  <c:v>3.56582373141488</c:v>
                </c:pt>
                <c:pt idx="97">
                  <c:v>-16.5538760717433</c:v>
                </c:pt>
                <c:pt idx="98">
                  <c:v>-51.0520531123802</c:v>
                </c:pt>
                <c:pt idx="99">
                  <c:v>-32.9044109320352</c:v>
                </c:pt>
                <c:pt idx="100">
                  <c:v>-30.0456609880802</c:v>
                </c:pt>
                <c:pt idx="101">
                  <c:v>-23.7611488849264</c:v>
                </c:pt>
                <c:pt idx="102">
                  <c:v>-20.891827368946</c:v>
                </c:pt>
                <c:pt idx="103">
                  <c:v>-16.900302618882</c:v>
                </c:pt>
                <c:pt idx="104">
                  <c:v>-14.7576166188495</c:v>
                </c:pt>
                <c:pt idx="105">
                  <c:v>-9.72022557184393</c:v>
                </c:pt>
                <c:pt idx="106">
                  <c:v>-1.88335980013976</c:v>
                </c:pt>
                <c:pt idx="107">
                  <c:v>1.07839373603134</c:v>
                </c:pt>
                <c:pt idx="108">
                  <c:v>5.17749032018552</c:v>
                </c:pt>
                <c:pt idx="109">
                  <c:v>6.90910705623223</c:v>
                </c:pt>
                <c:pt idx="110">
                  <c:v>7.55673634175051</c:v>
                </c:pt>
                <c:pt idx="111">
                  <c:v>9.24385314584194</c:v>
                </c:pt>
                <c:pt idx="112">
                  <c:v>10.3540998038149</c:v>
                </c:pt>
                <c:pt idx="113">
                  <c:v>10.0186472771648</c:v>
                </c:pt>
                <c:pt idx="114">
                  <c:v>9.65040919207587</c:v>
                </c:pt>
                <c:pt idx="115">
                  <c:v>9.40446316650169</c:v>
                </c:pt>
                <c:pt idx="116">
                  <c:v>9.25617566323182</c:v>
                </c:pt>
                <c:pt idx="117">
                  <c:v>7.39918259193081</c:v>
                </c:pt>
                <c:pt idx="118">
                  <c:v>3.72400516542931</c:v>
                </c:pt>
                <c:pt idx="119">
                  <c:v>0.764967320164723</c:v>
                </c:pt>
                <c:pt idx="120">
                  <c:v>-1.13640506270577</c:v>
                </c:pt>
                <c:pt idx="121">
                  <c:v>-2.51512834774578</c:v>
                </c:pt>
                <c:pt idx="122">
                  <c:v>-4.82449607488681</c:v>
                </c:pt>
                <c:pt idx="123">
                  <c:v>-7.41892985343759</c:v>
                </c:pt>
                <c:pt idx="124">
                  <c:v>-12.4901098251505</c:v>
                </c:pt>
                <c:pt idx="125">
                  <c:v>-17.5336730769595</c:v>
                </c:pt>
                <c:pt idx="126">
                  <c:v>-17.9459906015516</c:v>
                </c:pt>
                <c:pt idx="127">
                  <c:v>-19.4679449892632</c:v>
                </c:pt>
                <c:pt idx="128">
                  <c:v>-27.686756988294</c:v>
                </c:pt>
                <c:pt idx="129">
                  <c:v>-38.2667293877343</c:v>
                </c:pt>
                <c:pt idx="130">
                  <c:v>-55.3764857216463</c:v>
                </c:pt>
                <c:pt idx="131">
                  <c:v>-59.4221559844071</c:v>
                </c:pt>
                <c:pt idx="132">
                  <c:v>-64.3897055051203</c:v>
                </c:pt>
                <c:pt idx="133">
                  <c:v>-43.102553240505</c:v>
                </c:pt>
                <c:pt idx="134">
                  <c:v>-26.954122796735</c:v>
                </c:pt>
                <c:pt idx="135">
                  <c:v>-22.6650091431513</c:v>
                </c:pt>
                <c:pt idx="136">
                  <c:v>-22.7984703548199</c:v>
                </c:pt>
                <c:pt idx="137">
                  <c:v>-23.2096108858223</c:v>
                </c:pt>
                <c:pt idx="138">
                  <c:v>-18.533044033319</c:v>
                </c:pt>
                <c:pt idx="139">
                  <c:v>-13.0808399069762</c:v>
                </c:pt>
                <c:pt idx="140">
                  <c:v>-12.7376494589856</c:v>
                </c:pt>
                <c:pt idx="141">
                  <c:v>-14.1149444941243</c:v>
                </c:pt>
                <c:pt idx="142">
                  <c:v>-15.150329609718</c:v>
                </c:pt>
                <c:pt idx="143">
                  <c:v>-16.0873419758369</c:v>
                </c:pt>
                <c:pt idx="144">
                  <c:v>-15.1905323162142</c:v>
                </c:pt>
                <c:pt idx="145">
                  <c:v>-14.9591430813031</c:v>
                </c:pt>
                <c:pt idx="146">
                  <c:v>-15.2554238570083</c:v>
                </c:pt>
                <c:pt idx="147">
                  <c:v>-18.0092591640247</c:v>
                </c:pt>
                <c:pt idx="148">
                  <c:v>-24.9638304368489</c:v>
                </c:pt>
                <c:pt idx="149">
                  <c:v>-25.4058593580838</c:v>
                </c:pt>
                <c:pt idx="150">
                  <c:v>-22.6517429329053</c:v>
                </c:pt>
                <c:pt idx="151">
                  <c:v>-21.3664616206303</c:v>
                </c:pt>
                <c:pt idx="152">
                  <c:v>-21.2219181340316</c:v>
                </c:pt>
                <c:pt idx="153">
                  <c:v>-16.1071261366306</c:v>
                </c:pt>
                <c:pt idx="154">
                  <c:v>-7.4886159114188</c:v>
                </c:pt>
                <c:pt idx="155">
                  <c:v>-0.595204340892667</c:v>
                </c:pt>
                <c:pt idx="156">
                  <c:v>6.97236312726577</c:v>
                </c:pt>
                <c:pt idx="157">
                  <c:v>13.5280410138872</c:v>
                </c:pt>
                <c:pt idx="158">
                  <c:v>10.6376396926537</c:v>
                </c:pt>
                <c:pt idx="159">
                  <c:v>9.72071813764493</c:v>
                </c:pt>
                <c:pt idx="160">
                  <c:v>4.6774297425864</c:v>
                </c:pt>
                <c:pt idx="161">
                  <c:v>-1.6626024726775</c:v>
                </c:pt>
                <c:pt idx="162">
                  <c:v>-54.7732231521644</c:v>
                </c:pt>
                <c:pt idx="163">
                  <c:v>-23.7625441568</c:v>
                </c:pt>
                <c:pt idx="164">
                  <c:v>-33.0228587548944</c:v>
                </c:pt>
                <c:pt idx="165">
                  <c:v>-28.6377653743403</c:v>
                </c:pt>
                <c:pt idx="166">
                  <c:v>-24.1513405869538</c:v>
                </c:pt>
                <c:pt idx="167">
                  <c:v>-20.9527447983405</c:v>
                </c:pt>
                <c:pt idx="168">
                  <c:v>-16.5409872945824</c:v>
                </c:pt>
                <c:pt idx="169">
                  <c:v>-12.3937688746125</c:v>
                </c:pt>
                <c:pt idx="170">
                  <c:v>-8.25032098765487</c:v>
                </c:pt>
                <c:pt idx="171">
                  <c:v>-4.2048563493209</c:v>
                </c:pt>
                <c:pt idx="172">
                  <c:v>1.38273628540295</c:v>
                </c:pt>
                <c:pt idx="173">
                  <c:v>6.60900488057574</c:v>
                </c:pt>
                <c:pt idx="174">
                  <c:v>8.16690760928706</c:v>
                </c:pt>
                <c:pt idx="175">
                  <c:v>6.68397134924417</c:v>
                </c:pt>
                <c:pt idx="176">
                  <c:v>7.2299061571739</c:v>
                </c:pt>
                <c:pt idx="177">
                  <c:v>7.29511367895367</c:v>
                </c:pt>
                <c:pt idx="178">
                  <c:v>7.93771434472175</c:v>
                </c:pt>
                <c:pt idx="179">
                  <c:v>8.405190593929</c:v>
                </c:pt>
                <c:pt idx="180">
                  <c:v>8.77874929865798</c:v>
                </c:pt>
                <c:pt idx="181">
                  <c:v>7.98032642540474</c:v>
                </c:pt>
                <c:pt idx="182">
                  <c:v>6.67557676446825</c:v>
                </c:pt>
                <c:pt idx="183">
                  <c:v>4.74347800254649</c:v>
                </c:pt>
                <c:pt idx="184">
                  <c:v>2.40133508140892</c:v>
                </c:pt>
                <c:pt idx="185">
                  <c:v>-0.639382203449348</c:v>
                </c:pt>
                <c:pt idx="186">
                  <c:v>-5.80272289705134</c:v>
                </c:pt>
                <c:pt idx="187">
                  <c:v>-9.41931885573997</c:v>
                </c:pt>
                <c:pt idx="188">
                  <c:v>-10.6678955208579</c:v>
                </c:pt>
                <c:pt idx="189">
                  <c:v>-15.0271579748495</c:v>
                </c:pt>
                <c:pt idx="190">
                  <c:v>-18.6187658926669</c:v>
                </c:pt>
                <c:pt idx="191">
                  <c:v>-20.1229806942922</c:v>
                </c:pt>
                <c:pt idx="192">
                  <c:v>-23.4479901618551</c:v>
                </c:pt>
                <c:pt idx="193">
                  <c:v>-35.6290542183588</c:v>
                </c:pt>
                <c:pt idx="194">
                  <c:v>-46.9577576209598</c:v>
                </c:pt>
                <c:pt idx="195">
                  <c:v>-63.7535326318707</c:v>
                </c:pt>
                <c:pt idx="196">
                  <c:v>-71.1181986950192</c:v>
                </c:pt>
                <c:pt idx="197">
                  <c:v>-45.8301900795683</c:v>
                </c:pt>
                <c:pt idx="198">
                  <c:v>-36.322019338195</c:v>
                </c:pt>
                <c:pt idx="199">
                  <c:v>-34.1789245871274</c:v>
                </c:pt>
                <c:pt idx="200">
                  <c:v>-31.0196784834508</c:v>
                </c:pt>
                <c:pt idx="201">
                  <c:v>-24.263830977422</c:v>
                </c:pt>
                <c:pt idx="202">
                  <c:v>-18.9138888270903</c:v>
                </c:pt>
                <c:pt idx="203">
                  <c:v>-15.1069245516437</c:v>
                </c:pt>
                <c:pt idx="204">
                  <c:v>-14.7699819340682</c:v>
                </c:pt>
                <c:pt idx="205">
                  <c:v>-18.6805678008425</c:v>
                </c:pt>
                <c:pt idx="206">
                  <c:v>-21.0328374046894</c:v>
                </c:pt>
                <c:pt idx="207">
                  <c:v>-19.6083862721642</c:v>
                </c:pt>
                <c:pt idx="208">
                  <c:v>-20.07964803187</c:v>
                </c:pt>
                <c:pt idx="209">
                  <c:v>-21.5257303223711</c:v>
                </c:pt>
                <c:pt idx="210">
                  <c:v>-23.0457763042507</c:v>
                </c:pt>
                <c:pt idx="211">
                  <c:v>-25.1363571548256</c:v>
                </c:pt>
                <c:pt idx="212">
                  <c:v>-26.1877145133118</c:v>
                </c:pt>
                <c:pt idx="213">
                  <c:v>-24.1791342565992</c:v>
                </c:pt>
                <c:pt idx="214">
                  <c:v>-19.1445682919677</c:v>
                </c:pt>
                <c:pt idx="215">
                  <c:v>-13.6798090562597</c:v>
                </c:pt>
                <c:pt idx="216">
                  <c:v>-11.0975552946048</c:v>
                </c:pt>
                <c:pt idx="217">
                  <c:v>-12.7277578145236</c:v>
                </c:pt>
                <c:pt idx="218">
                  <c:v>-10.3354960377735</c:v>
                </c:pt>
                <c:pt idx="219">
                  <c:v>-4.78775863602571</c:v>
                </c:pt>
                <c:pt idx="220">
                  <c:v>-1.26235629603588</c:v>
                </c:pt>
                <c:pt idx="221">
                  <c:v>3.54773861686223</c:v>
                </c:pt>
                <c:pt idx="222">
                  <c:v>10.548232261908</c:v>
                </c:pt>
                <c:pt idx="223">
                  <c:v>-0.186456372737208</c:v>
                </c:pt>
                <c:pt idx="224">
                  <c:v>-12.330363444775</c:v>
                </c:pt>
                <c:pt idx="225">
                  <c:v>-22.5032416038964</c:v>
                </c:pt>
                <c:pt idx="226">
                  <c:v>-44.6555352184896</c:v>
                </c:pt>
                <c:pt idx="227">
                  <c:v>-70.4611216099217</c:v>
                </c:pt>
                <c:pt idx="228">
                  <c:v>-60.1612592428269</c:v>
                </c:pt>
                <c:pt idx="229">
                  <c:v>-53.0804456504308</c:v>
                </c:pt>
                <c:pt idx="230">
                  <c:v>-45.0229085809994</c:v>
                </c:pt>
                <c:pt idx="231">
                  <c:v>-35.6991041669169</c:v>
                </c:pt>
                <c:pt idx="232">
                  <c:v>-26.3555874015508</c:v>
                </c:pt>
                <c:pt idx="233">
                  <c:v>-17.1420694362776</c:v>
                </c:pt>
                <c:pt idx="234">
                  <c:v>-11.737112742571</c:v>
                </c:pt>
                <c:pt idx="235">
                  <c:v>-8.4297759827264</c:v>
                </c:pt>
                <c:pt idx="236">
                  <c:v>-5.1285857641898</c:v>
                </c:pt>
                <c:pt idx="237">
                  <c:v>-2.7448633779122</c:v>
                </c:pt>
                <c:pt idx="238">
                  <c:v>0.00171148053295292</c:v>
                </c:pt>
                <c:pt idx="239">
                  <c:v>3.32685228550281</c:v>
                </c:pt>
                <c:pt idx="240">
                  <c:v>6.04188642528357</c:v>
                </c:pt>
                <c:pt idx="241">
                  <c:v>5.50016462648434</c:v>
                </c:pt>
                <c:pt idx="242">
                  <c:v>5.0521982642199</c:v>
                </c:pt>
                <c:pt idx="243">
                  <c:v>4.92705017298027</c:v>
                </c:pt>
                <c:pt idx="244">
                  <c:v>5.30935643452203</c:v>
                </c:pt>
                <c:pt idx="245">
                  <c:v>4.0036676892579</c:v>
                </c:pt>
                <c:pt idx="246">
                  <c:v>1.23296820107025</c:v>
                </c:pt>
                <c:pt idx="247">
                  <c:v>-0.971113236474214</c:v>
                </c:pt>
                <c:pt idx="248">
                  <c:v>-1.65151689159712</c:v>
                </c:pt>
                <c:pt idx="249">
                  <c:v>-3.26228016817263</c:v>
                </c:pt>
                <c:pt idx="250">
                  <c:v>-5.56954218032369</c:v>
                </c:pt>
                <c:pt idx="251">
                  <c:v>-6.86820872976719</c:v>
                </c:pt>
                <c:pt idx="252">
                  <c:v>-12.0061979125113</c:v>
                </c:pt>
                <c:pt idx="253">
                  <c:v>-17.9820045609485</c:v>
                </c:pt>
                <c:pt idx="254">
                  <c:v>-24.0022171822922</c:v>
                </c:pt>
                <c:pt idx="255">
                  <c:v>-34.1934772287292</c:v>
                </c:pt>
                <c:pt idx="256">
                  <c:v>-53.4703994901047</c:v>
                </c:pt>
                <c:pt idx="257">
                  <c:v>-79.898835602785</c:v>
                </c:pt>
                <c:pt idx="258">
                  <c:v>-73.2286123547363</c:v>
                </c:pt>
                <c:pt idx="259">
                  <c:v>-69.3253573016831</c:v>
                </c:pt>
                <c:pt idx="260">
                  <c:v>-57.5456282172322</c:v>
                </c:pt>
                <c:pt idx="261">
                  <c:v>-44.3526050681087</c:v>
                </c:pt>
                <c:pt idx="262">
                  <c:v>-34.3314167606335</c:v>
                </c:pt>
                <c:pt idx="263">
                  <c:v>-31.5600301800376</c:v>
                </c:pt>
                <c:pt idx="264">
                  <c:v>-35.5094752423804</c:v>
                </c:pt>
                <c:pt idx="265">
                  <c:v>-36.146916505176</c:v>
                </c:pt>
                <c:pt idx="266">
                  <c:v>-36.10551737781</c:v>
                </c:pt>
                <c:pt idx="267">
                  <c:v>-35.6679215220614</c:v>
                </c:pt>
                <c:pt idx="268">
                  <c:v>-37.1320955338062</c:v>
                </c:pt>
                <c:pt idx="269">
                  <c:v>-36.8315809298747</c:v>
                </c:pt>
                <c:pt idx="270">
                  <c:v>-35.8988060797837</c:v>
                </c:pt>
                <c:pt idx="271">
                  <c:v>-37.9295805988694</c:v>
                </c:pt>
                <c:pt idx="272">
                  <c:v>-42.5176478737075</c:v>
                </c:pt>
                <c:pt idx="273">
                  <c:v>-46.1664327113965</c:v>
                </c:pt>
                <c:pt idx="274">
                  <c:v>-46.134148456223</c:v>
                </c:pt>
                <c:pt idx="275">
                  <c:v>-41.5621186123969</c:v>
                </c:pt>
                <c:pt idx="276">
                  <c:v>-37.9443892813184</c:v>
                </c:pt>
                <c:pt idx="277">
                  <c:v>-37.5434649796059</c:v>
                </c:pt>
                <c:pt idx="278">
                  <c:v>-40.7440351883452</c:v>
                </c:pt>
                <c:pt idx="279">
                  <c:v>-42.2681096092382</c:v>
                </c:pt>
                <c:pt idx="280">
                  <c:v>-32.2007084331592</c:v>
                </c:pt>
                <c:pt idx="281">
                  <c:v>-19.608928576035</c:v>
                </c:pt>
                <c:pt idx="282">
                  <c:v>-12.6135620206965</c:v>
                </c:pt>
                <c:pt idx="283">
                  <c:v>-8.17902677315578</c:v>
                </c:pt>
                <c:pt idx="284">
                  <c:v>-19.0207199111401</c:v>
                </c:pt>
                <c:pt idx="285">
                  <c:v>-32.3084786525512</c:v>
                </c:pt>
                <c:pt idx="286">
                  <c:v>-37.6603724766161</c:v>
                </c:pt>
                <c:pt idx="287">
                  <c:v>-58.0505733741365</c:v>
                </c:pt>
                <c:pt idx="288">
                  <c:v>-64.0216630560777</c:v>
                </c:pt>
                <c:pt idx="289">
                  <c:v>-55.6140270299457</c:v>
                </c:pt>
                <c:pt idx="290">
                  <c:v>-49.1395241362801</c:v>
                </c:pt>
                <c:pt idx="291">
                  <c:v>-41.3101895367469</c:v>
                </c:pt>
                <c:pt idx="292">
                  <c:v>-34.6112852227456</c:v>
                </c:pt>
                <c:pt idx="293">
                  <c:v>-30.6150188455141</c:v>
                </c:pt>
                <c:pt idx="294">
                  <c:v>-27.8470277213574</c:v>
                </c:pt>
                <c:pt idx="295">
                  <c:v>-25.1201170605746</c:v>
                </c:pt>
                <c:pt idx="296">
                  <c:v>-21.7159457909725</c:v>
                </c:pt>
                <c:pt idx="297">
                  <c:v>-18.7804495917194</c:v>
                </c:pt>
                <c:pt idx="298">
                  <c:v>-16.1145054467722</c:v>
                </c:pt>
                <c:pt idx="299">
                  <c:v>-13.619282778786</c:v>
                </c:pt>
                <c:pt idx="300">
                  <c:v>-11.7782753701945</c:v>
                </c:pt>
                <c:pt idx="301">
                  <c:v>-9.1932730362861</c:v>
                </c:pt>
                <c:pt idx="302">
                  <c:v>-7.52083671591307</c:v>
                </c:pt>
                <c:pt idx="303">
                  <c:v>-7.59309348014689</c:v>
                </c:pt>
                <c:pt idx="304">
                  <c:v>-7.22759225441926</c:v>
                </c:pt>
                <c:pt idx="305">
                  <c:v>-6.86790423757637</c:v>
                </c:pt>
                <c:pt idx="306">
                  <c:v>-6.79874818140481</c:v>
                </c:pt>
                <c:pt idx="307">
                  <c:v>-6.6374355508014</c:v>
                </c:pt>
                <c:pt idx="308">
                  <c:v>-5.96334810757656</c:v>
                </c:pt>
                <c:pt idx="309">
                  <c:v>-5.7086082658893</c:v>
                </c:pt>
                <c:pt idx="310">
                  <c:v>-7.41081275926722</c:v>
                </c:pt>
                <c:pt idx="311">
                  <c:v>-9.79186111820642</c:v>
                </c:pt>
                <c:pt idx="312">
                  <c:v>-11.0141561269681</c:v>
                </c:pt>
                <c:pt idx="313">
                  <c:v>-12.9766402366152</c:v>
                </c:pt>
                <c:pt idx="314">
                  <c:v>-17.1264179491205</c:v>
                </c:pt>
                <c:pt idx="315">
                  <c:v>-19.2826952308464</c:v>
                </c:pt>
                <c:pt idx="316">
                  <c:v>-23.6207806262604</c:v>
                </c:pt>
                <c:pt idx="317">
                  <c:v>-30.9403898587906</c:v>
                </c:pt>
                <c:pt idx="318">
                  <c:v>-39.6054044691874</c:v>
                </c:pt>
                <c:pt idx="319">
                  <c:v>-62.6685677404493</c:v>
                </c:pt>
                <c:pt idx="320">
                  <c:v>-64.9515670512332</c:v>
                </c:pt>
                <c:pt idx="321">
                  <c:v>-54.9233353241459</c:v>
                </c:pt>
                <c:pt idx="322">
                  <c:v>-52.8416164871536</c:v>
                </c:pt>
                <c:pt idx="323">
                  <c:v>-43.0306521911262</c:v>
                </c:pt>
                <c:pt idx="324">
                  <c:v>-30.3385417352248</c:v>
                </c:pt>
                <c:pt idx="325">
                  <c:v>-23.5286084155999</c:v>
                </c:pt>
                <c:pt idx="326">
                  <c:v>-23.3996394481956</c:v>
                </c:pt>
                <c:pt idx="327">
                  <c:v>-23.165605777604</c:v>
                </c:pt>
                <c:pt idx="328">
                  <c:v>-22.6485735248172</c:v>
                </c:pt>
                <c:pt idx="329">
                  <c:v>-20.9982643840683</c:v>
                </c:pt>
                <c:pt idx="330">
                  <c:v>-19.4919017123561</c:v>
                </c:pt>
                <c:pt idx="331">
                  <c:v>-23.1269370151337</c:v>
                </c:pt>
                <c:pt idx="332">
                  <c:v>-25.9051585483535</c:v>
                </c:pt>
                <c:pt idx="333">
                  <c:v>-26.9224844653258</c:v>
                </c:pt>
                <c:pt idx="334">
                  <c:v>-28.8494402835952</c:v>
                </c:pt>
                <c:pt idx="335">
                  <c:v>-33.9879789541396</c:v>
                </c:pt>
                <c:pt idx="336">
                  <c:v>-36.2717434011632</c:v>
                </c:pt>
                <c:pt idx="337">
                  <c:v>-33.1911966827722</c:v>
                </c:pt>
                <c:pt idx="338">
                  <c:v>-23.0649957131896</c:v>
                </c:pt>
                <c:pt idx="339">
                  <c:v>-16.624233251914</c:v>
                </c:pt>
                <c:pt idx="340">
                  <c:v>-15.2394650246632</c:v>
                </c:pt>
                <c:pt idx="341">
                  <c:v>-17.0691894918352</c:v>
                </c:pt>
                <c:pt idx="342">
                  <c:v>-14.7297451810089</c:v>
                </c:pt>
                <c:pt idx="343">
                  <c:v>-11.6404814150229</c:v>
                </c:pt>
                <c:pt idx="344">
                  <c:v>-10.5356672785533</c:v>
                </c:pt>
                <c:pt idx="345">
                  <c:v>-7.78573976382831</c:v>
                </c:pt>
                <c:pt idx="346">
                  <c:v>-15.4990295707863</c:v>
                </c:pt>
                <c:pt idx="347">
                  <c:v>-21.4895224153023</c:v>
                </c:pt>
                <c:pt idx="348">
                  <c:v>-30.5811781707501</c:v>
                </c:pt>
                <c:pt idx="349">
                  <c:v>-48.6935809895812</c:v>
                </c:pt>
                <c:pt idx="350">
                  <c:v>-69.4874532287562</c:v>
                </c:pt>
                <c:pt idx="351">
                  <c:v>-47.3772166353289</c:v>
                </c:pt>
                <c:pt idx="352">
                  <c:v>-34.4370021031846</c:v>
                </c:pt>
                <c:pt idx="353">
                  <c:v>-26.6524079383247</c:v>
                </c:pt>
                <c:pt idx="354">
                  <c:v>-22.3902473656637</c:v>
                </c:pt>
                <c:pt idx="355">
                  <c:v>-18.740316886493</c:v>
                </c:pt>
                <c:pt idx="356">
                  <c:v>-14.204915679088</c:v>
                </c:pt>
                <c:pt idx="357">
                  <c:v>-9.70338761453346</c:v>
                </c:pt>
                <c:pt idx="358">
                  <c:v>-8.20122818469412</c:v>
                </c:pt>
                <c:pt idx="359">
                  <c:v>-8.8461845635719</c:v>
                </c:pt>
                <c:pt idx="360">
                  <c:v>-8.08255882388689</c:v>
                </c:pt>
                <c:pt idx="361">
                  <c:v>-9.54961619361643</c:v>
                </c:pt>
                <c:pt idx="362">
                  <c:v>-12.1826170696365</c:v>
                </c:pt>
                <c:pt idx="363">
                  <c:v>-14.4277882305508</c:v>
                </c:pt>
                <c:pt idx="364">
                  <c:v>-15.3035680800084</c:v>
                </c:pt>
                <c:pt idx="365">
                  <c:v>-14.0908742051975</c:v>
                </c:pt>
                <c:pt idx="366">
                  <c:v>-11.9878895618018</c:v>
                </c:pt>
                <c:pt idx="367">
                  <c:v>-11.7161934600046</c:v>
                </c:pt>
                <c:pt idx="368">
                  <c:v>-10.9696779080557</c:v>
                </c:pt>
                <c:pt idx="369">
                  <c:v>-10.4423325123154</c:v>
                </c:pt>
                <c:pt idx="370">
                  <c:v>-9.80941202667074</c:v>
                </c:pt>
                <c:pt idx="371">
                  <c:v>-10.6133716212287</c:v>
                </c:pt>
                <c:pt idx="372">
                  <c:v>-12.8026893305378</c:v>
                </c:pt>
                <c:pt idx="373">
                  <c:v>-17.7255769797119</c:v>
                </c:pt>
                <c:pt idx="374">
                  <c:v>-22.4486849582364</c:v>
                </c:pt>
                <c:pt idx="375">
                  <c:v>-28.9518818542707</c:v>
                </c:pt>
                <c:pt idx="376">
                  <c:v>-34.5060359922194</c:v>
                </c:pt>
                <c:pt idx="377">
                  <c:v>-42.6478351053619</c:v>
                </c:pt>
                <c:pt idx="378">
                  <c:v>-49.3544193824421</c:v>
                </c:pt>
                <c:pt idx="379">
                  <c:v>-60.2457585535114</c:v>
                </c:pt>
                <c:pt idx="380">
                  <c:v>-82.1406993819849</c:v>
                </c:pt>
                <c:pt idx="381">
                  <c:v>-63.6009948278067</c:v>
                </c:pt>
                <c:pt idx="382">
                  <c:v>-44.3070864440164</c:v>
                </c:pt>
                <c:pt idx="383">
                  <c:v>-37.7364074755006</c:v>
                </c:pt>
                <c:pt idx="384">
                  <c:v>-33.9902853156695</c:v>
                </c:pt>
                <c:pt idx="385">
                  <c:v>-24.4645709335601</c:v>
                </c:pt>
                <c:pt idx="386">
                  <c:v>-19.2311386663959</c:v>
                </c:pt>
                <c:pt idx="387">
                  <c:v>-21.9271359923428</c:v>
                </c:pt>
                <c:pt idx="388">
                  <c:v>-23.1957908914598</c:v>
                </c:pt>
                <c:pt idx="389">
                  <c:v>-16.7093387889873</c:v>
                </c:pt>
                <c:pt idx="390">
                  <c:v>-16.597836910579</c:v>
                </c:pt>
                <c:pt idx="391">
                  <c:v>-29.9337225551375</c:v>
                </c:pt>
                <c:pt idx="392">
                  <c:v>-34.6681436151431</c:v>
                </c:pt>
                <c:pt idx="393">
                  <c:v>-31.8390749347948</c:v>
                </c:pt>
                <c:pt idx="394">
                  <c:v>-27.2246340107993</c:v>
                </c:pt>
                <c:pt idx="395">
                  <c:v>-23.5310305105517</c:v>
                </c:pt>
                <c:pt idx="396">
                  <c:v>-27.9656923665197</c:v>
                </c:pt>
                <c:pt idx="397">
                  <c:v>-26.4104598226554</c:v>
                </c:pt>
                <c:pt idx="398">
                  <c:v>-22.2364246566054</c:v>
                </c:pt>
                <c:pt idx="399">
                  <c:v>-23.4780030302556</c:v>
                </c:pt>
                <c:pt idx="400">
                  <c:v>-22.8181896383004</c:v>
                </c:pt>
                <c:pt idx="401">
                  <c:v>-27.2847240226574</c:v>
                </c:pt>
                <c:pt idx="402">
                  <c:v>-33.2596586978158</c:v>
                </c:pt>
                <c:pt idx="403">
                  <c:v>-41.3880405074069</c:v>
                </c:pt>
                <c:pt idx="404">
                  <c:v>-45.6054069288023</c:v>
                </c:pt>
                <c:pt idx="405">
                  <c:v>-37.1766792645482</c:v>
                </c:pt>
                <c:pt idx="406">
                  <c:v>-36.6071101936266</c:v>
                </c:pt>
                <c:pt idx="407">
                  <c:v>-46.2869175541456</c:v>
                </c:pt>
                <c:pt idx="408">
                  <c:v>-45.8659740385272</c:v>
                </c:pt>
                <c:pt idx="409">
                  <c:v>-33.2224613082855</c:v>
                </c:pt>
                <c:pt idx="410">
                  <c:v>-33.6875872360446</c:v>
                </c:pt>
                <c:pt idx="411">
                  <c:v>-52.3713643781771</c:v>
                </c:pt>
                <c:pt idx="412">
                  <c:v>-40.2165799142627</c:v>
                </c:pt>
                <c:pt idx="413">
                  <c:v>-31.7726302017961</c:v>
                </c:pt>
                <c:pt idx="414">
                  <c:v>-28.8483266742987</c:v>
                </c:pt>
                <c:pt idx="415">
                  <c:v>-49.8863629286936</c:v>
                </c:pt>
                <c:pt idx="416">
                  <c:v>-52.8642814364653</c:v>
                </c:pt>
                <c:pt idx="417">
                  <c:v>-46.3176373442122</c:v>
                </c:pt>
                <c:pt idx="418">
                  <c:v>-41.509980655178</c:v>
                </c:pt>
                <c:pt idx="419">
                  <c:v>-46.8982391671505</c:v>
                </c:pt>
                <c:pt idx="420">
                  <c:v>-36.9257124996532</c:v>
                </c:pt>
                <c:pt idx="421">
                  <c:v>-28.9021512596881</c:v>
                </c:pt>
                <c:pt idx="422">
                  <c:v>-28.9788621888371</c:v>
                </c:pt>
                <c:pt idx="423">
                  <c:v>-27.9442309013075</c:v>
                </c:pt>
                <c:pt idx="424">
                  <c:v>-25.594297359632</c:v>
                </c:pt>
                <c:pt idx="425">
                  <c:v>-19.2428569175543</c:v>
                </c:pt>
                <c:pt idx="426">
                  <c:v>-16.4920579111381</c:v>
                </c:pt>
                <c:pt idx="427">
                  <c:v>-20.7022027854435</c:v>
                </c:pt>
                <c:pt idx="428">
                  <c:v>-14.4922745829395</c:v>
                </c:pt>
                <c:pt idx="429">
                  <c:v>-16.8342017755641</c:v>
                </c:pt>
                <c:pt idx="430">
                  <c:v>-15.5895729302643</c:v>
                </c:pt>
                <c:pt idx="431">
                  <c:v>-14.6932732079049</c:v>
                </c:pt>
                <c:pt idx="432">
                  <c:v>-16.3380537899261</c:v>
                </c:pt>
                <c:pt idx="433">
                  <c:v>-15.1675464462767</c:v>
                </c:pt>
                <c:pt idx="434">
                  <c:v>-12.4958674192378</c:v>
                </c:pt>
                <c:pt idx="435">
                  <c:v>-13.9193253053156</c:v>
                </c:pt>
                <c:pt idx="436">
                  <c:v>-15.9974648256635</c:v>
                </c:pt>
                <c:pt idx="437">
                  <c:v>-15.9009504527559</c:v>
                </c:pt>
                <c:pt idx="438">
                  <c:v>-15.5498710774775</c:v>
                </c:pt>
                <c:pt idx="439">
                  <c:v>-16.7383370571607</c:v>
                </c:pt>
                <c:pt idx="440">
                  <c:v>-16.0457744380907</c:v>
                </c:pt>
                <c:pt idx="441">
                  <c:v>-16.500113189407</c:v>
                </c:pt>
                <c:pt idx="442">
                  <c:v>-18.3928193535868</c:v>
                </c:pt>
                <c:pt idx="443">
                  <c:v>-18.3374010533526</c:v>
                </c:pt>
                <c:pt idx="444">
                  <c:v>-16.8071130310914</c:v>
                </c:pt>
                <c:pt idx="445">
                  <c:v>-15.6818012822678</c:v>
                </c:pt>
                <c:pt idx="446">
                  <c:v>-15.677874528198</c:v>
                </c:pt>
                <c:pt idx="447">
                  <c:v>-15.753952804274</c:v>
                </c:pt>
                <c:pt idx="448">
                  <c:v>-15.7565408131784</c:v>
                </c:pt>
              </c:numCache>
            </c:numRef>
          </c:val>
          <c:smooth val="0"/>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dLbls>
            <c:delete val="1"/>
          </c:dLbls>
          <c:val>
            <c:numRef>
              <c:f>'[action2 5 times accele.csv]action2 5 times accele'!$L$2:$L$450</c:f>
              <c:numCache>
                <c:formatCode>General</c:formatCode>
                <c:ptCount val="449"/>
                <c:pt idx="0">
                  <c:v>-62.0748425171862</c:v>
                </c:pt>
                <c:pt idx="1">
                  <c:v>-67.3009459589669</c:v>
                </c:pt>
                <c:pt idx="2">
                  <c:v>-66.9585572812403</c:v>
                </c:pt>
                <c:pt idx="3">
                  <c:v>-54.3386932628677</c:v>
                </c:pt>
                <c:pt idx="4">
                  <c:v>-48.4388864473572</c:v>
                </c:pt>
                <c:pt idx="5">
                  <c:v>-61.9137652773532</c:v>
                </c:pt>
                <c:pt idx="6">
                  <c:v>-64.2052896523132</c:v>
                </c:pt>
                <c:pt idx="7">
                  <c:v>-62.9681644293505</c:v>
                </c:pt>
                <c:pt idx="8">
                  <c:v>-59.3079207889402</c:v>
                </c:pt>
                <c:pt idx="9">
                  <c:v>-60.1050763810142</c:v>
                </c:pt>
                <c:pt idx="10">
                  <c:v>-60.1142213253058</c:v>
                </c:pt>
                <c:pt idx="11">
                  <c:v>-59.2548678325049</c:v>
                </c:pt>
                <c:pt idx="12">
                  <c:v>-59.7104638633925</c:v>
                </c:pt>
                <c:pt idx="13">
                  <c:v>-60.0168755923705</c:v>
                </c:pt>
                <c:pt idx="14">
                  <c:v>-59.369523541627</c:v>
                </c:pt>
                <c:pt idx="15">
                  <c:v>-61.0764129144631</c:v>
                </c:pt>
                <c:pt idx="16">
                  <c:v>-60.5440960663908</c:v>
                </c:pt>
                <c:pt idx="17">
                  <c:v>-54.0146908081679</c:v>
                </c:pt>
                <c:pt idx="18">
                  <c:v>-47.5781572933599</c:v>
                </c:pt>
                <c:pt idx="19">
                  <c:v>-53.738902887734</c:v>
                </c:pt>
                <c:pt idx="20">
                  <c:v>-63.9749959069308</c:v>
                </c:pt>
                <c:pt idx="21">
                  <c:v>-63.8343890096523</c:v>
                </c:pt>
                <c:pt idx="22">
                  <c:v>-62.0168612079197</c:v>
                </c:pt>
                <c:pt idx="23">
                  <c:v>-54.6093636214069</c:v>
                </c:pt>
                <c:pt idx="24">
                  <c:v>-53.2465157066694</c:v>
                </c:pt>
                <c:pt idx="25">
                  <c:v>-57.0284964793917</c:v>
                </c:pt>
                <c:pt idx="26">
                  <c:v>-58.92104956129</c:v>
                </c:pt>
                <c:pt idx="27">
                  <c:v>-60.3207494688021</c:v>
                </c:pt>
                <c:pt idx="28">
                  <c:v>-58.586448073475</c:v>
                </c:pt>
                <c:pt idx="29">
                  <c:v>-53.6141397881637</c:v>
                </c:pt>
                <c:pt idx="30">
                  <c:v>-55.2243812206025</c:v>
                </c:pt>
                <c:pt idx="31">
                  <c:v>-59.6692148423471</c:v>
                </c:pt>
                <c:pt idx="32">
                  <c:v>-55.9926556300958</c:v>
                </c:pt>
                <c:pt idx="33">
                  <c:v>-45.9128794205588</c:v>
                </c:pt>
                <c:pt idx="34">
                  <c:v>-44.2431371765245</c:v>
                </c:pt>
                <c:pt idx="35">
                  <c:v>-49.8436999496481</c:v>
                </c:pt>
                <c:pt idx="36">
                  <c:v>-53.9252550567136</c:v>
                </c:pt>
                <c:pt idx="37">
                  <c:v>-57.8489295141361</c:v>
                </c:pt>
                <c:pt idx="38">
                  <c:v>-58.8511202872334</c:v>
                </c:pt>
                <c:pt idx="39">
                  <c:v>-55.739977427998</c:v>
                </c:pt>
                <c:pt idx="40">
                  <c:v>-53.800821322621</c:v>
                </c:pt>
                <c:pt idx="41">
                  <c:v>-56.9195469978971</c:v>
                </c:pt>
                <c:pt idx="42">
                  <c:v>-49.9217893356514</c:v>
                </c:pt>
                <c:pt idx="43">
                  <c:v>-47.4963833973621</c:v>
                </c:pt>
                <c:pt idx="44">
                  <c:v>-53.4774208562867</c:v>
                </c:pt>
                <c:pt idx="45">
                  <c:v>-54.567341280937</c:v>
                </c:pt>
                <c:pt idx="46">
                  <c:v>-44.5542110401072</c:v>
                </c:pt>
                <c:pt idx="47">
                  <c:v>-36.0117619540585</c:v>
                </c:pt>
                <c:pt idx="48">
                  <c:v>-42.1799545239457</c:v>
                </c:pt>
                <c:pt idx="49">
                  <c:v>-44.7437312061859</c:v>
                </c:pt>
                <c:pt idx="50">
                  <c:v>-30.6889175672392</c:v>
                </c:pt>
                <c:pt idx="51">
                  <c:v>-23.3399692524715</c:v>
                </c:pt>
                <c:pt idx="52">
                  <c:v>-22.155385520466</c:v>
                </c:pt>
                <c:pt idx="53">
                  <c:v>-24.2757869695573</c:v>
                </c:pt>
                <c:pt idx="54">
                  <c:v>-23.1307401185361</c:v>
                </c:pt>
                <c:pt idx="55">
                  <c:v>-22.5011220644257</c:v>
                </c:pt>
                <c:pt idx="56">
                  <c:v>-21.0005273196836</c:v>
                </c:pt>
                <c:pt idx="57">
                  <c:v>-19.5454864367007</c:v>
                </c:pt>
                <c:pt idx="58">
                  <c:v>-19.0244831540639</c:v>
                </c:pt>
                <c:pt idx="59">
                  <c:v>-22.527355023358</c:v>
                </c:pt>
                <c:pt idx="60">
                  <c:v>-19.9543721414103</c:v>
                </c:pt>
                <c:pt idx="61">
                  <c:v>-13.6537384288198</c:v>
                </c:pt>
                <c:pt idx="62">
                  <c:v>-11.0216321733787</c:v>
                </c:pt>
                <c:pt idx="63">
                  <c:v>-10.9703364072641</c:v>
                </c:pt>
                <c:pt idx="64">
                  <c:v>-10.9988255662215</c:v>
                </c:pt>
                <c:pt idx="65">
                  <c:v>-10.1002377731507</c:v>
                </c:pt>
                <c:pt idx="66">
                  <c:v>-7.01614143062259</c:v>
                </c:pt>
                <c:pt idx="67">
                  <c:v>-7.09920345148951</c:v>
                </c:pt>
                <c:pt idx="68">
                  <c:v>-8.58475001691668</c:v>
                </c:pt>
                <c:pt idx="69">
                  <c:v>-10.7942208965332</c:v>
                </c:pt>
                <c:pt idx="70">
                  <c:v>-10.3694603782663</c:v>
                </c:pt>
                <c:pt idx="71">
                  <c:v>-7.70966213379579</c:v>
                </c:pt>
                <c:pt idx="72">
                  <c:v>-7.86952065479166</c:v>
                </c:pt>
                <c:pt idx="73">
                  <c:v>-7.63096939608805</c:v>
                </c:pt>
                <c:pt idx="74">
                  <c:v>-10.134912557549</c:v>
                </c:pt>
                <c:pt idx="75">
                  <c:v>-11.1554374944913</c:v>
                </c:pt>
                <c:pt idx="76">
                  <c:v>-7.82545130327213</c:v>
                </c:pt>
                <c:pt idx="77">
                  <c:v>-4.5972400181625</c:v>
                </c:pt>
                <c:pt idx="78">
                  <c:v>-2.9597661138153</c:v>
                </c:pt>
                <c:pt idx="79">
                  <c:v>-5.39049344601093</c:v>
                </c:pt>
                <c:pt idx="80">
                  <c:v>-8.87648746729725</c:v>
                </c:pt>
                <c:pt idx="81">
                  <c:v>-10.6338282468309</c:v>
                </c:pt>
                <c:pt idx="82">
                  <c:v>-8.47574626574751</c:v>
                </c:pt>
                <c:pt idx="83">
                  <c:v>-7.90141894675036</c:v>
                </c:pt>
                <c:pt idx="84">
                  <c:v>-12.8579081053239</c:v>
                </c:pt>
                <c:pt idx="85">
                  <c:v>-17.0293279928743</c:v>
                </c:pt>
                <c:pt idx="86">
                  <c:v>-17.5618591974252</c:v>
                </c:pt>
                <c:pt idx="87">
                  <c:v>-5.43651091336846</c:v>
                </c:pt>
                <c:pt idx="88">
                  <c:v>-3.29475085056673</c:v>
                </c:pt>
                <c:pt idx="89">
                  <c:v>-17.5509052188439</c:v>
                </c:pt>
                <c:pt idx="90">
                  <c:v>-14.514850918661</c:v>
                </c:pt>
                <c:pt idx="91">
                  <c:v>3.29912906804826</c:v>
                </c:pt>
                <c:pt idx="92">
                  <c:v>-0.939458051433069</c:v>
                </c:pt>
                <c:pt idx="93">
                  <c:v>-20.5994247035647</c:v>
                </c:pt>
                <c:pt idx="94">
                  <c:v>-26.206857021595</c:v>
                </c:pt>
                <c:pt idx="95">
                  <c:v>-12.5181955766669</c:v>
                </c:pt>
                <c:pt idx="96">
                  <c:v>-3.78816151270757</c:v>
                </c:pt>
                <c:pt idx="97">
                  <c:v>4.51782072407356</c:v>
                </c:pt>
                <c:pt idx="98">
                  <c:v>0.129642310020779</c:v>
                </c:pt>
                <c:pt idx="99">
                  <c:v>18.1931241968635</c:v>
                </c:pt>
                <c:pt idx="100">
                  <c:v>15.2509024015283</c:v>
                </c:pt>
                <c:pt idx="101">
                  <c:v>16.2776631881578</c:v>
                </c:pt>
                <c:pt idx="102">
                  <c:v>13.6722294099678</c:v>
                </c:pt>
                <c:pt idx="103">
                  <c:v>6.75746166784718</c:v>
                </c:pt>
                <c:pt idx="104">
                  <c:v>5.05987820190893</c:v>
                </c:pt>
                <c:pt idx="105">
                  <c:v>7.0760637071096</c:v>
                </c:pt>
                <c:pt idx="106">
                  <c:v>5.05790943097723</c:v>
                </c:pt>
                <c:pt idx="107">
                  <c:v>-1.0285020200776</c:v>
                </c:pt>
                <c:pt idx="108">
                  <c:v>-6.32898109899429</c:v>
                </c:pt>
                <c:pt idx="109">
                  <c:v>-11.2987572602758</c:v>
                </c:pt>
                <c:pt idx="110">
                  <c:v>-11.9115241070804</c:v>
                </c:pt>
                <c:pt idx="111">
                  <c:v>-9.76864877923037</c:v>
                </c:pt>
                <c:pt idx="112">
                  <c:v>-8.24693257547906</c:v>
                </c:pt>
                <c:pt idx="113">
                  <c:v>-9.43490918880939</c:v>
                </c:pt>
                <c:pt idx="114">
                  <c:v>-13.2196662833842</c:v>
                </c:pt>
                <c:pt idx="115">
                  <c:v>-14.0720115932951</c:v>
                </c:pt>
                <c:pt idx="116">
                  <c:v>-10.7043054007549</c:v>
                </c:pt>
                <c:pt idx="117">
                  <c:v>-4.87092302601374</c:v>
                </c:pt>
                <c:pt idx="118">
                  <c:v>-1.87251976646125</c:v>
                </c:pt>
                <c:pt idx="119">
                  <c:v>-1.22227955436969</c:v>
                </c:pt>
                <c:pt idx="120">
                  <c:v>-0.249798382182671</c:v>
                </c:pt>
                <c:pt idx="121">
                  <c:v>-0.0845980514998622</c:v>
                </c:pt>
                <c:pt idx="122">
                  <c:v>-1.37957616343225</c:v>
                </c:pt>
                <c:pt idx="123">
                  <c:v>-3.15308106773493</c:v>
                </c:pt>
                <c:pt idx="124">
                  <c:v>1.63955638374961</c:v>
                </c:pt>
                <c:pt idx="125">
                  <c:v>-1.65858032315113</c:v>
                </c:pt>
                <c:pt idx="126">
                  <c:v>-8.39212452695777</c:v>
                </c:pt>
                <c:pt idx="127">
                  <c:v>-13.0647048458696</c:v>
                </c:pt>
                <c:pt idx="128">
                  <c:v>-10.9947077225441</c:v>
                </c:pt>
                <c:pt idx="129">
                  <c:v>-10.5261614449716</c:v>
                </c:pt>
                <c:pt idx="130">
                  <c:v>-6.27288318968061</c:v>
                </c:pt>
                <c:pt idx="131">
                  <c:v>-19.8117003881646</c:v>
                </c:pt>
                <c:pt idx="132">
                  <c:v>-25.605539672706</c:v>
                </c:pt>
                <c:pt idx="133">
                  <c:v>-18.7863759988549</c:v>
                </c:pt>
                <c:pt idx="134">
                  <c:v>-10.6481342372793</c:v>
                </c:pt>
                <c:pt idx="135">
                  <c:v>-6.78653044336576</c:v>
                </c:pt>
                <c:pt idx="136">
                  <c:v>-11.3214264117031</c:v>
                </c:pt>
                <c:pt idx="137">
                  <c:v>-14.6696002669991</c:v>
                </c:pt>
                <c:pt idx="138">
                  <c:v>-15.5255439933071</c:v>
                </c:pt>
                <c:pt idx="139">
                  <c:v>-13.5918227402614</c:v>
                </c:pt>
                <c:pt idx="140">
                  <c:v>-9.71860601264492</c:v>
                </c:pt>
                <c:pt idx="141">
                  <c:v>-16.5053284624866</c:v>
                </c:pt>
                <c:pt idx="142">
                  <c:v>-20.9767965704516</c:v>
                </c:pt>
                <c:pt idx="143">
                  <c:v>-19.3350576654565</c:v>
                </c:pt>
                <c:pt idx="144">
                  <c:v>-17.5539845284263</c:v>
                </c:pt>
                <c:pt idx="145">
                  <c:v>-20.0993710371134</c:v>
                </c:pt>
                <c:pt idx="146">
                  <c:v>-23.0470951953481</c:v>
                </c:pt>
                <c:pt idx="147">
                  <c:v>-24.3794380112307</c:v>
                </c:pt>
                <c:pt idx="148">
                  <c:v>-21.027444866792</c:v>
                </c:pt>
                <c:pt idx="149">
                  <c:v>-18.7814141132259</c:v>
                </c:pt>
                <c:pt idx="150">
                  <c:v>-23.592958677189</c:v>
                </c:pt>
                <c:pt idx="151">
                  <c:v>-27.9200769468309</c:v>
                </c:pt>
                <c:pt idx="152">
                  <c:v>-23.383038661543</c:v>
                </c:pt>
                <c:pt idx="153">
                  <c:v>-20.0654203014742</c:v>
                </c:pt>
                <c:pt idx="154">
                  <c:v>-11.8789068595214</c:v>
                </c:pt>
                <c:pt idx="155">
                  <c:v>-7.02145761954391</c:v>
                </c:pt>
                <c:pt idx="156">
                  <c:v>-22.1907664280648</c:v>
                </c:pt>
                <c:pt idx="157">
                  <c:v>-43.1388811452234</c:v>
                </c:pt>
                <c:pt idx="158">
                  <c:v>-42.9600238065538</c:v>
                </c:pt>
                <c:pt idx="159">
                  <c:v>-20.2667055552686</c:v>
                </c:pt>
                <c:pt idx="160">
                  <c:v>4.17142235120739</c:v>
                </c:pt>
                <c:pt idx="161">
                  <c:v>-8.6997405957076</c:v>
                </c:pt>
                <c:pt idx="162">
                  <c:v>24.9749626608342</c:v>
                </c:pt>
                <c:pt idx="163">
                  <c:v>63.6449735512725</c:v>
                </c:pt>
                <c:pt idx="164">
                  <c:v>41.3062461282978</c:v>
                </c:pt>
                <c:pt idx="165">
                  <c:v>16.5117731107997</c:v>
                </c:pt>
                <c:pt idx="166">
                  <c:v>9.89166143135933</c:v>
                </c:pt>
                <c:pt idx="167">
                  <c:v>10.5042679883999</c:v>
                </c:pt>
                <c:pt idx="168">
                  <c:v>9.6221790647098</c:v>
                </c:pt>
                <c:pt idx="169">
                  <c:v>8.39634021217576</c:v>
                </c:pt>
                <c:pt idx="170">
                  <c:v>4.29215846096564</c:v>
                </c:pt>
                <c:pt idx="171">
                  <c:v>0.598672593461549</c:v>
                </c:pt>
                <c:pt idx="172">
                  <c:v>-1.63494496157128</c:v>
                </c:pt>
                <c:pt idx="173">
                  <c:v>-1.38713486847403</c:v>
                </c:pt>
                <c:pt idx="174">
                  <c:v>-3.09841807274699</c:v>
                </c:pt>
                <c:pt idx="175">
                  <c:v>-7.00160232271961</c:v>
                </c:pt>
                <c:pt idx="176">
                  <c:v>-8.95695473438027</c:v>
                </c:pt>
                <c:pt idx="177">
                  <c:v>-8.3285080161392</c:v>
                </c:pt>
                <c:pt idx="178">
                  <c:v>-6.21345424451808</c:v>
                </c:pt>
                <c:pt idx="179">
                  <c:v>-4.71026208091729</c:v>
                </c:pt>
                <c:pt idx="180">
                  <c:v>-4.3085319863597</c:v>
                </c:pt>
                <c:pt idx="181">
                  <c:v>-2.12361129963339</c:v>
                </c:pt>
                <c:pt idx="182">
                  <c:v>2.30344352215198</c:v>
                </c:pt>
                <c:pt idx="183">
                  <c:v>5.72502603886835</c:v>
                </c:pt>
                <c:pt idx="184">
                  <c:v>0.540035535469874</c:v>
                </c:pt>
                <c:pt idx="185">
                  <c:v>0.497371327253546</c:v>
                </c:pt>
                <c:pt idx="186">
                  <c:v>6.96070667447231</c:v>
                </c:pt>
                <c:pt idx="187">
                  <c:v>9.60561637469811</c:v>
                </c:pt>
                <c:pt idx="188">
                  <c:v>7.81325220250973</c:v>
                </c:pt>
                <c:pt idx="189">
                  <c:v>3.70419440107504</c:v>
                </c:pt>
                <c:pt idx="190">
                  <c:v>-6.13581245306893</c:v>
                </c:pt>
                <c:pt idx="191">
                  <c:v>-8.54816757331105</c:v>
                </c:pt>
                <c:pt idx="192">
                  <c:v>-5.20615625035135</c:v>
                </c:pt>
                <c:pt idx="193">
                  <c:v>11.8333924102891</c:v>
                </c:pt>
                <c:pt idx="194">
                  <c:v>28.125319082578</c:v>
                </c:pt>
                <c:pt idx="195">
                  <c:v>7.54796450792721</c:v>
                </c:pt>
                <c:pt idx="196">
                  <c:v>-18.8689589035689</c:v>
                </c:pt>
                <c:pt idx="197">
                  <c:v>-1.89733687022727</c:v>
                </c:pt>
                <c:pt idx="198">
                  <c:v>1.58531031160794</c:v>
                </c:pt>
                <c:pt idx="199">
                  <c:v>-3.92741067834545</c:v>
                </c:pt>
                <c:pt idx="200">
                  <c:v>-12.1928372881648</c:v>
                </c:pt>
                <c:pt idx="201">
                  <c:v>-16.6246176149885</c:v>
                </c:pt>
                <c:pt idx="202">
                  <c:v>-15.262559008467</c:v>
                </c:pt>
                <c:pt idx="203">
                  <c:v>-12.5027708667</c:v>
                </c:pt>
                <c:pt idx="204">
                  <c:v>-11.538211352083</c:v>
                </c:pt>
                <c:pt idx="205">
                  <c:v>-13.3681157760125</c:v>
                </c:pt>
                <c:pt idx="206">
                  <c:v>-15.5810728299844</c:v>
                </c:pt>
                <c:pt idx="207">
                  <c:v>-16.1905423049263</c:v>
                </c:pt>
                <c:pt idx="208">
                  <c:v>-15.707133271251</c:v>
                </c:pt>
                <c:pt idx="209">
                  <c:v>-17.6700987295001</c:v>
                </c:pt>
                <c:pt idx="210">
                  <c:v>-18.4812773116093</c:v>
                </c:pt>
                <c:pt idx="211">
                  <c:v>-20.2150831556815</c:v>
                </c:pt>
                <c:pt idx="212">
                  <c:v>-21.0459812246906</c:v>
                </c:pt>
                <c:pt idx="213">
                  <c:v>-18.0015974628471</c:v>
                </c:pt>
                <c:pt idx="214">
                  <c:v>-19.9532867232629</c:v>
                </c:pt>
                <c:pt idx="215">
                  <c:v>-24.1040944680527</c:v>
                </c:pt>
                <c:pt idx="216">
                  <c:v>-28.8264298705071</c:v>
                </c:pt>
                <c:pt idx="217">
                  <c:v>-25.5118823549745</c:v>
                </c:pt>
                <c:pt idx="218">
                  <c:v>-21.9781613272747</c:v>
                </c:pt>
                <c:pt idx="219">
                  <c:v>-23.5604328240988</c:v>
                </c:pt>
                <c:pt idx="220">
                  <c:v>-15.7785113382014</c:v>
                </c:pt>
                <c:pt idx="221">
                  <c:v>-15.8085717078563</c:v>
                </c:pt>
                <c:pt idx="222">
                  <c:v>-22.3466084985489</c:v>
                </c:pt>
                <c:pt idx="223">
                  <c:v>-30.4118758947117</c:v>
                </c:pt>
                <c:pt idx="224">
                  <c:v>-23.2843912115698</c:v>
                </c:pt>
                <c:pt idx="225">
                  <c:v>4.51491657141561</c:v>
                </c:pt>
                <c:pt idx="226">
                  <c:v>17.9140709116829</c:v>
                </c:pt>
                <c:pt idx="227">
                  <c:v>15.2825326441327</c:v>
                </c:pt>
                <c:pt idx="228">
                  <c:v>29.8278567453764</c:v>
                </c:pt>
                <c:pt idx="229">
                  <c:v>32.6953456812026</c:v>
                </c:pt>
                <c:pt idx="230">
                  <c:v>33.9510545564407</c:v>
                </c:pt>
                <c:pt idx="231">
                  <c:v>37.9177344840553</c:v>
                </c:pt>
                <c:pt idx="232">
                  <c:v>37.4062753467603</c:v>
                </c:pt>
                <c:pt idx="233">
                  <c:v>29.022573719823</c:v>
                </c:pt>
                <c:pt idx="234">
                  <c:v>20.1667236271404</c:v>
                </c:pt>
                <c:pt idx="235">
                  <c:v>14.6842624718482</c:v>
                </c:pt>
                <c:pt idx="236">
                  <c:v>9.51832918361547</c:v>
                </c:pt>
                <c:pt idx="237">
                  <c:v>4.08435277931444</c:v>
                </c:pt>
                <c:pt idx="238">
                  <c:v>3.4566827884867</c:v>
                </c:pt>
                <c:pt idx="239">
                  <c:v>3.01722782280109</c:v>
                </c:pt>
                <c:pt idx="240">
                  <c:v>1.39598013506186</c:v>
                </c:pt>
                <c:pt idx="241">
                  <c:v>-0.367329879361799</c:v>
                </c:pt>
                <c:pt idx="242">
                  <c:v>1.42483773196323</c:v>
                </c:pt>
                <c:pt idx="243">
                  <c:v>3.69213327809306</c:v>
                </c:pt>
                <c:pt idx="244">
                  <c:v>5.10977093185007</c:v>
                </c:pt>
                <c:pt idx="245">
                  <c:v>7.90866619734929</c:v>
                </c:pt>
                <c:pt idx="246">
                  <c:v>12.9657671164533</c:v>
                </c:pt>
                <c:pt idx="247">
                  <c:v>12.2279590076589</c:v>
                </c:pt>
                <c:pt idx="248">
                  <c:v>8.40103275658326</c:v>
                </c:pt>
                <c:pt idx="249">
                  <c:v>11.1110061705577</c:v>
                </c:pt>
                <c:pt idx="250">
                  <c:v>13.2206086948305</c:v>
                </c:pt>
                <c:pt idx="251">
                  <c:v>16.9209646096996</c:v>
                </c:pt>
                <c:pt idx="252">
                  <c:v>19.7102837150725</c:v>
                </c:pt>
                <c:pt idx="253">
                  <c:v>21.4714830825527</c:v>
                </c:pt>
                <c:pt idx="254">
                  <c:v>4.93367933684082</c:v>
                </c:pt>
                <c:pt idx="255">
                  <c:v>-9.51523518491609</c:v>
                </c:pt>
                <c:pt idx="256">
                  <c:v>-4.95039188786561</c:v>
                </c:pt>
                <c:pt idx="257">
                  <c:v>6.75960838913446</c:v>
                </c:pt>
                <c:pt idx="258">
                  <c:v>-15.4223809165499</c:v>
                </c:pt>
                <c:pt idx="259">
                  <c:v>-12.2248885261923</c:v>
                </c:pt>
                <c:pt idx="260">
                  <c:v>-3.64534468689338</c:v>
                </c:pt>
                <c:pt idx="261">
                  <c:v>-0.177113773032374</c:v>
                </c:pt>
                <c:pt idx="262">
                  <c:v>-6.34011731681636</c:v>
                </c:pt>
                <c:pt idx="263">
                  <c:v>-11.0301358918373</c:v>
                </c:pt>
                <c:pt idx="264">
                  <c:v>-5.37869528704832</c:v>
                </c:pt>
                <c:pt idx="265">
                  <c:v>-0.855472198891675</c:v>
                </c:pt>
                <c:pt idx="266">
                  <c:v>-4.04342746540367</c:v>
                </c:pt>
                <c:pt idx="267">
                  <c:v>-4.39264691588878</c:v>
                </c:pt>
                <c:pt idx="268">
                  <c:v>-0.637181025987121</c:v>
                </c:pt>
                <c:pt idx="269">
                  <c:v>0.322380966107021</c:v>
                </c:pt>
                <c:pt idx="270">
                  <c:v>-4.91176189184505</c:v>
                </c:pt>
                <c:pt idx="271">
                  <c:v>-6.41489600179376</c:v>
                </c:pt>
                <c:pt idx="272">
                  <c:v>-1.4984249163559</c:v>
                </c:pt>
                <c:pt idx="273">
                  <c:v>-1.3422054810603</c:v>
                </c:pt>
                <c:pt idx="274">
                  <c:v>-7.35021701475077</c:v>
                </c:pt>
                <c:pt idx="275">
                  <c:v>-11.2734845792333</c:v>
                </c:pt>
                <c:pt idx="276">
                  <c:v>-9.11126730255934</c:v>
                </c:pt>
                <c:pt idx="277">
                  <c:v>-5.29135014806026</c:v>
                </c:pt>
                <c:pt idx="278">
                  <c:v>-7.2067115551959</c:v>
                </c:pt>
                <c:pt idx="279">
                  <c:v>-10.6943819710206</c:v>
                </c:pt>
                <c:pt idx="280">
                  <c:v>-9.71013947981761</c:v>
                </c:pt>
                <c:pt idx="281">
                  <c:v>-5.46753923105843</c:v>
                </c:pt>
                <c:pt idx="282">
                  <c:v>-0.480018602179779</c:v>
                </c:pt>
                <c:pt idx="283">
                  <c:v>2.28967910139483</c:v>
                </c:pt>
                <c:pt idx="284">
                  <c:v>3.63549695474316</c:v>
                </c:pt>
                <c:pt idx="285">
                  <c:v>4.21551246227463</c:v>
                </c:pt>
                <c:pt idx="286">
                  <c:v>12.1581409125079</c:v>
                </c:pt>
                <c:pt idx="287">
                  <c:v>23.8353096473339</c:v>
                </c:pt>
                <c:pt idx="288">
                  <c:v>19.9114115350231</c:v>
                </c:pt>
                <c:pt idx="289">
                  <c:v>22.0011388923519</c:v>
                </c:pt>
                <c:pt idx="290">
                  <c:v>20.3197407888</c:v>
                </c:pt>
                <c:pt idx="291">
                  <c:v>12.4021713665593</c:v>
                </c:pt>
                <c:pt idx="292">
                  <c:v>14.922434484951</c:v>
                </c:pt>
                <c:pt idx="293">
                  <c:v>17.7546114290943</c:v>
                </c:pt>
                <c:pt idx="294">
                  <c:v>17.3429445460768</c:v>
                </c:pt>
                <c:pt idx="295">
                  <c:v>15.8836530112955</c:v>
                </c:pt>
                <c:pt idx="296">
                  <c:v>11.961866795121</c:v>
                </c:pt>
                <c:pt idx="297">
                  <c:v>8.58287543061282</c:v>
                </c:pt>
                <c:pt idx="298">
                  <c:v>6.29232192608734</c:v>
                </c:pt>
                <c:pt idx="299">
                  <c:v>4.92561799474574</c:v>
                </c:pt>
                <c:pt idx="300">
                  <c:v>1.98339956549393</c:v>
                </c:pt>
                <c:pt idx="301">
                  <c:v>-0.471907869417937</c:v>
                </c:pt>
                <c:pt idx="302">
                  <c:v>-1.27793457993238</c:v>
                </c:pt>
                <c:pt idx="303">
                  <c:v>-0.540628478399714</c:v>
                </c:pt>
                <c:pt idx="304">
                  <c:v>1.24767234980025</c:v>
                </c:pt>
                <c:pt idx="305">
                  <c:v>1.61888973298503</c:v>
                </c:pt>
                <c:pt idx="306">
                  <c:v>3.09643434058619</c:v>
                </c:pt>
                <c:pt idx="307">
                  <c:v>4.4452680201755</c:v>
                </c:pt>
                <c:pt idx="308">
                  <c:v>6.42173962281201</c:v>
                </c:pt>
                <c:pt idx="309">
                  <c:v>7.92162003162603</c:v>
                </c:pt>
                <c:pt idx="310">
                  <c:v>6.59984862614108</c:v>
                </c:pt>
                <c:pt idx="311">
                  <c:v>7.84319804200786</c:v>
                </c:pt>
                <c:pt idx="312">
                  <c:v>8.78375957480847</c:v>
                </c:pt>
                <c:pt idx="313">
                  <c:v>10.20779469046</c:v>
                </c:pt>
                <c:pt idx="314">
                  <c:v>10.5944331026673</c:v>
                </c:pt>
                <c:pt idx="315">
                  <c:v>15.5530871748379</c:v>
                </c:pt>
                <c:pt idx="316">
                  <c:v>20.7939346229184</c:v>
                </c:pt>
                <c:pt idx="317">
                  <c:v>12.358666443303</c:v>
                </c:pt>
                <c:pt idx="318">
                  <c:v>7.15210004347086</c:v>
                </c:pt>
                <c:pt idx="319">
                  <c:v>10.8145013755255</c:v>
                </c:pt>
                <c:pt idx="320">
                  <c:v>18.33213748903</c:v>
                </c:pt>
                <c:pt idx="321">
                  <c:v>15.3203300883035</c:v>
                </c:pt>
                <c:pt idx="322">
                  <c:v>8.19694635724362</c:v>
                </c:pt>
                <c:pt idx="323">
                  <c:v>-3.49607149639355</c:v>
                </c:pt>
                <c:pt idx="324">
                  <c:v>-11.1196192926412</c:v>
                </c:pt>
                <c:pt idx="325">
                  <c:v>-8.71439083720389</c:v>
                </c:pt>
                <c:pt idx="326">
                  <c:v>-7.99881268259924</c:v>
                </c:pt>
                <c:pt idx="327">
                  <c:v>-12.2173738309085</c:v>
                </c:pt>
                <c:pt idx="328">
                  <c:v>-14.0266510871871</c:v>
                </c:pt>
                <c:pt idx="329">
                  <c:v>-15.1412124051024</c:v>
                </c:pt>
                <c:pt idx="330">
                  <c:v>-19.6526179422071</c:v>
                </c:pt>
                <c:pt idx="331">
                  <c:v>-20.8113044627721</c:v>
                </c:pt>
                <c:pt idx="332">
                  <c:v>-17.9246445155602</c:v>
                </c:pt>
                <c:pt idx="333">
                  <c:v>-18.3955726147204</c:v>
                </c:pt>
                <c:pt idx="334">
                  <c:v>-23.9955125364383</c:v>
                </c:pt>
                <c:pt idx="335">
                  <c:v>-26.2943231006941</c:v>
                </c:pt>
                <c:pt idx="336">
                  <c:v>-23.7438079304359</c:v>
                </c:pt>
                <c:pt idx="337">
                  <c:v>-18.2718120833999</c:v>
                </c:pt>
                <c:pt idx="338">
                  <c:v>-22.5609104471987</c:v>
                </c:pt>
                <c:pt idx="339">
                  <c:v>-31.6376909536462</c:v>
                </c:pt>
                <c:pt idx="340">
                  <c:v>-31.3141932979339</c:v>
                </c:pt>
                <c:pt idx="341">
                  <c:v>-20.5348641528248</c:v>
                </c:pt>
                <c:pt idx="342">
                  <c:v>2.38907346357017</c:v>
                </c:pt>
                <c:pt idx="343">
                  <c:v>4.52664489391975</c:v>
                </c:pt>
                <c:pt idx="344">
                  <c:v>-37.5822632091669</c:v>
                </c:pt>
                <c:pt idx="345">
                  <c:v>-40.0386821516794</c:v>
                </c:pt>
                <c:pt idx="346">
                  <c:v>1.26276500287662</c:v>
                </c:pt>
                <c:pt idx="347">
                  <c:v>27.1870236616468</c:v>
                </c:pt>
                <c:pt idx="348">
                  <c:v>-32.8905884823665</c:v>
                </c:pt>
                <c:pt idx="349">
                  <c:v>-40.9525908831775</c:v>
                </c:pt>
                <c:pt idx="350">
                  <c:v>11.6110661239663</c:v>
                </c:pt>
                <c:pt idx="351">
                  <c:v>33.5663314212849</c:v>
                </c:pt>
                <c:pt idx="352">
                  <c:v>27.6369145510826</c:v>
                </c:pt>
                <c:pt idx="353">
                  <c:v>15.4607789429964</c:v>
                </c:pt>
                <c:pt idx="354">
                  <c:v>14.670853733777</c:v>
                </c:pt>
                <c:pt idx="355">
                  <c:v>13.9491758476837</c:v>
                </c:pt>
                <c:pt idx="356">
                  <c:v>9.12971291368901</c:v>
                </c:pt>
                <c:pt idx="357">
                  <c:v>6.40719371382494</c:v>
                </c:pt>
                <c:pt idx="358">
                  <c:v>2.18509012167242</c:v>
                </c:pt>
                <c:pt idx="359">
                  <c:v>-2.32003975966106</c:v>
                </c:pt>
                <c:pt idx="360">
                  <c:v>-4.83686948503429</c:v>
                </c:pt>
                <c:pt idx="361">
                  <c:v>-3.17816202511493</c:v>
                </c:pt>
                <c:pt idx="362">
                  <c:v>-3.09821166276449</c:v>
                </c:pt>
                <c:pt idx="363">
                  <c:v>-4.80013420515291</c:v>
                </c:pt>
                <c:pt idx="364">
                  <c:v>-9.16284037156779</c:v>
                </c:pt>
                <c:pt idx="365">
                  <c:v>-10.8820334751242</c:v>
                </c:pt>
                <c:pt idx="366">
                  <c:v>-10.2109795657076</c:v>
                </c:pt>
                <c:pt idx="367">
                  <c:v>-5.28041503402297</c:v>
                </c:pt>
                <c:pt idx="368">
                  <c:v>0.0678421563762867</c:v>
                </c:pt>
                <c:pt idx="369">
                  <c:v>3.80070861909722</c:v>
                </c:pt>
                <c:pt idx="370">
                  <c:v>1.96943126147393</c:v>
                </c:pt>
                <c:pt idx="371">
                  <c:v>-5.08249171875909</c:v>
                </c:pt>
                <c:pt idx="372">
                  <c:v>-4.12082511816276</c:v>
                </c:pt>
                <c:pt idx="373">
                  <c:v>-0.488681706728537</c:v>
                </c:pt>
                <c:pt idx="374">
                  <c:v>3.61897224175381</c:v>
                </c:pt>
                <c:pt idx="375">
                  <c:v>10.364960735057</c:v>
                </c:pt>
                <c:pt idx="376">
                  <c:v>14.4250846088957</c:v>
                </c:pt>
                <c:pt idx="377">
                  <c:v>1.360912819509</c:v>
                </c:pt>
                <c:pt idx="378">
                  <c:v>-2.80647187092731</c:v>
                </c:pt>
                <c:pt idx="379">
                  <c:v>0.342144398930981</c:v>
                </c:pt>
                <c:pt idx="380">
                  <c:v>7.85289854369154</c:v>
                </c:pt>
                <c:pt idx="381">
                  <c:v>-7.73277426466595</c:v>
                </c:pt>
                <c:pt idx="382">
                  <c:v>-28.8432897330001</c:v>
                </c:pt>
                <c:pt idx="383">
                  <c:v>-26.6697979094794</c:v>
                </c:pt>
                <c:pt idx="384">
                  <c:v>-15.0075984100767</c:v>
                </c:pt>
                <c:pt idx="385">
                  <c:v>-16.0719582949684</c:v>
                </c:pt>
                <c:pt idx="386">
                  <c:v>-32.1906005108021</c:v>
                </c:pt>
                <c:pt idx="387">
                  <c:v>-31.8069223730216</c:v>
                </c:pt>
                <c:pt idx="388">
                  <c:v>-25.8900173562686</c:v>
                </c:pt>
                <c:pt idx="389">
                  <c:v>-31.3329329607229</c:v>
                </c:pt>
                <c:pt idx="390">
                  <c:v>-39.5704730600512</c:v>
                </c:pt>
                <c:pt idx="391">
                  <c:v>-40.6585119138353</c:v>
                </c:pt>
                <c:pt idx="392">
                  <c:v>-41.7885936665481</c:v>
                </c:pt>
                <c:pt idx="393">
                  <c:v>-47.4725139424387</c:v>
                </c:pt>
                <c:pt idx="394">
                  <c:v>-57.0108399203956</c:v>
                </c:pt>
                <c:pt idx="395">
                  <c:v>-60.9191010456638</c:v>
                </c:pt>
                <c:pt idx="396">
                  <c:v>-54.6075022832484</c:v>
                </c:pt>
                <c:pt idx="397">
                  <c:v>-50.6551417548351</c:v>
                </c:pt>
                <c:pt idx="398">
                  <c:v>-49.5322035107976</c:v>
                </c:pt>
                <c:pt idx="399">
                  <c:v>-52.3840030938312</c:v>
                </c:pt>
                <c:pt idx="400">
                  <c:v>-56.4773927360609</c:v>
                </c:pt>
                <c:pt idx="401">
                  <c:v>-54.8858433644157</c:v>
                </c:pt>
                <c:pt idx="402">
                  <c:v>-50.1501388977616</c:v>
                </c:pt>
                <c:pt idx="403">
                  <c:v>-43.3932391611485</c:v>
                </c:pt>
                <c:pt idx="404">
                  <c:v>-34.0122896502544</c:v>
                </c:pt>
                <c:pt idx="405">
                  <c:v>-43.4406999056044</c:v>
                </c:pt>
                <c:pt idx="406">
                  <c:v>-50.8588466023812</c:v>
                </c:pt>
                <c:pt idx="407">
                  <c:v>-42.8749808100093</c:v>
                </c:pt>
                <c:pt idx="408">
                  <c:v>-43.676619964565</c:v>
                </c:pt>
                <c:pt idx="409">
                  <c:v>-56.6605812130743</c:v>
                </c:pt>
                <c:pt idx="410">
                  <c:v>-55.8168841661477</c:v>
                </c:pt>
                <c:pt idx="411">
                  <c:v>-37.5023171326253</c:v>
                </c:pt>
                <c:pt idx="412">
                  <c:v>-48.0701058018807</c:v>
                </c:pt>
                <c:pt idx="413">
                  <c:v>-56.9663711115646</c:v>
                </c:pt>
                <c:pt idx="414">
                  <c:v>-60.9003842581834</c:v>
                </c:pt>
                <c:pt idx="415">
                  <c:v>-39.2927243578043</c:v>
                </c:pt>
                <c:pt idx="416">
                  <c:v>-36.4780239953229</c:v>
                </c:pt>
                <c:pt idx="417">
                  <c:v>-39.2481079415711</c:v>
                </c:pt>
                <c:pt idx="418">
                  <c:v>-42.2017378683426</c:v>
                </c:pt>
                <c:pt idx="419">
                  <c:v>-40.4992804701437</c:v>
                </c:pt>
                <c:pt idx="420">
                  <c:v>-50.5620243086745</c:v>
                </c:pt>
                <c:pt idx="421">
                  <c:v>-57.864561558828</c:v>
                </c:pt>
                <c:pt idx="422">
                  <c:v>-57.2676096214761</c:v>
                </c:pt>
                <c:pt idx="423">
                  <c:v>-56.5158593751444</c:v>
                </c:pt>
                <c:pt idx="424">
                  <c:v>-60.4065550324521</c:v>
                </c:pt>
                <c:pt idx="425">
                  <c:v>-67.5093849983003</c:v>
                </c:pt>
                <c:pt idx="426">
                  <c:v>-67.2309089904468</c:v>
                </c:pt>
                <c:pt idx="427">
                  <c:v>-57.010331503696</c:v>
                </c:pt>
                <c:pt idx="428">
                  <c:v>-57.8598700221111</c:v>
                </c:pt>
                <c:pt idx="429">
                  <c:v>-65.5256467675565</c:v>
                </c:pt>
                <c:pt idx="430">
                  <c:v>-69.288945671179</c:v>
                </c:pt>
                <c:pt idx="431">
                  <c:v>-66.4816744022591</c:v>
                </c:pt>
                <c:pt idx="432">
                  <c:v>-62.6864562583928</c:v>
                </c:pt>
                <c:pt idx="433">
                  <c:v>-63.6070373290979</c:v>
                </c:pt>
                <c:pt idx="434">
                  <c:v>-67.5705202927681</c:v>
                </c:pt>
                <c:pt idx="435">
                  <c:v>-68.5242632679651</c:v>
                </c:pt>
                <c:pt idx="436">
                  <c:v>-66.1643258969653</c:v>
                </c:pt>
                <c:pt idx="437">
                  <c:v>-64.1716361630166</c:v>
                </c:pt>
                <c:pt idx="438">
                  <c:v>-64.5768739272331</c:v>
                </c:pt>
                <c:pt idx="439">
                  <c:v>-66.4722391743063</c:v>
                </c:pt>
                <c:pt idx="440">
                  <c:v>-69.1689005832016</c:v>
                </c:pt>
                <c:pt idx="441">
                  <c:v>-68.2708183690597</c:v>
                </c:pt>
                <c:pt idx="442">
                  <c:v>-64.8630167429151</c:v>
                </c:pt>
                <c:pt idx="443">
                  <c:v>-65.716473410322</c:v>
                </c:pt>
                <c:pt idx="444">
                  <c:v>-69.883701172382</c:v>
                </c:pt>
                <c:pt idx="445">
                  <c:v>-71.8909543620521</c:v>
                </c:pt>
                <c:pt idx="446">
                  <c:v>-71.6404845793124</c:v>
                </c:pt>
                <c:pt idx="447">
                  <c:v>-69.7774061479301</c:v>
                </c:pt>
                <c:pt idx="448">
                  <c:v>-69.576492620823</c:v>
                </c:pt>
              </c:numCache>
            </c:numRef>
          </c:val>
          <c:smooth val="0"/>
        </c:ser>
        <c:dLbls>
          <c:showLegendKey val="0"/>
          <c:showVal val="0"/>
          <c:showCatName val="0"/>
          <c:showSerName val="0"/>
          <c:showPercent val="0"/>
          <c:showBubbleSize val="0"/>
        </c:dLbls>
        <c:marker val="0"/>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49524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endParaRPr lang="en-US" altLang="zh-CN"/>
          </a:p>
        </c:rich>
      </c:tx>
      <c:layout/>
      <c:overlay val="0"/>
      <c:spPr>
        <a:noFill/>
        <a:ln>
          <a:noFill/>
        </a:ln>
        <a:effectLst/>
      </c:sp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dLbls>
            <c:delete val="1"/>
          </c:dLbls>
          <c:val>
            <c:numRef>
              <c:f>[action3_5times_gyro.csv]action3_5times_gyro!$J$2:$J$650</c:f>
              <c:numCache>
                <c:formatCode>General</c:formatCode>
                <c:ptCount val="649"/>
                <c:pt idx="0">
                  <c:v>-0.040205</c:v>
                </c:pt>
                <c:pt idx="1">
                  <c:v>-0.312855</c:v>
                </c:pt>
                <c:pt idx="2">
                  <c:v>-0.349636</c:v>
                </c:pt>
                <c:pt idx="3">
                  <c:v>-0.443084</c:v>
                </c:pt>
                <c:pt idx="4">
                  <c:v>-0.090522</c:v>
                </c:pt>
                <c:pt idx="5">
                  <c:v>-0.08807</c:v>
                </c:pt>
                <c:pt idx="6">
                  <c:v>0.061176</c:v>
                </c:pt>
                <c:pt idx="7">
                  <c:v>0.093233</c:v>
                </c:pt>
                <c:pt idx="8">
                  <c:v>-0.009856</c:v>
                </c:pt>
                <c:pt idx="9">
                  <c:v>-0.031474</c:v>
                </c:pt>
                <c:pt idx="10">
                  <c:v>-0.013959</c:v>
                </c:pt>
                <c:pt idx="11">
                  <c:v>-0.015029</c:v>
                </c:pt>
                <c:pt idx="12">
                  <c:v>0.036</c:v>
                </c:pt>
                <c:pt idx="13">
                  <c:v>0.094929</c:v>
                </c:pt>
                <c:pt idx="14">
                  <c:v>0.048008</c:v>
                </c:pt>
                <c:pt idx="15">
                  <c:v>0.083549</c:v>
                </c:pt>
                <c:pt idx="16">
                  <c:v>0.01002</c:v>
                </c:pt>
                <c:pt idx="17">
                  <c:v>-0.015499</c:v>
                </c:pt>
                <c:pt idx="18">
                  <c:v>0.012666</c:v>
                </c:pt>
                <c:pt idx="19">
                  <c:v>0.065082</c:v>
                </c:pt>
                <c:pt idx="20">
                  <c:v>0.008809</c:v>
                </c:pt>
                <c:pt idx="21">
                  <c:v>-0.031345</c:v>
                </c:pt>
                <c:pt idx="22">
                  <c:v>-0.040852</c:v>
                </c:pt>
                <c:pt idx="23">
                  <c:v>-0.106205</c:v>
                </c:pt>
                <c:pt idx="24">
                  <c:v>-0.095243</c:v>
                </c:pt>
                <c:pt idx="25">
                  <c:v>-0.151451</c:v>
                </c:pt>
                <c:pt idx="26">
                  <c:v>-0.063595</c:v>
                </c:pt>
                <c:pt idx="27">
                  <c:v>-0.26195</c:v>
                </c:pt>
                <c:pt idx="28">
                  <c:v>-0.322131</c:v>
                </c:pt>
                <c:pt idx="29">
                  <c:v>-0.450923</c:v>
                </c:pt>
                <c:pt idx="30">
                  <c:v>0.161353</c:v>
                </c:pt>
                <c:pt idx="31">
                  <c:v>0.141083</c:v>
                </c:pt>
                <c:pt idx="32">
                  <c:v>0.006505</c:v>
                </c:pt>
                <c:pt idx="33">
                  <c:v>-0.043306</c:v>
                </c:pt>
                <c:pt idx="34">
                  <c:v>-0.075582</c:v>
                </c:pt>
                <c:pt idx="35">
                  <c:v>-0.070295</c:v>
                </c:pt>
                <c:pt idx="36">
                  <c:v>0.050439</c:v>
                </c:pt>
                <c:pt idx="37">
                  <c:v>0.020279</c:v>
                </c:pt>
                <c:pt idx="38">
                  <c:v>-0.137901</c:v>
                </c:pt>
                <c:pt idx="39">
                  <c:v>-0.293325</c:v>
                </c:pt>
                <c:pt idx="40">
                  <c:v>-0.054814</c:v>
                </c:pt>
                <c:pt idx="41">
                  <c:v>-0.084933</c:v>
                </c:pt>
                <c:pt idx="42">
                  <c:v>-0.244213</c:v>
                </c:pt>
                <c:pt idx="43">
                  <c:v>-0.663821</c:v>
                </c:pt>
                <c:pt idx="44">
                  <c:v>-0.37948</c:v>
                </c:pt>
                <c:pt idx="45">
                  <c:v>-0.642627</c:v>
                </c:pt>
                <c:pt idx="46">
                  <c:v>-0.182635</c:v>
                </c:pt>
                <c:pt idx="47">
                  <c:v>-0.435382</c:v>
                </c:pt>
                <c:pt idx="48">
                  <c:v>-0.5143</c:v>
                </c:pt>
                <c:pt idx="49">
                  <c:v>-1.157262</c:v>
                </c:pt>
                <c:pt idx="50">
                  <c:v>-0.494383</c:v>
                </c:pt>
                <c:pt idx="51">
                  <c:v>-0.863529</c:v>
                </c:pt>
                <c:pt idx="52">
                  <c:v>-0.241332</c:v>
                </c:pt>
                <c:pt idx="53">
                  <c:v>-0.364064</c:v>
                </c:pt>
                <c:pt idx="54">
                  <c:v>-0.187749</c:v>
                </c:pt>
                <c:pt idx="55">
                  <c:v>-0.514467</c:v>
                </c:pt>
                <c:pt idx="56">
                  <c:v>-0.331027</c:v>
                </c:pt>
                <c:pt idx="57">
                  <c:v>-0.614854</c:v>
                </c:pt>
                <c:pt idx="58">
                  <c:v>-0.201642</c:v>
                </c:pt>
                <c:pt idx="59">
                  <c:v>-0.282854</c:v>
                </c:pt>
                <c:pt idx="60">
                  <c:v>-0.18083</c:v>
                </c:pt>
                <c:pt idx="61">
                  <c:v>-0.542595</c:v>
                </c:pt>
                <c:pt idx="62">
                  <c:v>-0.208502</c:v>
                </c:pt>
                <c:pt idx="63">
                  <c:v>-0.072759</c:v>
                </c:pt>
                <c:pt idx="64">
                  <c:v>0.033767</c:v>
                </c:pt>
                <c:pt idx="65">
                  <c:v>-0.328406</c:v>
                </c:pt>
                <c:pt idx="66">
                  <c:v>-0.617516</c:v>
                </c:pt>
                <c:pt idx="67">
                  <c:v>-1.059</c:v>
                </c:pt>
                <c:pt idx="68">
                  <c:v>-0.075132</c:v>
                </c:pt>
                <c:pt idx="69">
                  <c:v>-0.041155</c:v>
                </c:pt>
                <c:pt idx="70">
                  <c:v>0.089047</c:v>
                </c:pt>
                <c:pt idx="71">
                  <c:v>0.058748</c:v>
                </c:pt>
                <c:pt idx="72">
                  <c:v>-0.15018</c:v>
                </c:pt>
                <c:pt idx="73">
                  <c:v>-0.216321</c:v>
                </c:pt>
                <c:pt idx="74">
                  <c:v>0.003422</c:v>
                </c:pt>
                <c:pt idx="75">
                  <c:v>-0.12108</c:v>
                </c:pt>
                <c:pt idx="76">
                  <c:v>-0.196928</c:v>
                </c:pt>
                <c:pt idx="77">
                  <c:v>-0.324486</c:v>
                </c:pt>
                <c:pt idx="78">
                  <c:v>-0.089654</c:v>
                </c:pt>
                <c:pt idx="79">
                  <c:v>-0.195553</c:v>
                </c:pt>
                <c:pt idx="80">
                  <c:v>-0.071124</c:v>
                </c:pt>
                <c:pt idx="81">
                  <c:v>-0.188916</c:v>
                </c:pt>
                <c:pt idx="82">
                  <c:v>-0.305433</c:v>
                </c:pt>
                <c:pt idx="83">
                  <c:v>-0.777518</c:v>
                </c:pt>
                <c:pt idx="84">
                  <c:v>-0.462564</c:v>
                </c:pt>
                <c:pt idx="85">
                  <c:v>-0.677181</c:v>
                </c:pt>
                <c:pt idx="86">
                  <c:v>-0.187326</c:v>
                </c:pt>
                <c:pt idx="87">
                  <c:v>-0.641708</c:v>
                </c:pt>
                <c:pt idx="88">
                  <c:v>-0.575818</c:v>
                </c:pt>
                <c:pt idx="89">
                  <c:v>-1.090824</c:v>
                </c:pt>
                <c:pt idx="90">
                  <c:v>-0.525621</c:v>
                </c:pt>
                <c:pt idx="91">
                  <c:v>-1.148757</c:v>
                </c:pt>
                <c:pt idx="92">
                  <c:v>-0.620918</c:v>
                </c:pt>
                <c:pt idx="93">
                  <c:v>-1.158868</c:v>
                </c:pt>
                <c:pt idx="94">
                  <c:v>-0.435368</c:v>
                </c:pt>
                <c:pt idx="95">
                  <c:v>-0.952239</c:v>
                </c:pt>
                <c:pt idx="96">
                  <c:v>-0.630346</c:v>
                </c:pt>
                <c:pt idx="97">
                  <c:v>-1.108468</c:v>
                </c:pt>
                <c:pt idx="98">
                  <c:v>-0.29411</c:v>
                </c:pt>
                <c:pt idx="99">
                  <c:v>-0.488228</c:v>
                </c:pt>
                <c:pt idx="100">
                  <c:v>0.038405</c:v>
                </c:pt>
                <c:pt idx="101">
                  <c:v>0.306921</c:v>
                </c:pt>
                <c:pt idx="102">
                  <c:v>0.301205</c:v>
                </c:pt>
                <c:pt idx="103">
                  <c:v>0.629359</c:v>
                </c:pt>
                <c:pt idx="104">
                  <c:v>0.419711</c:v>
                </c:pt>
                <c:pt idx="105">
                  <c:v>0.861803</c:v>
                </c:pt>
                <c:pt idx="106">
                  <c:v>0.241982</c:v>
                </c:pt>
                <c:pt idx="107">
                  <c:v>0.504274</c:v>
                </c:pt>
                <c:pt idx="108">
                  <c:v>0.151033</c:v>
                </c:pt>
                <c:pt idx="109">
                  <c:v>0.239669</c:v>
                </c:pt>
                <c:pt idx="110">
                  <c:v>0.716263</c:v>
                </c:pt>
                <c:pt idx="111">
                  <c:v>2.138866</c:v>
                </c:pt>
                <c:pt idx="112">
                  <c:v>1.37355</c:v>
                </c:pt>
                <c:pt idx="113">
                  <c:v>2.842769</c:v>
                </c:pt>
                <c:pt idx="114">
                  <c:v>1.803871</c:v>
                </c:pt>
                <c:pt idx="115">
                  <c:v>3.528269</c:v>
                </c:pt>
                <c:pt idx="116">
                  <c:v>0.5446</c:v>
                </c:pt>
                <c:pt idx="117">
                  <c:v>0.182346</c:v>
                </c:pt>
                <c:pt idx="118">
                  <c:v>-0.425793</c:v>
                </c:pt>
                <c:pt idx="119">
                  <c:v>-0.786099</c:v>
                </c:pt>
                <c:pt idx="120">
                  <c:v>-0.422774</c:v>
                </c:pt>
                <c:pt idx="121">
                  <c:v>-0.804731</c:v>
                </c:pt>
                <c:pt idx="122">
                  <c:v>-0.315315</c:v>
                </c:pt>
                <c:pt idx="123">
                  <c:v>-0.713707</c:v>
                </c:pt>
                <c:pt idx="124">
                  <c:v>-0.406782</c:v>
                </c:pt>
                <c:pt idx="125">
                  <c:v>-0.760242</c:v>
                </c:pt>
                <c:pt idx="126">
                  <c:v>-0.443363</c:v>
                </c:pt>
                <c:pt idx="127">
                  <c:v>-1.086679</c:v>
                </c:pt>
                <c:pt idx="128">
                  <c:v>-0.648652</c:v>
                </c:pt>
                <c:pt idx="129">
                  <c:v>-1.071109</c:v>
                </c:pt>
                <c:pt idx="130">
                  <c:v>-0.307163</c:v>
                </c:pt>
                <c:pt idx="131">
                  <c:v>-0.675148</c:v>
                </c:pt>
                <c:pt idx="132">
                  <c:v>-0.409368</c:v>
                </c:pt>
                <c:pt idx="133">
                  <c:v>-0.72086</c:v>
                </c:pt>
                <c:pt idx="134">
                  <c:v>-0.330962</c:v>
                </c:pt>
                <c:pt idx="135">
                  <c:v>-0.828267</c:v>
                </c:pt>
                <c:pt idx="136">
                  <c:v>-0.504951</c:v>
                </c:pt>
                <c:pt idx="137">
                  <c:v>-0.656676</c:v>
                </c:pt>
                <c:pt idx="138">
                  <c:v>-0.041624</c:v>
                </c:pt>
                <c:pt idx="139">
                  <c:v>-0.275217</c:v>
                </c:pt>
                <c:pt idx="140">
                  <c:v>-0.259786</c:v>
                </c:pt>
                <c:pt idx="141">
                  <c:v>-0.546206</c:v>
                </c:pt>
                <c:pt idx="142">
                  <c:v>-0.271813</c:v>
                </c:pt>
                <c:pt idx="143">
                  <c:v>-0.49983</c:v>
                </c:pt>
                <c:pt idx="144">
                  <c:v>-0.200701</c:v>
                </c:pt>
                <c:pt idx="145">
                  <c:v>-0.460301</c:v>
                </c:pt>
                <c:pt idx="146">
                  <c:v>-0.636498</c:v>
                </c:pt>
                <c:pt idx="147">
                  <c:v>-1.536114</c:v>
                </c:pt>
                <c:pt idx="148">
                  <c:v>-0.965418</c:v>
                </c:pt>
                <c:pt idx="149">
                  <c:v>-1.864179</c:v>
                </c:pt>
                <c:pt idx="150">
                  <c:v>-0.801145</c:v>
                </c:pt>
                <c:pt idx="151">
                  <c:v>-1.436358</c:v>
                </c:pt>
                <c:pt idx="152">
                  <c:v>-0.640219</c:v>
                </c:pt>
                <c:pt idx="153">
                  <c:v>-1.42078</c:v>
                </c:pt>
                <c:pt idx="154">
                  <c:v>-0.667069</c:v>
                </c:pt>
                <c:pt idx="155">
                  <c:v>-0.90123</c:v>
                </c:pt>
                <c:pt idx="156">
                  <c:v>0.332449</c:v>
                </c:pt>
                <c:pt idx="157">
                  <c:v>0.799395</c:v>
                </c:pt>
                <c:pt idx="158">
                  <c:v>0.587147</c:v>
                </c:pt>
                <c:pt idx="159">
                  <c:v>1.569787</c:v>
                </c:pt>
                <c:pt idx="160">
                  <c:v>1.437212</c:v>
                </c:pt>
                <c:pt idx="161">
                  <c:v>2.909145</c:v>
                </c:pt>
                <c:pt idx="162">
                  <c:v>0.982835</c:v>
                </c:pt>
                <c:pt idx="163">
                  <c:v>1.866268</c:v>
                </c:pt>
                <c:pt idx="164">
                  <c:v>1.837447</c:v>
                </c:pt>
                <c:pt idx="165">
                  <c:v>4.492464</c:v>
                </c:pt>
                <c:pt idx="166">
                  <c:v>2.23588</c:v>
                </c:pt>
                <c:pt idx="167">
                  <c:v>3.63582</c:v>
                </c:pt>
                <c:pt idx="168">
                  <c:v>1.099488</c:v>
                </c:pt>
                <c:pt idx="169">
                  <c:v>2.820669</c:v>
                </c:pt>
                <c:pt idx="170">
                  <c:v>2.648891</c:v>
                </c:pt>
                <c:pt idx="171">
                  <c:v>5.682234</c:v>
                </c:pt>
                <c:pt idx="172">
                  <c:v>2.766969</c:v>
                </c:pt>
                <c:pt idx="173">
                  <c:v>5.220886</c:v>
                </c:pt>
                <c:pt idx="174">
                  <c:v>2.046329</c:v>
                </c:pt>
                <c:pt idx="175">
                  <c:v>3.578456</c:v>
                </c:pt>
                <c:pt idx="176">
                  <c:v>1.393148</c:v>
                </c:pt>
                <c:pt idx="177">
                  <c:v>2.372718</c:v>
                </c:pt>
                <c:pt idx="178">
                  <c:v>0.587085</c:v>
                </c:pt>
                <c:pt idx="179">
                  <c:v>1.6888</c:v>
                </c:pt>
                <c:pt idx="180">
                  <c:v>1.919039</c:v>
                </c:pt>
                <c:pt idx="181">
                  <c:v>3.446508</c:v>
                </c:pt>
                <c:pt idx="182">
                  <c:v>0.366794</c:v>
                </c:pt>
                <c:pt idx="183">
                  <c:v>-0.048831</c:v>
                </c:pt>
                <c:pt idx="184">
                  <c:v>-0.815588</c:v>
                </c:pt>
                <c:pt idx="185">
                  <c:v>-1.796017</c:v>
                </c:pt>
                <c:pt idx="186">
                  <c:v>-0.913234</c:v>
                </c:pt>
                <c:pt idx="187">
                  <c:v>-1.612493</c:v>
                </c:pt>
                <c:pt idx="188">
                  <c:v>-0.553058</c:v>
                </c:pt>
                <c:pt idx="189">
                  <c:v>-0.880868</c:v>
                </c:pt>
                <c:pt idx="190">
                  <c:v>0.186079</c:v>
                </c:pt>
                <c:pt idx="191">
                  <c:v>0.585346</c:v>
                </c:pt>
                <c:pt idx="192">
                  <c:v>-0.066408</c:v>
                </c:pt>
                <c:pt idx="193">
                  <c:v>-0.843929</c:v>
                </c:pt>
                <c:pt idx="194">
                  <c:v>-1.353825</c:v>
                </c:pt>
                <c:pt idx="195">
                  <c:v>-2.847621</c:v>
                </c:pt>
                <c:pt idx="196">
                  <c:v>-1.417472</c:v>
                </c:pt>
                <c:pt idx="197">
                  <c:v>-3.006153</c:v>
                </c:pt>
                <c:pt idx="198">
                  <c:v>-1.952434</c:v>
                </c:pt>
                <c:pt idx="199">
                  <c:v>-4.314851</c:v>
                </c:pt>
                <c:pt idx="200">
                  <c:v>-2.770204</c:v>
                </c:pt>
                <c:pt idx="201">
                  <c:v>-5.483957</c:v>
                </c:pt>
                <c:pt idx="202">
                  <c:v>-2.017268</c:v>
                </c:pt>
                <c:pt idx="203">
                  <c:v>-3.17216</c:v>
                </c:pt>
                <c:pt idx="204">
                  <c:v>-0.642717</c:v>
                </c:pt>
                <c:pt idx="205">
                  <c:v>-1.112755</c:v>
                </c:pt>
                <c:pt idx="206">
                  <c:v>-0.05506</c:v>
                </c:pt>
                <c:pt idx="207">
                  <c:v>0.936855</c:v>
                </c:pt>
                <c:pt idx="208">
                  <c:v>2.147076</c:v>
                </c:pt>
                <c:pt idx="209">
                  <c:v>4.237953</c:v>
                </c:pt>
                <c:pt idx="210">
                  <c:v>1.800364</c:v>
                </c:pt>
                <c:pt idx="211">
                  <c:v>4.707553</c:v>
                </c:pt>
                <c:pt idx="212">
                  <c:v>4.385942</c:v>
                </c:pt>
                <c:pt idx="213">
                  <c:v>9.026329</c:v>
                </c:pt>
                <c:pt idx="214">
                  <c:v>4.133695</c:v>
                </c:pt>
                <c:pt idx="215">
                  <c:v>8.678464</c:v>
                </c:pt>
                <c:pt idx="216">
                  <c:v>5.32207</c:v>
                </c:pt>
                <c:pt idx="217">
                  <c:v>11.138497</c:v>
                </c:pt>
                <c:pt idx="218">
                  <c:v>5.0833</c:v>
                </c:pt>
                <c:pt idx="219">
                  <c:v>8.852246</c:v>
                </c:pt>
                <c:pt idx="220">
                  <c:v>3.481411</c:v>
                </c:pt>
                <c:pt idx="221">
                  <c:v>8.537838</c:v>
                </c:pt>
                <c:pt idx="222">
                  <c:v>5.888857</c:v>
                </c:pt>
                <c:pt idx="223">
                  <c:v>11.155383</c:v>
                </c:pt>
                <c:pt idx="224">
                  <c:v>4.328065</c:v>
                </c:pt>
                <c:pt idx="225">
                  <c:v>7.977202</c:v>
                </c:pt>
                <c:pt idx="226">
                  <c:v>3.928036</c:v>
                </c:pt>
                <c:pt idx="227">
                  <c:v>8.578456</c:v>
                </c:pt>
                <c:pt idx="228">
                  <c:v>4.479031</c:v>
                </c:pt>
                <c:pt idx="229">
                  <c:v>8.279708</c:v>
                </c:pt>
                <c:pt idx="230">
                  <c:v>3.108132</c:v>
                </c:pt>
                <c:pt idx="231">
                  <c:v>5.68062</c:v>
                </c:pt>
                <c:pt idx="232">
                  <c:v>2.543854</c:v>
                </c:pt>
                <c:pt idx="233">
                  <c:v>4.986972</c:v>
                </c:pt>
                <c:pt idx="234">
                  <c:v>1.535806</c:v>
                </c:pt>
                <c:pt idx="235">
                  <c:v>1.943221</c:v>
                </c:pt>
                <c:pt idx="236">
                  <c:v>-0.323158</c:v>
                </c:pt>
                <c:pt idx="237">
                  <c:v>-0.974656</c:v>
                </c:pt>
                <c:pt idx="238">
                  <c:v>-1.055943</c:v>
                </c:pt>
                <c:pt idx="239">
                  <c:v>-2.736446</c:v>
                </c:pt>
                <c:pt idx="240">
                  <c:v>-1.988899</c:v>
                </c:pt>
                <c:pt idx="241">
                  <c:v>-4.039901</c:v>
                </c:pt>
                <c:pt idx="242">
                  <c:v>-2.206567</c:v>
                </c:pt>
                <c:pt idx="243">
                  <c:v>-4.44095</c:v>
                </c:pt>
                <c:pt idx="244">
                  <c:v>-1.836741</c:v>
                </c:pt>
                <c:pt idx="245">
                  <c:v>-3.649462</c:v>
                </c:pt>
                <c:pt idx="246">
                  <c:v>-1.8669</c:v>
                </c:pt>
                <c:pt idx="247">
                  <c:v>-3.465309</c:v>
                </c:pt>
                <c:pt idx="248">
                  <c:v>-1.313762</c:v>
                </c:pt>
                <c:pt idx="249">
                  <c:v>-2.522845</c:v>
                </c:pt>
                <c:pt idx="250">
                  <c:v>-1.153257</c:v>
                </c:pt>
                <c:pt idx="251">
                  <c:v>-2.36538</c:v>
                </c:pt>
                <c:pt idx="252">
                  <c:v>-1.102181</c:v>
                </c:pt>
                <c:pt idx="253">
                  <c:v>-1.933635</c:v>
                </c:pt>
                <c:pt idx="254">
                  <c:v>-0.771681</c:v>
                </c:pt>
                <c:pt idx="255">
                  <c:v>-1.684628</c:v>
                </c:pt>
                <c:pt idx="256">
                  <c:v>-1.096302</c:v>
                </c:pt>
                <c:pt idx="257">
                  <c:v>-2.192889</c:v>
                </c:pt>
                <c:pt idx="258">
                  <c:v>-0.949517</c:v>
                </c:pt>
                <c:pt idx="259">
                  <c:v>-1.44971</c:v>
                </c:pt>
                <c:pt idx="260">
                  <c:v>-0.225026</c:v>
                </c:pt>
                <c:pt idx="261">
                  <c:v>-0.731306</c:v>
                </c:pt>
                <c:pt idx="262">
                  <c:v>-1.109203</c:v>
                </c:pt>
                <c:pt idx="263">
                  <c:v>-2.587138</c:v>
                </c:pt>
                <c:pt idx="264">
                  <c:v>-1.182904</c:v>
                </c:pt>
                <c:pt idx="265">
                  <c:v>-1.968309</c:v>
                </c:pt>
                <c:pt idx="266">
                  <c:v>-1.021121</c:v>
                </c:pt>
                <c:pt idx="267">
                  <c:v>-2.633776</c:v>
                </c:pt>
                <c:pt idx="268">
                  <c:v>-2.106677</c:v>
                </c:pt>
                <c:pt idx="269">
                  <c:v>-4.052807</c:v>
                </c:pt>
                <c:pt idx="270">
                  <c:v>-1.154339</c:v>
                </c:pt>
                <c:pt idx="271">
                  <c:v>-1.738826</c:v>
                </c:pt>
                <c:pt idx="272">
                  <c:v>-0.567411</c:v>
                </c:pt>
                <c:pt idx="273">
                  <c:v>-1.343754</c:v>
                </c:pt>
                <c:pt idx="274">
                  <c:v>-0.677361</c:v>
                </c:pt>
                <c:pt idx="275">
                  <c:v>-0.964965</c:v>
                </c:pt>
                <c:pt idx="276">
                  <c:v>0.415661</c:v>
                </c:pt>
                <c:pt idx="277">
                  <c:v>1.571785</c:v>
                </c:pt>
                <c:pt idx="278">
                  <c:v>1.571665</c:v>
                </c:pt>
                <c:pt idx="279">
                  <c:v>3.381269</c:v>
                </c:pt>
                <c:pt idx="280">
                  <c:v>2.256741</c:v>
                </c:pt>
                <c:pt idx="281">
                  <c:v>5.001982</c:v>
                </c:pt>
                <c:pt idx="282">
                  <c:v>2.420522</c:v>
                </c:pt>
                <c:pt idx="283">
                  <c:v>4.086984</c:v>
                </c:pt>
                <c:pt idx="284">
                  <c:v>1.484563</c:v>
                </c:pt>
                <c:pt idx="285">
                  <c:v>3.964756</c:v>
                </c:pt>
                <c:pt idx="286">
                  <c:v>3.57387</c:v>
                </c:pt>
                <c:pt idx="287">
                  <c:v>6.99118</c:v>
                </c:pt>
                <c:pt idx="288">
                  <c:v>3.320947</c:v>
                </c:pt>
                <c:pt idx="289">
                  <c:v>7.631654</c:v>
                </c:pt>
                <c:pt idx="290">
                  <c:v>5.163756</c:v>
                </c:pt>
                <c:pt idx="291">
                  <c:v>9.852808</c:v>
                </c:pt>
                <c:pt idx="292">
                  <c:v>3.795563</c:v>
                </c:pt>
                <c:pt idx="293">
                  <c:v>7.304393</c:v>
                </c:pt>
                <c:pt idx="294">
                  <c:v>4.435178</c:v>
                </c:pt>
                <c:pt idx="295">
                  <c:v>9.059128</c:v>
                </c:pt>
                <c:pt idx="296">
                  <c:v>3.807385</c:v>
                </c:pt>
                <c:pt idx="297">
                  <c:v>6.807713</c:v>
                </c:pt>
                <c:pt idx="298">
                  <c:v>2.942943</c:v>
                </c:pt>
                <c:pt idx="299">
                  <c:v>6.923148</c:v>
                </c:pt>
                <c:pt idx="300">
                  <c:v>4.011528</c:v>
                </c:pt>
                <c:pt idx="301">
                  <c:v>7.541757</c:v>
                </c:pt>
                <c:pt idx="302">
                  <c:v>3.416049</c:v>
                </c:pt>
                <c:pt idx="303">
                  <c:v>6.844825</c:v>
                </c:pt>
                <c:pt idx="304">
                  <c:v>3.055303</c:v>
                </c:pt>
                <c:pt idx="305">
                  <c:v>5.006365</c:v>
                </c:pt>
                <c:pt idx="306">
                  <c:v>0.928756</c:v>
                </c:pt>
                <c:pt idx="307">
                  <c:v>1.219484</c:v>
                </c:pt>
                <c:pt idx="308">
                  <c:v>0.152236</c:v>
                </c:pt>
                <c:pt idx="309">
                  <c:v>0.203678</c:v>
                </c:pt>
                <c:pt idx="310">
                  <c:v>-0.415012</c:v>
                </c:pt>
                <c:pt idx="311">
                  <c:v>-1.737281</c:v>
                </c:pt>
                <c:pt idx="312">
                  <c:v>-2.020231</c:v>
                </c:pt>
                <c:pt idx="313">
                  <c:v>-4.135278</c:v>
                </c:pt>
                <c:pt idx="314">
                  <c:v>-1.809049</c:v>
                </c:pt>
                <c:pt idx="315">
                  <c:v>-3.290664</c:v>
                </c:pt>
                <c:pt idx="316">
                  <c:v>-1.365095</c:v>
                </c:pt>
                <c:pt idx="317">
                  <c:v>-2.4755</c:v>
                </c:pt>
                <c:pt idx="318">
                  <c:v>-0.779258</c:v>
                </c:pt>
                <c:pt idx="319">
                  <c:v>-0.993955</c:v>
                </c:pt>
                <c:pt idx="320">
                  <c:v>0.408443</c:v>
                </c:pt>
                <c:pt idx="321">
                  <c:v>1.161297</c:v>
                </c:pt>
                <c:pt idx="322">
                  <c:v>0.870289</c:v>
                </c:pt>
                <c:pt idx="323">
                  <c:v>1.699207</c:v>
                </c:pt>
                <c:pt idx="324">
                  <c:v>0.598553</c:v>
                </c:pt>
                <c:pt idx="325">
                  <c:v>1.190295</c:v>
                </c:pt>
                <c:pt idx="326">
                  <c:v>0.935885</c:v>
                </c:pt>
                <c:pt idx="327">
                  <c:v>1.932372</c:v>
                </c:pt>
                <c:pt idx="328">
                  <c:v>0.809625</c:v>
                </c:pt>
                <c:pt idx="329">
                  <c:v>1.304994</c:v>
                </c:pt>
                <c:pt idx="330">
                  <c:v>0.348346</c:v>
                </c:pt>
                <c:pt idx="331">
                  <c:v>0.689146</c:v>
                </c:pt>
                <c:pt idx="332">
                  <c:v>0.084489</c:v>
                </c:pt>
                <c:pt idx="333">
                  <c:v>-0.162982</c:v>
                </c:pt>
                <c:pt idx="334">
                  <c:v>-0.326114</c:v>
                </c:pt>
                <c:pt idx="335">
                  <c:v>-0.785335</c:v>
                </c:pt>
                <c:pt idx="336">
                  <c:v>-0.611728</c:v>
                </c:pt>
                <c:pt idx="337">
                  <c:v>-1.265064</c:v>
                </c:pt>
                <c:pt idx="338">
                  <c:v>-0.577143</c:v>
                </c:pt>
                <c:pt idx="339">
                  <c:v>-1.057562</c:v>
                </c:pt>
                <c:pt idx="340">
                  <c:v>-0.513457</c:v>
                </c:pt>
                <c:pt idx="341">
                  <c:v>-0.879051</c:v>
                </c:pt>
                <c:pt idx="342">
                  <c:v>0.026595</c:v>
                </c:pt>
                <c:pt idx="343">
                  <c:v>0.150796</c:v>
                </c:pt>
                <c:pt idx="344">
                  <c:v>0.310779</c:v>
                </c:pt>
                <c:pt idx="345">
                  <c:v>0.941172</c:v>
                </c:pt>
                <c:pt idx="346">
                  <c:v>0.895728</c:v>
                </c:pt>
                <c:pt idx="347">
                  <c:v>1.988</c:v>
                </c:pt>
                <c:pt idx="348">
                  <c:v>1.256329</c:v>
                </c:pt>
                <c:pt idx="349">
                  <c:v>2.800298</c:v>
                </c:pt>
                <c:pt idx="350">
                  <c:v>1.743614</c:v>
                </c:pt>
                <c:pt idx="351">
                  <c:v>3.525768</c:v>
                </c:pt>
                <c:pt idx="352">
                  <c:v>1.734988</c:v>
                </c:pt>
                <c:pt idx="353">
                  <c:v>3.77411</c:v>
                </c:pt>
                <c:pt idx="354">
                  <c:v>2.505198</c:v>
                </c:pt>
                <c:pt idx="355">
                  <c:v>5.16162</c:v>
                </c:pt>
                <c:pt idx="356">
                  <c:v>2.723168</c:v>
                </c:pt>
                <c:pt idx="357">
                  <c:v>5.681078</c:v>
                </c:pt>
                <c:pt idx="358">
                  <c:v>3.316614</c:v>
                </c:pt>
                <c:pt idx="359">
                  <c:v>6.907994</c:v>
                </c:pt>
                <c:pt idx="360">
                  <c:v>3.747415</c:v>
                </c:pt>
                <c:pt idx="361">
                  <c:v>7.413193</c:v>
                </c:pt>
                <c:pt idx="362">
                  <c:v>3.472923</c:v>
                </c:pt>
                <c:pt idx="363">
                  <c:v>6.942702</c:v>
                </c:pt>
                <c:pt idx="364">
                  <c:v>3.504143</c:v>
                </c:pt>
                <c:pt idx="365">
                  <c:v>7.136218</c:v>
                </c:pt>
                <c:pt idx="366">
                  <c:v>3.517109</c:v>
                </c:pt>
                <c:pt idx="367">
                  <c:v>6.628999</c:v>
                </c:pt>
                <c:pt idx="368">
                  <c:v>3.237895</c:v>
                </c:pt>
                <c:pt idx="369">
                  <c:v>6.778742</c:v>
                </c:pt>
                <c:pt idx="370">
                  <c:v>3.846992</c:v>
                </c:pt>
                <c:pt idx="371">
                  <c:v>7.651938</c:v>
                </c:pt>
                <c:pt idx="372">
                  <c:v>3.642218</c:v>
                </c:pt>
                <c:pt idx="373">
                  <c:v>6.475513</c:v>
                </c:pt>
                <c:pt idx="374">
                  <c:v>2.065885</c:v>
                </c:pt>
                <c:pt idx="375">
                  <c:v>3.930807</c:v>
                </c:pt>
                <c:pt idx="376">
                  <c:v>1.584664</c:v>
                </c:pt>
                <c:pt idx="377">
                  <c:v>2.41355</c:v>
                </c:pt>
                <c:pt idx="378">
                  <c:v>0.153266</c:v>
                </c:pt>
                <c:pt idx="379">
                  <c:v>0.642294</c:v>
                </c:pt>
                <c:pt idx="380">
                  <c:v>0.655722</c:v>
                </c:pt>
                <c:pt idx="381">
                  <c:v>0.647082</c:v>
                </c:pt>
                <c:pt idx="382">
                  <c:v>-0.662012</c:v>
                </c:pt>
                <c:pt idx="383">
                  <c:v>-1.214164</c:v>
                </c:pt>
                <c:pt idx="384">
                  <c:v>-0.395805</c:v>
                </c:pt>
                <c:pt idx="385">
                  <c:v>-0.620095</c:v>
                </c:pt>
                <c:pt idx="386">
                  <c:v>0.107884</c:v>
                </c:pt>
                <c:pt idx="387">
                  <c:v>0.48785</c:v>
                </c:pt>
                <c:pt idx="388">
                  <c:v>0.645208</c:v>
                </c:pt>
                <c:pt idx="389">
                  <c:v>1.320015</c:v>
                </c:pt>
                <c:pt idx="390">
                  <c:v>0.649001</c:v>
                </c:pt>
                <c:pt idx="391">
                  <c:v>1.154556</c:v>
                </c:pt>
                <c:pt idx="392">
                  <c:v>0.275452</c:v>
                </c:pt>
                <c:pt idx="393">
                  <c:v>0.530882</c:v>
                </c:pt>
                <c:pt idx="394">
                  <c:v>0.085987</c:v>
                </c:pt>
                <c:pt idx="395">
                  <c:v>-0.349926</c:v>
                </c:pt>
                <c:pt idx="396">
                  <c:v>-0.612647</c:v>
                </c:pt>
                <c:pt idx="397">
                  <c:v>-1.095827</c:v>
                </c:pt>
                <c:pt idx="398">
                  <c:v>-0.531818</c:v>
                </c:pt>
                <c:pt idx="399">
                  <c:v>-1.46196</c:v>
                </c:pt>
                <c:pt idx="400">
                  <c:v>-1.43252</c:v>
                </c:pt>
                <c:pt idx="401">
                  <c:v>-3.301515</c:v>
                </c:pt>
                <c:pt idx="402">
                  <c:v>-2.034901</c:v>
                </c:pt>
                <c:pt idx="403">
                  <c:v>-3.748974</c:v>
                </c:pt>
                <c:pt idx="404">
                  <c:v>-1.3898</c:v>
                </c:pt>
                <c:pt idx="405">
                  <c:v>-2.960898</c:v>
                </c:pt>
                <c:pt idx="406">
                  <c:v>-2.171682</c:v>
                </c:pt>
                <c:pt idx="407">
                  <c:v>-4.353639</c:v>
                </c:pt>
                <c:pt idx="408">
                  <c:v>-1.307306</c:v>
                </c:pt>
                <c:pt idx="409">
                  <c:v>-1.635174</c:v>
                </c:pt>
                <c:pt idx="410">
                  <c:v>0.061934</c:v>
                </c:pt>
                <c:pt idx="411">
                  <c:v>0.465334</c:v>
                </c:pt>
                <c:pt idx="412">
                  <c:v>0.806088</c:v>
                </c:pt>
                <c:pt idx="413">
                  <c:v>1.788051</c:v>
                </c:pt>
                <c:pt idx="414">
                  <c:v>0.968745</c:v>
                </c:pt>
                <c:pt idx="415">
                  <c:v>2.330564</c:v>
                </c:pt>
                <c:pt idx="416">
                  <c:v>2.027537</c:v>
                </c:pt>
                <c:pt idx="417">
                  <c:v>4.43918</c:v>
                </c:pt>
                <c:pt idx="418">
                  <c:v>2.357455</c:v>
                </c:pt>
                <c:pt idx="419">
                  <c:v>4.758791</c:v>
                </c:pt>
                <c:pt idx="420">
                  <c:v>3.135195</c:v>
                </c:pt>
                <c:pt idx="421">
                  <c:v>6.644423</c:v>
                </c:pt>
                <c:pt idx="422">
                  <c:v>3.063498</c:v>
                </c:pt>
                <c:pt idx="423">
                  <c:v>5.993395</c:v>
                </c:pt>
                <c:pt idx="424">
                  <c:v>3.482615</c:v>
                </c:pt>
                <c:pt idx="425">
                  <c:v>7.240415</c:v>
                </c:pt>
                <c:pt idx="426">
                  <c:v>3.016411</c:v>
                </c:pt>
                <c:pt idx="427">
                  <c:v>5.399611</c:v>
                </c:pt>
                <c:pt idx="428">
                  <c:v>2.76734</c:v>
                </c:pt>
                <c:pt idx="429">
                  <c:v>6.373931</c:v>
                </c:pt>
                <c:pt idx="430">
                  <c:v>3.630717</c:v>
                </c:pt>
                <c:pt idx="431">
                  <c:v>6.260929</c:v>
                </c:pt>
                <c:pt idx="432">
                  <c:v>1.842721</c:v>
                </c:pt>
                <c:pt idx="433">
                  <c:v>4.370447</c:v>
                </c:pt>
                <c:pt idx="434">
                  <c:v>3.095542</c:v>
                </c:pt>
                <c:pt idx="435">
                  <c:v>5.86572</c:v>
                </c:pt>
                <c:pt idx="436">
                  <c:v>1.878802</c:v>
                </c:pt>
                <c:pt idx="437">
                  <c:v>3.725666</c:v>
                </c:pt>
                <c:pt idx="438">
                  <c:v>3.501136</c:v>
                </c:pt>
                <c:pt idx="439">
                  <c:v>7.701137</c:v>
                </c:pt>
                <c:pt idx="440">
                  <c:v>3.595776</c:v>
                </c:pt>
                <c:pt idx="441">
                  <c:v>5.864378</c:v>
                </c:pt>
                <c:pt idx="442">
                  <c:v>1.624513</c:v>
                </c:pt>
                <c:pt idx="443">
                  <c:v>4.377343</c:v>
                </c:pt>
                <c:pt idx="444">
                  <c:v>2.976235</c:v>
                </c:pt>
                <c:pt idx="445">
                  <c:v>5.044307</c:v>
                </c:pt>
                <c:pt idx="446">
                  <c:v>1.019014</c:v>
                </c:pt>
                <c:pt idx="447">
                  <c:v>1.551325</c:v>
                </c:pt>
                <c:pt idx="448">
                  <c:v>0.889893</c:v>
                </c:pt>
                <c:pt idx="449">
                  <c:v>1.914283</c:v>
                </c:pt>
                <c:pt idx="450">
                  <c:v>0.428548</c:v>
                </c:pt>
                <c:pt idx="451">
                  <c:v>0.095387</c:v>
                </c:pt>
                <c:pt idx="452">
                  <c:v>-0.729918</c:v>
                </c:pt>
                <c:pt idx="453">
                  <c:v>-1.271489</c:v>
                </c:pt>
                <c:pt idx="454">
                  <c:v>-0.614505</c:v>
                </c:pt>
                <c:pt idx="455">
                  <c:v>-1.570043</c:v>
                </c:pt>
                <c:pt idx="456">
                  <c:v>-0.972862</c:v>
                </c:pt>
                <c:pt idx="457">
                  <c:v>-1.788888</c:v>
                </c:pt>
                <c:pt idx="458">
                  <c:v>-0.700799</c:v>
                </c:pt>
                <c:pt idx="459">
                  <c:v>-1.110142</c:v>
                </c:pt>
                <c:pt idx="460">
                  <c:v>0.062924</c:v>
                </c:pt>
                <c:pt idx="461">
                  <c:v>0.401643</c:v>
                </c:pt>
                <c:pt idx="462">
                  <c:v>0.125014</c:v>
                </c:pt>
                <c:pt idx="463">
                  <c:v>-0.117959</c:v>
                </c:pt>
                <c:pt idx="464">
                  <c:v>-0.254722</c:v>
                </c:pt>
                <c:pt idx="465">
                  <c:v>-0.534032</c:v>
                </c:pt>
                <c:pt idx="466">
                  <c:v>-0.458314</c:v>
                </c:pt>
                <c:pt idx="467">
                  <c:v>-1.092214</c:v>
                </c:pt>
                <c:pt idx="468">
                  <c:v>-0.588934</c:v>
                </c:pt>
                <c:pt idx="469">
                  <c:v>-0.955932</c:v>
                </c:pt>
                <c:pt idx="470">
                  <c:v>-0.24148</c:v>
                </c:pt>
                <c:pt idx="471">
                  <c:v>-0.729997</c:v>
                </c:pt>
                <c:pt idx="472">
                  <c:v>-0.838205</c:v>
                </c:pt>
                <c:pt idx="473">
                  <c:v>-1.721689</c:v>
                </c:pt>
                <c:pt idx="474">
                  <c:v>-0.517017</c:v>
                </c:pt>
                <c:pt idx="475">
                  <c:v>-0.796868</c:v>
                </c:pt>
                <c:pt idx="476">
                  <c:v>-0.487268</c:v>
                </c:pt>
                <c:pt idx="477">
                  <c:v>-1.390948</c:v>
                </c:pt>
                <c:pt idx="478">
                  <c:v>-1.281145</c:v>
                </c:pt>
                <c:pt idx="479">
                  <c:v>-2.490976</c:v>
                </c:pt>
                <c:pt idx="480">
                  <c:v>-0.65248</c:v>
                </c:pt>
                <c:pt idx="481">
                  <c:v>-0.386068</c:v>
                </c:pt>
                <c:pt idx="482">
                  <c:v>1.334847</c:v>
                </c:pt>
                <c:pt idx="483">
                  <c:v>3.447063</c:v>
                </c:pt>
                <c:pt idx="484">
                  <c:v>2.671675</c:v>
                </c:pt>
                <c:pt idx="485">
                  <c:v>5.255446</c:v>
                </c:pt>
                <c:pt idx="486">
                  <c:v>2.481539</c:v>
                </c:pt>
                <c:pt idx="487">
                  <c:v>5.640265</c:v>
                </c:pt>
                <c:pt idx="488">
                  <c:v>4.30415</c:v>
                </c:pt>
                <c:pt idx="489">
                  <c:v>9.132085</c:v>
                </c:pt>
                <c:pt idx="490">
                  <c:v>4.223006</c:v>
                </c:pt>
                <c:pt idx="491">
                  <c:v>7.739938</c:v>
                </c:pt>
                <c:pt idx="492">
                  <c:v>3.203881</c:v>
                </c:pt>
                <c:pt idx="493">
                  <c:v>6.082466</c:v>
                </c:pt>
                <c:pt idx="494">
                  <c:v>2.312833</c:v>
                </c:pt>
                <c:pt idx="495">
                  <c:v>3.935559</c:v>
                </c:pt>
                <c:pt idx="496">
                  <c:v>1.215592</c:v>
                </c:pt>
                <c:pt idx="497">
                  <c:v>2.104312</c:v>
                </c:pt>
                <c:pt idx="498">
                  <c:v>0.186712</c:v>
                </c:pt>
                <c:pt idx="499">
                  <c:v>-0.502568</c:v>
                </c:pt>
                <c:pt idx="500">
                  <c:v>-0.986575</c:v>
                </c:pt>
                <c:pt idx="501">
                  <c:v>-1.700863</c:v>
                </c:pt>
                <c:pt idx="502">
                  <c:v>-0.324314</c:v>
                </c:pt>
                <c:pt idx="503">
                  <c:v>-0.511942</c:v>
                </c:pt>
                <c:pt idx="504">
                  <c:v>-0.488714</c:v>
                </c:pt>
                <c:pt idx="505">
                  <c:v>-1.353522</c:v>
                </c:pt>
                <c:pt idx="506">
                  <c:v>-1.283352</c:v>
                </c:pt>
                <c:pt idx="507">
                  <c:v>-3.061453</c:v>
                </c:pt>
                <c:pt idx="508">
                  <c:v>-2.007767</c:v>
                </c:pt>
                <c:pt idx="509">
                  <c:v>-3.612412</c:v>
                </c:pt>
                <c:pt idx="510">
                  <c:v>-1.064043</c:v>
                </c:pt>
                <c:pt idx="511">
                  <c:v>-1.97873</c:v>
                </c:pt>
                <c:pt idx="512">
                  <c:v>-1.163399</c:v>
                </c:pt>
                <c:pt idx="513">
                  <c:v>-2.624171</c:v>
                </c:pt>
                <c:pt idx="514">
                  <c:v>-1.284629</c:v>
                </c:pt>
                <c:pt idx="515">
                  <c:v>-2.230822</c:v>
                </c:pt>
                <c:pt idx="516">
                  <c:v>-0.946369</c:v>
                </c:pt>
                <c:pt idx="517">
                  <c:v>-1.79432</c:v>
                </c:pt>
                <c:pt idx="518">
                  <c:v>-0.124679</c:v>
                </c:pt>
                <c:pt idx="519">
                  <c:v>1.025694</c:v>
                </c:pt>
                <c:pt idx="520">
                  <c:v>2.235815</c:v>
                </c:pt>
                <c:pt idx="521">
                  <c:v>4.697378</c:v>
                </c:pt>
                <c:pt idx="522">
                  <c:v>2.332441</c:v>
                </c:pt>
                <c:pt idx="523">
                  <c:v>4.492928</c:v>
                </c:pt>
                <c:pt idx="524">
                  <c:v>2.047301</c:v>
                </c:pt>
                <c:pt idx="525">
                  <c:v>4.079476</c:v>
                </c:pt>
                <c:pt idx="526">
                  <c:v>1.919891</c:v>
                </c:pt>
                <c:pt idx="527">
                  <c:v>3.698943</c:v>
                </c:pt>
                <c:pt idx="528">
                  <c:v>1.611859</c:v>
                </c:pt>
                <c:pt idx="529">
                  <c:v>3.132813</c:v>
                </c:pt>
                <c:pt idx="530">
                  <c:v>1.520178</c:v>
                </c:pt>
                <c:pt idx="531">
                  <c:v>2.908405</c:v>
                </c:pt>
                <c:pt idx="532">
                  <c:v>1.187171</c:v>
                </c:pt>
                <c:pt idx="533">
                  <c:v>2.064726</c:v>
                </c:pt>
                <c:pt idx="534">
                  <c:v>0.635612</c:v>
                </c:pt>
                <c:pt idx="535">
                  <c:v>1.209219</c:v>
                </c:pt>
                <c:pt idx="536">
                  <c:v>0.592688</c:v>
                </c:pt>
                <c:pt idx="537">
                  <c:v>1.082851</c:v>
                </c:pt>
                <c:pt idx="538">
                  <c:v>0.203473</c:v>
                </c:pt>
                <c:pt idx="539">
                  <c:v>0.08856</c:v>
                </c:pt>
                <c:pt idx="540">
                  <c:v>-0.216098</c:v>
                </c:pt>
                <c:pt idx="541">
                  <c:v>-0.299849</c:v>
                </c:pt>
                <c:pt idx="542">
                  <c:v>0.081251</c:v>
                </c:pt>
                <c:pt idx="543">
                  <c:v>0.234984</c:v>
                </c:pt>
                <c:pt idx="544">
                  <c:v>0.101287</c:v>
                </c:pt>
                <c:pt idx="545">
                  <c:v>0.064093</c:v>
                </c:pt>
                <c:pt idx="546">
                  <c:v>-0.105353</c:v>
                </c:pt>
                <c:pt idx="547">
                  <c:v>-0.179917</c:v>
                </c:pt>
                <c:pt idx="548">
                  <c:v>-0.013765</c:v>
                </c:pt>
                <c:pt idx="549">
                  <c:v>-0.050473</c:v>
                </c:pt>
                <c:pt idx="550">
                  <c:v>-0.087034</c:v>
                </c:pt>
                <c:pt idx="551">
                  <c:v>-0.088309</c:v>
                </c:pt>
                <c:pt idx="552">
                  <c:v>0.049775</c:v>
                </c:pt>
                <c:pt idx="553">
                  <c:v>-0.044224</c:v>
                </c:pt>
                <c:pt idx="554">
                  <c:v>0.032996</c:v>
                </c:pt>
                <c:pt idx="555">
                  <c:v>0.071376</c:v>
                </c:pt>
                <c:pt idx="556">
                  <c:v>0.033016</c:v>
                </c:pt>
                <c:pt idx="557">
                  <c:v>0.056462</c:v>
                </c:pt>
                <c:pt idx="558">
                  <c:v>0.019287</c:v>
                </c:pt>
                <c:pt idx="559">
                  <c:v>0.028961</c:v>
                </c:pt>
                <c:pt idx="560">
                  <c:v>-0.018218</c:v>
                </c:pt>
                <c:pt idx="561">
                  <c:v>-0.040684</c:v>
                </c:pt>
                <c:pt idx="562">
                  <c:v>0.023494</c:v>
                </c:pt>
                <c:pt idx="563">
                  <c:v>0.056426</c:v>
                </c:pt>
                <c:pt idx="564">
                  <c:v>0.0092</c:v>
                </c:pt>
                <c:pt idx="565">
                  <c:v>0.027182</c:v>
                </c:pt>
                <c:pt idx="566">
                  <c:v>0.03187</c:v>
                </c:pt>
                <c:pt idx="567">
                  <c:v>0.03494</c:v>
                </c:pt>
                <c:pt idx="568">
                  <c:v>0.014048</c:v>
                </c:pt>
                <c:pt idx="569">
                  <c:v>0.052602</c:v>
                </c:pt>
                <c:pt idx="570">
                  <c:v>-0.02675</c:v>
                </c:pt>
                <c:pt idx="571">
                  <c:v>-0.084961</c:v>
                </c:pt>
                <c:pt idx="572">
                  <c:v>0.049723</c:v>
                </c:pt>
                <c:pt idx="573">
                  <c:v>0.127433</c:v>
                </c:pt>
                <c:pt idx="574">
                  <c:v>-0.154604</c:v>
                </c:pt>
                <c:pt idx="575">
                  <c:v>-0.410595</c:v>
                </c:pt>
                <c:pt idx="576">
                  <c:v>-0.002093</c:v>
                </c:pt>
                <c:pt idx="577">
                  <c:v>0.011506</c:v>
                </c:pt>
                <c:pt idx="578">
                  <c:v>0.015561</c:v>
                </c:pt>
                <c:pt idx="579">
                  <c:v>0.035596</c:v>
                </c:pt>
                <c:pt idx="580">
                  <c:v>7.3e-5</c:v>
                </c:pt>
                <c:pt idx="581">
                  <c:v>-0.052286</c:v>
                </c:pt>
                <c:pt idx="582">
                  <c:v>-0.074783</c:v>
                </c:pt>
                <c:pt idx="583">
                  <c:v>-0.091449</c:v>
                </c:pt>
                <c:pt idx="584">
                  <c:v>0.015453</c:v>
                </c:pt>
                <c:pt idx="585">
                  <c:v>-0.000324</c:v>
                </c:pt>
                <c:pt idx="586">
                  <c:v>-0.03401</c:v>
                </c:pt>
                <c:pt idx="587">
                  <c:v>-0.045455</c:v>
                </c:pt>
                <c:pt idx="588">
                  <c:v>-0.021011</c:v>
                </c:pt>
                <c:pt idx="589">
                  <c:v>-0.063482</c:v>
                </c:pt>
                <c:pt idx="590">
                  <c:v>0.004238</c:v>
                </c:pt>
                <c:pt idx="591">
                  <c:v>0.032951</c:v>
                </c:pt>
                <c:pt idx="592">
                  <c:v>0.006238</c:v>
                </c:pt>
                <c:pt idx="593">
                  <c:v>0.00179</c:v>
                </c:pt>
                <c:pt idx="594">
                  <c:v>-0.005383</c:v>
                </c:pt>
              </c:numCache>
            </c:numRef>
          </c:val>
          <c:smooth val="0"/>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dLbls>
            <c:delete val="1"/>
          </c:dLbls>
          <c:val>
            <c:numRef>
              <c:f>[action3_5times_gyro.csv]action3_5times_gyro!$K$2:$K$650</c:f>
              <c:numCache>
                <c:formatCode>General</c:formatCode>
                <c:ptCount val="649"/>
                <c:pt idx="0">
                  <c:v>-0.342934</c:v>
                </c:pt>
                <c:pt idx="1">
                  <c:v>-0.433587</c:v>
                </c:pt>
                <c:pt idx="2">
                  <c:v>0.012518</c:v>
                </c:pt>
                <c:pt idx="3">
                  <c:v>-0.046168</c:v>
                </c:pt>
                <c:pt idx="4">
                  <c:v>-0.060697</c:v>
                </c:pt>
                <c:pt idx="5">
                  <c:v>-0.197976</c:v>
                </c:pt>
                <c:pt idx="6">
                  <c:v>-0.160668</c:v>
                </c:pt>
                <c:pt idx="7">
                  <c:v>-0.242542</c:v>
                </c:pt>
                <c:pt idx="8">
                  <c:v>-0.000961</c:v>
                </c:pt>
                <c:pt idx="9">
                  <c:v>-0.012546</c:v>
                </c:pt>
                <c:pt idx="10">
                  <c:v>-0.097778</c:v>
                </c:pt>
                <c:pt idx="11">
                  <c:v>-0.213661</c:v>
                </c:pt>
                <c:pt idx="12">
                  <c:v>-0.087053</c:v>
                </c:pt>
                <c:pt idx="13">
                  <c:v>-0.118588</c:v>
                </c:pt>
                <c:pt idx="14">
                  <c:v>-0.021865</c:v>
                </c:pt>
                <c:pt idx="15">
                  <c:v>-0.056632</c:v>
                </c:pt>
                <c:pt idx="16">
                  <c:v>0.006653</c:v>
                </c:pt>
                <c:pt idx="17">
                  <c:v>0.092106</c:v>
                </c:pt>
                <c:pt idx="18">
                  <c:v>0.086622</c:v>
                </c:pt>
                <c:pt idx="19">
                  <c:v>0.104036</c:v>
                </c:pt>
                <c:pt idx="20">
                  <c:v>0.043923</c:v>
                </c:pt>
                <c:pt idx="21">
                  <c:v>0.117551</c:v>
                </c:pt>
                <c:pt idx="22">
                  <c:v>0.040516</c:v>
                </c:pt>
                <c:pt idx="23">
                  <c:v>0.070377</c:v>
                </c:pt>
                <c:pt idx="24">
                  <c:v>0.027732</c:v>
                </c:pt>
                <c:pt idx="25">
                  <c:v>-0.040469</c:v>
                </c:pt>
                <c:pt idx="26">
                  <c:v>-0.060795</c:v>
                </c:pt>
                <c:pt idx="27">
                  <c:v>0.148992</c:v>
                </c:pt>
                <c:pt idx="28">
                  <c:v>0.051962</c:v>
                </c:pt>
                <c:pt idx="29">
                  <c:v>-0.2808</c:v>
                </c:pt>
                <c:pt idx="30">
                  <c:v>-0.07979</c:v>
                </c:pt>
                <c:pt idx="31">
                  <c:v>-0.110629</c:v>
                </c:pt>
                <c:pt idx="32">
                  <c:v>-0.050009</c:v>
                </c:pt>
                <c:pt idx="33">
                  <c:v>-0.101195</c:v>
                </c:pt>
                <c:pt idx="34">
                  <c:v>-0.056441</c:v>
                </c:pt>
                <c:pt idx="35">
                  <c:v>-0.136156</c:v>
                </c:pt>
                <c:pt idx="36">
                  <c:v>-0.126622</c:v>
                </c:pt>
                <c:pt idx="37">
                  <c:v>-0.254535</c:v>
                </c:pt>
                <c:pt idx="38">
                  <c:v>-0.071607</c:v>
                </c:pt>
                <c:pt idx="39">
                  <c:v>-0.099442</c:v>
                </c:pt>
                <c:pt idx="40">
                  <c:v>-0.102358</c:v>
                </c:pt>
                <c:pt idx="41">
                  <c:v>-0.311533</c:v>
                </c:pt>
                <c:pt idx="42">
                  <c:v>-0.109454</c:v>
                </c:pt>
                <c:pt idx="43">
                  <c:v>-0.089082</c:v>
                </c:pt>
                <c:pt idx="44">
                  <c:v>0.039694</c:v>
                </c:pt>
                <c:pt idx="45">
                  <c:v>0.040071</c:v>
                </c:pt>
                <c:pt idx="46">
                  <c:v>-0.064656</c:v>
                </c:pt>
                <c:pt idx="47">
                  <c:v>-0.113514</c:v>
                </c:pt>
                <c:pt idx="48">
                  <c:v>0.064885</c:v>
                </c:pt>
                <c:pt idx="49">
                  <c:v>0.226741</c:v>
                </c:pt>
                <c:pt idx="50">
                  <c:v>0.20901</c:v>
                </c:pt>
                <c:pt idx="51">
                  <c:v>0.476807</c:v>
                </c:pt>
                <c:pt idx="52">
                  <c:v>0.223275</c:v>
                </c:pt>
                <c:pt idx="53">
                  <c:v>0.321062</c:v>
                </c:pt>
                <c:pt idx="54">
                  <c:v>0.110498</c:v>
                </c:pt>
                <c:pt idx="55">
                  <c:v>0.358212</c:v>
                </c:pt>
                <c:pt idx="56">
                  <c:v>0.251983</c:v>
                </c:pt>
                <c:pt idx="57">
                  <c:v>0.400748</c:v>
                </c:pt>
                <c:pt idx="58">
                  <c:v>0.044587</c:v>
                </c:pt>
                <c:pt idx="59">
                  <c:v>0.039298</c:v>
                </c:pt>
                <c:pt idx="60">
                  <c:v>0.142624</c:v>
                </c:pt>
                <c:pt idx="61">
                  <c:v>0.415158</c:v>
                </c:pt>
                <c:pt idx="62">
                  <c:v>0.000124</c:v>
                </c:pt>
                <c:pt idx="63">
                  <c:v>-0.376738</c:v>
                </c:pt>
                <c:pt idx="64">
                  <c:v>-0.385586</c:v>
                </c:pt>
                <c:pt idx="65">
                  <c:v>-0.431656</c:v>
                </c:pt>
                <c:pt idx="66">
                  <c:v>0.273388</c:v>
                </c:pt>
                <c:pt idx="67">
                  <c:v>0.386298</c:v>
                </c:pt>
                <c:pt idx="68">
                  <c:v>-0.108279</c:v>
                </c:pt>
                <c:pt idx="69">
                  <c:v>-0.26661</c:v>
                </c:pt>
                <c:pt idx="70">
                  <c:v>-0.221314</c:v>
                </c:pt>
                <c:pt idx="71">
                  <c:v>-0.414022</c:v>
                </c:pt>
                <c:pt idx="72">
                  <c:v>-0.172385</c:v>
                </c:pt>
                <c:pt idx="73">
                  <c:v>-0.339324</c:v>
                </c:pt>
                <c:pt idx="74">
                  <c:v>-0.142554</c:v>
                </c:pt>
                <c:pt idx="75">
                  <c:v>-0.15974</c:v>
                </c:pt>
                <c:pt idx="76">
                  <c:v>0.031645</c:v>
                </c:pt>
                <c:pt idx="77">
                  <c:v>-0.01537</c:v>
                </c:pt>
                <c:pt idx="78">
                  <c:v>-0.004267</c:v>
                </c:pt>
                <c:pt idx="79">
                  <c:v>0.035151</c:v>
                </c:pt>
                <c:pt idx="80">
                  <c:v>-0.109677</c:v>
                </c:pt>
                <c:pt idx="81">
                  <c:v>-0.314105</c:v>
                </c:pt>
                <c:pt idx="82">
                  <c:v>0.029796</c:v>
                </c:pt>
                <c:pt idx="83">
                  <c:v>0.404537</c:v>
                </c:pt>
                <c:pt idx="84">
                  <c:v>0.369461</c:v>
                </c:pt>
                <c:pt idx="85">
                  <c:v>0.347138</c:v>
                </c:pt>
                <c:pt idx="86">
                  <c:v>-0.134204</c:v>
                </c:pt>
                <c:pt idx="87">
                  <c:v>0.162668</c:v>
                </c:pt>
                <c:pt idx="88">
                  <c:v>0.63103</c:v>
                </c:pt>
                <c:pt idx="89">
                  <c:v>1.196782</c:v>
                </c:pt>
                <c:pt idx="90">
                  <c:v>0.379229</c:v>
                </c:pt>
                <c:pt idx="91">
                  <c:v>0.817079</c:v>
                </c:pt>
                <c:pt idx="92">
                  <c:v>0.554144</c:v>
                </c:pt>
                <c:pt idx="93">
                  <c:v>1.085029</c:v>
                </c:pt>
                <c:pt idx="94">
                  <c:v>0.446862</c:v>
                </c:pt>
                <c:pt idx="95">
                  <c:v>0.982115</c:v>
                </c:pt>
                <c:pt idx="96">
                  <c:v>0.770779</c:v>
                </c:pt>
                <c:pt idx="97">
                  <c:v>1.541749</c:v>
                </c:pt>
                <c:pt idx="98">
                  <c:v>0.560313</c:v>
                </c:pt>
                <c:pt idx="99">
                  <c:v>0.997456</c:v>
                </c:pt>
                <c:pt idx="100">
                  <c:v>0.387719</c:v>
                </c:pt>
                <c:pt idx="101">
                  <c:v>0.80374</c:v>
                </c:pt>
                <c:pt idx="102">
                  <c:v>0.597373</c:v>
                </c:pt>
                <c:pt idx="103">
                  <c:v>1.059618</c:v>
                </c:pt>
                <c:pt idx="104">
                  <c:v>-0.009512</c:v>
                </c:pt>
                <c:pt idx="105">
                  <c:v>-0.155709</c:v>
                </c:pt>
                <c:pt idx="106">
                  <c:v>0.234426</c:v>
                </c:pt>
                <c:pt idx="107">
                  <c:v>0.97216</c:v>
                </c:pt>
                <c:pt idx="108">
                  <c:v>1.249647</c:v>
                </c:pt>
                <c:pt idx="109">
                  <c:v>2.692811</c:v>
                </c:pt>
                <c:pt idx="110">
                  <c:v>0.576152</c:v>
                </c:pt>
                <c:pt idx="111">
                  <c:v>-0.200989</c:v>
                </c:pt>
                <c:pt idx="112">
                  <c:v>-1.154413</c:v>
                </c:pt>
                <c:pt idx="113">
                  <c:v>-1.816136</c:v>
                </c:pt>
                <c:pt idx="114">
                  <c:v>-0.149201</c:v>
                </c:pt>
                <c:pt idx="115">
                  <c:v>0.17534</c:v>
                </c:pt>
                <c:pt idx="116">
                  <c:v>0.597044</c:v>
                </c:pt>
                <c:pt idx="117">
                  <c:v>0.981337</c:v>
                </c:pt>
                <c:pt idx="118">
                  <c:v>0.582885</c:v>
                </c:pt>
                <c:pt idx="119">
                  <c:v>1.751247</c:v>
                </c:pt>
                <c:pt idx="120">
                  <c:v>1.426761</c:v>
                </c:pt>
                <c:pt idx="121">
                  <c:v>2.300579</c:v>
                </c:pt>
                <c:pt idx="122">
                  <c:v>0.426218</c:v>
                </c:pt>
                <c:pt idx="123">
                  <c:v>1.134705</c:v>
                </c:pt>
                <c:pt idx="124">
                  <c:v>1.21325</c:v>
                </c:pt>
                <c:pt idx="125">
                  <c:v>2.316403</c:v>
                </c:pt>
                <c:pt idx="126">
                  <c:v>0.877409</c:v>
                </c:pt>
                <c:pt idx="127">
                  <c:v>1.509523</c:v>
                </c:pt>
                <c:pt idx="128">
                  <c:v>0.80966</c:v>
                </c:pt>
                <c:pt idx="129">
                  <c:v>2.083368</c:v>
                </c:pt>
                <c:pt idx="130">
                  <c:v>1.259895</c:v>
                </c:pt>
                <c:pt idx="131">
                  <c:v>2.145098</c:v>
                </c:pt>
                <c:pt idx="132">
                  <c:v>0.817054</c:v>
                </c:pt>
                <c:pt idx="133">
                  <c:v>2.014247</c:v>
                </c:pt>
                <c:pt idx="134">
                  <c:v>1.419942</c:v>
                </c:pt>
                <c:pt idx="135">
                  <c:v>2.464053</c:v>
                </c:pt>
                <c:pt idx="136">
                  <c:v>0.596768</c:v>
                </c:pt>
                <c:pt idx="137">
                  <c:v>1.339884</c:v>
                </c:pt>
                <c:pt idx="138">
                  <c:v>1.421802</c:v>
                </c:pt>
                <c:pt idx="139">
                  <c:v>3.173536</c:v>
                </c:pt>
                <c:pt idx="140">
                  <c:v>1.373042</c:v>
                </c:pt>
                <c:pt idx="141">
                  <c:v>2.555755</c:v>
                </c:pt>
                <c:pt idx="142">
                  <c:v>1.864164</c:v>
                </c:pt>
                <c:pt idx="143">
                  <c:v>4.543414</c:v>
                </c:pt>
                <c:pt idx="144">
                  <c:v>2.820217</c:v>
                </c:pt>
                <c:pt idx="145">
                  <c:v>5.156499</c:v>
                </c:pt>
                <c:pt idx="146">
                  <c:v>2.172282</c:v>
                </c:pt>
                <c:pt idx="147">
                  <c:v>5.247202</c:v>
                </c:pt>
                <c:pt idx="148">
                  <c:v>4.145278</c:v>
                </c:pt>
                <c:pt idx="149">
                  <c:v>8.674708</c:v>
                </c:pt>
                <c:pt idx="150">
                  <c:v>4.186286</c:v>
                </c:pt>
                <c:pt idx="151">
                  <c:v>7.593443</c:v>
                </c:pt>
                <c:pt idx="152">
                  <c:v>2.902366</c:v>
                </c:pt>
                <c:pt idx="153">
                  <c:v>6.27786</c:v>
                </c:pt>
                <c:pt idx="154">
                  <c:v>3.722223</c:v>
                </c:pt>
                <c:pt idx="155">
                  <c:v>6.972377</c:v>
                </c:pt>
                <c:pt idx="156">
                  <c:v>1.828489</c:v>
                </c:pt>
                <c:pt idx="157">
                  <c:v>3.148532</c:v>
                </c:pt>
                <c:pt idx="158">
                  <c:v>2.295243</c:v>
                </c:pt>
                <c:pt idx="159">
                  <c:v>5.080072</c:v>
                </c:pt>
                <c:pt idx="160">
                  <c:v>1.977736</c:v>
                </c:pt>
                <c:pt idx="161">
                  <c:v>3.109761</c:v>
                </c:pt>
                <c:pt idx="162">
                  <c:v>1.318557</c:v>
                </c:pt>
                <c:pt idx="163">
                  <c:v>3.235368</c:v>
                </c:pt>
                <c:pt idx="164">
                  <c:v>1.738245</c:v>
                </c:pt>
                <c:pt idx="165">
                  <c:v>2.960984</c:v>
                </c:pt>
                <c:pt idx="166">
                  <c:v>1.772909</c:v>
                </c:pt>
                <c:pt idx="167">
                  <c:v>4.641379</c:v>
                </c:pt>
                <c:pt idx="168">
                  <c:v>2.94502</c:v>
                </c:pt>
                <c:pt idx="169">
                  <c:v>5.076163</c:v>
                </c:pt>
                <c:pt idx="170">
                  <c:v>1.083447</c:v>
                </c:pt>
                <c:pt idx="171">
                  <c:v>1.654942</c:v>
                </c:pt>
                <c:pt idx="172">
                  <c:v>0.505522</c:v>
                </c:pt>
                <c:pt idx="173">
                  <c:v>0.402561</c:v>
                </c:pt>
                <c:pt idx="174">
                  <c:v>-0.508041</c:v>
                </c:pt>
                <c:pt idx="175">
                  <c:v>-0.814958</c:v>
                </c:pt>
                <c:pt idx="176">
                  <c:v>-0.445672</c:v>
                </c:pt>
                <c:pt idx="177">
                  <c:v>-1.093905</c:v>
                </c:pt>
                <c:pt idx="178">
                  <c:v>0.029533</c:v>
                </c:pt>
                <c:pt idx="179">
                  <c:v>0.320877</c:v>
                </c:pt>
                <c:pt idx="180">
                  <c:v>-0.939933</c:v>
                </c:pt>
                <c:pt idx="181">
                  <c:v>-3.082782</c:v>
                </c:pt>
                <c:pt idx="182">
                  <c:v>-2.449009</c:v>
                </c:pt>
                <c:pt idx="183">
                  <c:v>-4.274111</c:v>
                </c:pt>
                <c:pt idx="184">
                  <c:v>-1.573486</c:v>
                </c:pt>
                <c:pt idx="185">
                  <c:v>-3.346327</c:v>
                </c:pt>
                <c:pt idx="186">
                  <c:v>-2.192238</c:v>
                </c:pt>
                <c:pt idx="187">
                  <c:v>-4.553796</c:v>
                </c:pt>
                <c:pt idx="188">
                  <c:v>-2.145977</c:v>
                </c:pt>
                <c:pt idx="189">
                  <c:v>-4.39578</c:v>
                </c:pt>
                <c:pt idx="190">
                  <c:v>-2.969172</c:v>
                </c:pt>
                <c:pt idx="191">
                  <c:v>-6.49158</c:v>
                </c:pt>
                <c:pt idx="192">
                  <c:v>-3.249385</c:v>
                </c:pt>
                <c:pt idx="193">
                  <c:v>-6.285341</c:v>
                </c:pt>
                <c:pt idx="194">
                  <c:v>-3.146732</c:v>
                </c:pt>
                <c:pt idx="195">
                  <c:v>-6.453612</c:v>
                </c:pt>
                <c:pt idx="196">
                  <c:v>-3.473837</c:v>
                </c:pt>
                <c:pt idx="197">
                  <c:v>-6.960547</c:v>
                </c:pt>
                <c:pt idx="198">
                  <c:v>-3.423333</c:v>
                </c:pt>
                <c:pt idx="199">
                  <c:v>-6.891425</c:v>
                </c:pt>
                <c:pt idx="200">
                  <c:v>-3.273665</c:v>
                </c:pt>
                <c:pt idx="201">
                  <c:v>-6.040147</c:v>
                </c:pt>
                <c:pt idx="202">
                  <c:v>-2.718335</c:v>
                </c:pt>
                <c:pt idx="203">
                  <c:v>-5.836548</c:v>
                </c:pt>
                <c:pt idx="204">
                  <c:v>-3.198529</c:v>
                </c:pt>
                <c:pt idx="205">
                  <c:v>-6.069756</c:v>
                </c:pt>
                <c:pt idx="206">
                  <c:v>-2.728613</c:v>
                </c:pt>
                <c:pt idx="207">
                  <c:v>-5.395276</c:v>
                </c:pt>
                <c:pt idx="208">
                  <c:v>-2.543813</c:v>
                </c:pt>
                <c:pt idx="209">
                  <c:v>-4.58907</c:v>
                </c:pt>
                <c:pt idx="210">
                  <c:v>-1.094658</c:v>
                </c:pt>
                <c:pt idx="211">
                  <c:v>-1.493033</c:v>
                </c:pt>
                <c:pt idx="212">
                  <c:v>-0.249151</c:v>
                </c:pt>
                <c:pt idx="213">
                  <c:v>-0.926446</c:v>
                </c:pt>
                <c:pt idx="214">
                  <c:v>-1.365798</c:v>
                </c:pt>
                <c:pt idx="215">
                  <c:v>-2.352126</c:v>
                </c:pt>
                <c:pt idx="216">
                  <c:v>0.040701</c:v>
                </c:pt>
                <c:pt idx="217">
                  <c:v>0.106124</c:v>
                </c:pt>
                <c:pt idx="218">
                  <c:v>-0.203991</c:v>
                </c:pt>
                <c:pt idx="219">
                  <c:v>-0.276596</c:v>
                </c:pt>
                <c:pt idx="220">
                  <c:v>-0.471774</c:v>
                </c:pt>
                <c:pt idx="221">
                  <c:v>-1.768961</c:v>
                </c:pt>
                <c:pt idx="222">
                  <c:v>-0.884597</c:v>
                </c:pt>
                <c:pt idx="223">
                  <c:v>-0.439148</c:v>
                </c:pt>
                <c:pt idx="224">
                  <c:v>0.777302</c:v>
                </c:pt>
                <c:pt idx="225">
                  <c:v>0.952702</c:v>
                </c:pt>
                <c:pt idx="226">
                  <c:v>-0.601861</c:v>
                </c:pt>
                <c:pt idx="227">
                  <c:v>-1.487914</c:v>
                </c:pt>
                <c:pt idx="228">
                  <c:v>-0.429011</c:v>
                </c:pt>
                <c:pt idx="229">
                  <c:v>-0.457955</c:v>
                </c:pt>
                <c:pt idx="230">
                  <c:v>-0.454298</c:v>
                </c:pt>
                <c:pt idx="231">
                  <c:v>-1.286433</c:v>
                </c:pt>
                <c:pt idx="232">
                  <c:v>-1.220441</c:v>
                </c:pt>
                <c:pt idx="233">
                  <c:v>-2.628462</c:v>
                </c:pt>
                <c:pt idx="234">
                  <c:v>-1.515155</c:v>
                </c:pt>
                <c:pt idx="235">
                  <c:v>-3.487023</c:v>
                </c:pt>
                <c:pt idx="236">
                  <c:v>-2.449835</c:v>
                </c:pt>
                <c:pt idx="237">
                  <c:v>-4.94879</c:v>
                </c:pt>
                <c:pt idx="238">
                  <c:v>-2.51482</c:v>
                </c:pt>
                <c:pt idx="239">
                  <c:v>-5.085836</c:v>
                </c:pt>
                <c:pt idx="240">
                  <c:v>-2.679085</c:v>
                </c:pt>
                <c:pt idx="241">
                  <c:v>-5.426758</c:v>
                </c:pt>
                <c:pt idx="242">
                  <c:v>-2.596393</c:v>
                </c:pt>
                <c:pt idx="243">
                  <c:v>-4.998824</c:v>
                </c:pt>
                <c:pt idx="244">
                  <c:v>-2.656714</c:v>
                </c:pt>
                <c:pt idx="245">
                  <c:v>-5.290259</c:v>
                </c:pt>
                <c:pt idx="246">
                  <c:v>-2.275994</c:v>
                </c:pt>
                <c:pt idx="247">
                  <c:v>-4.563889</c:v>
                </c:pt>
                <c:pt idx="248">
                  <c:v>-2.303044</c:v>
                </c:pt>
                <c:pt idx="249">
                  <c:v>-4.556582</c:v>
                </c:pt>
                <c:pt idx="250">
                  <c:v>-2.139907</c:v>
                </c:pt>
                <c:pt idx="251">
                  <c:v>-4.279137</c:v>
                </c:pt>
                <c:pt idx="252">
                  <c:v>-2.089249</c:v>
                </c:pt>
                <c:pt idx="253">
                  <c:v>-4.415211</c:v>
                </c:pt>
                <c:pt idx="254">
                  <c:v>-2.448043</c:v>
                </c:pt>
                <c:pt idx="255">
                  <c:v>-4.915358</c:v>
                </c:pt>
                <c:pt idx="256">
                  <c:v>-2.957032</c:v>
                </c:pt>
                <c:pt idx="257">
                  <c:v>-6.50224</c:v>
                </c:pt>
                <c:pt idx="258">
                  <c:v>-3.818868</c:v>
                </c:pt>
                <c:pt idx="259">
                  <c:v>-7.587517</c:v>
                </c:pt>
                <c:pt idx="260">
                  <c:v>-3.552257</c:v>
                </c:pt>
                <c:pt idx="261">
                  <c:v>-6.794505</c:v>
                </c:pt>
                <c:pt idx="262">
                  <c:v>-3.276236</c:v>
                </c:pt>
                <c:pt idx="263">
                  <c:v>-6.523884</c:v>
                </c:pt>
                <c:pt idx="264">
                  <c:v>-3.195696</c:v>
                </c:pt>
                <c:pt idx="265">
                  <c:v>-5.981489</c:v>
                </c:pt>
                <c:pt idx="266">
                  <c:v>-2.190258</c:v>
                </c:pt>
                <c:pt idx="267">
                  <c:v>-4.366958</c:v>
                </c:pt>
                <c:pt idx="268">
                  <c:v>-2.56118</c:v>
                </c:pt>
                <c:pt idx="269">
                  <c:v>-4.929028</c:v>
                </c:pt>
                <c:pt idx="270">
                  <c:v>-2.000154</c:v>
                </c:pt>
                <c:pt idx="271">
                  <c:v>-3.632056</c:v>
                </c:pt>
                <c:pt idx="272">
                  <c:v>-1.327836</c:v>
                </c:pt>
                <c:pt idx="273">
                  <c:v>-2.22798</c:v>
                </c:pt>
                <c:pt idx="274">
                  <c:v>-0.4075</c:v>
                </c:pt>
                <c:pt idx="275">
                  <c:v>-0.524504</c:v>
                </c:pt>
                <c:pt idx="276">
                  <c:v>-0.355447</c:v>
                </c:pt>
                <c:pt idx="277">
                  <c:v>-1.245711</c:v>
                </c:pt>
                <c:pt idx="278">
                  <c:v>-0.863324</c:v>
                </c:pt>
                <c:pt idx="279">
                  <c:v>-1.211297</c:v>
                </c:pt>
                <c:pt idx="280">
                  <c:v>0.536596</c:v>
                </c:pt>
                <c:pt idx="281">
                  <c:v>1.660811</c:v>
                </c:pt>
                <c:pt idx="282">
                  <c:v>1.115147</c:v>
                </c:pt>
                <c:pt idx="283">
                  <c:v>2.523831</c:v>
                </c:pt>
                <c:pt idx="284">
                  <c:v>1.681013</c:v>
                </c:pt>
                <c:pt idx="285">
                  <c:v>2.953558</c:v>
                </c:pt>
                <c:pt idx="286">
                  <c:v>0.758282</c:v>
                </c:pt>
                <c:pt idx="287">
                  <c:v>1.482205</c:v>
                </c:pt>
                <c:pt idx="288">
                  <c:v>0.807406</c:v>
                </c:pt>
                <c:pt idx="289">
                  <c:v>1.250599</c:v>
                </c:pt>
                <c:pt idx="290">
                  <c:v>-0.238094</c:v>
                </c:pt>
                <c:pt idx="291">
                  <c:v>-0.917848</c:v>
                </c:pt>
                <c:pt idx="292">
                  <c:v>-0.439732</c:v>
                </c:pt>
                <c:pt idx="293">
                  <c:v>-0.15316</c:v>
                </c:pt>
                <c:pt idx="294">
                  <c:v>0.091846</c:v>
                </c:pt>
                <c:pt idx="295">
                  <c:v>-0.316792</c:v>
                </c:pt>
                <c:pt idx="296">
                  <c:v>-0.584429</c:v>
                </c:pt>
                <c:pt idx="297">
                  <c:v>-1.345398</c:v>
                </c:pt>
                <c:pt idx="298">
                  <c:v>-0.728645</c:v>
                </c:pt>
                <c:pt idx="299">
                  <c:v>-1.980651</c:v>
                </c:pt>
                <c:pt idx="300">
                  <c:v>-1.497473</c:v>
                </c:pt>
                <c:pt idx="301">
                  <c:v>-2.826178</c:v>
                </c:pt>
                <c:pt idx="302">
                  <c:v>-1.510087</c:v>
                </c:pt>
                <c:pt idx="303">
                  <c:v>-3.58193</c:v>
                </c:pt>
                <c:pt idx="304">
                  <c:v>-2.435363</c:v>
                </c:pt>
                <c:pt idx="305">
                  <c:v>-4.737565</c:v>
                </c:pt>
                <c:pt idx="306">
                  <c:v>-2.211006</c:v>
                </c:pt>
                <c:pt idx="307">
                  <c:v>-4.431947</c:v>
                </c:pt>
                <c:pt idx="308">
                  <c:v>-2.068323</c:v>
                </c:pt>
                <c:pt idx="309">
                  <c:v>-4.546054</c:v>
                </c:pt>
                <c:pt idx="310">
                  <c:v>-3.126238</c:v>
                </c:pt>
                <c:pt idx="311">
                  <c:v>-6.332436</c:v>
                </c:pt>
                <c:pt idx="312">
                  <c:v>-2.848494</c:v>
                </c:pt>
                <c:pt idx="313">
                  <c:v>-5.517402</c:v>
                </c:pt>
                <c:pt idx="314">
                  <c:v>-2.836532</c:v>
                </c:pt>
                <c:pt idx="315">
                  <c:v>-6.00064</c:v>
                </c:pt>
                <c:pt idx="316">
                  <c:v>-3.201203</c:v>
                </c:pt>
                <c:pt idx="317">
                  <c:v>-6.274003</c:v>
                </c:pt>
                <c:pt idx="318">
                  <c:v>-2.695618</c:v>
                </c:pt>
                <c:pt idx="319">
                  <c:v>-5.438351</c:v>
                </c:pt>
                <c:pt idx="320">
                  <c:v>-3.011196</c:v>
                </c:pt>
                <c:pt idx="321">
                  <c:v>-6.084135</c:v>
                </c:pt>
                <c:pt idx="322">
                  <c:v>-3.131851</c:v>
                </c:pt>
                <c:pt idx="323">
                  <c:v>-6.146423</c:v>
                </c:pt>
                <c:pt idx="324">
                  <c:v>-2.696352</c:v>
                </c:pt>
                <c:pt idx="325">
                  <c:v>-5.404947</c:v>
                </c:pt>
                <c:pt idx="326">
                  <c:v>-3.356123</c:v>
                </c:pt>
                <c:pt idx="327">
                  <c:v>-6.84256</c:v>
                </c:pt>
                <c:pt idx="328">
                  <c:v>-3.237925</c:v>
                </c:pt>
                <c:pt idx="329">
                  <c:v>-6.203808</c:v>
                </c:pt>
                <c:pt idx="330">
                  <c:v>-2.844026</c:v>
                </c:pt>
                <c:pt idx="331">
                  <c:v>-6.172919</c:v>
                </c:pt>
                <c:pt idx="332">
                  <c:v>-3.391866</c:v>
                </c:pt>
                <c:pt idx="333">
                  <c:v>-6.331487</c:v>
                </c:pt>
                <c:pt idx="334">
                  <c:v>-2.608243</c:v>
                </c:pt>
                <c:pt idx="335">
                  <c:v>-5.025267</c:v>
                </c:pt>
                <c:pt idx="336">
                  <c:v>-1.947801</c:v>
                </c:pt>
                <c:pt idx="337">
                  <c:v>-3.626192</c:v>
                </c:pt>
                <c:pt idx="338">
                  <c:v>-1.301478</c:v>
                </c:pt>
                <c:pt idx="339">
                  <c:v>-1.919684</c:v>
                </c:pt>
                <c:pt idx="340">
                  <c:v>0.08036</c:v>
                </c:pt>
                <c:pt idx="341">
                  <c:v>0.360204</c:v>
                </c:pt>
                <c:pt idx="342">
                  <c:v>0.145572</c:v>
                </c:pt>
                <c:pt idx="343">
                  <c:v>0.867906</c:v>
                </c:pt>
                <c:pt idx="344">
                  <c:v>1.260058</c:v>
                </c:pt>
                <c:pt idx="345">
                  <c:v>2.421979</c:v>
                </c:pt>
                <c:pt idx="346">
                  <c:v>0.738559</c:v>
                </c:pt>
                <c:pt idx="347">
                  <c:v>1.459009</c:v>
                </c:pt>
                <c:pt idx="348">
                  <c:v>1.218607</c:v>
                </c:pt>
                <c:pt idx="349">
                  <c:v>2.703097</c:v>
                </c:pt>
                <c:pt idx="350">
                  <c:v>1.181943</c:v>
                </c:pt>
                <c:pt idx="351">
                  <c:v>2.117191</c:v>
                </c:pt>
                <c:pt idx="352">
                  <c:v>1.160097</c:v>
                </c:pt>
                <c:pt idx="353">
                  <c:v>2.660744</c:v>
                </c:pt>
                <c:pt idx="354">
                  <c:v>1.341833</c:v>
                </c:pt>
                <c:pt idx="355">
                  <c:v>2.254932</c:v>
                </c:pt>
                <c:pt idx="356">
                  <c:v>1.025392</c:v>
                </c:pt>
                <c:pt idx="357">
                  <c:v>2.633111</c:v>
                </c:pt>
                <c:pt idx="358">
                  <c:v>1.671974</c:v>
                </c:pt>
                <c:pt idx="359">
                  <c:v>2.540397</c:v>
                </c:pt>
                <c:pt idx="360">
                  <c:v>0.695067</c:v>
                </c:pt>
                <c:pt idx="361">
                  <c:v>2.462369</c:v>
                </c:pt>
                <c:pt idx="362">
                  <c:v>2.138893</c:v>
                </c:pt>
                <c:pt idx="363">
                  <c:v>3.399941</c:v>
                </c:pt>
                <c:pt idx="364">
                  <c:v>0.564327</c:v>
                </c:pt>
                <c:pt idx="365">
                  <c:v>1.481356</c:v>
                </c:pt>
                <c:pt idx="366">
                  <c:v>1.465571</c:v>
                </c:pt>
                <c:pt idx="367">
                  <c:v>2.956271</c:v>
                </c:pt>
                <c:pt idx="368">
                  <c:v>0.690756</c:v>
                </c:pt>
                <c:pt idx="369">
                  <c:v>1.125852</c:v>
                </c:pt>
                <c:pt idx="370">
                  <c:v>0.591327</c:v>
                </c:pt>
                <c:pt idx="371">
                  <c:v>0.532789</c:v>
                </c:pt>
                <c:pt idx="372">
                  <c:v>-1.00412</c:v>
                </c:pt>
                <c:pt idx="373">
                  <c:v>-1.374572</c:v>
                </c:pt>
                <c:pt idx="374">
                  <c:v>0.620664</c:v>
                </c:pt>
                <c:pt idx="375">
                  <c:v>0.538136</c:v>
                </c:pt>
                <c:pt idx="376">
                  <c:v>-1.595207</c:v>
                </c:pt>
                <c:pt idx="377">
                  <c:v>-3.685837</c:v>
                </c:pt>
                <c:pt idx="378">
                  <c:v>-1.569785</c:v>
                </c:pt>
                <c:pt idx="379">
                  <c:v>-3.304394</c:v>
                </c:pt>
                <c:pt idx="380">
                  <c:v>-2.393474</c:v>
                </c:pt>
                <c:pt idx="381">
                  <c:v>-4.885546</c:v>
                </c:pt>
                <c:pt idx="382">
                  <c:v>-2.157825</c:v>
                </c:pt>
                <c:pt idx="383">
                  <c:v>-4.322426</c:v>
                </c:pt>
                <c:pt idx="384">
                  <c:v>-2.417206</c:v>
                </c:pt>
                <c:pt idx="385">
                  <c:v>-4.934632</c:v>
                </c:pt>
                <c:pt idx="386">
                  <c:v>-2.367569</c:v>
                </c:pt>
                <c:pt idx="387">
                  <c:v>-4.773606</c:v>
                </c:pt>
                <c:pt idx="388">
                  <c:v>-2.552593</c:v>
                </c:pt>
                <c:pt idx="389">
                  <c:v>-5.626551</c:v>
                </c:pt>
                <c:pt idx="390">
                  <c:v>-3.518381</c:v>
                </c:pt>
                <c:pt idx="391">
                  <c:v>-6.904602</c:v>
                </c:pt>
                <c:pt idx="392">
                  <c:v>-3.224221</c:v>
                </c:pt>
                <c:pt idx="393">
                  <c:v>-6.714168</c:v>
                </c:pt>
                <c:pt idx="394">
                  <c:v>-3.560076</c:v>
                </c:pt>
                <c:pt idx="395">
                  <c:v>-6.989744</c:v>
                </c:pt>
                <c:pt idx="396">
                  <c:v>-3.71703</c:v>
                </c:pt>
                <c:pt idx="397">
                  <c:v>-7.692618</c:v>
                </c:pt>
                <c:pt idx="398">
                  <c:v>-3.675186</c:v>
                </c:pt>
                <c:pt idx="399">
                  <c:v>-7.1635</c:v>
                </c:pt>
                <c:pt idx="400">
                  <c:v>-3.2891</c:v>
                </c:pt>
                <c:pt idx="401">
                  <c:v>-6.310822</c:v>
                </c:pt>
                <c:pt idx="402">
                  <c:v>-2.250936</c:v>
                </c:pt>
                <c:pt idx="403">
                  <c:v>-4.694517</c:v>
                </c:pt>
                <c:pt idx="404">
                  <c:v>-2.872348</c:v>
                </c:pt>
                <c:pt idx="405">
                  <c:v>-5.11787</c:v>
                </c:pt>
                <c:pt idx="406">
                  <c:v>-0.896058</c:v>
                </c:pt>
                <c:pt idx="407">
                  <c:v>-1.032647</c:v>
                </c:pt>
                <c:pt idx="408">
                  <c:v>-0.521705</c:v>
                </c:pt>
                <c:pt idx="409">
                  <c:v>-2.116995</c:v>
                </c:pt>
                <c:pt idx="410">
                  <c:v>-1.576634</c:v>
                </c:pt>
                <c:pt idx="411">
                  <c:v>-2.0342</c:v>
                </c:pt>
                <c:pt idx="412">
                  <c:v>0.129773</c:v>
                </c:pt>
                <c:pt idx="413">
                  <c:v>0.444312</c:v>
                </c:pt>
                <c:pt idx="414">
                  <c:v>0.6722</c:v>
                </c:pt>
                <c:pt idx="415">
                  <c:v>1.823472</c:v>
                </c:pt>
                <c:pt idx="416">
                  <c:v>1.376711</c:v>
                </c:pt>
                <c:pt idx="417">
                  <c:v>2.303993</c:v>
                </c:pt>
                <c:pt idx="418">
                  <c:v>0.130152</c:v>
                </c:pt>
                <c:pt idx="419">
                  <c:v>-0.243058</c:v>
                </c:pt>
                <c:pt idx="420">
                  <c:v>0.009928</c:v>
                </c:pt>
                <c:pt idx="421">
                  <c:v>0.447204</c:v>
                </c:pt>
                <c:pt idx="422">
                  <c:v>0.672884</c:v>
                </c:pt>
                <c:pt idx="423">
                  <c:v>1.379228</c:v>
                </c:pt>
                <c:pt idx="424">
                  <c:v>0.602748</c:v>
                </c:pt>
                <c:pt idx="425">
                  <c:v>1.211376</c:v>
                </c:pt>
                <c:pt idx="426">
                  <c:v>0.751256</c:v>
                </c:pt>
                <c:pt idx="427">
                  <c:v>1.577401</c:v>
                </c:pt>
                <c:pt idx="428">
                  <c:v>0.376529</c:v>
                </c:pt>
                <c:pt idx="429">
                  <c:v>0.086621</c:v>
                </c:pt>
                <c:pt idx="430">
                  <c:v>-0.305057</c:v>
                </c:pt>
                <c:pt idx="431">
                  <c:v>0.101877</c:v>
                </c:pt>
                <c:pt idx="432">
                  <c:v>0.767241</c:v>
                </c:pt>
                <c:pt idx="433">
                  <c:v>0.405778</c:v>
                </c:pt>
                <c:pt idx="434">
                  <c:v>-1.099304</c:v>
                </c:pt>
                <c:pt idx="435">
                  <c:v>-1.882798</c:v>
                </c:pt>
                <c:pt idx="436">
                  <c:v>-0.129895</c:v>
                </c:pt>
                <c:pt idx="437">
                  <c:v>0.186003</c:v>
                </c:pt>
                <c:pt idx="438">
                  <c:v>-0.518296</c:v>
                </c:pt>
                <c:pt idx="439">
                  <c:v>-2.259116</c:v>
                </c:pt>
                <c:pt idx="440">
                  <c:v>-2.121571</c:v>
                </c:pt>
                <c:pt idx="441">
                  <c:v>-3.467209</c:v>
                </c:pt>
                <c:pt idx="442">
                  <c:v>-0.172055</c:v>
                </c:pt>
                <c:pt idx="443">
                  <c:v>-1.03372</c:v>
                </c:pt>
                <c:pt idx="444">
                  <c:v>-2.030895</c:v>
                </c:pt>
                <c:pt idx="445">
                  <c:v>-3.992259</c:v>
                </c:pt>
                <c:pt idx="446">
                  <c:v>-1.644754</c:v>
                </c:pt>
                <c:pt idx="447">
                  <c:v>-2.899131</c:v>
                </c:pt>
                <c:pt idx="448">
                  <c:v>-1.441624</c:v>
                </c:pt>
                <c:pt idx="449">
                  <c:v>-3.681761</c:v>
                </c:pt>
                <c:pt idx="450">
                  <c:v>-2.682311</c:v>
                </c:pt>
                <c:pt idx="451">
                  <c:v>-5.206305</c:v>
                </c:pt>
                <c:pt idx="452">
                  <c:v>-2.117158</c:v>
                </c:pt>
                <c:pt idx="453">
                  <c:v>-4.33505</c:v>
                </c:pt>
                <c:pt idx="454">
                  <c:v>-2.392558</c:v>
                </c:pt>
                <c:pt idx="455">
                  <c:v>-4.841109</c:v>
                </c:pt>
                <c:pt idx="456">
                  <c:v>-2.42657</c:v>
                </c:pt>
                <c:pt idx="457">
                  <c:v>-4.66066</c:v>
                </c:pt>
                <c:pt idx="458">
                  <c:v>-2.047383</c:v>
                </c:pt>
                <c:pt idx="459">
                  <c:v>-4.48503</c:v>
                </c:pt>
                <c:pt idx="460">
                  <c:v>-2.812116</c:v>
                </c:pt>
                <c:pt idx="461">
                  <c:v>-5.659723</c:v>
                </c:pt>
                <c:pt idx="462">
                  <c:v>-2.616216</c:v>
                </c:pt>
                <c:pt idx="463">
                  <c:v>-5.050171</c:v>
                </c:pt>
                <c:pt idx="464">
                  <c:v>-2.987955</c:v>
                </c:pt>
                <c:pt idx="465">
                  <c:v>-6.386374</c:v>
                </c:pt>
                <c:pt idx="466">
                  <c:v>-3.158127</c:v>
                </c:pt>
                <c:pt idx="467">
                  <c:v>-5.912945</c:v>
                </c:pt>
                <c:pt idx="468">
                  <c:v>-2.43335</c:v>
                </c:pt>
                <c:pt idx="469">
                  <c:v>-4.57657</c:v>
                </c:pt>
                <c:pt idx="470">
                  <c:v>-1.8938</c:v>
                </c:pt>
                <c:pt idx="471">
                  <c:v>-3.880201</c:v>
                </c:pt>
                <c:pt idx="472">
                  <c:v>-2.046427</c:v>
                </c:pt>
                <c:pt idx="473">
                  <c:v>-3.753526</c:v>
                </c:pt>
                <c:pt idx="474">
                  <c:v>-1.420321</c:v>
                </c:pt>
                <c:pt idx="475">
                  <c:v>-2.998489</c:v>
                </c:pt>
                <c:pt idx="476">
                  <c:v>-1.30801</c:v>
                </c:pt>
                <c:pt idx="477">
                  <c:v>-1.782678</c:v>
                </c:pt>
                <c:pt idx="478">
                  <c:v>0.280234</c:v>
                </c:pt>
                <c:pt idx="479">
                  <c:v>1.234873</c:v>
                </c:pt>
                <c:pt idx="480">
                  <c:v>0.870822</c:v>
                </c:pt>
                <c:pt idx="481">
                  <c:v>0.726749</c:v>
                </c:pt>
                <c:pt idx="482">
                  <c:v>-0.868481</c:v>
                </c:pt>
                <c:pt idx="483">
                  <c:v>-1.454366</c:v>
                </c:pt>
                <c:pt idx="484">
                  <c:v>-0.12543</c:v>
                </c:pt>
                <c:pt idx="485">
                  <c:v>0.38577</c:v>
                </c:pt>
                <c:pt idx="486">
                  <c:v>1.577532</c:v>
                </c:pt>
                <c:pt idx="487">
                  <c:v>3.106497</c:v>
                </c:pt>
                <c:pt idx="488">
                  <c:v>0.017156</c:v>
                </c:pt>
                <c:pt idx="489">
                  <c:v>-1.010676</c:v>
                </c:pt>
                <c:pt idx="490">
                  <c:v>-0.394731</c:v>
                </c:pt>
                <c:pt idx="491">
                  <c:v>0.393095</c:v>
                </c:pt>
                <c:pt idx="492">
                  <c:v>0.471191</c:v>
                </c:pt>
                <c:pt idx="493">
                  <c:v>0.596979</c:v>
                </c:pt>
                <c:pt idx="494">
                  <c:v>0.531065</c:v>
                </c:pt>
                <c:pt idx="495">
                  <c:v>1.451668</c:v>
                </c:pt>
                <c:pt idx="496">
                  <c:v>0.779614</c:v>
                </c:pt>
                <c:pt idx="497">
                  <c:v>1.037727</c:v>
                </c:pt>
                <c:pt idx="498">
                  <c:v>0.249379</c:v>
                </c:pt>
                <c:pt idx="499">
                  <c:v>0.722833</c:v>
                </c:pt>
                <c:pt idx="500">
                  <c:v>0.415795</c:v>
                </c:pt>
                <c:pt idx="501">
                  <c:v>0.345893</c:v>
                </c:pt>
                <c:pt idx="502">
                  <c:v>-0.702859</c:v>
                </c:pt>
                <c:pt idx="503">
                  <c:v>-1.688352</c:v>
                </c:pt>
                <c:pt idx="504">
                  <c:v>-0.802634</c:v>
                </c:pt>
                <c:pt idx="505">
                  <c:v>-1.476074</c:v>
                </c:pt>
                <c:pt idx="506">
                  <c:v>-0.567742</c:v>
                </c:pt>
                <c:pt idx="507">
                  <c:v>-1.070911</c:v>
                </c:pt>
                <c:pt idx="508">
                  <c:v>-0.939735</c:v>
                </c:pt>
                <c:pt idx="509">
                  <c:v>-3.162871</c:v>
                </c:pt>
                <c:pt idx="510">
                  <c:v>-3.342532</c:v>
                </c:pt>
                <c:pt idx="511">
                  <c:v>-7.081494</c:v>
                </c:pt>
                <c:pt idx="512">
                  <c:v>-3.082577</c:v>
                </c:pt>
                <c:pt idx="513">
                  <c:v>-4.80478</c:v>
                </c:pt>
                <c:pt idx="514">
                  <c:v>-2.214605</c:v>
                </c:pt>
                <c:pt idx="515">
                  <c:v>-6.017651</c:v>
                </c:pt>
                <c:pt idx="516">
                  <c:v>-4.838411</c:v>
                </c:pt>
                <c:pt idx="517">
                  <c:v>-10.134156</c:v>
                </c:pt>
                <c:pt idx="518">
                  <c:v>-5.680884</c:v>
                </c:pt>
                <c:pt idx="519">
                  <c:v>-11.941989</c:v>
                </c:pt>
                <c:pt idx="520">
                  <c:v>-6.474449</c:v>
                </c:pt>
                <c:pt idx="521">
                  <c:v>-12.08022</c:v>
                </c:pt>
                <c:pt idx="522">
                  <c:v>-4.615731</c:v>
                </c:pt>
                <c:pt idx="523">
                  <c:v>-8.814238</c:v>
                </c:pt>
                <c:pt idx="524">
                  <c:v>-4.336714</c:v>
                </c:pt>
                <c:pt idx="525">
                  <c:v>-8.544267</c:v>
                </c:pt>
                <c:pt idx="526">
                  <c:v>-3.572505</c:v>
                </c:pt>
                <c:pt idx="527">
                  <c:v>-6.800762</c:v>
                </c:pt>
                <c:pt idx="528">
                  <c:v>-3.070648</c:v>
                </c:pt>
                <c:pt idx="529">
                  <c:v>-5.894136</c:v>
                </c:pt>
                <c:pt idx="530">
                  <c:v>-2.552679</c:v>
                </c:pt>
                <c:pt idx="531">
                  <c:v>-5.044053</c:v>
                </c:pt>
                <c:pt idx="532">
                  <c:v>-2.14695</c:v>
                </c:pt>
                <c:pt idx="533">
                  <c:v>-3.725912</c:v>
                </c:pt>
                <c:pt idx="534">
                  <c:v>-1.146164</c:v>
                </c:pt>
                <c:pt idx="535">
                  <c:v>-2.394977</c:v>
                </c:pt>
                <c:pt idx="536">
                  <c:v>-1.477952</c:v>
                </c:pt>
                <c:pt idx="537">
                  <c:v>-2.780202</c:v>
                </c:pt>
                <c:pt idx="538">
                  <c:v>-0.833964</c:v>
                </c:pt>
                <c:pt idx="539">
                  <c:v>-1.207223</c:v>
                </c:pt>
                <c:pt idx="540">
                  <c:v>-0.200241</c:v>
                </c:pt>
                <c:pt idx="541">
                  <c:v>-0.648177</c:v>
                </c:pt>
                <c:pt idx="542">
                  <c:v>-0.395636</c:v>
                </c:pt>
                <c:pt idx="543">
                  <c:v>-0.681271</c:v>
                </c:pt>
                <c:pt idx="544">
                  <c:v>-0.210716</c:v>
                </c:pt>
                <c:pt idx="545">
                  <c:v>-0.341384</c:v>
                </c:pt>
                <c:pt idx="546">
                  <c:v>0.05044</c:v>
                </c:pt>
                <c:pt idx="547">
                  <c:v>0.061616</c:v>
                </c:pt>
                <c:pt idx="548">
                  <c:v>-0.092987</c:v>
                </c:pt>
                <c:pt idx="549">
                  <c:v>-0.133663</c:v>
                </c:pt>
                <c:pt idx="550">
                  <c:v>0.017858</c:v>
                </c:pt>
                <c:pt idx="551">
                  <c:v>-0.048416</c:v>
                </c:pt>
                <c:pt idx="552">
                  <c:v>-0.097022</c:v>
                </c:pt>
                <c:pt idx="553">
                  <c:v>-0.059795</c:v>
                </c:pt>
                <c:pt idx="554">
                  <c:v>0.010675</c:v>
                </c:pt>
                <c:pt idx="555">
                  <c:v>0.014952</c:v>
                </c:pt>
                <c:pt idx="556">
                  <c:v>-0.019102</c:v>
                </c:pt>
                <c:pt idx="557">
                  <c:v>-0.050978</c:v>
                </c:pt>
                <c:pt idx="558">
                  <c:v>-0.040428</c:v>
                </c:pt>
                <c:pt idx="559">
                  <c:v>-0.081918</c:v>
                </c:pt>
                <c:pt idx="560">
                  <c:v>-0.023362</c:v>
                </c:pt>
                <c:pt idx="561">
                  <c:v>-0.049923</c:v>
                </c:pt>
                <c:pt idx="562">
                  <c:v>-0.044654</c:v>
                </c:pt>
                <c:pt idx="563">
                  <c:v>-0.069037</c:v>
                </c:pt>
                <c:pt idx="564">
                  <c:v>0.008676</c:v>
                </c:pt>
                <c:pt idx="565">
                  <c:v>-0.018895</c:v>
                </c:pt>
                <c:pt idx="566">
                  <c:v>-0.016943</c:v>
                </c:pt>
                <c:pt idx="567">
                  <c:v>0.008628</c:v>
                </c:pt>
                <c:pt idx="568">
                  <c:v>-0.014954</c:v>
                </c:pt>
                <c:pt idx="569">
                  <c:v>-0.045834</c:v>
                </c:pt>
                <c:pt idx="570">
                  <c:v>0.028729</c:v>
                </c:pt>
                <c:pt idx="571">
                  <c:v>-0.003379</c:v>
                </c:pt>
                <c:pt idx="572">
                  <c:v>-0.102317</c:v>
                </c:pt>
                <c:pt idx="573">
                  <c:v>-0.100094</c:v>
                </c:pt>
                <c:pt idx="574">
                  <c:v>0.010542</c:v>
                </c:pt>
                <c:pt idx="575">
                  <c:v>-0.110148</c:v>
                </c:pt>
                <c:pt idx="576">
                  <c:v>0.005298</c:v>
                </c:pt>
                <c:pt idx="577">
                  <c:v>0.040499</c:v>
                </c:pt>
                <c:pt idx="578">
                  <c:v>0.062916</c:v>
                </c:pt>
                <c:pt idx="579">
                  <c:v>0.090663</c:v>
                </c:pt>
                <c:pt idx="580">
                  <c:v>-0.02342</c:v>
                </c:pt>
                <c:pt idx="581">
                  <c:v>-0.003203</c:v>
                </c:pt>
                <c:pt idx="582">
                  <c:v>0.052113</c:v>
                </c:pt>
                <c:pt idx="583">
                  <c:v>0.024297</c:v>
                </c:pt>
                <c:pt idx="584">
                  <c:v>-0.050179</c:v>
                </c:pt>
                <c:pt idx="585">
                  <c:v>-0.051341</c:v>
                </c:pt>
                <c:pt idx="586">
                  <c:v>0.014819</c:v>
                </c:pt>
                <c:pt idx="587">
                  <c:v>-0.007632</c:v>
                </c:pt>
                <c:pt idx="588">
                  <c:v>-0.037353</c:v>
                </c:pt>
                <c:pt idx="589">
                  <c:v>-0.061905</c:v>
                </c:pt>
                <c:pt idx="590">
                  <c:v>1.4e-5</c:v>
                </c:pt>
                <c:pt idx="591">
                  <c:v>6.2e-5</c:v>
                </c:pt>
                <c:pt idx="592">
                  <c:v>0.007512</c:v>
                </c:pt>
                <c:pt idx="593">
                  <c:v>0.012902</c:v>
                </c:pt>
                <c:pt idx="594">
                  <c:v>-0.027624</c:v>
                </c:pt>
              </c:numCache>
            </c:numRef>
          </c:val>
          <c:smooth val="0"/>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dLbls>
            <c:delete val="1"/>
          </c:dLbls>
          <c:val>
            <c:numRef>
              <c:f>[action3_5times_gyro.csv]action3_5times_gyro!$L$2:$L$650</c:f>
              <c:numCache>
                <c:formatCode>General</c:formatCode>
                <c:ptCount val="649"/>
                <c:pt idx="0">
                  <c:v>0.045538</c:v>
                </c:pt>
                <c:pt idx="1">
                  <c:v>0.083479</c:v>
                </c:pt>
                <c:pt idx="2">
                  <c:v>-0.003462</c:v>
                </c:pt>
                <c:pt idx="3">
                  <c:v>-0.014618</c:v>
                </c:pt>
                <c:pt idx="4">
                  <c:v>0.035883</c:v>
                </c:pt>
                <c:pt idx="5">
                  <c:v>0.091835</c:v>
                </c:pt>
                <c:pt idx="6">
                  <c:v>0.057481</c:v>
                </c:pt>
                <c:pt idx="7">
                  <c:v>0.109208</c:v>
                </c:pt>
                <c:pt idx="8">
                  <c:v>0.044814</c:v>
                </c:pt>
                <c:pt idx="9">
                  <c:v>0.104536</c:v>
                </c:pt>
                <c:pt idx="10">
                  <c:v>0.095269</c:v>
                </c:pt>
                <c:pt idx="11">
                  <c:v>0.188537</c:v>
                </c:pt>
                <c:pt idx="12">
                  <c:v>0.109468</c:v>
                </c:pt>
                <c:pt idx="13">
                  <c:v>0.26168</c:v>
                </c:pt>
                <c:pt idx="14">
                  <c:v>0.188441</c:v>
                </c:pt>
                <c:pt idx="15">
                  <c:v>0.333024</c:v>
                </c:pt>
                <c:pt idx="16">
                  <c:v>0.101558</c:v>
                </c:pt>
                <c:pt idx="17">
                  <c:v>0.201594</c:v>
                </c:pt>
                <c:pt idx="18">
                  <c:v>0.130208</c:v>
                </c:pt>
                <c:pt idx="19">
                  <c:v>0.26301</c:v>
                </c:pt>
                <c:pt idx="20">
                  <c:v>0.096106</c:v>
                </c:pt>
                <c:pt idx="21">
                  <c:v>0.157609</c:v>
                </c:pt>
                <c:pt idx="22">
                  <c:v>0.026327</c:v>
                </c:pt>
                <c:pt idx="23">
                  <c:v>0.058929</c:v>
                </c:pt>
                <c:pt idx="24">
                  <c:v>0.042022</c:v>
                </c:pt>
                <c:pt idx="25">
                  <c:v>0.049308</c:v>
                </c:pt>
                <c:pt idx="26">
                  <c:v>-0.010949</c:v>
                </c:pt>
                <c:pt idx="27">
                  <c:v>0.018129</c:v>
                </c:pt>
                <c:pt idx="28">
                  <c:v>-0.000178</c:v>
                </c:pt>
                <c:pt idx="29">
                  <c:v>-0.120884</c:v>
                </c:pt>
                <c:pt idx="30">
                  <c:v>-0.005105</c:v>
                </c:pt>
                <c:pt idx="31">
                  <c:v>0.022623</c:v>
                </c:pt>
                <c:pt idx="32">
                  <c:v>0.02155</c:v>
                </c:pt>
                <c:pt idx="33">
                  <c:v>0.014942</c:v>
                </c:pt>
                <c:pt idx="34">
                  <c:v>0.029562</c:v>
                </c:pt>
                <c:pt idx="35">
                  <c:v>0.100336</c:v>
                </c:pt>
                <c:pt idx="36">
                  <c:v>0.043425</c:v>
                </c:pt>
                <c:pt idx="37">
                  <c:v>0.020062</c:v>
                </c:pt>
                <c:pt idx="38">
                  <c:v>-0.053093</c:v>
                </c:pt>
                <c:pt idx="39">
                  <c:v>-0.062614</c:v>
                </c:pt>
                <c:pt idx="40">
                  <c:v>-0.020393</c:v>
                </c:pt>
                <c:pt idx="41">
                  <c:v>-0.164277</c:v>
                </c:pt>
                <c:pt idx="42">
                  <c:v>-0.247108</c:v>
                </c:pt>
                <c:pt idx="43">
                  <c:v>-0.49789</c:v>
                </c:pt>
                <c:pt idx="44">
                  <c:v>-0.203549</c:v>
                </c:pt>
                <c:pt idx="45">
                  <c:v>-0.401932</c:v>
                </c:pt>
                <c:pt idx="46">
                  <c:v>-0.24254</c:v>
                </c:pt>
                <c:pt idx="47">
                  <c:v>-0.536885</c:v>
                </c:pt>
                <c:pt idx="48">
                  <c:v>-0.314584</c:v>
                </c:pt>
                <c:pt idx="49">
                  <c:v>-0.579011</c:v>
                </c:pt>
                <c:pt idx="50">
                  <c:v>-0.195168</c:v>
                </c:pt>
                <c:pt idx="51">
                  <c:v>-0.347979</c:v>
                </c:pt>
                <c:pt idx="52">
                  <c:v>-0.102676</c:v>
                </c:pt>
                <c:pt idx="53">
                  <c:v>-0.15399</c:v>
                </c:pt>
                <c:pt idx="54">
                  <c:v>-0.061404</c:v>
                </c:pt>
                <c:pt idx="55">
                  <c:v>-0.163654</c:v>
                </c:pt>
                <c:pt idx="56">
                  <c:v>-0.098016</c:v>
                </c:pt>
                <c:pt idx="57">
                  <c:v>-0.164446</c:v>
                </c:pt>
                <c:pt idx="58">
                  <c:v>-0.002551</c:v>
                </c:pt>
                <c:pt idx="59">
                  <c:v>0.03645</c:v>
                </c:pt>
                <c:pt idx="60">
                  <c:v>0.003735</c:v>
                </c:pt>
                <c:pt idx="61">
                  <c:v>0.039019</c:v>
                </c:pt>
                <c:pt idx="62">
                  <c:v>0.110786</c:v>
                </c:pt>
                <c:pt idx="63">
                  <c:v>0.169357</c:v>
                </c:pt>
                <c:pt idx="64">
                  <c:v>0.007687</c:v>
                </c:pt>
                <c:pt idx="65">
                  <c:v>0.008574</c:v>
                </c:pt>
                <c:pt idx="66">
                  <c:v>0.026076</c:v>
                </c:pt>
                <c:pt idx="67">
                  <c:v>0.152079</c:v>
                </c:pt>
                <c:pt idx="68">
                  <c:v>0.173954</c:v>
                </c:pt>
                <c:pt idx="69">
                  <c:v>0.322068</c:v>
                </c:pt>
                <c:pt idx="70">
                  <c:v>0.079204</c:v>
                </c:pt>
                <c:pt idx="71">
                  <c:v>0.130812</c:v>
                </c:pt>
                <c:pt idx="72">
                  <c:v>0.120197</c:v>
                </c:pt>
                <c:pt idx="73">
                  <c:v>0.263385</c:v>
                </c:pt>
                <c:pt idx="74">
                  <c:v>0.076275</c:v>
                </c:pt>
                <c:pt idx="75">
                  <c:v>0.056248</c:v>
                </c:pt>
                <c:pt idx="76">
                  <c:v>-0.067663</c:v>
                </c:pt>
                <c:pt idx="77">
                  <c:v>-0.087629</c:v>
                </c:pt>
                <c:pt idx="78">
                  <c:v>0.023982</c:v>
                </c:pt>
                <c:pt idx="79">
                  <c:v>0.056284</c:v>
                </c:pt>
                <c:pt idx="80">
                  <c:v>0.039353</c:v>
                </c:pt>
                <c:pt idx="81">
                  <c:v>0.116046</c:v>
                </c:pt>
                <c:pt idx="82">
                  <c:v>0.076928</c:v>
                </c:pt>
                <c:pt idx="83">
                  <c:v>0.120807</c:v>
                </c:pt>
                <c:pt idx="84">
                  <c:v>0.059985</c:v>
                </c:pt>
                <c:pt idx="85">
                  <c:v>0.141941</c:v>
                </c:pt>
                <c:pt idx="86">
                  <c:v>0.063211</c:v>
                </c:pt>
                <c:pt idx="87">
                  <c:v>0.060406</c:v>
                </c:pt>
                <c:pt idx="88">
                  <c:v>-0.102836</c:v>
                </c:pt>
                <c:pt idx="89">
                  <c:v>-0.341853</c:v>
                </c:pt>
                <c:pt idx="90">
                  <c:v>-0.27598</c:v>
                </c:pt>
                <c:pt idx="91">
                  <c:v>-0.511105</c:v>
                </c:pt>
                <c:pt idx="92">
                  <c:v>-0.163836</c:v>
                </c:pt>
                <c:pt idx="93">
                  <c:v>-0.281103</c:v>
                </c:pt>
                <c:pt idx="94">
                  <c:v>-0.093908</c:v>
                </c:pt>
                <c:pt idx="95">
                  <c:v>-0.174715</c:v>
                </c:pt>
                <c:pt idx="96">
                  <c:v>-0.007417</c:v>
                </c:pt>
                <c:pt idx="97">
                  <c:v>0.017179</c:v>
                </c:pt>
                <c:pt idx="98">
                  <c:v>0.077699</c:v>
                </c:pt>
                <c:pt idx="99">
                  <c:v>0.286766</c:v>
                </c:pt>
                <c:pt idx="100">
                  <c:v>0.398828</c:v>
                </c:pt>
                <c:pt idx="101">
                  <c:v>0.972231</c:v>
                </c:pt>
                <c:pt idx="102">
                  <c:v>0.666091</c:v>
                </c:pt>
                <c:pt idx="103">
                  <c:v>1.389362</c:v>
                </c:pt>
                <c:pt idx="104">
                  <c:v>0.760432</c:v>
                </c:pt>
                <c:pt idx="105">
                  <c:v>1.808816</c:v>
                </c:pt>
                <c:pt idx="106">
                  <c:v>1.235126</c:v>
                </c:pt>
                <c:pt idx="107">
                  <c:v>2.237154</c:v>
                </c:pt>
                <c:pt idx="108">
                  <c:v>0.840678</c:v>
                </c:pt>
                <c:pt idx="109">
                  <c:v>1.98066</c:v>
                </c:pt>
                <c:pt idx="110">
                  <c:v>1.858202</c:v>
                </c:pt>
                <c:pt idx="111">
                  <c:v>3.778275</c:v>
                </c:pt>
                <c:pt idx="112">
                  <c:v>1.86841</c:v>
                </c:pt>
                <c:pt idx="113">
                  <c:v>3.922048</c:v>
                </c:pt>
                <c:pt idx="114">
                  <c:v>2.005352</c:v>
                </c:pt>
                <c:pt idx="115">
                  <c:v>3.911645</c:v>
                </c:pt>
                <c:pt idx="116">
                  <c:v>1.316321</c:v>
                </c:pt>
                <c:pt idx="117">
                  <c:v>2.593976</c:v>
                </c:pt>
                <c:pt idx="118">
                  <c:v>1.050162</c:v>
                </c:pt>
                <c:pt idx="119">
                  <c:v>1.911117</c:v>
                </c:pt>
                <c:pt idx="120">
                  <c:v>1.120548</c:v>
                </c:pt>
                <c:pt idx="121">
                  <c:v>2.629675</c:v>
                </c:pt>
                <c:pt idx="122">
                  <c:v>1.415696</c:v>
                </c:pt>
                <c:pt idx="123">
                  <c:v>2.417619</c:v>
                </c:pt>
                <c:pt idx="124">
                  <c:v>0.933178</c:v>
                </c:pt>
                <c:pt idx="125">
                  <c:v>2.127732</c:v>
                </c:pt>
                <c:pt idx="126">
                  <c:v>1.258671</c:v>
                </c:pt>
                <c:pt idx="127">
                  <c:v>2.463234</c:v>
                </c:pt>
                <c:pt idx="128">
                  <c:v>1.064069</c:v>
                </c:pt>
                <c:pt idx="129">
                  <c:v>1.896537</c:v>
                </c:pt>
                <c:pt idx="130">
                  <c:v>0.812982</c:v>
                </c:pt>
                <c:pt idx="131">
                  <c:v>1.757999</c:v>
                </c:pt>
                <c:pt idx="132">
                  <c:v>0.96843</c:v>
                </c:pt>
                <c:pt idx="133">
                  <c:v>1.842458</c:v>
                </c:pt>
                <c:pt idx="134">
                  <c:v>0.922443</c:v>
                </c:pt>
                <c:pt idx="135">
                  <c:v>1.978349</c:v>
                </c:pt>
                <c:pt idx="136">
                  <c:v>1.086988</c:v>
                </c:pt>
                <c:pt idx="137">
                  <c:v>1.806257</c:v>
                </c:pt>
                <c:pt idx="138">
                  <c:v>0.302517</c:v>
                </c:pt>
                <c:pt idx="139">
                  <c:v>0.5398</c:v>
                </c:pt>
                <c:pt idx="140">
                  <c:v>0.463591</c:v>
                </c:pt>
                <c:pt idx="141">
                  <c:v>1.077111</c:v>
                </c:pt>
                <c:pt idx="142">
                  <c:v>0.479271</c:v>
                </c:pt>
                <c:pt idx="143">
                  <c:v>1.005774</c:v>
                </c:pt>
                <c:pt idx="144">
                  <c:v>0.658799</c:v>
                </c:pt>
                <c:pt idx="145">
                  <c:v>1.214871</c:v>
                </c:pt>
                <c:pt idx="146">
                  <c:v>0.261202</c:v>
                </c:pt>
                <c:pt idx="147">
                  <c:v>0.313021</c:v>
                </c:pt>
                <c:pt idx="148">
                  <c:v>0.400006</c:v>
                </c:pt>
                <c:pt idx="149">
                  <c:v>1.468305</c:v>
                </c:pt>
                <c:pt idx="150">
                  <c:v>1.416088</c:v>
                </c:pt>
                <c:pt idx="151">
                  <c:v>2.618506</c:v>
                </c:pt>
                <c:pt idx="152">
                  <c:v>0.837257</c:v>
                </c:pt>
                <c:pt idx="153">
                  <c:v>1.773789</c:v>
                </c:pt>
                <c:pt idx="154">
                  <c:v>1.109455</c:v>
                </c:pt>
                <c:pt idx="155">
                  <c:v>2.030782</c:v>
                </c:pt>
                <c:pt idx="156">
                  <c:v>0.519776</c:v>
                </c:pt>
                <c:pt idx="157">
                  <c:v>0.876222</c:v>
                </c:pt>
                <c:pt idx="158">
                  <c:v>0.510609</c:v>
                </c:pt>
                <c:pt idx="159">
                  <c:v>1.155052</c:v>
                </c:pt>
                <c:pt idx="160">
                  <c:v>0.665732</c:v>
                </c:pt>
                <c:pt idx="161">
                  <c:v>1.368189</c:v>
                </c:pt>
                <c:pt idx="162">
                  <c:v>0.889913</c:v>
                </c:pt>
                <c:pt idx="163">
                  <c:v>2.062821</c:v>
                </c:pt>
                <c:pt idx="164">
                  <c:v>1.480083</c:v>
                </c:pt>
                <c:pt idx="165">
                  <c:v>3.181856</c:v>
                </c:pt>
                <c:pt idx="166">
                  <c:v>2.020139</c:v>
                </c:pt>
                <c:pt idx="167">
                  <c:v>4.46868</c:v>
                </c:pt>
                <c:pt idx="168">
                  <c:v>2.903627</c:v>
                </c:pt>
                <c:pt idx="169">
                  <c:v>6.048734</c:v>
                </c:pt>
                <c:pt idx="170">
                  <c:v>2.660564</c:v>
                </c:pt>
                <c:pt idx="171">
                  <c:v>4.533348</c:v>
                </c:pt>
                <c:pt idx="172">
                  <c:v>1.553818</c:v>
                </c:pt>
                <c:pt idx="173">
                  <c:v>3.542061</c:v>
                </c:pt>
                <c:pt idx="174">
                  <c:v>3.277354</c:v>
                </c:pt>
                <c:pt idx="175">
                  <c:v>7.90022</c:v>
                </c:pt>
                <c:pt idx="176">
                  <c:v>4.982393</c:v>
                </c:pt>
                <c:pt idx="177">
                  <c:v>9.596046</c:v>
                </c:pt>
                <c:pt idx="178">
                  <c:v>4.829276</c:v>
                </c:pt>
                <c:pt idx="179">
                  <c:v>9.83548</c:v>
                </c:pt>
                <c:pt idx="180">
                  <c:v>4.412427</c:v>
                </c:pt>
                <c:pt idx="181">
                  <c:v>8.424789</c:v>
                </c:pt>
                <c:pt idx="182">
                  <c:v>4.60907</c:v>
                </c:pt>
                <c:pt idx="183">
                  <c:v>10.163206</c:v>
                </c:pt>
                <c:pt idx="184">
                  <c:v>5.755908</c:v>
                </c:pt>
                <c:pt idx="185">
                  <c:v>11.074224</c:v>
                </c:pt>
                <c:pt idx="186">
                  <c:v>4.574089</c:v>
                </c:pt>
                <c:pt idx="187">
                  <c:v>8.255739</c:v>
                </c:pt>
                <c:pt idx="188">
                  <c:v>2.94371</c:v>
                </c:pt>
                <c:pt idx="189">
                  <c:v>5.196827</c:v>
                </c:pt>
                <c:pt idx="190">
                  <c:v>1.552255</c:v>
                </c:pt>
                <c:pt idx="191">
                  <c:v>2.471689</c:v>
                </c:pt>
                <c:pt idx="192">
                  <c:v>0.327868</c:v>
                </c:pt>
                <c:pt idx="193">
                  <c:v>0.160979</c:v>
                </c:pt>
                <c:pt idx="194">
                  <c:v>-0.845776</c:v>
                </c:pt>
                <c:pt idx="195">
                  <c:v>-2.219905</c:v>
                </c:pt>
                <c:pt idx="196">
                  <c:v>-1.706536</c:v>
                </c:pt>
                <c:pt idx="197">
                  <c:v>-3.825569</c:v>
                </c:pt>
                <c:pt idx="198">
                  <c:v>-2.654847</c:v>
                </c:pt>
                <c:pt idx="199">
                  <c:v>-6.049611</c:v>
                </c:pt>
                <c:pt idx="200">
                  <c:v>-4.336197</c:v>
                </c:pt>
                <c:pt idx="201">
                  <c:v>-9.070878</c:v>
                </c:pt>
                <c:pt idx="202">
                  <c:v>-4.855127</c:v>
                </c:pt>
                <c:pt idx="203">
                  <c:v>-10.123272</c:v>
                </c:pt>
                <c:pt idx="204">
                  <c:v>-6.013496</c:v>
                </c:pt>
                <c:pt idx="205">
                  <c:v>-12.825962</c:v>
                </c:pt>
                <c:pt idx="206">
                  <c:v>-6.987426</c:v>
                </c:pt>
                <c:pt idx="207">
                  <c:v>-13.363177</c:v>
                </c:pt>
                <c:pt idx="208">
                  <c:v>-5.723978</c:v>
                </c:pt>
                <c:pt idx="209">
                  <c:v>-11.001984</c:v>
                </c:pt>
                <c:pt idx="210">
                  <c:v>-5.043204</c:v>
                </c:pt>
                <c:pt idx="211">
                  <c:v>-9.294407</c:v>
                </c:pt>
                <c:pt idx="212">
                  <c:v>-3.370793</c:v>
                </c:pt>
                <c:pt idx="213">
                  <c:v>-6.350836</c:v>
                </c:pt>
                <c:pt idx="214">
                  <c:v>-2.539227</c:v>
                </c:pt>
                <c:pt idx="215">
                  <c:v>-4.25289</c:v>
                </c:pt>
                <c:pt idx="216">
                  <c:v>-0.620259</c:v>
                </c:pt>
                <c:pt idx="217">
                  <c:v>-0.87075</c:v>
                </c:pt>
                <c:pt idx="218">
                  <c:v>-0.421394</c:v>
                </c:pt>
                <c:pt idx="219">
                  <c:v>-0.74089</c:v>
                </c:pt>
                <c:pt idx="220">
                  <c:v>0.315412</c:v>
                </c:pt>
                <c:pt idx="221">
                  <c:v>1.518807</c:v>
                </c:pt>
                <c:pt idx="222">
                  <c:v>1.944095</c:v>
                </c:pt>
                <c:pt idx="223">
                  <c:v>3.87717</c:v>
                </c:pt>
                <c:pt idx="224">
                  <c:v>1.576436</c:v>
                </c:pt>
                <c:pt idx="225">
                  <c:v>2.916991</c:v>
                </c:pt>
                <c:pt idx="226">
                  <c:v>1.841407</c:v>
                </c:pt>
                <c:pt idx="227">
                  <c:v>4.845659</c:v>
                </c:pt>
                <c:pt idx="228">
                  <c:v>3.496573</c:v>
                </c:pt>
                <c:pt idx="229">
                  <c:v>6.575036</c:v>
                </c:pt>
                <c:pt idx="230">
                  <c:v>2.304549</c:v>
                </c:pt>
                <c:pt idx="231">
                  <c:v>4.474015</c:v>
                </c:pt>
                <c:pt idx="232">
                  <c:v>2.812503</c:v>
                </c:pt>
                <c:pt idx="233">
                  <c:v>6.044761</c:v>
                </c:pt>
                <c:pt idx="234">
                  <c:v>2.82894</c:v>
                </c:pt>
                <c:pt idx="235">
                  <c:v>5.251883</c:v>
                </c:pt>
                <c:pt idx="236">
                  <c:v>2.347721</c:v>
                </c:pt>
                <c:pt idx="237">
                  <c:v>4.744649</c:v>
                </c:pt>
                <c:pt idx="238">
                  <c:v>2.134593</c:v>
                </c:pt>
                <c:pt idx="239">
                  <c:v>4.13156</c:v>
                </c:pt>
                <c:pt idx="240">
                  <c:v>2.323212</c:v>
                </c:pt>
                <c:pt idx="241">
                  <c:v>4.92721</c:v>
                </c:pt>
                <c:pt idx="242">
                  <c:v>2.653825</c:v>
                </c:pt>
                <c:pt idx="243">
                  <c:v>5.348607</c:v>
                </c:pt>
                <c:pt idx="244">
                  <c:v>2.705637</c:v>
                </c:pt>
                <c:pt idx="245">
                  <c:v>5.297042</c:v>
                </c:pt>
                <c:pt idx="246">
                  <c:v>2.454367</c:v>
                </c:pt>
                <c:pt idx="247">
                  <c:v>4.756713</c:v>
                </c:pt>
                <c:pt idx="248">
                  <c:v>2.124798</c:v>
                </c:pt>
                <c:pt idx="249">
                  <c:v>3.993725</c:v>
                </c:pt>
                <c:pt idx="250">
                  <c:v>1.710856</c:v>
                </c:pt>
                <c:pt idx="251">
                  <c:v>3.283475</c:v>
                </c:pt>
                <c:pt idx="252">
                  <c:v>1.505909</c:v>
                </c:pt>
                <c:pt idx="253">
                  <c:v>2.843326</c:v>
                </c:pt>
                <c:pt idx="254">
                  <c:v>1.063545</c:v>
                </c:pt>
                <c:pt idx="255">
                  <c:v>1.703059</c:v>
                </c:pt>
                <c:pt idx="256">
                  <c:v>-0.035691</c:v>
                </c:pt>
                <c:pt idx="257">
                  <c:v>-0.982293</c:v>
                </c:pt>
                <c:pt idx="258">
                  <c:v>-1.796469</c:v>
                </c:pt>
                <c:pt idx="259">
                  <c:v>-4.091173</c:v>
                </c:pt>
                <c:pt idx="260">
                  <c:v>-2.31908</c:v>
                </c:pt>
                <c:pt idx="261">
                  <c:v>-4.550077</c:v>
                </c:pt>
                <c:pt idx="262">
                  <c:v>-2.440128</c:v>
                </c:pt>
                <c:pt idx="263">
                  <c:v>-5.268554</c:v>
                </c:pt>
                <c:pt idx="264">
                  <c:v>-3.013566</c:v>
                </c:pt>
                <c:pt idx="265">
                  <c:v>-5.808656</c:v>
                </c:pt>
                <c:pt idx="266">
                  <c:v>-2.707476</c:v>
                </c:pt>
                <c:pt idx="267">
                  <c:v>-5.784411</c:v>
                </c:pt>
                <c:pt idx="268">
                  <c:v>-3.751317</c:v>
                </c:pt>
                <c:pt idx="269">
                  <c:v>-7.769204</c:v>
                </c:pt>
                <c:pt idx="270">
                  <c:v>-3.753895</c:v>
                </c:pt>
                <c:pt idx="271">
                  <c:v>-7.382066</c:v>
                </c:pt>
                <c:pt idx="272">
                  <c:v>-3.87464</c:v>
                </c:pt>
                <c:pt idx="273">
                  <c:v>-7.907855</c:v>
                </c:pt>
                <c:pt idx="274">
                  <c:v>-3.867198</c:v>
                </c:pt>
                <c:pt idx="275">
                  <c:v>-7.551977</c:v>
                </c:pt>
                <c:pt idx="276">
                  <c:v>-3.81936</c:v>
                </c:pt>
                <c:pt idx="277">
                  <c:v>-7.875889</c:v>
                </c:pt>
                <c:pt idx="278">
                  <c:v>-4.054867</c:v>
                </c:pt>
                <c:pt idx="279">
                  <c:v>-7.849881</c:v>
                </c:pt>
                <c:pt idx="280">
                  <c:v>-3.343489</c:v>
                </c:pt>
                <c:pt idx="281">
                  <c:v>-6.142475</c:v>
                </c:pt>
                <c:pt idx="282">
                  <c:v>-2.495559</c:v>
                </c:pt>
                <c:pt idx="283">
                  <c:v>-4.961743</c:v>
                </c:pt>
                <c:pt idx="284">
                  <c:v>-2.565387</c:v>
                </c:pt>
                <c:pt idx="285">
                  <c:v>-5.183849</c:v>
                </c:pt>
                <c:pt idx="286">
                  <c:v>-2.406667</c:v>
                </c:pt>
                <c:pt idx="287">
                  <c:v>-4.448866</c:v>
                </c:pt>
                <c:pt idx="288">
                  <c:v>-1.857156</c:v>
                </c:pt>
                <c:pt idx="289">
                  <c:v>-3.533543</c:v>
                </c:pt>
                <c:pt idx="290">
                  <c:v>-1.730752</c:v>
                </c:pt>
                <c:pt idx="291">
                  <c:v>-3.57677</c:v>
                </c:pt>
                <c:pt idx="292">
                  <c:v>-1.449872</c:v>
                </c:pt>
                <c:pt idx="293">
                  <c:v>-2.047776</c:v>
                </c:pt>
                <c:pt idx="294">
                  <c:v>0.071354</c:v>
                </c:pt>
                <c:pt idx="295">
                  <c:v>0.165644</c:v>
                </c:pt>
                <c:pt idx="296">
                  <c:v>-0.100938</c:v>
                </c:pt>
                <c:pt idx="297">
                  <c:v>0.153245</c:v>
                </c:pt>
                <c:pt idx="298">
                  <c:v>1.27093</c:v>
                </c:pt>
                <c:pt idx="299">
                  <c:v>3.819673</c:v>
                </c:pt>
                <c:pt idx="300">
                  <c:v>3.21103</c:v>
                </c:pt>
                <c:pt idx="301">
                  <c:v>6.745317</c:v>
                </c:pt>
                <c:pt idx="302">
                  <c:v>3.880207</c:v>
                </c:pt>
                <c:pt idx="303">
                  <c:v>8.040908</c:v>
                </c:pt>
                <c:pt idx="304">
                  <c:v>4.16558</c:v>
                </c:pt>
                <c:pt idx="305">
                  <c:v>8.229317</c:v>
                </c:pt>
                <c:pt idx="306">
                  <c:v>4.196565</c:v>
                </c:pt>
                <c:pt idx="307">
                  <c:v>8.867544</c:v>
                </c:pt>
                <c:pt idx="308">
                  <c:v>5.251968</c:v>
                </c:pt>
                <c:pt idx="309">
                  <c:v>10.396448</c:v>
                </c:pt>
                <c:pt idx="310">
                  <c:v>4.526564</c:v>
                </c:pt>
                <c:pt idx="311">
                  <c:v>8.440309</c:v>
                </c:pt>
                <c:pt idx="312">
                  <c:v>3.600331</c:v>
                </c:pt>
                <c:pt idx="313">
                  <c:v>7.049943</c:v>
                </c:pt>
                <c:pt idx="314">
                  <c:v>3.209581</c:v>
                </c:pt>
                <c:pt idx="315">
                  <c:v>6.10812</c:v>
                </c:pt>
                <c:pt idx="316">
                  <c:v>2.513694</c:v>
                </c:pt>
                <c:pt idx="317">
                  <c:v>4.75415</c:v>
                </c:pt>
                <c:pt idx="318">
                  <c:v>2.173281</c:v>
                </c:pt>
                <c:pt idx="319">
                  <c:v>4.083373</c:v>
                </c:pt>
                <c:pt idx="320">
                  <c:v>1.29529</c:v>
                </c:pt>
                <c:pt idx="321">
                  <c:v>2.080187</c:v>
                </c:pt>
                <c:pt idx="322">
                  <c:v>0.6213</c:v>
                </c:pt>
                <c:pt idx="323">
                  <c:v>1.294359</c:v>
                </c:pt>
                <c:pt idx="324">
                  <c:v>0.621488</c:v>
                </c:pt>
                <c:pt idx="325">
                  <c:v>0.608268</c:v>
                </c:pt>
                <c:pt idx="326">
                  <c:v>-0.903481</c:v>
                </c:pt>
                <c:pt idx="327">
                  <c:v>-2.391743</c:v>
                </c:pt>
                <c:pt idx="328">
                  <c:v>-2.165497</c:v>
                </c:pt>
                <c:pt idx="329">
                  <c:v>-4.933289</c:v>
                </c:pt>
                <c:pt idx="330">
                  <c:v>-3.41129</c:v>
                </c:pt>
                <c:pt idx="331">
                  <c:v>-7.313897</c:v>
                </c:pt>
                <c:pt idx="332">
                  <c:v>-4.30272</c:v>
                </c:pt>
                <c:pt idx="333">
                  <c:v>-8.707212</c:v>
                </c:pt>
                <c:pt idx="334">
                  <c:v>-4.350361</c:v>
                </c:pt>
                <c:pt idx="335">
                  <c:v>-8.87417</c:v>
                </c:pt>
                <c:pt idx="336">
                  <c:v>-4.704555</c:v>
                </c:pt>
                <c:pt idx="337">
                  <c:v>-9.438973</c:v>
                </c:pt>
                <c:pt idx="338">
                  <c:v>-4.407964</c:v>
                </c:pt>
                <c:pt idx="339">
                  <c:v>-8.245479</c:v>
                </c:pt>
                <c:pt idx="340">
                  <c:v>-3.503056</c:v>
                </c:pt>
                <c:pt idx="341">
                  <c:v>-6.93834</c:v>
                </c:pt>
                <c:pt idx="342">
                  <c:v>-3.142706</c:v>
                </c:pt>
                <c:pt idx="343">
                  <c:v>-6.134592</c:v>
                </c:pt>
                <c:pt idx="344">
                  <c:v>-2.716413</c:v>
                </c:pt>
                <c:pt idx="345">
                  <c:v>-5.152589</c:v>
                </c:pt>
                <c:pt idx="346">
                  <c:v>-2.266547</c:v>
                </c:pt>
                <c:pt idx="347">
                  <c:v>-4.590487</c:v>
                </c:pt>
                <c:pt idx="348">
                  <c:v>-2.529341</c:v>
                </c:pt>
                <c:pt idx="349">
                  <c:v>-4.890776</c:v>
                </c:pt>
                <c:pt idx="350">
                  <c:v>-1.99704</c:v>
                </c:pt>
                <c:pt idx="351">
                  <c:v>-3.825393</c:v>
                </c:pt>
                <c:pt idx="352">
                  <c:v>-1.784405</c:v>
                </c:pt>
                <c:pt idx="353">
                  <c:v>-3.366803</c:v>
                </c:pt>
                <c:pt idx="354">
                  <c:v>-1.327721</c:v>
                </c:pt>
                <c:pt idx="355">
                  <c:v>-2.470541</c:v>
                </c:pt>
                <c:pt idx="356">
                  <c:v>-0.986672</c:v>
                </c:pt>
                <c:pt idx="357">
                  <c:v>-1.76712</c:v>
                </c:pt>
                <c:pt idx="358">
                  <c:v>-0.750421</c:v>
                </c:pt>
                <c:pt idx="359">
                  <c:v>-1.71478</c:v>
                </c:pt>
                <c:pt idx="360">
                  <c:v>-0.896587</c:v>
                </c:pt>
                <c:pt idx="361">
                  <c:v>-1.114929</c:v>
                </c:pt>
                <c:pt idx="362">
                  <c:v>0.188586</c:v>
                </c:pt>
                <c:pt idx="363">
                  <c:v>0.354961</c:v>
                </c:pt>
                <c:pt idx="364">
                  <c:v>0.143925</c:v>
                </c:pt>
                <c:pt idx="365">
                  <c:v>0.715159</c:v>
                </c:pt>
                <c:pt idx="366">
                  <c:v>1.001714</c:v>
                </c:pt>
                <c:pt idx="367">
                  <c:v>2.373535</c:v>
                </c:pt>
                <c:pt idx="368">
                  <c:v>1.792633</c:v>
                </c:pt>
                <c:pt idx="369">
                  <c:v>3.925655</c:v>
                </c:pt>
                <c:pt idx="370">
                  <c:v>2.32379</c:v>
                </c:pt>
                <c:pt idx="371">
                  <c:v>5.067918</c:v>
                </c:pt>
                <c:pt idx="372">
                  <c:v>3.798083</c:v>
                </c:pt>
                <c:pt idx="373">
                  <c:v>9.045365</c:v>
                </c:pt>
                <c:pt idx="374">
                  <c:v>6.063231</c:v>
                </c:pt>
                <c:pt idx="375">
                  <c:v>11.714572</c:v>
                </c:pt>
                <c:pt idx="376">
                  <c:v>4.885302</c:v>
                </c:pt>
                <c:pt idx="377">
                  <c:v>9.110784</c:v>
                </c:pt>
                <c:pt idx="378">
                  <c:v>3.967338</c:v>
                </c:pt>
                <c:pt idx="379">
                  <c:v>7.527082</c:v>
                </c:pt>
                <c:pt idx="380">
                  <c:v>3.300875</c:v>
                </c:pt>
                <c:pt idx="381">
                  <c:v>6.559068</c:v>
                </c:pt>
                <c:pt idx="382">
                  <c:v>3.350109</c:v>
                </c:pt>
                <c:pt idx="383">
                  <c:v>6.513989</c:v>
                </c:pt>
                <c:pt idx="384">
                  <c:v>3.064113</c:v>
                </c:pt>
                <c:pt idx="385">
                  <c:v>6.044175</c:v>
                </c:pt>
                <c:pt idx="386">
                  <c:v>2.743619</c:v>
                </c:pt>
                <c:pt idx="387">
                  <c:v>4.933553</c:v>
                </c:pt>
                <c:pt idx="388">
                  <c:v>1.439891</c:v>
                </c:pt>
                <c:pt idx="389">
                  <c:v>2.265936</c:v>
                </c:pt>
                <c:pt idx="390">
                  <c:v>0.325948</c:v>
                </c:pt>
                <c:pt idx="391">
                  <c:v>0.293686</c:v>
                </c:pt>
                <c:pt idx="392">
                  <c:v>-0.360151</c:v>
                </c:pt>
                <c:pt idx="393">
                  <c:v>-0.903499</c:v>
                </c:pt>
                <c:pt idx="394">
                  <c:v>-0.848826</c:v>
                </c:pt>
                <c:pt idx="395">
                  <c:v>-2.219756</c:v>
                </c:pt>
                <c:pt idx="396">
                  <c:v>-2.066942</c:v>
                </c:pt>
                <c:pt idx="397">
                  <c:v>-4.903773</c:v>
                </c:pt>
                <c:pt idx="398">
                  <c:v>-3.677825</c:v>
                </c:pt>
                <c:pt idx="399">
                  <c:v>-7.912334</c:v>
                </c:pt>
                <c:pt idx="400">
                  <c:v>-4.510911</c:v>
                </c:pt>
                <c:pt idx="401">
                  <c:v>-9.322541</c:v>
                </c:pt>
                <c:pt idx="402">
                  <c:v>-4.952682</c:v>
                </c:pt>
                <c:pt idx="403">
                  <c:v>-9.931525</c:v>
                </c:pt>
                <c:pt idx="404">
                  <c:v>-4.857953</c:v>
                </c:pt>
                <c:pt idx="405">
                  <c:v>-9.484829</c:v>
                </c:pt>
                <c:pt idx="406">
                  <c:v>-4.54698</c:v>
                </c:pt>
                <c:pt idx="407">
                  <c:v>-8.693265</c:v>
                </c:pt>
                <c:pt idx="408">
                  <c:v>-3.770699</c:v>
                </c:pt>
                <c:pt idx="409">
                  <c:v>-7.743435</c:v>
                </c:pt>
                <c:pt idx="410">
                  <c:v>-4.294983</c:v>
                </c:pt>
                <c:pt idx="411">
                  <c:v>-8.47851</c:v>
                </c:pt>
                <c:pt idx="412">
                  <c:v>-3.726152</c:v>
                </c:pt>
                <c:pt idx="413">
                  <c:v>-6.887445</c:v>
                </c:pt>
                <c:pt idx="414">
                  <c:v>-2.839664</c:v>
                </c:pt>
                <c:pt idx="415">
                  <c:v>-5.488851</c:v>
                </c:pt>
                <c:pt idx="416">
                  <c:v>-2.577991</c:v>
                </c:pt>
                <c:pt idx="417">
                  <c:v>-5.221622</c:v>
                </c:pt>
                <c:pt idx="418">
                  <c:v>-2.74975</c:v>
                </c:pt>
                <c:pt idx="419">
                  <c:v>-5.306572</c:v>
                </c:pt>
                <c:pt idx="420">
                  <c:v>-2.063533</c:v>
                </c:pt>
                <c:pt idx="421">
                  <c:v>-3.741039</c:v>
                </c:pt>
                <c:pt idx="422">
                  <c:v>-1.473864</c:v>
                </c:pt>
                <c:pt idx="423">
                  <c:v>-2.73395</c:v>
                </c:pt>
                <c:pt idx="424">
                  <c:v>-1.10114</c:v>
                </c:pt>
                <c:pt idx="425">
                  <c:v>-2.061532</c:v>
                </c:pt>
                <c:pt idx="426">
                  <c:v>-0.790548</c:v>
                </c:pt>
                <c:pt idx="427">
                  <c:v>-1.267156</c:v>
                </c:pt>
                <c:pt idx="428">
                  <c:v>-0.190707</c:v>
                </c:pt>
                <c:pt idx="429">
                  <c:v>-0.457283</c:v>
                </c:pt>
                <c:pt idx="430">
                  <c:v>-0.36788</c:v>
                </c:pt>
                <c:pt idx="431">
                  <c:v>-0.287125</c:v>
                </c:pt>
                <c:pt idx="432">
                  <c:v>0.836309</c:v>
                </c:pt>
                <c:pt idx="433">
                  <c:v>2.093823</c:v>
                </c:pt>
                <c:pt idx="434">
                  <c:v>0.822056</c:v>
                </c:pt>
                <c:pt idx="435">
                  <c:v>1.082227</c:v>
                </c:pt>
                <c:pt idx="436">
                  <c:v>0.329312</c:v>
                </c:pt>
                <c:pt idx="437">
                  <c:v>1.724639</c:v>
                </c:pt>
                <c:pt idx="438">
                  <c:v>2.583051</c:v>
                </c:pt>
                <c:pt idx="439">
                  <c:v>5.126058</c:v>
                </c:pt>
                <c:pt idx="440">
                  <c:v>2.114697</c:v>
                </c:pt>
                <c:pt idx="441">
                  <c:v>4.357235</c:v>
                </c:pt>
                <c:pt idx="442">
                  <c:v>3.144304</c:v>
                </c:pt>
                <c:pt idx="443">
                  <c:v>7.086658</c:v>
                </c:pt>
                <c:pt idx="444">
                  <c:v>4.05389</c:v>
                </c:pt>
                <c:pt idx="445">
                  <c:v>8.062996</c:v>
                </c:pt>
                <c:pt idx="446">
                  <c:v>3.979796</c:v>
                </c:pt>
                <c:pt idx="447">
                  <c:v>8.297169</c:v>
                </c:pt>
                <c:pt idx="448">
                  <c:v>4.735946</c:v>
                </c:pt>
                <c:pt idx="449">
                  <c:v>9.183267</c:v>
                </c:pt>
                <c:pt idx="450">
                  <c:v>3.73501</c:v>
                </c:pt>
                <c:pt idx="451">
                  <c:v>7.103293</c:v>
                </c:pt>
                <c:pt idx="452">
                  <c:v>3.444638</c:v>
                </c:pt>
                <c:pt idx="453">
                  <c:v>7.021179</c:v>
                </c:pt>
                <c:pt idx="454">
                  <c:v>3.613922</c:v>
                </c:pt>
                <c:pt idx="455">
                  <c:v>7.087856</c:v>
                </c:pt>
                <c:pt idx="456">
                  <c:v>3.323098</c:v>
                </c:pt>
                <c:pt idx="457">
                  <c:v>6.466153</c:v>
                </c:pt>
                <c:pt idx="458">
                  <c:v>2.796059</c:v>
                </c:pt>
                <c:pt idx="459">
                  <c:v>4.930532</c:v>
                </c:pt>
                <c:pt idx="460">
                  <c:v>1.345843</c:v>
                </c:pt>
                <c:pt idx="461">
                  <c:v>2.049332</c:v>
                </c:pt>
                <c:pt idx="462">
                  <c:v>0.430016</c:v>
                </c:pt>
                <c:pt idx="463">
                  <c:v>0.581378</c:v>
                </c:pt>
                <c:pt idx="464">
                  <c:v>-0.294918</c:v>
                </c:pt>
                <c:pt idx="465">
                  <c:v>-1.142375</c:v>
                </c:pt>
                <c:pt idx="466">
                  <c:v>-1.406012</c:v>
                </c:pt>
                <c:pt idx="467">
                  <c:v>-3.359245</c:v>
                </c:pt>
                <c:pt idx="468">
                  <c:v>-2.064929</c:v>
                </c:pt>
                <c:pt idx="469">
                  <c:v>-4.044736</c:v>
                </c:pt>
                <c:pt idx="470">
                  <c:v>-1.958268</c:v>
                </c:pt>
                <c:pt idx="471">
                  <c:v>-4.239573</c:v>
                </c:pt>
                <c:pt idx="472">
                  <c:v>-2.753647</c:v>
                </c:pt>
                <c:pt idx="473">
                  <c:v>-5.692305</c:v>
                </c:pt>
                <c:pt idx="474">
                  <c:v>-2.958335</c:v>
                </c:pt>
                <c:pt idx="475">
                  <c:v>-6.061026</c:v>
                </c:pt>
                <c:pt idx="476">
                  <c:v>-3.210608</c:v>
                </c:pt>
                <c:pt idx="477">
                  <c:v>-6.606869</c:v>
                </c:pt>
                <c:pt idx="478">
                  <c:v>-3.43719</c:v>
                </c:pt>
                <c:pt idx="479">
                  <c:v>-6.860772</c:v>
                </c:pt>
                <c:pt idx="480">
                  <c:v>-3.877984</c:v>
                </c:pt>
                <c:pt idx="481">
                  <c:v>-8.753545</c:v>
                </c:pt>
                <c:pt idx="482">
                  <c:v>-5.623956</c:v>
                </c:pt>
                <c:pt idx="483">
                  <c:v>-11.356696</c:v>
                </c:pt>
                <c:pt idx="484">
                  <c:v>-5.367991</c:v>
                </c:pt>
                <c:pt idx="485">
                  <c:v>-10.445533</c:v>
                </c:pt>
                <c:pt idx="486">
                  <c:v>-5.051212</c:v>
                </c:pt>
                <c:pt idx="487">
                  <c:v>-10.126572</c:v>
                </c:pt>
                <c:pt idx="488">
                  <c:v>-5.058178</c:v>
                </c:pt>
                <c:pt idx="489">
                  <c:v>-10.251025</c:v>
                </c:pt>
                <c:pt idx="490">
                  <c:v>-4.884508</c:v>
                </c:pt>
                <c:pt idx="491">
                  <c:v>-8.667881</c:v>
                </c:pt>
                <c:pt idx="492">
                  <c:v>-2.51096</c:v>
                </c:pt>
                <c:pt idx="493">
                  <c:v>-4.174779</c:v>
                </c:pt>
                <c:pt idx="494">
                  <c:v>-1.308651</c:v>
                </c:pt>
                <c:pt idx="495">
                  <c:v>-2.129366</c:v>
                </c:pt>
                <c:pt idx="496">
                  <c:v>0.002879</c:v>
                </c:pt>
                <c:pt idx="497">
                  <c:v>0.72194</c:v>
                </c:pt>
                <c:pt idx="498">
                  <c:v>0.840432</c:v>
                </c:pt>
                <c:pt idx="499">
                  <c:v>1.658315</c:v>
                </c:pt>
                <c:pt idx="500">
                  <c:v>0.851294</c:v>
                </c:pt>
                <c:pt idx="501">
                  <c:v>1.650183</c:v>
                </c:pt>
                <c:pt idx="502">
                  <c:v>0.61091</c:v>
                </c:pt>
                <c:pt idx="503">
                  <c:v>1.047206</c:v>
                </c:pt>
                <c:pt idx="504">
                  <c:v>0.377136</c:v>
                </c:pt>
                <c:pt idx="505">
                  <c:v>0.98325</c:v>
                </c:pt>
                <c:pt idx="506">
                  <c:v>0.823115</c:v>
                </c:pt>
                <c:pt idx="507">
                  <c:v>1.627756</c:v>
                </c:pt>
                <c:pt idx="508">
                  <c:v>0.524328</c:v>
                </c:pt>
                <c:pt idx="509">
                  <c:v>0.606091</c:v>
                </c:pt>
                <c:pt idx="510">
                  <c:v>-0.846493</c:v>
                </c:pt>
                <c:pt idx="511">
                  <c:v>-2.649355</c:v>
                </c:pt>
                <c:pt idx="512">
                  <c:v>-2.086274</c:v>
                </c:pt>
                <c:pt idx="513">
                  <c:v>-3.651477</c:v>
                </c:pt>
                <c:pt idx="514">
                  <c:v>-0.861733</c:v>
                </c:pt>
                <c:pt idx="515">
                  <c:v>-1.442257</c:v>
                </c:pt>
                <c:pt idx="516">
                  <c:v>-0.974129</c:v>
                </c:pt>
                <c:pt idx="517">
                  <c:v>-2.536169</c:v>
                </c:pt>
                <c:pt idx="518">
                  <c:v>-2.431222</c:v>
                </c:pt>
                <c:pt idx="519">
                  <c:v>-5.52115</c:v>
                </c:pt>
                <c:pt idx="520">
                  <c:v>-3.524386</c:v>
                </c:pt>
                <c:pt idx="521">
                  <c:v>-7.349861</c:v>
                </c:pt>
                <c:pt idx="522">
                  <c:v>-4.054493</c:v>
                </c:pt>
                <c:pt idx="523">
                  <c:v>-8.204241</c:v>
                </c:pt>
                <c:pt idx="524">
                  <c:v>-4.004819</c:v>
                </c:pt>
                <c:pt idx="525">
                  <c:v>-7.900034</c:v>
                </c:pt>
                <c:pt idx="526">
                  <c:v>-3.804738</c:v>
                </c:pt>
                <c:pt idx="527">
                  <c:v>-7.502374</c:v>
                </c:pt>
                <c:pt idx="528">
                  <c:v>-3.669275</c:v>
                </c:pt>
                <c:pt idx="529">
                  <c:v>-7.305643</c:v>
                </c:pt>
                <c:pt idx="530">
                  <c:v>-3.544149</c:v>
                </c:pt>
                <c:pt idx="531">
                  <c:v>-6.815816</c:v>
                </c:pt>
                <c:pt idx="532">
                  <c:v>-3.076286</c:v>
                </c:pt>
                <c:pt idx="533">
                  <c:v>-5.983106</c:v>
                </c:pt>
                <c:pt idx="534">
                  <c:v>-2.717297</c:v>
                </c:pt>
                <c:pt idx="535">
                  <c:v>-5.14303</c:v>
                </c:pt>
                <c:pt idx="536">
                  <c:v>-2.046729</c:v>
                </c:pt>
                <c:pt idx="537">
                  <c:v>-3.664018</c:v>
                </c:pt>
                <c:pt idx="538">
                  <c:v>-1.28071</c:v>
                </c:pt>
                <c:pt idx="539">
                  <c:v>-2.265638</c:v>
                </c:pt>
                <c:pt idx="540">
                  <c:v>-0.777721</c:v>
                </c:pt>
                <c:pt idx="541">
                  <c:v>-1.388257</c:v>
                </c:pt>
                <c:pt idx="542">
                  <c:v>-0.618112</c:v>
                </c:pt>
                <c:pt idx="543">
                  <c:v>-1.146279</c:v>
                </c:pt>
                <c:pt idx="544">
                  <c:v>-0.372722</c:v>
                </c:pt>
                <c:pt idx="545">
                  <c:v>-0.64402</c:v>
                </c:pt>
                <c:pt idx="546">
                  <c:v>-0.246606</c:v>
                </c:pt>
                <c:pt idx="547">
                  <c:v>-0.441609</c:v>
                </c:pt>
                <c:pt idx="548">
                  <c:v>-0.119513</c:v>
                </c:pt>
                <c:pt idx="549">
                  <c:v>-0.186966</c:v>
                </c:pt>
                <c:pt idx="550">
                  <c:v>-0.075432</c:v>
                </c:pt>
                <c:pt idx="551">
                  <c:v>-0.166084</c:v>
                </c:pt>
                <c:pt idx="552">
                  <c:v>-0.047483</c:v>
                </c:pt>
                <c:pt idx="553">
                  <c:v>-0.042876</c:v>
                </c:pt>
                <c:pt idx="554">
                  <c:v>-0.000875</c:v>
                </c:pt>
                <c:pt idx="555">
                  <c:v>-0.00597</c:v>
                </c:pt>
                <c:pt idx="556">
                  <c:v>0.019508</c:v>
                </c:pt>
                <c:pt idx="557">
                  <c:v>0.045397</c:v>
                </c:pt>
                <c:pt idx="558">
                  <c:v>0.015199</c:v>
                </c:pt>
                <c:pt idx="559">
                  <c:v>0.03461</c:v>
                </c:pt>
                <c:pt idx="560">
                  <c:v>0.035201</c:v>
                </c:pt>
                <c:pt idx="561">
                  <c:v>0.070382</c:v>
                </c:pt>
                <c:pt idx="562">
                  <c:v>0.028061</c:v>
                </c:pt>
                <c:pt idx="563">
                  <c:v>0.065747</c:v>
                </c:pt>
                <c:pt idx="564">
                  <c:v>0.058807</c:v>
                </c:pt>
                <c:pt idx="565">
                  <c:v>0.103881</c:v>
                </c:pt>
                <c:pt idx="566">
                  <c:v>0.031248</c:v>
                </c:pt>
                <c:pt idx="567">
                  <c:v>0.032268</c:v>
                </c:pt>
                <c:pt idx="568">
                  <c:v>-0.020166</c:v>
                </c:pt>
                <c:pt idx="569">
                  <c:v>-0.026233</c:v>
                </c:pt>
                <c:pt idx="570">
                  <c:v>-0.005601</c:v>
                </c:pt>
                <c:pt idx="571">
                  <c:v>-0.048647</c:v>
                </c:pt>
                <c:pt idx="572">
                  <c:v>-0.034647</c:v>
                </c:pt>
                <c:pt idx="573">
                  <c:v>-0.020238</c:v>
                </c:pt>
                <c:pt idx="574">
                  <c:v>0.001065</c:v>
                </c:pt>
                <c:pt idx="575">
                  <c:v>-0.049486</c:v>
                </c:pt>
                <c:pt idx="576">
                  <c:v>-0.010714</c:v>
                </c:pt>
                <c:pt idx="577">
                  <c:v>0.004241</c:v>
                </c:pt>
                <c:pt idx="578">
                  <c:v>0.021304</c:v>
                </c:pt>
                <c:pt idx="579">
                  <c:v>0.035254</c:v>
                </c:pt>
                <c:pt idx="580">
                  <c:v>0.006475</c:v>
                </c:pt>
                <c:pt idx="581">
                  <c:v>0.012478</c:v>
                </c:pt>
                <c:pt idx="582">
                  <c:v>-0.0124</c:v>
                </c:pt>
                <c:pt idx="583">
                  <c:v>-0.055177</c:v>
                </c:pt>
                <c:pt idx="584">
                  <c:v>-0.048911</c:v>
                </c:pt>
                <c:pt idx="585">
                  <c:v>-0.083207</c:v>
                </c:pt>
                <c:pt idx="586">
                  <c:v>-0.028051</c:v>
                </c:pt>
                <c:pt idx="587">
                  <c:v>-0.056917</c:v>
                </c:pt>
                <c:pt idx="588">
                  <c:v>-0.02141</c:v>
                </c:pt>
                <c:pt idx="589">
                  <c:v>-0.029109</c:v>
                </c:pt>
                <c:pt idx="590">
                  <c:v>0.004303</c:v>
                </c:pt>
                <c:pt idx="591">
                  <c:v>0.015182</c:v>
                </c:pt>
                <c:pt idx="592">
                  <c:v>0.020323</c:v>
                </c:pt>
                <c:pt idx="593">
                  <c:v>0.046991</c:v>
                </c:pt>
                <c:pt idx="594">
                  <c:v>0.031026</c:v>
                </c:pt>
              </c:numCache>
            </c:numRef>
          </c:val>
          <c:smooth val="0"/>
        </c:ser>
        <c:dLbls>
          <c:showLegendKey val="0"/>
          <c:showVal val="0"/>
          <c:showCatName val="0"/>
          <c:showSerName val="0"/>
          <c:showPercent val="0"/>
          <c:showBubbleSize val="0"/>
        </c:dLbls>
        <c:marker val="0"/>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84604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endParaRPr lang="en-US" altLang="zh-CN"/>
          </a:p>
        </c:rich>
      </c:tx>
      <c:layout/>
      <c:overlay val="0"/>
      <c:spPr>
        <a:noFill/>
        <a:ln>
          <a:noFill/>
        </a:ln>
        <a:effectLst/>
      </c:sp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dLbls>
            <c:delete val="1"/>
          </c:dLbls>
          <c:val>
            <c:numRef>
              <c:f>'[action3 5 times accel.csv]action3 5 times accel'!$J$2:$J$500</c:f>
              <c:numCache>
                <c:formatCode>General</c:formatCode>
                <c:ptCount val="499"/>
                <c:pt idx="0">
                  <c:v>-9.56843871054454</c:v>
                </c:pt>
                <c:pt idx="1">
                  <c:v>-7.9461693420044</c:v>
                </c:pt>
                <c:pt idx="2">
                  <c:v>-9.09107931861357</c:v>
                </c:pt>
                <c:pt idx="3">
                  <c:v>-12.2483995364173</c:v>
                </c:pt>
                <c:pt idx="4">
                  <c:v>-11.5950385565902</c:v>
                </c:pt>
                <c:pt idx="5">
                  <c:v>-8.9005236746982</c:v>
                </c:pt>
                <c:pt idx="6">
                  <c:v>-8.60878782016897</c:v>
                </c:pt>
                <c:pt idx="7">
                  <c:v>-8.34947799031016</c:v>
                </c:pt>
                <c:pt idx="8">
                  <c:v>-9.42422162578708</c:v>
                </c:pt>
                <c:pt idx="9">
                  <c:v>-9.21232928755935</c:v>
                </c:pt>
                <c:pt idx="10">
                  <c:v>-7.55619487726038</c:v>
                </c:pt>
                <c:pt idx="11">
                  <c:v>-6.11043509075641</c:v>
                </c:pt>
                <c:pt idx="12">
                  <c:v>-6.53816169661492</c:v>
                </c:pt>
                <c:pt idx="13">
                  <c:v>-8.98236477439782</c:v>
                </c:pt>
                <c:pt idx="14">
                  <c:v>-10.3357209401789</c:v>
                </c:pt>
                <c:pt idx="15">
                  <c:v>-9.58020546613856</c:v>
                </c:pt>
                <c:pt idx="16">
                  <c:v>-10.1065445769127</c:v>
                </c:pt>
                <c:pt idx="17">
                  <c:v>-11.1205048758141</c:v>
                </c:pt>
                <c:pt idx="18">
                  <c:v>-10.5937250258762</c:v>
                </c:pt>
                <c:pt idx="19">
                  <c:v>-7.65185993897177</c:v>
                </c:pt>
                <c:pt idx="20">
                  <c:v>-7.41181832986362</c:v>
                </c:pt>
                <c:pt idx="21">
                  <c:v>-9.9554857304919</c:v>
                </c:pt>
                <c:pt idx="22">
                  <c:v>-10.6927642184738</c:v>
                </c:pt>
                <c:pt idx="23">
                  <c:v>-8.11725417393782</c:v>
                </c:pt>
                <c:pt idx="24">
                  <c:v>-5.73086430023353</c:v>
                </c:pt>
                <c:pt idx="25">
                  <c:v>-5.38463333049256</c:v>
                </c:pt>
                <c:pt idx="26">
                  <c:v>-7.59518413540918</c:v>
                </c:pt>
                <c:pt idx="27">
                  <c:v>-10.0659086779066</c:v>
                </c:pt>
                <c:pt idx="28">
                  <c:v>-9.95583552462206</c:v>
                </c:pt>
                <c:pt idx="29">
                  <c:v>-10.8326069567897</c:v>
                </c:pt>
                <c:pt idx="30">
                  <c:v>-11.8470191991567</c:v>
                </c:pt>
                <c:pt idx="31">
                  <c:v>-12.3067190197999</c:v>
                </c:pt>
                <c:pt idx="32">
                  <c:v>-11.7344563871882</c:v>
                </c:pt>
                <c:pt idx="33">
                  <c:v>-11.5140502011963</c:v>
                </c:pt>
                <c:pt idx="34">
                  <c:v>-13.0819653445949</c:v>
                </c:pt>
                <c:pt idx="35">
                  <c:v>-16.1651678450148</c:v>
                </c:pt>
                <c:pt idx="36">
                  <c:v>-17.557279049528</c:v>
                </c:pt>
                <c:pt idx="37">
                  <c:v>-18.0364856371382</c:v>
                </c:pt>
                <c:pt idx="38">
                  <c:v>-17.5885299666501</c:v>
                </c:pt>
                <c:pt idx="39">
                  <c:v>-16.1806940869806</c:v>
                </c:pt>
                <c:pt idx="40">
                  <c:v>-18.2837010426684</c:v>
                </c:pt>
                <c:pt idx="41">
                  <c:v>-21.1856423118241</c:v>
                </c:pt>
                <c:pt idx="42">
                  <c:v>-21.4286148450231</c:v>
                </c:pt>
                <c:pt idx="43">
                  <c:v>-18.3237865570756</c:v>
                </c:pt>
                <c:pt idx="44">
                  <c:v>-10.9853606286578</c:v>
                </c:pt>
                <c:pt idx="45">
                  <c:v>-10.29024044028</c:v>
                </c:pt>
                <c:pt idx="46">
                  <c:v>-20.4631120077023</c:v>
                </c:pt>
                <c:pt idx="47">
                  <c:v>-27.752137562676</c:v>
                </c:pt>
                <c:pt idx="48">
                  <c:v>-25.4490958447561</c:v>
                </c:pt>
                <c:pt idx="49">
                  <c:v>-15.0011503002638</c:v>
                </c:pt>
                <c:pt idx="50">
                  <c:v>-10.806648417566</c:v>
                </c:pt>
                <c:pt idx="51">
                  <c:v>-3.5051448080865</c:v>
                </c:pt>
                <c:pt idx="52">
                  <c:v>2.19468203587439</c:v>
                </c:pt>
                <c:pt idx="53">
                  <c:v>-1.69334140338198</c:v>
                </c:pt>
                <c:pt idx="54">
                  <c:v>-6.71183654329602</c:v>
                </c:pt>
                <c:pt idx="55">
                  <c:v>0.572245906023866</c:v>
                </c:pt>
                <c:pt idx="56">
                  <c:v>7.07227635010782</c:v>
                </c:pt>
                <c:pt idx="57">
                  <c:v>1.12312514816851</c:v>
                </c:pt>
                <c:pt idx="58">
                  <c:v>-8.57424908070617</c:v>
                </c:pt>
                <c:pt idx="59">
                  <c:v>-6.53238091061605</c:v>
                </c:pt>
                <c:pt idx="60">
                  <c:v>4.24628982838082</c:v>
                </c:pt>
                <c:pt idx="61">
                  <c:v>8.24204574480642</c:v>
                </c:pt>
                <c:pt idx="62">
                  <c:v>1.97569959775777</c:v>
                </c:pt>
                <c:pt idx="63">
                  <c:v>-3.18902091381839</c:v>
                </c:pt>
                <c:pt idx="64">
                  <c:v>-1.56989637133356</c:v>
                </c:pt>
                <c:pt idx="65">
                  <c:v>1.68456488543731</c:v>
                </c:pt>
                <c:pt idx="66">
                  <c:v>9.47682790166765</c:v>
                </c:pt>
                <c:pt idx="67">
                  <c:v>9.02178586973649</c:v>
                </c:pt>
                <c:pt idx="68">
                  <c:v>1.92330177200221</c:v>
                </c:pt>
                <c:pt idx="69">
                  <c:v>0.122083823738063</c:v>
                </c:pt>
                <c:pt idx="70">
                  <c:v>7.17540727716092</c:v>
                </c:pt>
                <c:pt idx="71">
                  <c:v>9.75435027770137</c:v>
                </c:pt>
                <c:pt idx="72">
                  <c:v>4.43937785089621</c:v>
                </c:pt>
                <c:pt idx="73">
                  <c:v>-0.763528314577329</c:v>
                </c:pt>
                <c:pt idx="74">
                  <c:v>2.93641477936888</c:v>
                </c:pt>
                <c:pt idx="75">
                  <c:v>11.7762734284839</c:v>
                </c:pt>
                <c:pt idx="76">
                  <c:v>13.3917455002625</c:v>
                </c:pt>
                <c:pt idx="77">
                  <c:v>4.38557914198501</c:v>
                </c:pt>
                <c:pt idx="78">
                  <c:v>-3.88918973694192</c:v>
                </c:pt>
                <c:pt idx="79">
                  <c:v>-0.430452598266646</c:v>
                </c:pt>
                <c:pt idx="80">
                  <c:v>6.87201417646006</c:v>
                </c:pt>
                <c:pt idx="81">
                  <c:v>3.72496292432343</c:v>
                </c:pt>
                <c:pt idx="82">
                  <c:v>-4.06260628713424</c:v>
                </c:pt>
                <c:pt idx="83">
                  <c:v>-9.52350683137339</c:v>
                </c:pt>
                <c:pt idx="84">
                  <c:v>-4.65430151746229</c:v>
                </c:pt>
                <c:pt idx="85">
                  <c:v>0.177844151916362</c:v>
                </c:pt>
                <c:pt idx="86">
                  <c:v>-5.14890974094898</c:v>
                </c:pt>
                <c:pt idx="87">
                  <c:v>-21.9582629577657</c:v>
                </c:pt>
                <c:pt idx="88">
                  <c:v>-25.9389482310837</c:v>
                </c:pt>
                <c:pt idx="89">
                  <c:v>-18.7115905232581</c:v>
                </c:pt>
                <c:pt idx="90">
                  <c:v>-15.3064969624225</c:v>
                </c:pt>
                <c:pt idx="91">
                  <c:v>-16.1898054876089</c:v>
                </c:pt>
                <c:pt idx="92">
                  <c:v>-22.4757382283429</c:v>
                </c:pt>
                <c:pt idx="93">
                  <c:v>-23.2216701111709</c:v>
                </c:pt>
                <c:pt idx="94">
                  <c:v>-24.9859284074987</c:v>
                </c:pt>
                <c:pt idx="95">
                  <c:v>-21.8621602103338</c:v>
                </c:pt>
                <c:pt idx="96">
                  <c:v>-19.5514809807472</c:v>
                </c:pt>
                <c:pt idx="97">
                  <c:v>-22.6432651055704</c:v>
                </c:pt>
                <c:pt idx="98">
                  <c:v>-32.1706070951039</c:v>
                </c:pt>
                <c:pt idx="99">
                  <c:v>-36.0616886037816</c:v>
                </c:pt>
                <c:pt idx="100">
                  <c:v>-32.4254772914035</c:v>
                </c:pt>
                <c:pt idx="101">
                  <c:v>-33.0075868090513</c:v>
                </c:pt>
                <c:pt idx="102">
                  <c:v>-36.7278014993462</c:v>
                </c:pt>
                <c:pt idx="103">
                  <c:v>-42.2622900994803</c:v>
                </c:pt>
                <c:pt idx="104">
                  <c:v>-42.542628640032</c:v>
                </c:pt>
                <c:pt idx="105">
                  <c:v>-33.1524027901086</c:v>
                </c:pt>
                <c:pt idx="106">
                  <c:v>-32.5684886484648</c:v>
                </c:pt>
                <c:pt idx="107">
                  <c:v>-34.837167267556</c:v>
                </c:pt>
                <c:pt idx="108">
                  <c:v>-34.3691090288425</c:v>
                </c:pt>
                <c:pt idx="109">
                  <c:v>-23.5707747382323</c:v>
                </c:pt>
                <c:pt idx="110">
                  <c:v>-15.9741994399798</c:v>
                </c:pt>
                <c:pt idx="111">
                  <c:v>-26.0805329447707</c:v>
                </c:pt>
                <c:pt idx="112">
                  <c:v>-36.154465723195</c:v>
                </c:pt>
                <c:pt idx="113">
                  <c:v>-39.5916953887283</c:v>
                </c:pt>
                <c:pt idx="114">
                  <c:v>-36.2192566056272</c:v>
                </c:pt>
                <c:pt idx="115">
                  <c:v>-20.7115955176596</c:v>
                </c:pt>
                <c:pt idx="116">
                  <c:v>-10.147276510718</c:v>
                </c:pt>
                <c:pt idx="117">
                  <c:v>-9.21875910759945</c:v>
                </c:pt>
                <c:pt idx="118">
                  <c:v>-2.86579674800192</c:v>
                </c:pt>
                <c:pt idx="119">
                  <c:v>4.07375287346848</c:v>
                </c:pt>
                <c:pt idx="120">
                  <c:v>8.02767332752732</c:v>
                </c:pt>
                <c:pt idx="121">
                  <c:v>11.3321466343994</c:v>
                </c:pt>
                <c:pt idx="122">
                  <c:v>23.6280008584148</c:v>
                </c:pt>
                <c:pt idx="123">
                  <c:v>34.5521118703056</c:v>
                </c:pt>
                <c:pt idx="124">
                  <c:v>41.1736975228872</c:v>
                </c:pt>
                <c:pt idx="125">
                  <c:v>45.16822478308</c:v>
                </c:pt>
                <c:pt idx="126">
                  <c:v>51.0836636949287</c:v>
                </c:pt>
                <c:pt idx="127">
                  <c:v>54.5937680536293</c:v>
                </c:pt>
                <c:pt idx="128">
                  <c:v>56.8341603210686</c:v>
                </c:pt>
                <c:pt idx="129">
                  <c:v>58.3367992931402</c:v>
                </c:pt>
                <c:pt idx="130">
                  <c:v>58.2624511916599</c:v>
                </c:pt>
                <c:pt idx="131">
                  <c:v>57.9662651713471</c:v>
                </c:pt>
                <c:pt idx="132">
                  <c:v>58.8628141939343</c:v>
                </c:pt>
                <c:pt idx="133">
                  <c:v>60.7739313062586</c:v>
                </c:pt>
                <c:pt idx="134">
                  <c:v>66.0674908662562</c:v>
                </c:pt>
                <c:pt idx="135">
                  <c:v>72.8999683003186</c:v>
                </c:pt>
                <c:pt idx="136">
                  <c:v>78.7603150209228</c:v>
                </c:pt>
                <c:pt idx="137">
                  <c:v>81.596114864361</c:v>
                </c:pt>
                <c:pt idx="138">
                  <c:v>84.5436049177927</c:v>
                </c:pt>
                <c:pt idx="139">
                  <c:v>79.4223393632732</c:v>
                </c:pt>
                <c:pt idx="140">
                  <c:v>67.6887837232676</c:v>
                </c:pt>
                <c:pt idx="141">
                  <c:v>59.0598912326871</c:v>
                </c:pt>
                <c:pt idx="142">
                  <c:v>55.6697397586095</c:v>
                </c:pt>
                <c:pt idx="143">
                  <c:v>55.797331570019</c:v>
                </c:pt>
                <c:pt idx="144">
                  <c:v>48.0389275619712</c:v>
                </c:pt>
                <c:pt idx="145">
                  <c:v>29.3202696558884</c:v>
                </c:pt>
                <c:pt idx="146">
                  <c:v>16.0738714097775</c:v>
                </c:pt>
                <c:pt idx="147">
                  <c:v>7.37778249063515</c:v>
                </c:pt>
                <c:pt idx="148">
                  <c:v>2.02912907318609</c:v>
                </c:pt>
                <c:pt idx="149">
                  <c:v>-4.22278187592393</c:v>
                </c:pt>
                <c:pt idx="150">
                  <c:v>-14.4857928350131</c:v>
                </c:pt>
                <c:pt idx="151">
                  <c:v>-21.0654941019594</c:v>
                </c:pt>
                <c:pt idx="152">
                  <c:v>-27.5750852018581</c:v>
                </c:pt>
                <c:pt idx="153">
                  <c:v>-38.1917688622617</c:v>
                </c:pt>
                <c:pt idx="154">
                  <c:v>-42.6737804734521</c:v>
                </c:pt>
                <c:pt idx="155">
                  <c:v>-47.2444053044298</c:v>
                </c:pt>
                <c:pt idx="156">
                  <c:v>-53.9087003383746</c:v>
                </c:pt>
                <c:pt idx="157">
                  <c:v>-54.822432592662</c:v>
                </c:pt>
                <c:pt idx="158">
                  <c:v>-45.4111299177774</c:v>
                </c:pt>
                <c:pt idx="159">
                  <c:v>-52.2445116855559</c:v>
                </c:pt>
                <c:pt idx="160">
                  <c:v>-61.9079557980172</c:v>
                </c:pt>
                <c:pt idx="161">
                  <c:v>-71.7262285895006</c:v>
                </c:pt>
                <c:pt idx="162">
                  <c:v>-44.4834536890317</c:v>
                </c:pt>
                <c:pt idx="163">
                  <c:v>-22.9352259301265</c:v>
                </c:pt>
                <c:pt idx="164">
                  <c:v>-27.3157161953002</c:v>
                </c:pt>
                <c:pt idx="165">
                  <c:v>-39.4066025145239</c:v>
                </c:pt>
                <c:pt idx="166">
                  <c:v>-53.7359459559901</c:v>
                </c:pt>
                <c:pt idx="167">
                  <c:v>-43.4111295492206</c:v>
                </c:pt>
                <c:pt idx="168">
                  <c:v>-16.1617929913612</c:v>
                </c:pt>
                <c:pt idx="169">
                  <c:v>-8.36328358904789</c:v>
                </c:pt>
                <c:pt idx="170">
                  <c:v>-14.9870664416119</c:v>
                </c:pt>
                <c:pt idx="171">
                  <c:v>-24.1428484929542</c:v>
                </c:pt>
                <c:pt idx="172">
                  <c:v>-24.9733017694358</c:v>
                </c:pt>
                <c:pt idx="173">
                  <c:v>-13.4351401220759</c:v>
                </c:pt>
                <c:pt idx="174">
                  <c:v>-6.27037742295309</c:v>
                </c:pt>
                <c:pt idx="175">
                  <c:v>-10.2771467092067</c:v>
                </c:pt>
                <c:pt idx="176">
                  <c:v>-12.8032505169067</c:v>
                </c:pt>
                <c:pt idx="177">
                  <c:v>-7.75799242874345</c:v>
                </c:pt>
                <c:pt idx="178">
                  <c:v>3.00584063168225</c:v>
                </c:pt>
                <c:pt idx="179">
                  <c:v>1.56041825696619</c:v>
                </c:pt>
                <c:pt idx="180">
                  <c:v>4.17887089420863</c:v>
                </c:pt>
                <c:pt idx="181">
                  <c:v>15.9349184668069</c:v>
                </c:pt>
                <c:pt idx="182">
                  <c:v>22.4381598091525</c:v>
                </c:pt>
                <c:pt idx="183">
                  <c:v>26.8053362500999</c:v>
                </c:pt>
                <c:pt idx="184">
                  <c:v>32.960122666482</c:v>
                </c:pt>
                <c:pt idx="185">
                  <c:v>40.4969950703325</c:v>
                </c:pt>
                <c:pt idx="186">
                  <c:v>46.4860540774699</c:v>
                </c:pt>
                <c:pt idx="187">
                  <c:v>54.0913462543858</c:v>
                </c:pt>
                <c:pt idx="188">
                  <c:v>56.7087665021504</c:v>
                </c:pt>
                <c:pt idx="189">
                  <c:v>55.208072953034</c:v>
                </c:pt>
                <c:pt idx="190">
                  <c:v>55.3188268845295</c:v>
                </c:pt>
                <c:pt idx="191">
                  <c:v>53.9178146404056</c:v>
                </c:pt>
                <c:pt idx="192">
                  <c:v>54.6898024939498</c:v>
                </c:pt>
                <c:pt idx="193">
                  <c:v>56.3262973139781</c:v>
                </c:pt>
                <c:pt idx="194">
                  <c:v>55.9121148329382</c:v>
                </c:pt>
                <c:pt idx="195">
                  <c:v>56.2781817078715</c:v>
                </c:pt>
                <c:pt idx="196">
                  <c:v>58.8332921894582</c:v>
                </c:pt>
                <c:pt idx="197">
                  <c:v>63.3746849784044</c:v>
                </c:pt>
                <c:pt idx="198">
                  <c:v>71.4334104225518</c:v>
                </c:pt>
                <c:pt idx="199">
                  <c:v>83.2979413630118</c:v>
                </c:pt>
                <c:pt idx="200">
                  <c:v>84.2221705724022</c:v>
                </c:pt>
                <c:pt idx="201">
                  <c:v>85.3526496208828</c:v>
                </c:pt>
                <c:pt idx="202">
                  <c:v>81.0425331578055</c:v>
                </c:pt>
                <c:pt idx="203">
                  <c:v>78.0382177827769</c:v>
                </c:pt>
                <c:pt idx="204">
                  <c:v>60.354177585186</c:v>
                </c:pt>
                <c:pt idx="205">
                  <c:v>48.0693602594991</c:v>
                </c:pt>
                <c:pt idx="206">
                  <c:v>51.9874332542227</c:v>
                </c:pt>
                <c:pt idx="207">
                  <c:v>61.6275042507253</c:v>
                </c:pt>
                <c:pt idx="208">
                  <c:v>57.4319621085933</c:v>
                </c:pt>
                <c:pt idx="209">
                  <c:v>42.8410793490961</c:v>
                </c:pt>
                <c:pt idx="210">
                  <c:v>28.7766697361627</c:v>
                </c:pt>
                <c:pt idx="211">
                  <c:v>29.7827200083789</c:v>
                </c:pt>
                <c:pt idx="212">
                  <c:v>36.1006056358039</c:v>
                </c:pt>
                <c:pt idx="213">
                  <c:v>35.8523380922002</c:v>
                </c:pt>
                <c:pt idx="214">
                  <c:v>25.2274891462225</c:v>
                </c:pt>
                <c:pt idx="215">
                  <c:v>19.6848043195679</c:v>
                </c:pt>
                <c:pt idx="216">
                  <c:v>15.5744596431078</c:v>
                </c:pt>
                <c:pt idx="217">
                  <c:v>11.2982156959266</c:v>
                </c:pt>
                <c:pt idx="218">
                  <c:v>6.91886201875764</c:v>
                </c:pt>
                <c:pt idx="219">
                  <c:v>-0.540513010569548</c:v>
                </c:pt>
                <c:pt idx="220">
                  <c:v>-4.61451588148194</c:v>
                </c:pt>
                <c:pt idx="221">
                  <c:v>-5.87068063952894</c:v>
                </c:pt>
                <c:pt idx="222">
                  <c:v>-8.89194513252678</c:v>
                </c:pt>
                <c:pt idx="223">
                  <c:v>-9.87621870283028</c:v>
                </c:pt>
                <c:pt idx="224">
                  <c:v>-8.72532699289417</c:v>
                </c:pt>
                <c:pt idx="225">
                  <c:v>-10.3875239553905</c:v>
                </c:pt>
                <c:pt idx="226">
                  <c:v>-16.1463145767087</c:v>
                </c:pt>
                <c:pt idx="227">
                  <c:v>-25.1145372872421</c:v>
                </c:pt>
                <c:pt idx="228">
                  <c:v>-35.4747219806665</c:v>
                </c:pt>
                <c:pt idx="229">
                  <c:v>-39.2524704442374</c:v>
                </c:pt>
                <c:pt idx="230">
                  <c:v>-41.8514408944855</c:v>
                </c:pt>
                <c:pt idx="231">
                  <c:v>-52.656279445804</c:v>
                </c:pt>
                <c:pt idx="232">
                  <c:v>-58.9489358869798</c:v>
                </c:pt>
                <c:pt idx="233">
                  <c:v>-60.1107118552742</c:v>
                </c:pt>
                <c:pt idx="234">
                  <c:v>-65.7727059995084</c:v>
                </c:pt>
                <c:pt idx="235">
                  <c:v>-67.522219812695</c:v>
                </c:pt>
                <c:pt idx="236">
                  <c:v>-61.2878250077317</c:v>
                </c:pt>
                <c:pt idx="237">
                  <c:v>-49.8295118426765</c:v>
                </c:pt>
                <c:pt idx="238">
                  <c:v>-56.448309721507</c:v>
                </c:pt>
                <c:pt idx="239">
                  <c:v>-63.7619314090035</c:v>
                </c:pt>
                <c:pt idx="240">
                  <c:v>-69.2228282054769</c:v>
                </c:pt>
                <c:pt idx="241">
                  <c:v>-49.9458393762706</c:v>
                </c:pt>
                <c:pt idx="242">
                  <c:v>-38.7248380864327</c:v>
                </c:pt>
                <c:pt idx="243">
                  <c:v>-42.0748420045033</c:v>
                </c:pt>
                <c:pt idx="244">
                  <c:v>-37.8955074239752</c:v>
                </c:pt>
                <c:pt idx="245">
                  <c:v>-21.637405558012</c:v>
                </c:pt>
                <c:pt idx="246">
                  <c:v>-9.83131926345711</c:v>
                </c:pt>
                <c:pt idx="247">
                  <c:v>-8.9133165631738</c:v>
                </c:pt>
                <c:pt idx="248">
                  <c:v>-11.3502935259404</c:v>
                </c:pt>
                <c:pt idx="249">
                  <c:v>-9.46634857722633</c:v>
                </c:pt>
                <c:pt idx="250">
                  <c:v>5.85029274709226</c:v>
                </c:pt>
                <c:pt idx="251">
                  <c:v>18.8498883326274</c:v>
                </c:pt>
                <c:pt idx="252">
                  <c:v>23.4302929632629</c:v>
                </c:pt>
                <c:pt idx="253">
                  <c:v>26.5623241439197</c:v>
                </c:pt>
                <c:pt idx="254">
                  <c:v>32.7802553771434</c:v>
                </c:pt>
                <c:pt idx="255">
                  <c:v>43.1575889855092</c:v>
                </c:pt>
                <c:pt idx="256">
                  <c:v>50.6710232034852</c:v>
                </c:pt>
                <c:pt idx="257">
                  <c:v>55.3326232761264</c:v>
                </c:pt>
                <c:pt idx="258">
                  <c:v>62.0898119108586</c:v>
                </c:pt>
                <c:pt idx="259">
                  <c:v>68.7035164517927</c:v>
                </c:pt>
                <c:pt idx="260">
                  <c:v>76.233990981683</c:v>
                </c:pt>
                <c:pt idx="261">
                  <c:v>81.255480964584</c:v>
                </c:pt>
                <c:pt idx="262">
                  <c:v>82.0381301715439</c:v>
                </c:pt>
                <c:pt idx="263">
                  <c:v>84.6635040531457</c:v>
                </c:pt>
                <c:pt idx="264">
                  <c:v>83.9381439096788</c:v>
                </c:pt>
                <c:pt idx="265">
                  <c:v>79.7200385524237</c:v>
                </c:pt>
                <c:pt idx="266">
                  <c:v>81.0665988867789</c:v>
                </c:pt>
                <c:pt idx="267">
                  <c:v>79.8937527030423</c:v>
                </c:pt>
                <c:pt idx="268">
                  <c:v>74.3918833266617</c:v>
                </c:pt>
                <c:pt idx="269">
                  <c:v>73.875898092161</c:v>
                </c:pt>
                <c:pt idx="270">
                  <c:v>74.5923362807351</c:v>
                </c:pt>
                <c:pt idx="271">
                  <c:v>78.3494058872532</c:v>
                </c:pt>
                <c:pt idx="272">
                  <c:v>77.2156431236328</c:v>
                </c:pt>
                <c:pt idx="273">
                  <c:v>76.1016905203341</c:v>
                </c:pt>
                <c:pt idx="274">
                  <c:v>73.554651784439</c:v>
                </c:pt>
                <c:pt idx="275">
                  <c:v>60.9903948430169</c:v>
                </c:pt>
                <c:pt idx="276">
                  <c:v>50.395647580116</c:v>
                </c:pt>
                <c:pt idx="277">
                  <c:v>47.5022023942659</c:v>
                </c:pt>
                <c:pt idx="278">
                  <c:v>40.0628312488238</c:v>
                </c:pt>
                <c:pt idx="279">
                  <c:v>25.8273163833438</c:v>
                </c:pt>
                <c:pt idx="280">
                  <c:v>15.8878122008185</c:v>
                </c:pt>
                <c:pt idx="281">
                  <c:v>16.3434066380445</c:v>
                </c:pt>
                <c:pt idx="282">
                  <c:v>18.8466872946973</c:v>
                </c:pt>
                <c:pt idx="283">
                  <c:v>9.84900208796956</c:v>
                </c:pt>
                <c:pt idx="284">
                  <c:v>3.75858467290932</c:v>
                </c:pt>
                <c:pt idx="285">
                  <c:v>6.17737964110536</c:v>
                </c:pt>
                <c:pt idx="286">
                  <c:v>0.405764583338514</c:v>
                </c:pt>
                <c:pt idx="287">
                  <c:v>-5.4575382658942</c:v>
                </c:pt>
                <c:pt idx="288">
                  <c:v>-8.40478077520232</c:v>
                </c:pt>
                <c:pt idx="289">
                  <c:v>-6.27637771809076</c:v>
                </c:pt>
                <c:pt idx="290">
                  <c:v>-7.36447968805168</c:v>
                </c:pt>
                <c:pt idx="291">
                  <c:v>-14.161467588459</c:v>
                </c:pt>
                <c:pt idx="292">
                  <c:v>-19.4571028955843</c:v>
                </c:pt>
                <c:pt idx="293">
                  <c:v>-18.4061898174774</c:v>
                </c:pt>
                <c:pt idx="294">
                  <c:v>-16.0549756509115</c:v>
                </c:pt>
                <c:pt idx="295">
                  <c:v>-18.7130711682436</c:v>
                </c:pt>
                <c:pt idx="296">
                  <c:v>-23.4842025016707</c:v>
                </c:pt>
                <c:pt idx="297">
                  <c:v>-24.3200423124723</c:v>
                </c:pt>
                <c:pt idx="298">
                  <c:v>-23.0043304720292</c:v>
                </c:pt>
                <c:pt idx="299">
                  <c:v>-21.6825190852303</c:v>
                </c:pt>
                <c:pt idx="300">
                  <c:v>-23.8950595753777</c:v>
                </c:pt>
                <c:pt idx="301">
                  <c:v>-27.5127158085956</c:v>
                </c:pt>
                <c:pt idx="302">
                  <c:v>-30.1009256494979</c:v>
                </c:pt>
                <c:pt idx="303">
                  <c:v>-35.5601967510305</c:v>
                </c:pt>
                <c:pt idx="304">
                  <c:v>-36.6823446037865</c:v>
                </c:pt>
                <c:pt idx="305">
                  <c:v>-36.540945673332</c:v>
                </c:pt>
                <c:pt idx="306">
                  <c:v>-35.2279714247468</c:v>
                </c:pt>
                <c:pt idx="307">
                  <c:v>-35.6847344518506</c:v>
                </c:pt>
                <c:pt idx="308">
                  <c:v>-40.4657091101629</c:v>
                </c:pt>
                <c:pt idx="309">
                  <c:v>-41.7286798715595</c:v>
                </c:pt>
                <c:pt idx="310">
                  <c:v>-44.1838439225696</c:v>
                </c:pt>
                <c:pt idx="311">
                  <c:v>-42.7160767456961</c:v>
                </c:pt>
                <c:pt idx="312">
                  <c:v>-34.8239864898075</c:v>
                </c:pt>
                <c:pt idx="313">
                  <c:v>-41.5219145218485</c:v>
                </c:pt>
                <c:pt idx="314">
                  <c:v>-49.4482508367353</c:v>
                </c:pt>
                <c:pt idx="315">
                  <c:v>-46.0335636188941</c:v>
                </c:pt>
                <c:pt idx="316">
                  <c:v>-27.2780974933897</c:v>
                </c:pt>
                <c:pt idx="317">
                  <c:v>-12.4939735807884</c:v>
                </c:pt>
                <c:pt idx="318">
                  <c:v>-8.53023831849099</c:v>
                </c:pt>
                <c:pt idx="319">
                  <c:v>-2.5137703607098</c:v>
                </c:pt>
                <c:pt idx="320">
                  <c:v>8.59269736168482</c:v>
                </c:pt>
                <c:pt idx="321">
                  <c:v>19.6312593390519</c:v>
                </c:pt>
                <c:pt idx="322">
                  <c:v>22.3314395771954</c:v>
                </c:pt>
                <c:pt idx="323">
                  <c:v>20.2542321288613</c:v>
                </c:pt>
                <c:pt idx="324">
                  <c:v>25.6753460555835</c:v>
                </c:pt>
                <c:pt idx="325">
                  <c:v>32.330687668686</c:v>
                </c:pt>
                <c:pt idx="326">
                  <c:v>38.2664274797992</c:v>
                </c:pt>
                <c:pt idx="327">
                  <c:v>38.7916806099677</c:v>
                </c:pt>
                <c:pt idx="328">
                  <c:v>46.7266617120686</c:v>
                </c:pt>
                <c:pt idx="329">
                  <c:v>56.8833811290932</c:v>
                </c:pt>
                <c:pt idx="330">
                  <c:v>59.2022484137963</c:v>
                </c:pt>
                <c:pt idx="331">
                  <c:v>58.37869492408</c:v>
                </c:pt>
                <c:pt idx="332">
                  <c:v>60.3403263644957</c:v>
                </c:pt>
                <c:pt idx="333">
                  <c:v>63.9136165516483</c:v>
                </c:pt>
                <c:pt idx="334">
                  <c:v>63.819510751745</c:v>
                </c:pt>
                <c:pt idx="335">
                  <c:v>67.5496634022791</c:v>
                </c:pt>
                <c:pt idx="336">
                  <c:v>72.2413817249392</c:v>
                </c:pt>
                <c:pt idx="337">
                  <c:v>74.9045213242161</c:v>
                </c:pt>
                <c:pt idx="338">
                  <c:v>77.5154566875879</c:v>
                </c:pt>
                <c:pt idx="339">
                  <c:v>81.1910440868818</c:v>
                </c:pt>
                <c:pt idx="340">
                  <c:v>83.5585701186913</c:v>
                </c:pt>
                <c:pt idx="341">
                  <c:v>85.5034858074696</c:v>
                </c:pt>
                <c:pt idx="342">
                  <c:v>82.0767599649914</c:v>
                </c:pt>
                <c:pt idx="343">
                  <c:v>76.7190989019572</c:v>
                </c:pt>
                <c:pt idx="344">
                  <c:v>69.1495807355732</c:v>
                </c:pt>
                <c:pt idx="345">
                  <c:v>56.8427168672599</c:v>
                </c:pt>
                <c:pt idx="346">
                  <c:v>42.2416332857701</c:v>
                </c:pt>
                <c:pt idx="347">
                  <c:v>41.7781417709216</c:v>
                </c:pt>
                <c:pt idx="348">
                  <c:v>42.5090624841499</c:v>
                </c:pt>
                <c:pt idx="349">
                  <c:v>44.7974001615332</c:v>
                </c:pt>
                <c:pt idx="350">
                  <c:v>29.1176016955003</c:v>
                </c:pt>
                <c:pt idx="351">
                  <c:v>22.2543931976492</c:v>
                </c:pt>
                <c:pt idx="352">
                  <c:v>21.9832392149009</c:v>
                </c:pt>
                <c:pt idx="353">
                  <c:v>19.8037611436726</c:v>
                </c:pt>
                <c:pt idx="354">
                  <c:v>11.2519433778754</c:v>
                </c:pt>
                <c:pt idx="355">
                  <c:v>1.08709531585139</c:v>
                </c:pt>
                <c:pt idx="356">
                  <c:v>-4.02150764109486</c:v>
                </c:pt>
                <c:pt idx="357">
                  <c:v>-5.11598181524223</c:v>
                </c:pt>
                <c:pt idx="358">
                  <c:v>-5.02018636744262</c:v>
                </c:pt>
                <c:pt idx="359">
                  <c:v>-5.66251491272215</c:v>
                </c:pt>
                <c:pt idx="360">
                  <c:v>-8.83085868835635</c:v>
                </c:pt>
                <c:pt idx="361">
                  <c:v>-14.0455608266788</c:v>
                </c:pt>
                <c:pt idx="362">
                  <c:v>-19.9112225091985</c:v>
                </c:pt>
                <c:pt idx="363">
                  <c:v>-23.9951093224416</c:v>
                </c:pt>
                <c:pt idx="364">
                  <c:v>-28.3385157723144</c:v>
                </c:pt>
                <c:pt idx="365">
                  <c:v>-33.2269726211555</c:v>
                </c:pt>
                <c:pt idx="366">
                  <c:v>-34.0658509469077</c:v>
                </c:pt>
                <c:pt idx="367">
                  <c:v>-36.1625644164502</c:v>
                </c:pt>
                <c:pt idx="368">
                  <c:v>-43.2070440644594</c:v>
                </c:pt>
                <c:pt idx="369">
                  <c:v>-47.9554480463182</c:v>
                </c:pt>
                <c:pt idx="370">
                  <c:v>-45.6585110419575</c:v>
                </c:pt>
                <c:pt idx="371">
                  <c:v>-43.1080746731324</c:v>
                </c:pt>
                <c:pt idx="372">
                  <c:v>-40.3947715865833</c:v>
                </c:pt>
                <c:pt idx="373">
                  <c:v>-43.417897146067</c:v>
                </c:pt>
                <c:pt idx="374">
                  <c:v>-43.9409066099489</c:v>
                </c:pt>
                <c:pt idx="375">
                  <c:v>-42.8603943605164</c:v>
                </c:pt>
                <c:pt idx="376">
                  <c:v>-46.2006167456454</c:v>
                </c:pt>
                <c:pt idx="377">
                  <c:v>-48.4309687006044</c:v>
                </c:pt>
                <c:pt idx="378">
                  <c:v>-32.5027414509235</c:v>
                </c:pt>
                <c:pt idx="379">
                  <c:v>-29.4446603052888</c:v>
                </c:pt>
                <c:pt idx="380">
                  <c:v>-36.3083753309466</c:v>
                </c:pt>
                <c:pt idx="381">
                  <c:v>-50.2259204976973</c:v>
                </c:pt>
                <c:pt idx="382">
                  <c:v>-56.4644067433624</c:v>
                </c:pt>
                <c:pt idx="383">
                  <c:v>-30.6881500762124</c:v>
                </c:pt>
                <c:pt idx="384">
                  <c:v>-17.0637443091487</c:v>
                </c:pt>
                <c:pt idx="385">
                  <c:v>-20.6509191457003</c:v>
                </c:pt>
                <c:pt idx="386">
                  <c:v>-33.5385863736845</c:v>
                </c:pt>
                <c:pt idx="387">
                  <c:v>-39.9531251818389</c:v>
                </c:pt>
                <c:pt idx="388">
                  <c:v>-14.5495318890423</c:v>
                </c:pt>
                <c:pt idx="389">
                  <c:v>-2.79758029572246</c:v>
                </c:pt>
                <c:pt idx="390">
                  <c:v>-1.75188700238295</c:v>
                </c:pt>
                <c:pt idx="391">
                  <c:v>-4.9381136019109</c:v>
                </c:pt>
                <c:pt idx="392">
                  <c:v>-2.2725260089439</c:v>
                </c:pt>
                <c:pt idx="393">
                  <c:v>14.1043341651017</c:v>
                </c:pt>
                <c:pt idx="394">
                  <c:v>28.2667325659101</c:v>
                </c:pt>
                <c:pt idx="395">
                  <c:v>33.4300531114709</c:v>
                </c:pt>
                <c:pt idx="396">
                  <c:v>38.6512277399774</c:v>
                </c:pt>
                <c:pt idx="397">
                  <c:v>45.2382871902112</c:v>
                </c:pt>
                <c:pt idx="398">
                  <c:v>46.5064612936787</c:v>
                </c:pt>
                <c:pt idx="399">
                  <c:v>49.0262145240746</c:v>
                </c:pt>
                <c:pt idx="400">
                  <c:v>56.2582779901122</c:v>
                </c:pt>
                <c:pt idx="401">
                  <c:v>62.0746675789396</c:v>
                </c:pt>
                <c:pt idx="402">
                  <c:v>65.401430691782</c:v>
                </c:pt>
                <c:pt idx="403">
                  <c:v>66.8339374254842</c:v>
                </c:pt>
                <c:pt idx="404">
                  <c:v>68.6366856478454</c:v>
                </c:pt>
                <c:pt idx="405">
                  <c:v>68.4319073355335</c:v>
                </c:pt>
                <c:pt idx="406">
                  <c:v>65.1025300595866</c:v>
                </c:pt>
                <c:pt idx="407">
                  <c:v>65.2628294994504</c:v>
                </c:pt>
                <c:pt idx="408">
                  <c:v>69.82287783862</c:v>
                </c:pt>
                <c:pt idx="409">
                  <c:v>73.1850547567047</c:v>
                </c:pt>
                <c:pt idx="410">
                  <c:v>75.3377596649937</c:v>
                </c:pt>
                <c:pt idx="411">
                  <c:v>75.8890204050753</c:v>
                </c:pt>
                <c:pt idx="412">
                  <c:v>74.5227314028777</c:v>
                </c:pt>
                <c:pt idx="413">
                  <c:v>71.7372113994261</c:v>
                </c:pt>
                <c:pt idx="414">
                  <c:v>74.7675230821763</c:v>
                </c:pt>
                <c:pt idx="415">
                  <c:v>78.8226958632657</c:v>
                </c:pt>
                <c:pt idx="416">
                  <c:v>80.0534796431326</c:v>
                </c:pt>
                <c:pt idx="417">
                  <c:v>74.2198451545885</c:v>
                </c:pt>
                <c:pt idx="418">
                  <c:v>63.5358035198202</c:v>
                </c:pt>
                <c:pt idx="419">
                  <c:v>62.3878244047344</c:v>
                </c:pt>
                <c:pt idx="420">
                  <c:v>62.6093558342451</c:v>
                </c:pt>
                <c:pt idx="421">
                  <c:v>62.1249823290351</c:v>
                </c:pt>
                <c:pt idx="422">
                  <c:v>57.2172996578369</c:v>
                </c:pt>
                <c:pt idx="423">
                  <c:v>52.2034648615629</c:v>
                </c:pt>
                <c:pt idx="424">
                  <c:v>49.2587122305387</c:v>
                </c:pt>
                <c:pt idx="425">
                  <c:v>45.8612569766211</c:v>
                </c:pt>
                <c:pt idx="426">
                  <c:v>39.7349642782177</c:v>
                </c:pt>
                <c:pt idx="427">
                  <c:v>29.9606518638</c:v>
                </c:pt>
                <c:pt idx="428">
                  <c:v>18.6874642856259</c:v>
                </c:pt>
                <c:pt idx="429">
                  <c:v>12.1137388923716</c:v>
                </c:pt>
                <c:pt idx="430">
                  <c:v>14.1172812573146</c:v>
                </c:pt>
                <c:pt idx="431">
                  <c:v>6.05360056957179</c:v>
                </c:pt>
                <c:pt idx="432">
                  <c:v>-12.5078949930026</c:v>
                </c:pt>
                <c:pt idx="433">
                  <c:v>-35.5718743150235</c:v>
                </c:pt>
                <c:pt idx="434">
                  <c:v>-35.9841635777024</c:v>
                </c:pt>
                <c:pt idx="435">
                  <c:v>-45.9035175724807</c:v>
                </c:pt>
                <c:pt idx="436">
                  <c:v>-49.2366534991979</c:v>
                </c:pt>
                <c:pt idx="437">
                  <c:v>-54.5465664939581</c:v>
                </c:pt>
                <c:pt idx="438">
                  <c:v>-46.3328472943743</c:v>
                </c:pt>
                <c:pt idx="439">
                  <c:v>-42.2455050997863</c:v>
                </c:pt>
                <c:pt idx="440">
                  <c:v>-42.6627663738508</c:v>
                </c:pt>
                <c:pt idx="441">
                  <c:v>-44.4697713849031</c:v>
                </c:pt>
                <c:pt idx="442">
                  <c:v>-38.8123387471858</c:v>
                </c:pt>
                <c:pt idx="443">
                  <c:v>-28.5474209843558</c:v>
                </c:pt>
                <c:pt idx="444">
                  <c:v>-21.9816575966235</c:v>
                </c:pt>
                <c:pt idx="445">
                  <c:v>-21.1943725655358</c:v>
                </c:pt>
                <c:pt idx="446">
                  <c:v>-22.0128559527171</c:v>
                </c:pt>
                <c:pt idx="447">
                  <c:v>-19.3115377448973</c:v>
                </c:pt>
                <c:pt idx="448">
                  <c:v>-19.7310199153157</c:v>
                </c:pt>
              </c:numCache>
            </c:numRef>
          </c:val>
          <c:smooth val="0"/>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dLbls>
            <c:delete val="1"/>
          </c:dLbls>
          <c:val>
            <c:numRef>
              <c:f>'[action3 5 times accel.csv]action3 5 times accel'!$K$2:$K$500</c:f>
              <c:numCache>
                <c:formatCode>General</c:formatCode>
                <c:ptCount val="499"/>
                <c:pt idx="0">
                  <c:v>-34.1774756891541</c:v>
                </c:pt>
                <c:pt idx="1">
                  <c:v>-32.5605853565007</c:v>
                </c:pt>
                <c:pt idx="2">
                  <c:v>-36.2894221045559</c:v>
                </c:pt>
                <c:pt idx="3">
                  <c:v>-42.8832606838262</c:v>
                </c:pt>
                <c:pt idx="4">
                  <c:v>-47.0441992045872</c:v>
                </c:pt>
                <c:pt idx="5">
                  <c:v>-40.0573915893868</c:v>
                </c:pt>
                <c:pt idx="6">
                  <c:v>-39.3328698469695</c:v>
                </c:pt>
                <c:pt idx="7">
                  <c:v>-37.2238836453595</c:v>
                </c:pt>
                <c:pt idx="8">
                  <c:v>-36.3597883845088</c:v>
                </c:pt>
                <c:pt idx="9">
                  <c:v>-37.9391358789049</c:v>
                </c:pt>
                <c:pt idx="10">
                  <c:v>-39.2850454908855</c:v>
                </c:pt>
                <c:pt idx="11">
                  <c:v>-37.591491775912</c:v>
                </c:pt>
                <c:pt idx="12">
                  <c:v>-37.2115820395381</c:v>
                </c:pt>
                <c:pt idx="13">
                  <c:v>-39.399016681472</c:v>
                </c:pt>
                <c:pt idx="14">
                  <c:v>-39.8333236842809</c:v>
                </c:pt>
                <c:pt idx="15">
                  <c:v>-39.8721428503221</c:v>
                </c:pt>
                <c:pt idx="16">
                  <c:v>-40.8239674764433</c:v>
                </c:pt>
                <c:pt idx="17">
                  <c:v>-41.1914404458675</c:v>
                </c:pt>
                <c:pt idx="18">
                  <c:v>-39.4422894329792</c:v>
                </c:pt>
                <c:pt idx="19">
                  <c:v>-38.5201748795648</c:v>
                </c:pt>
                <c:pt idx="20">
                  <c:v>-39.9421408453904</c:v>
                </c:pt>
                <c:pt idx="21">
                  <c:v>-42.976591224646</c:v>
                </c:pt>
                <c:pt idx="22">
                  <c:v>-44.647320535088</c:v>
                </c:pt>
                <c:pt idx="23">
                  <c:v>-40.7541093071044</c:v>
                </c:pt>
                <c:pt idx="24">
                  <c:v>-39.0866917120167</c:v>
                </c:pt>
                <c:pt idx="25">
                  <c:v>-41.920124748771</c:v>
                </c:pt>
                <c:pt idx="26">
                  <c:v>-42.7966291833076</c:v>
                </c:pt>
                <c:pt idx="27">
                  <c:v>-41.6827561281136</c:v>
                </c:pt>
                <c:pt idx="28">
                  <c:v>-42.1958858289854</c:v>
                </c:pt>
                <c:pt idx="29">
                  <c:v>-44.5242502323479</c:v>
                </c:pt>
                <c:pt idx="30">
                  <c:v>-45.6843359154453</c:v>
                </c:pt>
                <c:pt idx="31">
                  <c:v>-45.8104486794908</c:v>
                </c:pt>
                <c:pt idx="32">
                  <c:v>-43.9223949708451</c:v>
                </c:pt>
                <c:pt idx="33">
                  <c:v>-45.376534807549</c:v>
                </c:pt>
                <c:pt idx="34">
                  <c:v>-49.1677349224701</c:v>
                </c:pt>
                <c:pt idx="35">
                  <c:v>-49.0136567121183</c:v>
                </c:pt>
                <c:pt idx="36">
                  <c:v>-49.498739534127</c:v>
                </c:pt>
                <c:pt idx="37">
                  <c:v>-51.5413692955606</c:v>
                </c:pt>
                <c:pt idx="38">
                  <c:v>-51.3967455747356</c:v>
                </c:pt>
                <c:pt idx="39">
                  <c:v>-48.4671078879104</c:v>
                </c:pt>
                <c:pt idx="40">
                  <c:v>-48.3230877679309</c:v>
                </c:pt>
                <c:pt idx="41">
                  <c:v>-48.8318538974745</c:v>
                </c:pt>
                <c:pt idx="42">
                  <c:v>-47.3588367118219</c:v>
                </c:pt>
                <c:pt idx="43">
                  <c:v>-45.5854125107443</c:v>
                </c:pt>
                <c:pt idx="44">
                  <c:v>-49.8164904786383</c:v>
                </c:pt>
                <c:pt idx="45">
                  <c:v>-49.0752232189331</c:v>
                </c:pt>
                <c:pt idx="46">
                  <c:v>-46.0327597901949</c:v>
                </c:pt>
                <c:pt idx="47">
                  <c:v>-47.1021885875448</c:v>
                </c:pt>
                <c:pt idx="48">
                  <c:v>-52.4575916297535</c:v>
                </c:pt>
                <c:pt idx="49">
                  <c:v>-46.8559194796011</c:v>
                </c:pt>
                <c:pt idx="50">
                  <c:v>-47.0180043946107</c:v>
                </c:pt>
                <c:pt idx="51">
                  <c:v>-48.7885481745895</c:v>
                </c:pt>
                <c:pt idx="52">
                  <c:v>-38.133741896653</c:v>
                </c:pt>
                <c:pt idx="53">
                  <c:v>-27.7906958775302</c:v>
                </c:pt>
                <c:pt idx="54">
                  <c:v>-28.9993527092297</c:v>
                </c:pt>
                <c:pt idx="55">
                  <c:v>-38.7521845537103</c:v>
                </c:pt>
                <c:pt idx="56">
                  <c:v>-41.157034087037</c:v>
                </c:pt>
                <c:pt idx="57">
                  <c:v>-38.698975297146</c:v>
                </c:pt>
                <c:pt idx="58">
                  <c:v>-38.9466988483448</c:v>
                </c:pt>
                <c:pt idx="59">
                  <c:v>-42.283829122871</c:v>
                </c:pt>
                <c:pt idx="60">
                  <c:v>-42.74015478495</c:v>
                </c:pt>
                <c:pt idx="61">
                  <c:v>-40.9801957816913</c:v>
                </c:pt>
                <c:pt idx="62">
                  <c:v>-41.7458361696063</c:v>
                </c:pt>
                <c:pt idx="63">
                  <c:v>-41.0242752495883</c:v>
                </c:pt>
                <c:pt idx="64">
                  <c:v>-42.6236141990615</c:v>
                </c:pt>
                <c:pt idx="65">
                  <c:v>-43.1257774118764</c:v>
                </c:pt>
                <c:pt idx="66">
                  <c:v>-45.6785003585006</c:v>
                </c:pt>
                <c:pt idx="67">
                  <c:v>-45.7956152119561</c:v>
                </c:pt>
                <c:pt idx="68">
                  <c:v>-44.6983635201742</c:v>
                </c:pt>
                <c:pt idx="69">
                  <c:v>-43.7545789257788</c:v>
                </c:pt>
                <c:pt idx="70">
                  <c:v>-45.1042179177656</c:v>
                </c:pt>
                <c:pt idx="71">
                  <c:v>-45.1616254089426</c:v>
                </c:pt>
                <c:pt idx="72">
                  <c:v>-41.996734654522</c:v>
                </c:pt>
                <c:pt idx="73">
                  <c:v>-42.4692377410642</c:v>
                </c:pt>
                <c:pt idx="74">
                  <c:v>-45.3322529814974</c:v>
                </c:pt>
                <c:pt idx="75">
                  <c:v>-46.8163755676509</c:v>
                </c:pt>
                <c:pt idx="76">
                  <c:v>-43.3058140893902</c:v>
                </c:pt>
                <c:pt idx="77">
                  <c:v>-43.8404963047087</c:v>
                </c:pt>
                <c:pt idx="78">
                  <c:v>-47.473478565298</c:v>
                </c:pt>
                <c:pt idx="79">
                  <c:v>-45.9363313341675</c:v>
                </c:pt>
                <c:pt idx="80">
                  <c:v>-47.599846285388</c:v>
                </c:pt>
                <c:pt idx="81">
                  <c:v>-49.2491719972679</c:v>
                </c:pt>
                <c:pt idx="82">
                  <c:v>-47.4823257705727</c:v>
                </c:pt>
                <c:pt idx="83">
                  <c:v>-43.3802580348236</c:v>
                </c:pt>
                <c:pt idx="84">
                  <c:v>-41.1131870841696</c:v>
                </c:pt>
                <c:pt idx="85">
                  <c:v>-44.4223228672841</c:v>
                </c:pt>
                <c:pt idx="86">
                  <c:v>-51.3125398405599</c:v>
                </c:pt>
                <c:pt idx="87">
                  <c:v>-48.9485650182348</c:v>
                </c:pt>
                <c:pt idx="88">
                  <c:v>-48.4178078104682</c:v>
                </c:pt>
                <c:pt idx="89">
                  <c:v>-54.1419548973479</c:v>
                </c:pt>
                <c:pt idx="90">
                  <c:v>-54.8945597983918</c:v>
                </c:pt>
                <c:pt idx="91">
                  <c:v>-54.3580760347109</c:v>
                </c:pt>
                <c:pt idx="92">
                  <c:v>-59.7673936533818</c:v>
                </c:pt>
                <c:pt idx="93">
                  <c:v>-64.6367290550229</c:v>
                </c:pt>
                <c:pt idx="94">
                  <c:v>-64.20537516211</c:v>
                </c:pt>
                <c:pt idx="95">
                  <c:v>-66.3667074605954</c:v>
                </c:pt>
                <c:pt idx="96">
                  <c:v>-69.3626951687841</c:v>
                </c:pt>
                <c:pt idx="97">
                  <c:v>-67.3398564703298</c:v>
                </c:pt>
                <c:pt idx="98">
                  <c:v>-57.8001562979339</c:v>
                </c:pt>
                <c:pt idx="99">
                  <c:v>-53.55797823272</c:v>
                </c:pt>
                <c:pt idx="100">
                  <c:v>-54.3550186473046</c:v>
                </c:pt>
                <c:pt idx="101">
                  <c:v>-55.4440092619811</c:v>
                </c:pt>
                <c:pt idx="102">
                  <c:v>-53.159654583871</c:v>
                </c:pt>
                <c:pt idx="103">
                  <c:v>-47.6119980533499</c:v>
                </c:pt>
                <c:pt idx="104">
                  <c:v>-42.2146436700308</c:v>
                </c:pt>
                <c:pt idx="105">
                  <c:v>-38.3782187693047</c:v>
                </c:pt>
                <c:pt idx="106">
                  <c:v>-39.0383938738705</c:v>
                </c:pt>
                <c:pt idx="107">
                  <c:v>-43.5975820277619</c:v>
                </c:pt>
                <c:pt idx="108">
                  <c:v>-47.0133424276755</c:v>
                </c:pt>
                <c:pt idx="109">
                  <c:v>-42.6531939896985</c:v>
                </c:pt>
                <c:pt idx="110">
                  <c:v>-31.9836909757691</c:v>
                </c:pt>
                <c:pt idx="111">
                  <c:v>-24.1116394708147</c:v>
                </c:pt>
                <c:pt idx="112">
                  <c:v>-18.0702828206382</c:v>
                </c:pt>
                <c:pt idx="113">
                  <c:v>-14.5759186629209</c:v>
                </c:pt>
                <c:pt idx="114">
                  <c:v>-11.2190690313666</c:v>
                </c:pt>
                <c:pt idx="115">
                  <c:v>-12.6184488133934</c:v>
                </c:pt>
                <c:pt idx="116">
                  <c:v>-15.2220964877349</c:v>
                </c:pt>
                <c:pt idx="117">
                  <c:v>-16.3561286408367</c:v>
                </c:pt>
                <c:pt idx="118">
                  <c:v>-15.8514062230404</c:v>
                </c:pt>
                <c:pt idx="119">
                  <c:v>-8.46826391893272</c:v>
                </c:pt>
                <c:pt idx="120">
                  <c:v>2.63284934711253</c:v>
                </c:pt>
                <c:pt idx="121">
                  <c:v>6.41448208246918</c:v>
                </c:pt>
                <c:pt idx="122">
                  <c:v>9.02388101837017</c:v>
                </c:pt>
                <c:pt idx="123">
                  <c:v>10.4873854074944</c:v>
                </c:pt>
                <c:pt idx="124">
                  <c:v>11.5256615985597</c:v>
                </c:pt>
                <c:pt idx="125">
                  <c:v>11.2207162984939</c:v>
                </c:pt>
                <c:pt idx="126">
                  <c:v>11.2669004163402</c:v>
                </c:pt>
                <c:pt idx="127">
                  <c:v>13.6268850951583</c:v>
                </c:pt>
                <c:pt idx="128">
                  <c:v>16.8011013383596</c:v>
                </c:pt>
                <c:pt idx="129">
                  <c:v>17.1214928359272</c:v>
                </c:pt>
                <c:pt idx="130">
                  <c:v>19.1722473976011</c:v>
                </c:pt>
                <c:pt idx="131">
                  <c:v>21.1831395214469</c:v>
                </c:pt>
                <c:pt idx="132">
                  <c:v>23.4902074907174</c:v>
                </c:pt>
                <c:pt idx="133">
                  <c:v>23.008829460666</c:v>
                </c:pt>
                <c:pt idx="134">
                  <c:v>22.0096262385428</c:v>
                </c:pt>
                <c:pt idx="135">
                  <c:v>17.022154002903</c:v>
                </c:pt>
                <c:pt idx="136">
                  <c:v>11.1312724793702</c:v>
                </c:pt>
                <c:pt idx="137">
                  <c:v>8.40205571095139</c:v>
                </c:pt>
                <c:pt idx="138">
                  <c:v>5.13823531006344</c:v>
                </c:pt>
                <c:pt idx="139">
                  <c:v>5.61605418870788</c:v>
                </c:pt>
                <c:pt idx="140">
                  <c:v>3.09292437862771</c:v>
                </c:pt>
                <c:pt idx="141">
                  <c:v>-2.18276065519646</c:v>
                </c:pt>
                <c:pt idx="142">
                  <c:v>-6.96522961405031</c:v>
                </c:pt>
                <c:pt idx="143">
                  <c:v>-10.149895498085</c:v>
                </c:pt>
                <c:pt idx="144">
                  <c:v>-12.9433793149163</c:v>
                </c:pt>
                <c:pt idx="145">
                  <c:v>-18.0210869116252</c:v>
                </c:pt>
                <c:pt idx="146">
                  <c:v>-25.5812312099958</c:v>
                </c:pt>
                <c:pt idx="147">
                  <c:v>-28.09298051897</c:v>
                </c:pt>
                <c:pt idx="148">
                  <c:v>-35.5573478779302</c:v>
                </c:pt>
                <c:pt idx="149">
                  <c:v>-36.8671874983135</c:v>
                </c:pt>
                <c:pt idx="150">
                  <c:v>-30.5092422632506</c:v>
                </c:pt>
                <c:pt idx="151">
                  <c:v>-29.0132518187473</c:v>
                </c:pt>
                <c:pt idx="152">
                  <c:v>-33.1625653995826</c:v>
                </c:pt>
                <c:pt idx="153">
                  <c:v>-42.325466448853</c:v>
                </c:pt>
                <c:pt idx="154">
                  <c:v>-36.5480505564159</c:v>
                </c:pt>
                <c:pt idx="155">
                  <c:v>-27.7067636280185</c:v>
                </c:pt>
                <c:pt idx="156">
                  <c:v>-26.3178770144845</c:v>
                </c:pt>
                <c:pt idx="157">
                  <c:v>-35.1430729102335</c:v>
                </c:pt>
                <c:pt idx="158">
                  <c:v>-35.1789549468702</c:v>
                </c:pt>
                <c:pt idx="159">
                  <c:v>-31.322892043696</c:v>
                </c:pt>
                <c:pt idx="160">
                  <c:v>-28.0296591601574</c:v>
                </c:pt>
                <c:pt idx="161">
                  <c:v>-18.1489635372505</c:v>
                </c:pt>
                <c:pt idx="162">
                  <c:v>-22.5340402853773</c:v>
                </c:pt>
                <c:pt idx="163">
                  <c:v>-22.01876817061</c:v>
                </c:pt>
                <c:pt idx="164">
                  <c:v>-22.6151393704756</c:v>
                </c:pt>
                <c:pt idx="165">
                  <c:v>-20.9961152902152</c:v>
                </c:pt>
                <c:pt idx="166">
                  <c:v>-8.31506322270355</c:v>
                </c:pt>
                <c:pt idx="167">
                  <c:v>-1.15840245006678</c:v>
                </c:pt>
                <c:pt idx="168">
                  <c:v>0.414649710118273</c:v>
                </c:pt>
                <c:pt idx="169">
                  <c:v>-0.746905688947406</c:v>
                </c:pt>
                <c:pt idx="170">
                  <c:v>2.56826026552138</c:v>
                </c:pt>
                <c:pt idx="171">
                  <c:v>6.36913755476437</c:v>
                </c:pt>
                <c:pt idx="172">
                  <c:v>8.73454396309106</c:v>
                </c:pt>
                <c:pt idx="173">
                  <c:v>11.8441341585744</c:v>
                </c:pt>
                <c:pt idx="174">
                  <c:v>13.3588033560365</c:v>
                </c:pt>
                <c:pt idx="175">
                  <c:v>17.2152089736854</c:v>
                </c:pt>
                <c:pt idx="176">
                  <c:v>19.3295201247231</c:v>
                </c:pt>
                <c:pt idx="177">
                  <c:v>18.7346036662064</c:v>
                </c:pt>
                <c:pt idx="178">
                  <c:v>14.1804953731221</c:v>
                </c:pt>
                <c:pt idx="179">
                  <c:v>11.8018053490084</c:v>
                </c:pt>
                <c:pt idx="180">
                  <c:v>11.0498695353907</c:v>
                </c:pt>
                <c:pt idx="181">
                  <c:v>6.61517919815695</c:v>
                </c:pt>
                <c:pt idx="182">
                  <c:v>6.40065928470876</c:v>
                </c:pt>
                <c:pt idx="183">
                  <c:v>9.35758249972057</c:v>
                </c:pt>
                <c:pt idx="184">
                  <c:v>10.1934905673675</c:v>
                </c:pt>
                <c:pt idx="185">
                  <c:v>4.33076691704527</c:v>
                </c:pt>
                <c:pt idx="186">
                  <c:v>2.05490668053957</c:v>
                </c:pt>
                <c:pt idx="187">
                  <c:v>0.216100687858329</c:v>
                </c:pt>
                <c:pt idx="188">
                  <c:v>-0.47356825349833</c:v>
                </c:pt>
                <c:pt idx="189">
                  <c:v>0.605129473283875</c:v>
                </c:pt>
                <c:pt idx="190">
                  <c:v>2.63439489878079</c:v>
                </c:pt>
                <c:pt idx="191">
                  <c:v>6.08482494323988</c:v>
                </c:pt>
                <c:pt idx="192">
                  <c:v>10.9238949811627</c:v>
                </c:pt>
                <c:pt idx="193">
                  <c:v>11.4521305390268</c:v>
                </c:pt>
                <c:pt idx="194">
                  <c:v>11.2313550766446</c:v>
                </c:pt>
                <c:pt idx="195">
                  <c:v>12.113025850308</c:v>
                </c:pt>
                <c:pt idx="196">
                  <c:v>11.8567340148118</c:v>
                </c:pt>
                <c:pt idx="197">
                  <c:v>10.9823512333808</c:v>
                </c:pt>
                <c:pt idx="198">
                  <c:v>9.14312091525734</c:v>
                </c:pt>
                <c:pt idx="199">
                  <c:v>6.01933876680264</c:v>
                </c:pt>
                <c:pt idx="200">
                  <c:v>0.795601693531671</c:v>
                </c:pt>
                <c:pt idx="201">
                  <c:v>-3.93833329539226</c:v>
                </c:pt>
                <c:pt idx="202">
                  <c:v>-8.74344607789172</c:v>
                </c:pt>
                <c:pt idx="203">
                  <c:v>-11.6075096899858</c:v>
                </c:pt>
                <c:pt idx="204">
                  <c:v>-17.1853607167936</c:v>
                </c:pt>
                <c:pt idx="205">
                  <c:v>-21.8255273526177</c:v>
                </c:pt>
                <c:pt idx="206">
                  <c:v>-22.0774691402123</c:v>
                </c:pt>
                <c:pt idx="207">
                  <c:v>-21.8547088767106</c:v>
                </c:pt>
                <c:pt idx="208">
                  <c:v>-24.9925406683496</c:v>
                </c:pt>
                <c:pt idx="209">
                  <c:v>-23.879278105744</c:v>
                </c:pt>
                <c:pt idx="210">
                  <c:v>-21.4332091689794</c:v>
                </c:pt>
                <c:pt idx="211">
                  <c:v>-22.9796509062113</c:v>
                </c:pt>
                <c:pt idx="212">
                  <c:v>-24.6780832200226</c:v>
                </c:pt>
                <c:pt idx="213">
                  <c:v>-27.2123402364599</c:v>
                </c:pt>
                <c:pt idx="214">
                  <c:v>-27.4170994630308</c:v>
                </c:pt>
                <c:pt idx="215">
                  <c:v>-29.7435307754801</c:v>
                </c:pt>
                <c:pt idx="216">
                  <c:v>-30.4042743922243</c:v>
                </c:pt>
                <c:pt idx="217">
                  <c:v>-30.0288338621065</c:v>
                </c:pt>
                <c:pt idx="218">
                  <c:v>-31.6549376815406</c:v>
                </c:pt>
                <c:pt idx="219">
                  <c:v>-30.6657587105539</c:v>
                </c:pt>
                <c:pt idx="220">
                  <c:v>-29.3611620451547</c:v>
                </c:pt>
                <c:pt idx="221">
                  <c:v>-29.1355203000998</c:v>
                </c:pt>
                <c:pt idx="222">
                  <c:v>-32.8183341198651</c:v>
                </c:pt>
                <c:pt idx="223">
                  <c:v>-42.8561783716616</c:v>
                </c:pt>
                <c:pt idx="224">
                  <c:v>-40.3869821174398</c:v>
                </c:pt>
                <c:pt idx="225">
                  <c:v>-34.4472472872334</c:v>
                </c:pt>
                <c:pt idx="226">
                  <c:v>-29.6028217904113</c:v>
                </c:pt>
                <c:pt idx="227">
                  <c:v>-31.0965415265429</c:v>
                </c:pt>
                <c:pt idx="228">
                  <c:v>-35.5825992449597</c:v>
                </c:pt>
                <c:pt idx="229">
                  <c:v>-31.1260711187671</c:v>
                </c:pt>
                <c:pt idx="230">
                  <c:v>-26.2924187367572</c:v>
                </c:pt>
                <c:pt idx="231">
                  <c:v>-28.7697626352404</c:v>
                </c:pt>
                <c:pt idx="232">
                  <c:v>-30.2191493471748</c:v>
                </c:pt>
                <c:pt idx="233">
                  <c:v>-25.7536278683653</c:v>
                </c:pt>
                <c:pt idx="234">
                  <c:v>-23.1484832795509</c:v>
                </c:pt>
                <c:pt idx="235">
                  <c:v>-22.4764843089184</c:v>
                </c:pt>
                <c:pt idx="236">
                  <c:v>-20.8192363136437</c:v>
                </c:pt>
                <c:pt idx="237">
                  <c:v>-19.8242345033955</c:v>
                </c:pt>
                <c:pt idx="238">
                  <c:v>-15.0729145207493</c:v>
                </c:pt>
                <c:pt idx="239">
                  <c:v>-15.0197382018645</c:v>
                </c:pt>
                <c:pt idx="240">
                  <c:v>-10.5346098642474</c:v>
                </c:pt>
                <c:pt idx="241">
                  <c:v>-4.09759574833747</c:v>
                </c:pt>
                <c:pt idx="242">
                  <c:v>-8.07504170434978</c:v>
                </c:pt>
                <c:pt idx="243">
                  <c:v>-8.05676267610011</c:v>
                </c:pt>
                <c:pt idx="244">
                  <c:v>-2.45752380319773</c:v>
                </c:pt>
                <c:pt idx="245">
                  <c:v>2.82701605364888</c:v>
                </c:pt>
                <c:pt idx="246">
                  <c:v>4.58625661823745</c:v>
                </c:pt>
                <c:pt idx="247">
                  <c:v>7.39872754970708</c:v>
                </c:pt>
                <c:pt idx="248">
                  <c:v>9.3198915056295</c:v>
                </c:pt>
                <c:pt idx="249">
                  <c:v>11.8732906827515</c:v>
                </c:pt>
                <c:pt idx="250">
                  <c:v>13.0703871700407</c:v>
                </c:pt>
                <c:pt idx="251">
                  <c:v>12.6826771175215</c:v>
                </c:pt>
                <c:pt idx="252">
                  <c:v>13.7991442371494</c:v>
                </c:pt>
                <c:pt idx="253">
                  <c:v>10.8523071468397</c:v>
                </c:pt>
                <c:pt idx="254">
                  <c:v>4.50742636517496</c:v>
                </c:pt>
                <c:pt idx="255">
                  <c:v>-2.51741982484645</c:v>
                </c:pt>
                <c:pt idx="256">
                  <c:v>-5.01825590324858</c:v>
                </c:pt>
                <c:pt idx="257">
                  <c:v>-6.1050387160765</c:v>
                </c:pt>
                <c:pt idx="258">
                  <c:v>-8.99556594845808</c:v>
                </c:pt>
                <c:pt idx="259">
                  <c:v>-8.6102537905253</c:v>
                </c:pt>
                <c:pt idx="260">
                  <c:v>-6.00011331749049</c:v>
                </c:pt>
                <c:pt idx="261">
                  <c:v>-3.11840879457595</c:v>
                </c:pt>
                <c:pt idx="262">
                  <c:v>-0.683264325824517</c:v>
                </c:pt>
                <c:pt idx="263">
                  <c:v>2.28091609626692</c:v>
                </c:pt>
                <c:pt idx="264">
                  <c:v>5.92589044909157</c:v>
                </c:pt>
                <c:pt idx="265">
                  <c:v>10.2511174349355</c:v>
                </c:pt>
                <c:pt idx="266">
                  <c:v>8.88103803975826</c:v>
                </c:pt>
                <c:pt idx="267">
                  <c:v>9.43340956055677</c:v>
                </c:pt>
                <c:pt idx="268">
                  <c:v>13.0636718029963</c:v>
                </c:pt>
                <c:pt idx="269">
                  <c:v>14.4510857252981</c:v>
                </c:pt>
                <c:pt idx="270">
                  <c:v>14.3415076974724</c:v>
                </c:pt>
                <c:pt idx="271">
                  <c:v>9.71498107765719</c:v>
                </c:pt>
                <c:pt idx="272">
                  <c:v>5.1449332894475</c:v>
                </c:pt>
                <c:pt idx="273">
                  <c:v>-1.4426207995249</c:v>
                </c:pt>
                <c:pt idx="274">
                  <c:v>-6.58572556330721</c:v>
                </c:pt>
                <c:pt idx="275">
                  <c:v>-15.0460693870462</c:v>
                </c:pt>
                <c:pt idx="276">
                  <c:v>-22.4793108723827</c:v>
                </c:pt>
                <c:pt idx="277">
                  <c:v>-26.4281123871455</c:v>
                </c:pt>
                <c:pt idx="278">
                  <c:v>-30.2572826399264</c:v>
                </c:pt>
                <c:pt idx="279">
                  <c:v>-33.1906689814752</c:v>
                </c:pt>
                <c:pt idx="280">
                  <c:v>-32.6111408612198</c:v>
                </c:pt>
                <c:pt idx="281">
                  <c:v>-32.0304051045264</c:v>
                </c:pt>
                <c:pt idx="282">
                  <c:v>-34.7251808458781</c:v>
                </c:pt>
                <c:pt idx="283">
                  <c:v>-35.2354198767003</c:v>
                </c:pt>
                <c:pt idx="284">
                  <c:v>-33.3029504297748</c:v>
                </c:pt>
                <c:pt idx="285">
                  <c:v>-35.8402140832984</c:v>
                </c:pt>
                <c:pt idx="286">
                  <c:v>-36.9979578631627</c:v>
                </c:pt>
                <c:pt idx="287">
                  <c:v>-38.9986452562802</c:v>
                </c:pt>
                <c:pt idx="288">
                  <c:v>-40.5102564898912</c:v>
                </c:pt>
                <c:pt idx="289">
                  <c:v>-40.8271912532988</c:v>
                </c:pt>
                <c:pt idx="290">
                  <c:v>-39.7915221925013</c:v>
                </c:pt>
                <c:pt idx="291">
                  <c:v>-39.2290018981203</c:v>
                </c:pt>
                <c:pt idx="292">
                  <c:v>-39.4824034782294</c:v>
                </c:pt>
                <c:pt idx="293">
                  <c:v>-43.6944942947037</c:v>
                </c:pt>
                <c:pt idx="294">
                  <c:v>-46.7799106172042</c:v>
                </c:pt>
                <c:pt idx="295">
                  <c:v>-44.3660055880497</c:v>
                </c:pt>
                <c:pt idx="296">
                  <c:v>-41.8728880770557</c:v>
                </c:pt>
                <c:pt idx="297">
                  <c:v>-46.4616036813224</c:v>
                </c:pt>
                <c:pt idx="298">
                  <c:v>-50.8070420610144</c:v>
                </c:pt>
                <c:pt idx="299">
                  <c:v>-53.2146324637203</c:v>
                </c:pt>
                <c:pt idx="300">
                  <c:v>-53.1856150854348</c:v>
                </c:pt>
                <c:pt idx="301">
                  <c:v>-56.0120865839969</c:v>
                </c:pt>
                <c:pt idx="302">
                  <c:v>-57.2088353441151</c:v>
                </c:pt>
                <c:pt idx="303">
                  <c:v>-53.7889535672258</c:v>
                </c:pt>
                <c:pt idx="304">
                  <c:v>-53.2521000435694</c:v>
                </c:pt>
                <c:pt idx="305">
                  <c:v>-53.139337721833</c:v>
                </c:pt>
                <c:pt idx="306">
                  <c:v>-52.3515611095289</c:v>
                </c:pt>
                <c:pt idx="307">
                  <c:v>-50.6669176369003</c:v>
                </c:pt>
                <c:pt idx="308">
                  <c:v>-44.7615731601645</c:v>
                </c:pt>
                <c:pt idx="309">
                  <c:v>-40.1850091569343</c:v>
                </c:pt>
                <c:pt idx="310">
                  <c:v>-36.2343403018204</c:v>
                </c:pt>
                <c:pt idx="311">
                  <c:v>-36.2589165788046</c:v>
                </c:pt>
                <c:pt idx="312">
                  <c:v>-38.1380874566275</c:v>
                </c:pt>
                <c:pt idx="313">
                  <c:v>-28.191175997851</c:v>
                </c:pt>
                <c:pt idx="314">
                  <c:v>-17.6400730263254</c:v>
                </c:pt>
                <c:pt idx="315">
                  <c:v>-7.01334402854825</c:v>
                </c:pt>
                <c:pt idx="316">
                  <c:v>-1.77719797413103</c:v>
                </c:pt>
                <c:pt idx="317">
                  <c:v>-4.97107559285166</c:v>
                </c:pt>
                <c:pt idx="318">
                  <c:v>-6.62901737952512</c:v>
                </c:pt>
                <c:pt idx="319">
                  <c:v>-2.33472854696539</c:v>
                </c:pt>
                <c:pt idx="320">
                  <c:v>1.42169125264279</c:v>
                </c:pt>
                <c:pt idx="321">
                  <c:v>-1.42067443603819</c:v>
                </c:pt>
                <c:pt idx="322">
                  <c:v>-3.79427340558737</c:v>
                </c:pt>
                <c:pt idx="323">
                  <c:v>-0.102583107760985</c:v>
                </c:pt>
                <c:pt idx="324">
                  <c:v>1.75369156863954</c:v>
                </c:pt>
                <c:pt idx="325">
                  <c:v>1.91914529351546</c:v>
                </c:pt>
                <c:pt idx="326">
                  <c:v>1.39820951722069</c:v>
                </c:pt>
                <c:pt idx="327">
                  <c:v>3.63765993438212</c:v>
                </c:pt>
                <c:pt idx="328">
                  <c:v>5.43501930508595</c:v>
                </c:pt>
                <c:pt idx="329">
                  <c:v>10.1232863142164</c:v>
                </c:pt>
                <c:pt idx="330">
                  <c:v>10.8132126403198</c:v>
                </c:pt>
                <c:pt idx="331">
                  <c:v>9.65430812423689</c:v>
                </c:pt>
                <c:pt idx="332">
                  <c:v>8.79467281365807</c:v>
                </c:pt>
                <c:pt idx="333">
                  <c:v>12.9194171582534</c:v>
                </c:pt>
                <c:pt idx="334">
                  <c:v>18.2147323352389</c:v>
                </c:pt>
                <c:pt idx="335">
                  <c:v>16.8741930493727</c:v>
                </c:pt>
                <c:pt idx="336">
                  <c:v>14.9315934962248</c:v>
                </c:pt>
                <c:pt idx="337">
                  <c:v>11.8806168670624</c:v>
                </c:pt>
                <c:pt idx="338">
                  <c:v>9.74221064910532</c:v>
                </c:pt>
                <c:pt idx="339">
                  <c:v>8.57922960774557</c:v>
                </c:pt>
                <c:pt idx="340">
                  <c:v>5.01483782918534</c:v>
                </c:pt>
                <c:pt idx="341">
                  <c:v>1.32508592619896</c:v>
                </c:pt>
                <c:pt idx="342">
                  <c:v>-2.42377236142957</c:v>
                </c:pt>
                <c:pt idx="343">
                  <c:v>-7.68260756801054</c:v>
                </c:pt>
                <c:pt idx="344">
                  <c:v>-11.8015260291428</c:v>
                </c:pt>
                <c:pt idx="345">
                  <c:v>-14.7386238058371</c:v>
                </c:pt>
                <c:pt idx="346">
                  <c:v>-17.1994655866795</c:v>
                </c:pt>
                <c:pt idx="347">
                  <c:v>-19.0919672726052</c:v>
                </c:pt>
                <c:pt idx="348">
                  <c:v>-18.6494149979726</c:v>
                </c:pt>
                <c:pt idx="349">
                  <c:v>-16.7189705182121</c:v>
                </c:pt>
                <c:pt idx="350">
                  <c:v>-18.0295281501529</c:v>
                </c:pt>
                <c:pt idx="351">
                  <c:v>-18.7887185361553</c:v>
                </c:pt>
                <c:pt idx="352">
                  <c:v>-20.63391169661</c:v>
                </c:pt>
                <c:pt idx="353">
                  <c:v>-21.378936143953</c:v>
                </c:pt>
                <c:pt idx="354">
                  <c:v>-21.9069573420336</c:v>
                </c:pt>
                <c:pt idx="355">
                  <c:v>-22.9661305955448</c:v>
                </c:pt>
                <c:pt idx="356">
                  <c:v>-25.0240334084017</c:v>
                </c:pt>
                <c:pt idx="357">
                  <c:v>-24.2614607755263</c:v>
                </c:pt>
                <c:pt idx="358">
                  <c:v>-24.5489933695228</c:v>
                </c:pt>
                <c:pt idx="359">
                  <c:v>-26.1995344352232</c:v>
                </c:pt>
                <c:pt idx="360">
                  <c:v>-29.4285475050884</c:v>
                </c:pt>
                <c:pt idx="361">
                  <c:v>-34.8285205221498</c:v>
                </c:pt>
                <c:pt idx="362">
                  <c:v>-37.3288900435542</c:v>
                </c:pt>
                <c:pt idx="363">
                  <c:v>-34.127691425291</c:v>
                </c:pt>
                <c:pt idx="364">
                  <c:v>-31.3390498782225</c:v>
                </c:pt>
                <c:pt idx="365">
                  <c:v>-37.3615478507342</c:v>
                </c:pt>
                <c:pt idx="366">
                  <c:v>-43.0500194160892</c:v>
                </c:pt>
                <c:pt idx="367">
                  <c:v>-40.4485095206017</c:v>
                </c:pt>
                <c:pt idx="368">
                  <c:v>-36.2236763916211</c:v>
                </c:pt>
                <c:pt idx="369">
                  <c:v>-41.4045454800433</c:v>
                </c:pt>
                <c:pt idx="370">
                  <c:v>-43.9044420877421</c:v>
                </c:pt>
                <c:pt idx="371">
                  <c:v>-46.7393203148826</c:v>
                </c:pt>
                <c:pt idx="372">
                  <c:v>-47.1135054482761</c:v>
                </c:pt>
                <c:pt idx="373">
                  <c:v>-45.8821292569038</c:v>
                </c:pt>
                <c:pt idx="374">
                  <c:v>-42.335558745005</c:v>
                </c:pt>
                <c:pt idx="375">
                  <c:v>-38.3438127348148</c:v>
                </c:pt>
                <c:pt idx="376">
                  <c:v>-40.5748470390982</c:v>
                </c:pt>
                <c:pt idx="377">
                  <c:v>-40.7670646561905</c:v>
                </c:pt>
                <c:pt idx="378">
                  <c:v>-48.0373463147618</c:v>
                </c:pt>
                <c:pt idx="379">
                  <c:v>-44.7269071335861</c:v>
                </c:pt>
                <c:pt idx="380">
                  <c:v>-41.9910236170629</c:v>
                </c:pt>
                <c:pt idx="381">
                  <c:v>-37.8799940771459</c:v>
                </c:pt>
                <c:pt idx="382">
                  <c:v>-32.8547732164092</c:v>
                </c:pt>
                <c:pt idx="383">
                  <c:v>-31.3893677483086</c:v>
                </c:pt>
                <c:pt idx="384">
                  <c:v>-27.7385030643116</c:v>
                </c:pt>
                <c:pt idx="385">
                  <c:v>-24.5699250375524</c:v>
                </c:pt>
                <c:pt idx="386">
                  <c:v>-24.6204244043396</c:v>
                </c:pt>
                <c:pt idx="387">
                  <c:v>-22.7671094598479</c:v>
                </c:pt>
                <c:pt idx="388">
                  <c:v>-8.6362367569186</c:v>
                </c:pt>
                <c:pt idx="389">
                  <c:v>-4.22213746142248</c:v>
                </c:pt>
                <c:pt idx="390">
                  <c:v>-3.29492619173842</c:v>
                </c:pt>
                <c:pt idx="391">
                  <c:v>-3.32343203856812</c:v>
                </c:pt>
                <c:pt idx="392">
                  <c:v>0.620910464080983</c:v>
                </c:pt>
                <c:pt idx="393">
                  <c:v>3.02951839004513</c:v>
                </c:pt>
                <c:pt idx="394">
                  <c:v>1.42947002512021</c:v>
                </c:pt>
                <c:pt idx="395">
                  <c:v>-0.585308453209681</c:v>
                </c:pt>
                <c:pt idx="396">
                  <c:v>-1.87533986202035</c:v>
                </c:pt>
                <c:pt idx="397">
                  <c:v>-0.364860918939797</c:v>
                </c:pt>
                <c:pt idx="398">
                  <c:v>4.58796895836047</c:v>
                </c:pt>
                <c:pt idx="399">
                  <c:v>8.06012573179597</c:v>
                </c:pt>
                <c:pt idx="400">
                  <c:v>7.89272859690032</c:v>
                </c:pt>
                <c:pt idx="401">
                  <c:v>9.18703827804838</c:v>
                </c:pt>
                <c:pt idx="402">
                  <c:v>11.9300707201132</c:v>
                </c:pt>
                <c:pt idx="403">
                  <c:v>14.5842724775538</c:v>
                </c:pt>
                <c:pt idx="404">
                  <c:v>15.2631538196426</c:v>
                </c:pt>
                <c:pt idx="405">
                  <c:v>17.651224876187</c:v>
                </c:pt>
                <c:pt idx="406">
                  <c:v>22.4542805201103</c:v>
                </c:pt>
                <c:pt idx="407">
                  <c:v>21.3886766268641</c:v>
                </c:pt>
                <c:pt idx="408">
                  <c:v>17.8755329961547</c:v>
                </c:pt>
                <c:pt idx="409">
                  <c:v>15.399458162167</c:v>
                </c:pt>
                <c:pt idx="410">
                  <c:v>14.3271522839439</c:v>
                </c:pt>
                <c:pt idx="411">
                  <c:v>14.0644441569867</c:v>
                </c:pt>
                <c:pt idx="412">
                  <c:v>13.2189738266849</c:v>
                </c:pt>
                <c:pt idx="413">
                  <c:v>10.6831902964401</c:v>
                </c:pt>
                <c:pt idx="414">
                  <c:v>5.68902059659546</c:v>
                </c:pt>
                <c:pt idx="415">
                  <c:v>0.0439909847636762</c:v>
                </c:pt>
                <c:pt idx="416">
                  <c:v>-1.68083439759959</c:v>
                </c:pt>
                <c:pt idx="417">
                  <c:v>-2.49987334102341</c:v>
                </c:pt>
                <c:pt idx="418">
                  <c:v>-1.94981725998264</c:v>
                </c:pt>
                <c:pt idx="419">
                  <c:v>-2.33875753007088</c:v>
                </c:pt>
                <c:pt idx="420">
                  <c:v>-3.10298448009398</c:v>
                </c:pt>
                <c:pt idx="421">
                  <c:v>-2.59801200138942</c:v>
                </c:pt>
                <c:pt idx="422">
                  <c:v>-3.91246804846251</c:v>
                </c:pt>
                <c:pt idx="423">
                  <c:v>-5.55227038571314</c:v>
                </c:pt>
                <c:pt idx="424">
                  <c:v>-6.35640141694716</c:v>
                </c:pt>
                <c:pt idx="425">
                  <c:v>-7.27815447399357</c:v>
                </c:pt>
                <c:pt idx="426">
                  <c:v>-9.09476992897977</c:v>
                </c:pt>
                <c:pt idx="427">
                  <c:v>-11.08694918148</c:v>
                </c:pt>
                <c:pt idx="428">
                  <c:v>-15.4927042347621</c:v>
                </c:pt>
                <c:pt idx="429">
                  <c:v>-23.2176016194778</c:v>
                </c:pt>
                <c:pt idx="430">
                  <c:v>-30.6693367105355</c:v>
                </c:pt>
                <c:pt idx="431">
                  <c:v>-32.7682897211629</c:v>
                </c:pt>
                <c:pt idx="432">
                  <c:v>-40.8435765906782</c:v>
                </c:pt>
                <c:pt idx="433">
                  <c:v>-41.9413483342401</c:v>
                </c:pt>
                <c:pt idx="434">
                  <c:v>-51.8738222417361</c:v>
                </c:pt>
                <c:pt idx="435">
                  <c:v>-30.098995752286</c:v>
                </c:pt>
                <c:pt idx="436">
                  <c:v>-27.1305783544495</c:v>
                </c:pt>
                <c:pt idx="437">
                  <c:v>-22.0430010401019</c:v>
                </c:pt>
                <c:pt idx="438">
                  <c:v>-22.8537542897115</c:v>
                </c:pt>
                <c:pt idx="439">
                  <c:v>-24.0846765539564</c:v>
                </c:pt>
                <c:pt idx="440">
                  <c:v>-22.8463087766389</c:v>
                </c:pt>
                <c:pt idx="441">
                  <c:v>-22.6159152881804</c:v>
                </c:pt>
                <c:pt idx="442">
                  <c:v>-24.8557610838533</c:v>
                </c:pt>
                <c:pt idx="443">
                  <c:v>-27.3489356915753</c:v>
                </c:pt>
                <c:pt idx="444">
                  <c:v>-29.9803201504238</c:v>
                </c:pt>
                <c:pt idx="445">
                  <c:v>-35.8044124348021</c:v>
                </c:pt>
                <c:pt idx="446">
                  <c:v>-46.8770058765504</c:v>
                </c:pt>
                <c:pt idx="447">
                  <c:v>-55.5010436694448</c:v>
                </c:pt>
                <c:pt idx="448">
                  <c:v>-51.8606272677868</c:v>
                </c:pt>
              </c:numCache>
            </c:numRef>
          </c:val>
          <c:smooth val="0"/>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dLbls>
            <c:delete val="1"/>
          </c:dLbls>
          <c:val>
            <c:numRef>
              <c:f>'[action3 5 times accel.csv]action3 5 times accel'!$L$2:$L$500</c:f>
              <c:numCache>
                <c:formatCode>General</c:formatCode>
                <c:ptCount val="499"/>
                <c:pt idx="0">
                  <c:v>-54.137966763714</c:v>
                </c:pt>
                <c:pt idx="1">
                  <c:v>-56.2436493059099</c:v>
                </c:pt>
                <c:pt idx="2">
                  <c:v>-52.2228519223865</c:v>
                </c:pt>
                <c:pt idx="3">
                  <c:v>-44.5360391696946</c:v>
                </c:pt>
                <c:pt idx="4">
                  <c:v>-40.6259135181182</c:v>
                </c:pt>
                <c:pt idx="5">
                  <c:v>-48.5556960643574</c:v>
                </c:pt>
                <c:pt idx="6">
                  <c:v>-49.3633120132963</c:v>
                </c:pt>
                <c:pt idx="7">
                  <c:v>-51.529212933572</c:v>
                </c:pt>
                <c:pt idx="8">
                  <c:v>-52.0443916086545</c:v>
                </c:pt>
                <c:pt idx="9">
                  <c:v>-50.5558670006091</c:v>
                </c:pt>
                <c:pt idx="10">
                  <c:v>-49.7075323660088</c:v>
                </c:pt>
                <c:pt idx="11">
                  <c:v>-51.7389943769213</c:v>
                </c:pt>
                <c:pt idx="12">
                  <c:v>-52.0200226783813</c:v>
                </c:pt>
                <c:pt idx="13">
                  <c:v>-49.183540926407</c:v>
                </c:pt>
                <c:pt idx="14">
                  <c:v>-48.3016703353043</c:v>
                </c:pt>
                <c:pt idx="15">
                  <c:v>-48.522392297134</c:v>
                </c:pt>
                <c:pt idx="16">
                  <c:v>-47.3997601211892</c:v>
                </c:pt>
                <c:pt idx="17">
                  <c:v>-46.6668869492384</c:v>
                </c:pt>
                <c:pt idx="18">
                  <c:v>-48.5958385716184</c:v>
                </c:pt>
                <c:pt idx="19">
                  <c:v>-50.4415311589348</c:v>
                </c:pt>
                <c:pt idx="20">
                  <c:v>-49.092065201009</c:v>
                </c:pt>
                <c:pt idx="21">
                  <c:v>-45.3092475416246</c:v>
                </c:pt>
                <c:pt idx="22">
                  <c:v>-43.3793417471132</c:v>
                </c:pt>
                <c:pt idx="23">
                  <c:v>-48.0940558405738</c:v>
                </c:pt>
                <c:pt idx="24">
                  <c:v>-50.3308130696525</c:v>
                </c:pt>
                <c:pt idx="25">
                  <c:v>-47.572847107966</c:v>
                </c:pt>
                <c:pt idx="26">
                  <c:v>-46.2006107678699</c:v>
                </c:pt>
                <c:pt idx="27">
                  <c:v>-46.5603162232114</c:v>
                </c:pt>
                <c:pt idx="28">
                  <c:v>-46.0872952349511</c:v>
                </c:pt>
                <c:pt idx="29">
                  <c:v>-43.4511989309574</c:v>
                </c:pt>
                <c:pt idx="30">
                  <c:v>-41.8947629455239</c:v>
                </c:pt>
                <c:pt idx="31">
                  <c:v>-41.5785412612168</c:v>
                </c:pt>
                <c:pt idx="32">
                  <c:v>-43.7070538918124</c:v>
                </c:pt>
                <c:pt idx="33">
                  <c:v>-42.3367819995543</c:v>
                </c:pt>
                <c:pt idx="34">
                  <c:v>-37.8371816763911</c:v>
                </c:pt>
                <c:pt idx="35">
                  <c:v>-36.4312357554984</c:v>
                </c:pt>
                <c:pt idx="36">
                  <c:v>-35.1106730204394</c:v>
                </c:pt>
                <c:pt idx="37">
                  <c:v>-32.6429677789464</c:v>
                </c:pt>
                <c:pt idx="38">
                  <c:v>-33.0838184608567</c:v>
                </c:pt>
                <c:pt idx="39">
                  <c:v>-36.9879760982652</c:v>
                </c:pt>
                <c:pt idx="40">
                  <c:v>-35.8925766050808</c:v>
                </c:pt>
                <c:pt idx="41">
                  <c:v>-33.3805701872928</c:v>
                </c:pt>
                <c:pt idx="42">
                  <c:v>-34.7809562766181</c:v>
                </c:pt>
                <c:pt idx="43">
                  <c:v>-38.7009427758162</c:v>
                </c:pt>
                <c:pt idx="44">
                  <c:v>-38.0578786755457</c:v>
                </c:pt>
                <c:pt idx="45">
                  <c:v>-39.0678793261575</c:v>
                </c:pt>
                <c:pt idx="46">
                  <c:v>-36.8553179251297</c:v>
                </c:pt>
                <c:pt idx="47">
                  <c:v>-29.7689072541961</c:v>
                </c:pt>
                <c:pt idx="48">
                  <c:v>-25.5968861100189</c:v>
                </c:pt>
                <c:pt idx="49">
                  <c:v>-39.2685573485475</c:v>
                </c:pt>
                <c:pt idx="50">
                  <c:v>-40.9560451734457</c:v>
                </c:pt>
                <c:pt idx="51">
                  <c:v>-40.9952918681527</c:v>
                </c:pt>
                <c:pt idx="52">
                  <c:v>-51.779793893887</c:v>
                </c:pt>
                <c:pt idx="53">
                  <c:v>-62.1487006424616</c:v>
                </c:pt>
                <c:pt idx="54">
                  <c:v>-60.0866956532081</c:v>
                </c:pt>
                <c:pt idx="55">
                  <c:v>-51.2419632927715</c:v>
                </c:pt>
                <c:pt idx="56">
                  <c:v>-47.9682216513269</c:v>
                </c:pt>
                <c:pt idx="57">
                  <c:v>-51.2784718753322</c:v>
                </c:pt>
                <c:pt idx="58">
                  <c:v>-49.7566070474577</c:v>
                </c:pt>
                <c:pt idx="59">
                  <c:v>-46.9721165493452</c:v>
                </c:pt>
                <c:pt idx="60">
                  <c:v>-46.9448732293254</c:v>
                </c:pt>
                <c:pt idx="61">
                  <c:v>-47.833777105334</c:v>
                </c:pt>
                <c:pt idx="62">
                  <c:v>-48.1856329377391</c:v>
                </c:pt>
                <c:pt idx="63">
                  <c:v>-48.796767658005</c:v>
                </c:pt>
                <c:pt idx="64">
                  <c:v>-47.3332374637953</c:v>
                </c:pt>
                <c:pt idx="65">
                  <c:v>-46.8246067962076</c:v>
                </c:pt>
                <c:pt idx="66">
                  <c:v>-42.7660587029536</c:v>
                </c:pt>
                <c:pt idx="67">
                  <c:v>-42.7934398771123</c:v>
                </c:pt>
                <c:pt idx="68">
                  <c:v>-45.2370981005604</c:v>
                </c:pt>
                <c:pt idx="69">
                  <c:v>-46.2451622319948</c:v>
                </c:pt>
                <c:pt idx="70">
                  <c:v>-44.0016614065379</c:v>
                </c:pt>
                <c:pt idx="71">
                  <c:v>-43.1925253765001</c:v>
                </c:pt>
                <c:pt idx="72">
                  <c:v>-47.6582990230138</c:v>
                </c:pt>
                <c:pt idx="73">
                  <c:v>-47.5205498865498</c:v>
                </c:pt>
                <c:pt idx="74">
                  <c:v>-44.5173733192845</c:v>
                </c:pt>
                <c:pt idx="75">
                  <c:v>-40.7830896862938</c:v>
                </c:pt>
                <c:pt idx="76">
                  <c:v>-43.6191966459729</c:v>
                </c:pt>
                <c:pt idx="77">
                  <c:v>-45.8242729790166</c:v>
                </c:pt>
                <c:pt idx="78">
                  <c:v>-42.2618380742803</c:v>
                </c:pt>
                <c:pt idx="79">
                  <c:v>-44.060434617148</c:v>
                </c:pt>
                <c:pt idx="80">
                  <c:v>-41.5752915236504</c:v>
                </c:pt>
                <c:pt idx="81">
                  <c:v>-40.5061561927278</c:v>
                </c:pt>
                <c:pt idx="82">
                  <c:v>-42.2288813078811</c:v>
                </c:pt>
                <c:pt idx="83">
                  <c:v>-45.0504406753532</c:v>
                </c:pt>
                <c:pt idx="84">
                  <c:v>-48.5063976113886</c:v>
                </c:pt>
                <c:pt idx="85">
                  <c:v>-45.5771265353883</c:v>
                </c:pt>
                <c:pt idx="86">
                  <c:v>-38.2136636783767</c:v>
                </c:pt>
                <c:pt idx="87">
                  <c:v>-32.6759550315243</c:v>
                </c:pt>
                <c:pt idx="88">
                  <c:v>-29.9443381033912</c:v>
                </c:pt>
                <c:pt idx="89">
                  <c:v>-29.3487314684191</c:v>
                </c:pt>
                <c:pt idx="90">
                  <c:v>-30.7247671900149</c:v>
                </c:pt>
                <c:pt idx="91">
                  <c:v>-30.7759860819126</c:v>
                </c:pt>
                <c:pt idx="92">
                  <c:v>-19.1282594410727</c:v>
                </c:pt>
                <c:pt idx="93">
                  <c:v>-9.6370097142286</c:v>
                </c:pt>
                <c:pt idx="94">
                  <c:v>-6.00229191333589</c:v>
                </c:pt>
                <c:pt idx="95">
                  <c:v>-8.53817577824787</c:v>
                </c:pt>
                <c:pt idx="96">
                  <c:v>-6.34893735265953</c:v>
                </c:pt>
                <c:pt idx="97">
                  <c:v>-0.829179409986351</c:v>
                </c:pt>
                <c:pt idx="98">
                  <c:v>1.22907606713404</c:v>
                </c:pt>
                <c:pt idx="99">
                  <c:v>-4.56369067527256</c:v>
                </c:pt>
                <c:pt idx="100">
                  <c:v>-13.1940278813615</c:v>
                </c:pt>
                <c:pt idx="101">
                  <c:v>-9.093041506341</c:v>
                </c:pt>
                <c:pt idx="102">
                  <c:v>2.48774831889795</c:v>
                </c:pt>
                <c:pt idx="103">
                  <c:v>2.67893534685602</c:v>
                </c:pt>
                <c:pt idx="104">
                  <c:v>-17.5946521998997</c:v>
                </c:pt>
                <c:pt idx="105">
                  <c:v>-34.1718515810565</c:v>
                </c:pt>
                <c:pt idx="106">
                  <c:v>-34.05119722081</c:v>
                </c:pt>
                <c:pt idx="107">
                  <c:v>-26.4319596266759</c:v>
                </c:pt>
                <c:pt idx="108">
                  <c:v>-22.4803621052667</c:v>
                </c:pt>
                <c:pt idx="109">
                  <c:v>-38.1162346117069</c:v>
                </c:pt>
                <c:pt idx="110">
                  <c:v>-53.3514143501647</c:v>
                </c:pt>
                <c:pt idx="111">
                  <c:v>-53.1203575090879</c:v>
                </c:pt>
                <c:pt idx="112">
                  <c:v>-48.1996599671106</c:v>
                </c:pt>
                <c:pt idx="113">
                  <c:v>-46.7485487316799</c:v>
                </c:pt>
                <c:pt idx="114">
                  <c:v>-51.5314717289333</c:v>
                </c:pt>
                <c:pt idx="115">
                  <c:v>-65.4369354012685</c:v>
                </c:pt>
                <c:pt idx="116">
                  <c:v>-71.5672021350089</c:v>
                </c:pt>
                <c:pt idx="117">
                  <c:v>-71.0957621993142</c:v>
                </c:pt>
                <c:pt idx="118">
                  <c:v>-73.8781234541859</c:v>
                </c:pt>
                <c:pt idx="119">
                  <c:v>-80.5898096501711</c:v>
                </c:pt>
                <c:pt idx="120">
                  <c:v>-81.5461809298363</c:v>
                </c:pt>
                <c:pt idx="121">
                  <c:v>-76.936207479882</c:v>
                </c:pt>
                <c:pt idx="122">
                  <c:v>-64.5074493244108</c:v>
                </c:pt>
                <c:pt idx="123">
                  <c:v>-53.4411716046652</c:v>
                </c:pt>
                <c:pt idx="124">
                  <c:v>-46.5282570731473</c:v>
                </c:pt>
                <c:pt idx="125">
                  <c:v>-42.6596773189933</c:v>
                </c:pt>
                <c:pt idx="126">
                  <c:v>-36.6573810596092</c:v>
                </c:pt>
                <c:pt idx="127">
                  <c:v>-31.9584540425466</c:v>
                </c:pt>
                <c:pt idx="128">
                  <c:v>-27.6757114299083</c:v>
                </c:pt>
                <c:pt idx="129">
                  <c:v>-25.7597371001357</c:v>
                </c:pt>
                <c:pt idx="130">
                  <c:v>-24.262550892832</c:v>
                </c:pt>
                <c:pt idx="131">
                  <c:v>-22.8481966831082</c:v>
                </c:pt>
                <c:pt idx="132">
                  <c:v>-19.2324359813338</c:v>
                </c:pt>
                <c:pt idx="133">
                  <c:v>-17.0135000954553</c:v>
                </c:pt>
                <c:pt idx="134">
                  <c:v>-8.93332699827645</c:v>
                </c:pt>
                <c:pt idx="135">
                  <c:v>-1.58231549980108</c:v>
                </c:pt>
                <c:pt idx="136">
                  <c:v>-1.53777023432016</c:v>
                </c:pt>
                <c:pt idx="137">
                  <c:v>-0.174160152198425</c:v>
                </c:pt>
                <c:pt idx="138">
                  <c:v>1.83105150373645</c:v>
                </c:pt>
                <c:pt idx="139">
                  <c:v>8.93461423892503</c:v>
                </c:pt>
                <c:pt idx="140">
                  <c:v>22.0727496820302</c:v>
                </c:pt>
                <c:pt idx="141">
                  <c:v>30.8457886200754</c:v>
                </c:pt>
                <c:pt idx="142">
                  <c:v>33.4198659665006</c:v>
                </c:pt>
                <c:pt idx="143">
                  <c:v>32.2615331723084</c:v>
                </c:pt>
                <c:pt idx="144">
                  <c:v>39.0495078919656</c:v>
                </c:pt>
                <c:pt idx="145">
                  <c:v>54.6037344889112</c:v>
                </c:pt>
                <c:pt idx="146">
                  <c:v>59.1404002932066</c:v>
                </c:pt>
                <c:pt idx="147">
                  <c:v>60.7843474297192</c:v>
                </c:pt>
                <c:pt idx="148">
                  <c:v>54.3667696115694</c:v>
                </c:pt>
                <c:pt idx="149">
                  <c:v>52.8097235506556</c:v>
                </c:pt>
                <c:pt idx="150">
                  <c:v>55.5312927785665</c:v>
                </c:pt>
                <c:pt idx="151">
                  <c:v>52.8660606266681</c:v>
                </c:pt>
                <c:pt idx="152">
                  <c:v>44.2256583866096</c:v>
                </c:pt>
                <c:pt idx="153">
                  <c:v>23.9141230836768</c:v>
                </c:pt>
                <c:pt idx="154">
                  <c:v>25.5441684737527</c:v>
                </c:pt>
                <c:pt idx="155">
                  <c:v>29.6475997975785</c:v>
                </c:pt>
                <c:pt idx="156">
                  <c:v>22.8224025107334</c:v>
                </c:pt>
                <c:pt idx="157">
                  <c:v>-1.36432640403811</c:v>
                </c:pt>
                <c:pt idx="158">
                  <c:v>-23.6481523521078</c:v>
                </c:pt>
                <c:pt idx="159">
                  <c:v>-18.8743122923688</c:v>
                </c:pt>
                <c:pt idx="160">
                  <c:v>1.72293868528029</c:v>
                </c:pt>
                <c:pt idx="161">
                  <c:v>2.06099045228878</c:v>
                </c:pt>
                <c:pt idx="162">
                  <c:v>-36.9980145557793</c:v>
                </c:pt>
                <c:pt idx="163">
                  <c:v>-57.2649374203049</c:v>
                </c:pt>
                <c:pt idx="164">
                  <c:v>-53.2224485174345</c:v>
                </c:pt>
                <c:pt idx="165">
                  <c:v>-43.2009872845177</c:v>
                </c:pt>
                <c:pt idx="166">
                  <c:v>-34.9986137735507</c:v>
                </c:pt>
                <c:pt idx="167">
                  <c:v>-46.5654191376852</c:v>
                </c:pt>
                <c:pt idx="168">
                  <c:v>-73.8325973546691</c:v>
                </c:pt>
                <c:pt idx="169">
                  <c:v>-81.6029553447989</c:v>
                </c:pt>
                <c:pt idx="170">
                  <c:v>-74.7842468953706</c:v>
                </c:pt>
                <c:pt idx="171">
                  <c:v>-64.9259073563281</c:v>
                </c:pt>
                <c:pt idx="172">
                  <c:v>-63.3412536258722</c:v>
                </c:pt>
                <c:pt idx="173">
                  <c:v>-71.9396516402116</c:v>
                </c:pt>
                <c:pt idx="174">
                  <c:v>-75.1930518084226</c:v>
                </c:pt>
                <c:pt idx="175">
                  <c:v>-69.7829920904437</c:v>
                </c:pt>
                <c:pt idx="176">
                  <c:v>-66.5259561664585</c:v>
                </c:pt>
                <c:pt idx="177">
                  <c:v>-69.610578638837</c:v>
                </c:pt>
                <c:pt idx="178">
                  <c:v>-75.4913204593951</c:v>
                </c:pt>
                <c:pt idx="179">
                  <c:v>-78.0925332790447</c:v>
                </c:pt>
                <c:pt idx="180">
                  <c:v>-78.1676580193227</c:v>
                </c:pt>
                <c:pt idx="181">
                  <c:v>-72.6783786930453</c:v>
                </c:pt>
                <c:pt idx="182">
                  <c:v>-66.5697036812433</c:v>
                </c:pt>
                <c:pt idx="183">
                  <c:v>-61.3552449807419</c:v>
                </c:pt>
                <c:pt idx="184">
                  <c:v>-55.1021645080706</c:v>
                </c:pt>
                <c:pt idx="185">
                  <c:v>-49.1725001257346</c:v>
                </c:pt>
                <c:pt idx="186">
                  <c:v>-43.4401758193568</c:v>
                </c:pt>
                <c:pt idx="187">
                  <c:v>-35.9077973825796</c:v>
                </c:pt>
                <c:pt idx="188">
                  <c:v>-33.2869694580759</c:v>
                </c:pt>
                <c:pt idx="189">
                  <c:v>-34.7851090854646</c:v>
                </c:pt>
                <c:pt idx="190">
                  <c:v>-34.5517228335745</c:v>
                </c:pt>
                <c:pt idx="191">
                  <c:v>-35.4032479317273</c:v>
                </c:pt>
                <c:pt idx="192">
                  <c:v>-33.0967353312137</c:v>
                </c:pt>
                <c:pt idx="193">
                  <c:v>-31.177687825535</c:v>
                </c:pt>
                <c:pt idx="194">
                  <c:v>-31.7040716957154</c:v>
                </c:pt>
                <c:pt idx="195">
                  <c:v>-30.9289993466547</c:v>
                </c:pt>
                <c:pt idx="196">
                  <c:v>-28.359094372469</c:v>
                </c:pt>
                <c:pt idx="197">
                  <c:v>-23.9316675829629</c:v>
                </c:pt>
                <c:pt idx="198">
                  <c:v>-16.0169935504231</c:v>
                </c:pt>
                <c:pt idx="199">
                  <c:v>-2.93620984033396</c:v>
                </c:pt>
                <c:pt idx="200">
                  <c:v>5.7224224916126</c:v>
                </c:pt>
                <c:pt idx="201">
                  <c:v>2.46337935872421</c:v>
                </c:pt>
                <c:pt idx="202">
                  <c:v>-1.93127372161013</c:v>
                </c:pt>
                <c:pt idx="203">
                  <c:v>2.85010956554735</c:v>
                </c:pt>
                <c:pt idx="204">
                  <c:v>23.3717286013379</c:v>
                </c:pt>
                <c:pt idx="205">
                  <c:v>33.7284316377001</c:v>
                </c:pt>
                <c:pt idx="206">
                  <c:v>29.198264692132</c:v>
                </c:pt>
                <c:pt idx="207">
                  <c:v>17.1797466094942</c:v>
                </c:pt>
                <c:pt idx="208">
                  <c:v>19.4849020067258</c:v>
                </c:pt>
                <c:pt idx="209">
                  <c:v>37.6885993383743</c:v>
                </c:pt>
                <c:pt idx="210">
                  <c:v>52.8159498689885</c:v>
                </c:pt>
                <c:pt idx="211">
                  <c:v>50.8188707618399</c:v>
                </c:pt>
                <c:pt idx="212">
                  <c:v>43.7686248670219</c:v>
                </c:pt>
                <c:pt idx="213">
                  <c:v>42.0062265051651</c:v>
                </c:pt>
                <c:pt idx="214">
                  <c:v>51.1382278796218</c:v>
                </c:pt>
                <c:pt idx="215">
                  <c:v>53.1540716098315</c:v>
                </c:pt>
                <c:pt idx="216">
                  <c:v>55.0468128634277</c:v>
                </c:pt>
                <c:pt idx="217">
                  <c:v>57.4919097043858</c:v>
                </c:pt>
                <c:pt idx="218">
                  <c:v>57.4217789074931</c:v>
                </c:pt>
                <c:pt idx="219">
                  <c:v>59.32843183599</c:v>
                </c:pt>
                <c:pt idx="220">
                  <c:v>60.2068944507711</c:v>
                </c:pt>
                <c:pt idx="221">
                  <c:v>60.164940237156</c:v>
                </c:pt>
                <c:pt idx="222">
                  <c:v>55.6956954265388</c:v>
                </c:pt>
                <c:pt idx="223">
                  <c:v>45.4562472434713</c:v>
                </c:pt>
                <c:pt idx="224">
                  <c:v>48.2817807274384</c:v>
                </c:pt>
                <c:pt idx="225">
                  <c:v>53.5807696931878</c:v>
                </c:pt>
                <c:pt idx="226">
                  <c:v>55.4668948077125</c:v>
                </c:pt>
                <c:pt idx="227">
                  <c:v>48.0485354105563</c:v>
                </c:pt>
                <c:pt idx="228">
                  <c:v>34.7331886583225</c:v>
                </c:pt>
                <c:pt idx="229">
                  <c:v>35.209623859836</c:v>
                </c:pt>
                <c:pt idx="230">
                  <c:v>36.7884089900743</c:v>
                </c:pt>
                <c:pt idx="231">
                  <c:v>21.6669545681091</c:v>
                </c:pt>
                <c:pt idx="232">
                  <c:v>-6.47878459118562</c:v>
                </c:pt>
                <c:pt idx="233">
                  <c:v>-14.1227745511758</c:v>
                </c:pt>
                <c:pt idx="234">
                  <c:v>-6.75946645364986</c:v>
                </c:pt>
                <c:pt idx="235">
                  <c:v>-0.229176844561669</c:v>
                </c:pt>
                <c:pt idx="236">
                  <c:v>-18.85763404517</c:v>
                </c:pt>
                <c:pt idx="237">
                  <c:v>-33.2793104083318</c:v>
                </c:pt>
                <c:pt idx="238">
                  <c:v>-29.1887766462926</c:v>
                </c:pt>
                <c:pt idx="239">
                  <c:v>-20.9885994000639</c:v>
                </c:pt>
                <c:pt idx="240">
                  <c:v>-17.6974144841328</c:v>
                </c:pt>
                <c:pt idx="241">
                  <c:v>-39.7569268143329</c:v>
                </c:pt>
                <c:pt idx="242">
                  <c:v>-50.1217952023649</c:v>
                </c:pt>
                <c:pt idx="243">
                  <c:v>-46.7957844905249</c:v>
                </c:pt>
                <c:pt idx="244">
                  <c:v>-51.9958783071949</c:v>
                </c:pt>
                <c:pt idx="245">
                  <c:v>-68.1600372372064</c:v>
                </c:pt>
                <c:pt idx="246">
                  <c:v>-79.1322290121962</c:v>
                </c:pt>
                <c:pt idx="247">
                  <c:v>-78.3772308574675</c:v>
                </c:pt>
                <c:pt idx="248">
                  <c:v>-75.2340195735708</c:v>
                </c:pt>
                <c:pt idx="249">
                  <c:v>-74.7278164652938</c:v>
                </c:pt>
                <c:pt idx="250">
                  <c:v>-75.6374098820554</c:v>
                </c:pt>
                <c:pt idx="251">
                  <c:v>-67.0064556720965</c:v>
                </c:pt>
                <c:pt idx="252">
                  <c:v>-62.374881270352</c:v>
                </c:pt>
                <c:pt idx="253">
                  <c:v>-60.9749995406728</c:v>
                </c:pt>
                <c:pt idx="254">
                  <c:v>-56.8322322482677</c:v>
                </c:pt>
                <c:pt idx="255">
                  <c:v>-46.7316596898469</c:v>
                </c:pt>
                <c:pt idx="256">
                  <c:v>-38.8811240339093</c:v>
                </c:pt>
                <c:pt idx="257">
                  <c:v>-33.9715059408739</c:v>
                </c:pt>
                <c:pt idx="258">
                  <c:v>-26.180481508665</c:v>
                </c:pt>
                <c:pt idx="259">
                  <c:v>-19.3235352261678</c:v>
                </c:pt>
                <c:pt idx="260">
                  <c:v>-12.3433016348516</c:v>
                </c:pt>
                <c:pt idx="261">
                  <c:v>-8.16144482246166</c:v>
                </c:pt>
                <c:pt idx="262">
                  <c:v>-7.93211990296752</c:v>
                </c:pt>
                <c:pt idx="263">
                  <c:v>-4.82192513414519</c:v>
                </c:pt>
                <c:pt idx="264">
                  <c:v>-1.27213944999775</c:v>
                </c:pt>
                <c:pt idx="265">
                  <c:v>0.761361519247212</c:v>
                </c:pt>
                <c:pt idx="266">
                  <c:v>-0.958109684846679</c:v>
                </c:pt>
                <c:pt idx="267">
                  <c:v>3.59309161811829</c:v>
                </c:pt>
                <c:pt idx="268">
                  <c:v>8.39202619100744</c:v>
                </c:pt>
                <c:pt idx="269">
                  <c:v>6.99969395879661</c:v>
                </c:pt>
                <c:pt idx="270">
                  <c:v>5.51391624246961</c:v>
                </c:pt>
                <c:pt idx="271">
                  <c:v>6.36889530047397</c:v>
                </c:pt>
                <c:pt idx="272">
                  <c:v>11.6713269527245</c:v>
                </c:pt>
                <c:pt idx="273">
                  <c:v>13.8202351065945</c:v>
                </c:pt>
                <c:pt idx="274">
                  <c:v>15.0005696678045</c:v>
                </c:pt>
                <c:pt idx="275">
                  <c:v>24.181283458875</c:v>
                </c:pt>
                <c:pt idx="276">
                  <c:v>30.6698777803372</c:v>
                </c:pt>
                <c:pt idx="277">
                  <c:v>30.5456573043139</c:v>
                </c:pt>
                <c:pt idx="278">
                  <c:v>35.1738972205665</c:v>
                </c:pt>
                <c:pt idx="279">
                  <c:v>45.603018727536</c:v>
                </c:pt>
                <c:pt idx="280">
                  <c:v>52.8088062338132</c:v>
                </c:pt>
                <c:pt idx="281">
                  <c:v>53.1018203647302</c:v>
                </c:pt>
                <c:pt idx="282">
                  <c:v>49.0908568817085</c:v>
                </c:pt>
                <c:pt idx="283">
                  <c:v>53.0039205479985</c:v>
                </c:pt>
                <c:pt idx="284">
                  <c:v>56.4293277023399</c:v>
                </c:pt>
                <c:pt idx="285">
                  <c:v>53.4636582861548</c:v>
                </c:pt>
                <c:pt idx="286">
                  <c:v>52.9990543058671</c:v>
                </c:pt>
                <c:pt idx="287">
                  <c:v>50.47250896954</c:v>
                </c:pt>
                <c:pt idx="288">
                  <c:v>48.2542942932625</c:v>
                </c:pt>
                <c:pt idx="289">
                  <c:v>48.4818460505769</c:v>
                </c:pt>
                <c:pt idx="290">
                  <c:v>49.254061661777</c:v>
                </c:pt>
                <c:pt idx="291">
                  <c:v>47.3050232071072</c:v>
                </c:pt>
                <c:pt idx="292">
                  <c:v>44.1260864686759</c:v>
                </c:pt>
                <c:pt idx="293">
                  <c:v>40.5751485926952</c:v>
                </c:pt>
                <c:pt idx="294">
                  <c:v>38.7904479358285</c:v>
                </c:pt>
                <c:pt idx="295">
                  <c:v>39.7063416128533</c:v>
                </c:pt>
                <c:pt idx="296">
                  <c:v>38.9781335341003</c:v>
                </c:pt>
                <c:pt idx="297">
                  <c:v>33.5162014594781</c:v>
                </c:pt>
                <c:pt idx="298">
                  <c:v>29.7755725178082</c:v>
                </c:pt>
                <c:pt idx="299">
                  <c:v>28.1157884151133</c:v>
                </c:pt>
                <c:pt idx="300">
                  <c:v>26.2048386903088</c:v>
                </c:pt>
                <c:pt idx="301">
                  <c:v>18.3495561768222</c:v>
                </c:pt>
                <c:pt idx="302">
                  <c:v>11.7945193333533</c:v>
                </c:pt>
                <c:pt idx="303">
                  <c:v>5.96212555364159</c:v>
                </c:pt>
                <c:pt idx="304">
                  <c:v>1.89775369695964</c:v>
                </c:pt>
                <c:pt idx="305">
                  <c:v>-4.19362256543469</c:v>
                </c:pt>
                <c:pt idx="306">
                  <c:v>-11.5895481312687</c:v>
                </c:pt>
                <c:pt idx="307">
                  <c:v>-14.3550888421594</c:v>
                </c:pt>
                <c:pt idx="308">
                  <c:v>-16.7409167799131</c:v>
                </c:pt>
                <c:pt idx="309">
                  <c:v>-22.0233792909681</c:v>
                </c:pt>
                <c:pt idx="310">
                  <c:v>-23.9553712331372</c:v>
                </c:pt>
                <c:pt idx="311">
                  <c:v>-25.8437049052415</c:v>
                </c:pt>
                <c:pt idx="312">
                  <c:v>-32.7412653433135</c:v>
                </c:pt>
                <c:pt idx="313">
                  <c:v>-35.5098869809208</c:v>
                </c:pt>
                <c:pt idx="314">
                  <c:v>-35.1129603223065</c:v>
                </c:pt>
                <c:pt idx="315">
                  <c:v>-43.1110977965312</c:v>
                </c:pt>
                <c:pt idx="316">
                  <c:v>-62.6543181494467</c:v>
                </c:pt>
                <c:pt idx="317">
                  <c:v>-76.5235400946818</c:v>
                </c:pt>
                <c:pt idx="318">
                  <c:v>-79.1662960230032</c:v>
                </c:pt>
                <c:pt idx="319">
                  <c:v>-86.5682373334949</c:v>
                </c:pt>
                <c:pt idx="320">
                  <c:v>-81.2887277830241</c:v>
                </c:pt>
                <c:pt idx="321">
                  <c:v>-70.313158806108</c:v>
                </c:pt>
                <c:pt idx="322">
                  <c:v>-67.3138432574935</c:v>
                </c:pt>
                <c:pt idx="323">
                  <c:v>-69.7454866537952</c:v>
                </c:pt>
                <c:pt idx="324">
                  <c:v>-64.256013316053</c:v>
                </c:pt>
                <c:pt idx="325">
                  <c:v>-57.5982569175374</c:v>
                </c:pt>
                <c:pt idx="326">
                  <c:v>-51.6985004123887</c:v>
                </c:pt>
                <c:pt idx="327">
                  <c:v>-50.9723664872128</c:v>
                </c:pt>
                <c:pt idx="328">
                  <c:v>-42.7580815181056</c:v>
                </c:pt>
                <c:pt idx="329">
                  <c:v>-31.1512839008825</c:v>
                </c:pt>
                <c:pt idx="330">
                  <c:v>-28.4505255171205</c:v>
                </c:pt>
                <c:pt idx="331">
                  <c:v>-29.7857635091251</c:v>
                </c:pt>
                <c:pt idx="332">
                  <c:v>-28.0755160204163</c:v>
                </c:pt>
                <c:pt idx="333">
                  <c:v>-22.2496530628308</c:v>
                </c:pt>
                <c:pt idx="334">
                  <c:v>-18.1418800836097</c:v>
                </c:pt>
                <c:pt idx="335">
                  <c:v>-14.3678815710001</c:v>
                </c:pt>
                <c:pt idx="336">
                  <c:v>-9.39336240062778</c:v>
                </c:pt>
                <c:pt idx="337">
                  <c:v>-9.1776794952746</c:v>
                </c:pt>
                <c:pt idx="338">
                  <c:v>-7.7314348309257</c:v>
                </c:pt>
                <c:pt idx="339">
                  <c:v>1.98370286682104</c:v>
                </c:pt>
                <c:pt idx="340">
                  <c:v>4.03235745046076</c:v>
                </c:pt>
                <c:pt idx="341">
                  <c:v>4.29606808443664</c:v>
                </c:pt>
                <c:pt idx="342">
                  <c:v>7.53887723138297</c:v>
                </c:pt>
                <c:pt idx="343">
                  <c:v>10.7672998109047</c:v>
                </c:pt>
                <c:pt idx="344">
                  <c:v>16.9358840006296</c:v>
                </c:pt>
                <c:pt idx="345">
                  <c:v>28.9579405910092</c:v>
                </c:pt>
                <c:pt idx="346">
                  <c:v>42.7419435409608</c:v>
                </c:pt>
                <c:pt idx="347">
                  <c:v>42.0802386911247</c:v>
                </c:pt>
                <c:pt idx="348">
                  <c:v>41.6210740940108</c:v>
                </c:pt>
                <c:pt idx="349">
                  <c:v>40.4416813818556</c:v>
                </c:pt>
                <c:pt idx="350">
                  <c:v>54.7815344756194</c:v>
                </c:pt>
                <c:pt idx="351">
                  <c:v>60.1880141763293</c:v>
                </c:pt>
                <c:pt idx="352">
                  <c:v>59.061982556385</c:v>
                </c:pt>
                <c:pt idx="353">
                  <c:v>60.1543538035826</c:v>
                </c:pt>
                <c:pt idx="354">
                  <c:v>65.0995513732522</c:v>
                </c:pt>
                <c:pt idx="355">
                  <c:v>67.0051821345001</c:v>
                </c:pt>
                <c:pt idx="356">
                  <c:v>64.6103071200439</c:v>
                </c:pt>
                <c:pt idx="357">
                  <c:v>65.1360031443623</c:v>
                </c:pt>
                <c:pt idx="358">
                  <c:v>64.8755053157894</c:v>
                </c:pt>
                <c:pt idx="359">
                  <c:v>63.1028891986095</c:v>
                </c:pt>
                <c:pt idx="360">
                  <c:v>59.0184089927623</c:v>
                </c:pt>
                <c:pt idx="361">
                  <c:v>51.6437864383116</c:v>
                </c:pt>
                <c:pt idx="362">
                  <c:v>45.9345597273615</c:v>
                </c:pt>
                <c:pt idx="363">
                  <c:v>46.1384142626544</c:v>
                </c:pt>
                <c:pt idx="364">
                  <c:v>45.2391285533092</c:v>
                </c:pt>
                <c:pt idx="365">
                  <c:v>35.1519966106707</c:v>
                </c:pt>
                <c:pt idx="366">
                  <c:v>27.9890073958329</c:v>
                </c:pt>
                <c:pt idx="367">
                  <c:v>28.7202454797988</c:v>
                </c:pt>
                <c:pt idx="368">
                  <c:v>25.2576253056042</c:v>
                </c:pt>
                <c:pt idx="369">
                  <c:v>6.04691138495345</c:v>
                </c:pt>
                <c:pt idx="370">
                  <c:v>-5.00928363393587</c:v>
                </c:pt>
                <c:pt idx="371">
                  <c:v>2.95531542105509</c:v>
                </c:pt>
                <c:pt idx="372">
                  <c:v>11.9928492493895</c:v>
                </c:pt>
                <c:pt idx="373">
                  <c:v>6.34283995105555</c:v>
                </c:pt>
                <c:pt idx="374">
                  <c:v>-14.7610022430646</c:v>
                </c:pt>
                <c:pt idx="375">
                  <c:v>-22.9814856318968</c:v>
                </c:pt>
                <c:pt idx="376">
                  <c:v>-13.6857826984973</c:v>
                </c:pt>
                <c:pt idx="377">
                  <c:v>-6.76384419347584</c:v>
                </c:pt>
                <c:pt idx="378">
                  <c:v>-23.4492347464275</c:v>
                </c:pt>
                <c:pt idx="379">
                  <c:v>-30.8602084676197</c:v>
                </c:pt>
                <c:pt idx="380">
                  <c:v>-26.6938194693681</c:v>
                </c:pt>
                <c:pt idx="381">
                  <c:v>-10.3515728700859</c:v>
                </c:pt>
                <c:pt idx="382">
                  <c:v>-5.98937992159358</c:v>
                </c:pt>
                <c:pt idx="383">
                  <c:v>-43.1791472193244</c:v>
                </c:pt>
                <c:pt idx="384">
                  <c:v>-56.6182774931678</c:v>
                </c:pt>
                <c:pt idx="385">
                  <c:v>-56.9599140883905</c:v>
                </c:pt>
                <c:pt idx="386">
                  <c:v>-46.2142240948128</c:v>
                </c:pt>
                <c:pt idx="387">
                  <c:v>-41.4310616542127</c:v>
                </c:pt>
                <c:pt idx="388">
                  <c:v>-72.9818822066282</c:v>
                </c:pt>
                <c:pt idx="389">
                  <c:v>-84.9323258307677</c:v>
                </c:pt>
                <c:pt idx="390">
                  <c:v>-86.2673849399485</c:v>
                </c:pt>
                <c:pt idx="391">
                  <c:v>-84.0430610489622</c:v>
                </c:pt>
                <c:pt idx="392">
                  <c:v>-87.6440921740895</c:v>
                </c:pt>
                <c:pt idx="393">
                  <c:v>-75.5607394983764</c:v>
                </c:pt>
                <c:pt idx="394">
                  <c:v>-61.6905472096888</c:v>
                </c:pt>
                <c:pt idx="395">
                  <c:v>-56.5634465828186</c:v>
                </c:pt>
                <c:pt idx="396">
                  <c:v>-51.2858915035829</c:v>
                </c:pt>
                <c:pt idx="397">
                  <c:v>-44.7593908520926</c:v>
                </c:pt>
                <c:pt idx="398">
                  <c:v>-43.1263010364512</c:v>
                </c:pt>
                <c:pt idx="399">
                  <c:v>-39.8326495516899</c:v>
                </c:pt>
                <c:pt idx="400">
                  <c:v>-32.5617656918931</c:v>
                </c:pt>
                <c:pt idx="401">
                  <c:v>-26.1208062292579</c:v>
                </c:pt>
                <c:pt idx="402">
                  <c:v>-21.1801327169574</c:v>
                </c:pt>
                <c:pt idx="403">
                  <c:v>-17.5929302704535</c:v>
                </c:pt>
                <c:pt idx="404">
                  <c:v>-14.5834795231455</c:v>
                </c:pt>
                <c:pt idx="405">
                  <c:v>-11.9949115337619</c:v>
                </c:pt>
                <c:pt idx="406">
                  <c:v>-10.199280835948</c:v>
                </c:pt>
                <c:pt idx="407">
                  <c:v>-11.840907941108</c:v>
                </c:pt>
                <c:pt idx="408">
                  <c:v>-9.05214213223742</c:v>
                </c:pt>
                <c:pt idx="409">
                  <c:v>-6.58946401256195</c:v>
                </c:pt>
                <c:pt idx="410">
                  <c:v>-3.05182062065855</c:v>
                </c:pt>
                <c:pt idx="411">
                  <c:v>1.12211810361052</c:v>
                </c:pt>
                <c:pt idx="412">
                  <c:v>7.90624702802686</c:v>
                </c:pt>
                <c:pt idx="413">
                  <c:v>14.6352303394024</c:v>
                </c:pt>
                <c:pt idx="414">
                  <c:v>14.0824629423223</c:v>
                </c:pt>
                <c:pt idx="415">
                  <c:v>11.1772168671073</c:v>
                </c:pt>
                <c:pt idx="416">
                  <c:v>9.8006224213743</c:v>
                </c:pt>
                <c:pt idx="417">
                  <c:v>15.5706465032211</c:v>
                </c:pt>
                <c:pt idx="418">
                  <c:v>26.3809764475552</c:v>
                </c:pt>
                <c:pt idx="419">
                  <c:v>27.4958529225202</c:v>
                </c:pt>
                <c:pt idx="420">
                  <c:v>27.1846204451276</c:v>
                </c:pt>
                <c:pt idx="421">
                  <c:v>27.7323564906381</c:v>
                </c:pt>
                <c:pt idx="422">
                  <c:v>32.4890210796137</c:v>
                </c:pt>
                <c:pt idx="423">
                  <c:v>37.2413424977953</c:v>
                </c:pt>
                <c:pt idx="424">
                  <c:v>40.029769191931</c:v>
                </c:pt>
                <c:pt idx="425">
                  <c:v>43.2181600613843</c:v>
                </c:pt>
                <c:pt idx="426">
                  <c:v>48.8151530940583</c:v>
                </c:pt>
                <c:pt idx="427">
                  <c:v>57.6460019931702</c:v>
                </c:pt>
                <c:pt idx="428">
                  <c:v>65.3454807248087</c:v>
                </c:pt>
                <c:pt idx="429">
                  <c:v>63.4742860952931</c:v>
                </c:pt>
                <c:pt idx="430">
                  <c:v>55.5700483589038</c:v>
                </c:pt>
                <c:pt idx="431">
                  <c:v>56.5354265164501</c:v>
                </c:pt>
                <c:pt idx="432">
                  <c:v>46.4550619213915</c:v>
                </c:pt>
                <c:pt idx="433">
                  <c:v>27.6164955792041</c:v>
                </c:pt>
                <c:pt idx="434">
                  <c:v>-10.929477041964</c:v>
                </c:pt>
                <c:pt idx="435">
                  <c:v>-28.8440109046305</c:v>
                </c:pt>
                <c:pt idx="436">
                  <c:v>-27.859330854667</c:v>
                </c:pt>
                <c:pt idx="437">
                  <c:v>-26.2483076084666</c:v>
                </c:pt>
                <c:pt idx="438">
                  <c:v>-34.8117735317898</c:v>
                </c:pt>
                <c:pt idx="439">
                  <c:v>-38.1432548856695</c:v>
                </c:pt>
                <c:pt idx="440">
                  <c:v>-38.6455399231487</c:v>
                </c:pt>
                <c:pt idx="441">
                  <c:v>-36.9518493862885</c:v>
                </c:pt>
                <c:pt idx="442">
                  <c:v>-41.003593121464</c:v>
                </c:pt>
                <c:pt idx="443">
                  <c:v>-48.4788931774375</c:v>
                </c:pt>
                <c:pt idx="444">
                  <c:v>-51.3656554581305</c:v>
                </c:pt>
                <c:pt idx="445">
                  <c:v>-46.5503417113857</c:v>
                </c:pt>
                <c:pt idx="446">
                  <c:v>-34.8649871842458</c:v>
                </c:pt>
                <c:pt idx="447">
                  <c:v>-27.3754359241842</c:v>
                </c:pt>
                <c:pt idx="448">
                  <c:v>-31.1399491794452</c:v>
                </c:pt>
              </c:numCache>
            </c:numRef>
          </c:val>
          <c:smooth val="0"/>
        </c:ser>
        <c:dLbls>
          <c:showLegendKey val="0"/>
          <c:showVal val="0"/>
          <c:showCatName val="0"/>
          <c:showSerName val="0"/>
          <c:showPercent val="0"/>
          <c:showBubbleSize val="0"/>
        </c:dLbls>
        <c:marker val="0"/>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5716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CCE05-1C47-4B59-B009-3B1F7D5298A4}">
  <ds:schemaRefs/>
</ds:datastoreItem>
</file>

<file path=docProps/app.xml><?xml version="1.0" encoding="utf-8"?>
<Properties xmlns="http://schemas.openxmlformats.org/officeDocument/2006/extended-properties" xmlns:vt="http://schemas.openxmlformats.org/officeDocument/2006/docPropsVTypes">
  <Template>Normal.dotm</Template>
  <Pages>38</Pages>
  <Words>4836</Words>
  <Characters>27571</Characters>
  <Lines>229</Lines>
  <Paragraphs>64</Paragraphs>
  <ScaleCrop>false</ScaleCrop>
  <LinksUpToDate>false</LinksUpToDate>
  <CharactersWithSpaces>32343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2018-03-20T13:04:00Z</dcterms:created>
  <dc:creator>anecto Galway</dc:creator>
  <cp:lastModifiedBy>像个男人一样</cp:lastModifiedBy>
  <dcterms:modified xsi:type="dcterms:W3CDTF">2018-03-20T23:58:44Z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