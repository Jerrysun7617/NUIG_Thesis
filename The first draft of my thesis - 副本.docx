
<file path=[Content_Types].xml><?xml version="1.0" encoding="utf-8"?>
<Types xmlns="http://schemas.openxmlformats.org/package/2006/content-types">
  <Default Extension="xml" ContentType="application/xml"/>
  <Default Extension="jpeg" ContentType="image/jpeg"/>
  <Default Extension="emf" ContentType="image/x-emf"/>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10.xml" ContentType="application/vnd.ms-office.chartcolorstyle+xml"/>
  <Override PartName="/word/charts/colors11.xml" ContentType="application/vnd.ms-office.chartcolorstyle+xml"/>
  <Override PartName="/word/charts/colors12.xml" ContentType="application/vnd.ms-office.chartcolorstyle+xml"/>
  <Override PartName="/word/charts/colors13.xml" ContentType="application/vnd.ms-office.chartcolorstyle+xml"/>
  <Override PartName="/word/charts/colors14.xml" ContentType="application/vnd.ms-office.chartcolorstyle+xml"/>
  <Override PartName="/word/charts/colors15.xml" ContentType="application/vnd.ms-office.chartcolorstyle+xml"/>
  <Override PartName="/word/charts/colors16.xml" ContentType="application/vnd.ms-office.chartcolorstyle+xml"/>
  <Override PartName="/word/charts/colors17.xml" ContentType="application/vnd.ms-office.chartcolorstyle+xml"/>
  <Override PartName="/word/charts/colors18.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10.xml" ContentType="application/vnd.ms-office.chartstyle+xml"/>
  <Override PartName="/word/charts/style11.xml" ContentType="application/vnd.ms-office.chartstyle+xml"/>
  <Override PartName="/word/charts/style12.xml" ContentType="application/vnd.ms-office.chartstyle+xml"/>
  <Override PartName="/word/charts/style13.xml" ContentType="application/vnd.ms-office.chartstyle+xml"/>
  <Override PartName="/word/charts/style14.xml" ContentType="application/vnd.ms-office.chartstyle+xml"/>
  <Override PartName="/word/charts/style15.xml" ContentType="application/vnd.ms-office.chartstyle+xml"/>
  <Override PartName="/word/charts/style16.xml" ContentType="application/vnd.ms-office.chartstyle+xml"/>
  <Override PartName="/word/charts/style17.xml" ContentType="application/vnd.ms-office.chartstyle+xml"/>
  <Override PartName="/word/charts/style18.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ins w:id="67" w:author="像个男人一样" w:date="2018-03-21T20:13:35Z"/>
        </w:rPr>
      </w:pPr>
      <w:ins w:id="68" w:author="像个男人一样" w:date="2018-03-21T20:13:35Z">
        <w:bookmarkStart w:id="0" w:name="_Hlk478216576"/>
        <w:bookmarkEnd w:id="0"/>
        <w:bookmarkStart w:id="1" w:name="_Hlk503290476"/>
        <w:bookmarkEnd w:id="1"/>
        <w:bookmarkStart w:id="2" w:name="_Toc10410"/>
        <w:r>
          <w:rPr>
            <w:lang w:eastAsia="en-IE"/>
          </w:rPr>
          <w:drawing>
            <wp:inline distT="0" distB="0" distL="0" distR="0">
              <wp:extent cx="4166235" cy="1120140"/>
              <wp:effectExtent l="0" t="0" r="5715" b="3810"/>
              <wp:docPr id="45" name="Picture 1"/>
              <wp:cNvGraphicFramePr/>
              <a:graphic xmlns:a="http://schemas.openxmlformats.org/drawingml/2006/main">
                <a:graphicData uri="http://schemas.openxmlformats.org/drawingml/2006/picture">
                  <pic:pic xmlns:pic="http://schemas.openxmlformats.org/drawingml/2006/picture">
                    <pic:nvPicPr>
                      <pic:cNvPr id="45"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4166235" cy="1120140"/>
                      </a:xfrm>
                      <a:prstGeom prst="rect">
                        <a:avLst/>
                      </a:prstGeom>
                      <a:noFill/>
                      <a:ln>
                        <a:noFill/>
                        <a:prstDash val="solid"/>
                      </a:ln>
                    </pic:spPr>
                  </pic:pic>
                </a:graphicData>
              </a:graphic>
            </wp:inline>
          </w:drawing>
        </w:r>
      </w:ins>
    </w:p>
    <w:p>
      <w:pPr>
        <w:jc w:val="center"/>
        <w:rPr>
          <w:ins w:id="71" w:author="像个男人一样" w:date="2018-03-21T20:13:35Z"/>
        </w:rPr>
        <w:pPrChange w:id="70" w:author="像个男人一样" w:date="2018-03-22T11:33:22Z">
          <w:pPr>
            <w:jc w:val="center"/>
          </w:pPr>
        </w:pPrChange>
      </w:pPr>
      <w:ins w:id="72" w:author="像个男人一样" w:date="2018-03-21T20:13:35Z">
        <w:r>
          <w:rPr/>
          <w:tab/>
        </w:r>
      </w:ins>
      <w:ins w:id="73" w:author="像个男人一样" w:date="2018-03-21T20:13:35Z">
        <w:r>
          <w:rPr/>
          <w:tab/>
        </w:r>
      </w:ins>
    </w:p>
    <w:p>
      <w:pPr>
        <w:pBdr>
          <w:bottom w:val="single" w:color="auto" w:sz="4" w:space="1"/>
        </w:pBdr>
        <w:jc w:val="center"/>
        <w:rPr>
          <w:ins w:id="74" w:author="像个男人一样" w:date="2018-03-21T20:13:35Z"/>
        </w:rPr>
      </w:pPr>
    </w:p>
    <w:p>
      <w:pPr>
        <w:jc w:val="center"/>
        <w:rPr>
          <w:ins w:id="75" w:author="像个男人一样" w:date="2018-03-21T20:13:35Z"/>
        </w:rPr>
      </w:pPr>
    </w:p>
    <w:p>
      <w:pPr>
        <w:pStyle w:val="2"/>
        <w:numPr>
          <w:ilvl w:val="0"/>
          <w:numId w:val="0"/>
        </w:numPr>
        <w:ind w:left="432"/>
        <w:jc w:val="center"/>
        <w:rPr>
          <w:ins w:id="77" w:author="像个男人一样" w:date="2018-03-22T11:18:53Z"/>
          <w:rFonts w:hint="default" w:eastAsiaTheme="majorEastAsia"/>
          <w:sz w:val="44"/>
          <w:szCs w:val="44"/>
          <w:lang w:val="en-US" w:eastAsia="zh-CN"/>
          <w:rPrChange w:id="78" w:author="像个男人一样" w:date="2018-03-22T11:33:13Z">
            <w:rPr>
              <w:ins w:id="79" w:author="像个男人一样" w:date="2018-03-22T11:18:53Z"/>
              <w:rFonts w:hint="eastAsia" w:eastAsiaTheme="majorEastAsia"/>
              <w:sz w:val="44"/>
              <w:szCs w:val="44"/>
              <w:lang w:val="en-US" w:eastAsia="zh-CN"/>
            </w:rPr>
          </w:rPrChange>
        </w:rPr>
        <w:pPrChange w:id="76" w:author="像个男人一样" w:date="2018-03-21T20:14:49Z">
          <w:pPr>
            <w:pStyle w:val="2"/>
            <w:numPr>
              <w:ilvl w:val="0"/>
              <w:numId w:val="0"/>
            </w:numPr>
            <w:ind w:left="432"/>
          </w:pPr>
        </w:pPrChange>
      </w:pPr>
      <w:ins w:id="80" w:author="像个男人一样" w:date="2018-03-22T11:19:39Z">
        <w:bookmarkStart w:id="3" w:name="_Toc4055"/>
        <w:bookmarkStart w:id="4" w:name="_Toc18491"/>
        <w:bookmarkStart w:id="5" w:name="_Toc22882"/>
        <w:bookmarkStart w:id="6" w:name="_Toc11884"/>
        <w:bookmarkStart w:id="7" w:name="_Toc10031"/>
        <w:r>
          <w:rPr>
            <w:rFonts w:hint="default"/>
            <w:sz w:val="44"/>
            <w:szCs w:val="44"/>
            <w:lang w:val="en-US" w:eastAsia="zh-CN"/>
            <w:rPrChange w:id="81" w:author="像个男人一样" w:date="2018-03-22T11:33:13Z">
              <w:rPr>
                <w:rFonts w:hint="eastAsia"/>
                <w:sz w:val="44"/>
                <w:szCs w:val="44"/>
                <w:lang w:val="en-US" w:eastAsia="zh-CN"/>
              </w:rPr>
            </w:rPrChange>
          </w:rPr>
          <w:t>Action</w:t>
        </w:r>
      </w:ins>
      <w:ins w:id="83" w:author="像个男人一样" w:date="2018-03-22T11:19:40Z">
        <w:r>
          <w:rPr>
            <w:rFonts w:hint="default"/>
            <w:sz w:val="44"/>
            <w:szCs w:val="44"/>
            <w:lang w:val="en-US" w:eastAsia="zh-CN"/>
            <w:rPrChange w:id="84" w:author="像个男人一样" w:date="2018-03-22T11:33:13Z">
              <w:rPr>
                <w:rFonts w:hint="eastAsia"/>
                <w:sz w:val="44"/>
                <w:szCs w:val="44"/>
                <w:lang w:val="en-US" w:eastAsia="zh-CN"/>
              </w:rPr>
            </w:rPrChange>
          </w:rPr>
          <w:t xml:space="preserve"> R</w:t>
        </w:r>
      </w:ins>
      <w:ins w:id="86" w:author="像个男人一样" w:date="2018-03-22T11:19:41Z">
        <w:r>
          <w:rPr>
            <w:rFonts w:hint="default"/>
            <w:sz w:val="44"/>
            <w:szCs w:val="44"/>
            <w:lang w:val="en-US" w:eastAsia="zh-CN"/>
            <w:rPrChange w:id="87" w:author="像个男人一样" w:date="2018-03-22T11:33:13Z">
              <w:rPr>
                <w:rFonts w:hint="eastAsia"/>
                <w:sz w:val="44"/>
                <w:szCs w:val="44"/>
                <w:lang w:val="en-US" w:eastAsia="zh-CN"/>
              </w:rPr>
            </w:rPrChange>
          </w:rPr>
          <w:t>ec</w:t>
        </w:r>
      </w:ins>
      <w:ins w:id="89" w:author="像个男人一样" w:date="2018-03-22T11:19:43Z">
        <w:r>
          <w:rPr>
            <w:rFonts w:hint="default"/>
            <w:sz w:val="44"/>
            <w:szCs w:val="44"/>
            <w:lang w:val="en-US" w:eastAsia="zh-CN"/>
            <w:rPrChange w:id="90" w:author="像个男人一样" w:date="2018-03-22T11:33:13Z">
              <w:rPr>
                <w:rFonts w:hint="eastAsia"/>
                <w:sz w:val="44"/>
                <w:szCs w:val="44"/>
                <w:lang w:val="en-US" w:eastAsia="zh-CN"/>
              </w:rPr>
            </w:rPrChange>
          </w:rPr>
          <w:t>o</w:t>
        </w:r>
      </w:ins>
      <w:ins w:id="92" w:author="像个男人一样" w:date="2018-03-22T11:19:46Z">
        <w:r>
          <w:rPr>
            <w:rFonts w:hint="default"/>
            <w:sz w:val="44"/>
            <w:szCs w:val="44"/>
            <w:lang w:val="en-US" w:eastAsia="zh-CN"/>
            <w:rPrChange w:id="93" w:author="像个男人一样" w:date="2018-03-22T11:33:13Z">
              <w:rPr>
                <w:rFonts w:hint="eastAsia"/>
                <w:sz w:val="44"/>
                <w:szCs w:val="44"/>
                <w:lang w:val="en-US" w:eastAsia="zh-CN"/>
              </w:rPr>
            </w:rPrChange>
          </w:rPr>
          <w:t>g</w:t>
        </w:r>
      </w:ins>
      <w:ins w:id="95" w:author="像个男人一样" w:date="2018-03-22T11:19:47Z">
        <w:r>
          <w:rPr>
            <w:rFonts w:hint="default"/>
            <w:sz w:val="44"/>
            <w:szCs w:val="44"/>
            <w:lang w:val="en-US" w:eastAsia="zh-CN"/>
            <w:rPrChange w:id="96" w:author="像个男人一样" w:date="2018-03-22T11:33:13Z">
              <w:rPr>
                <w:rFonts w:hint="eastAsia"/>
                <w:sz w:val="44"/>
                <w:szCs w:val="44"/>
                <w:lang w:val="en-US" w:eastAsia="zh-CN"/>
              </w:rPr>
            </w:rPrChange>
          </w:rPr>
          <w:t>nition</w:t>
        </w:r>
      </w:ins>
      <w:ins w:id="98" w:author="像个男人一样" w:date="2018-03-22T11:19:48Z">
        <w:r>
          <w:rPr>
            <w:rFonts w:hint="default"/>
            <w:sz w:val="44"/>
            <w:szCs w:val="44"/>
            <w:lang w:val="en-US" w:eastAsia="zh-CN"/>
            <w:rPrChange w:id="99" w:author="像个男人一样" w:date="2018-03-22T11:33:13Z">
              <w:rPr>
                <w:rFonts w:hint="eastAsia"/>
                <w:sz w:val="44"/>
                <w:szCs w:val="44"/>
                <w:lang w:val="en-US" w:eastAsia="zh-CN"/>
              </w:rPr>
            </w:rPrChange>
          </w:rPr>
          <w:t xml:space="preserve"> </w:t>
        </w:r>
      </w:ins>
      <w:ins w:id="101" w:author="像个男人一样" w:date="2018-03-22T11:33:46Z">
        <w:r>
          <w:rPr>
            <w:rFonts w:hint="eastAsia"/>
            <w:sz w:val="44"/>
            <w:szCs w:val="44"/>
            <w:lang w:val="en-US" w:eastAsia="zh-CN"/>
          </w:rPr>
          <w:t>Al</w:t>
        </w:r>
      </w:ins>
      <w:ins w:id="102" w:author="像个男人一样" w:date="2018-03-22T11:33:47Z">
        <w:r>
          <w:rPr>
            <w:rFonts w:hint="eastAsia"/>
            <w:sz w:val="44"/>
            <w:szCs w:val="44"/>
            <w:lang w:val="en-US" w:eastAsia="zh-CN"/>
          </w:rPr>
          <w:t>gori</w:t>
        </w:r>
      </w:ins>
      <w:ins w:id="103" w:author="像个男人一样" w:date="2018-03-22T11:33:48Z">
        <w:r>
          <w:rPr>
            <w:rFonts w:hint="eastAsia"/>
            <w:sz w:val="44"/>
            <w:szCs w:val="44"/>
            <w:lang w:val="en-US" w:eastAsia="zh-CN"/>
          </w:rPr>
          <w:t>thm</w:t>
        </w:r>
      </w:ins>
      <w:ins w:id="104" w:author="像个男人一样" w:date="2018-03-22T11:33:49Z">
        <w:r>
          <w:rPr>
            <w:rFonts w:hint="eastAsia"/>
            <w:sz w:val="44"/>
            <w:szCs w:val="44"/>
            <w:lang w:val="en-US" w:eastAsia="zh-CN"/>
          </w:rPr>
          <w:t xml:space="preserve"> </w:t>
        </w:r>
      </w:ins>
      <w:ins w:id="105" w:author="像个男人一样" w:date="2018-03-22T11:31:27Z">
        <w:r>
          <w:rPr>
            <w:rFonts w:hint="default"/>
            <w:sz w:val="44"/>
            <w:szCs w:val="44"/>
            <w:lang w:val="en-US" w:eastAsia="zh-CN"/>
            <w:rPrChange w:id="106" w:author="像个男人一样" w:date="2018-03-22T11:33:13Z">
              <w:rPr>
                <w:rFonts w:hint="eastAsia"/>
                <w:sz w:val="44"/>
                <w:szCs w:val="44"/>
                <w:lang w:val="en-US" w:eastAsia="zh-CN"/>
              </w:rPr>
            </w:rPrChange>
          </w:rPr>
          <w:t>R</w:t>
        </w:r>
      </w:ins>
      <w:ins w:id="108" w:author="像个男人一样" w:date="2018-03-22T11:19:49Z">
        <w:r>
          <w:rPr>
            <w:rFonts w:hint="default"/>
            <w:sz w:val="44"/>
            <w:szCs w:val="44"/>
            <w:lang w:val="en-US" w:eastAsia="zh-CN"/>
            <w:rPrChange w:id="109" w:author="像个男人一样" w:date="2018-03-22T11:33:13Z">
              <w:rPr>
                <w:rFonts w:hint="eastAsia"/>
                <w:sz w:val="44"/>
                <w:szCs w:val="44"/>
                <w:lang w:val="en-US" w:eastAsia="zh-CN"/>
              </w:rPr>
            </w:rPrChange>
          </w:rPr>
          <w:t>e</w:t>
        </w:r>
      </w:ins>
      <w:ins w:id="111" w:author="像个男人一样" w:date="2018-03-22T11:19:50Z">
        <w:r>
          <w:rPr>
            <w:rFonts w:hint="default"/>
            <w:sz w:val="44"/>
            <w:szCs w:val="44"/>
            <w:lang w:val="en-US" w:eastAsia="zh-CN"/>
            <w:rPrChange w:id="112" w:author="像个男人一样" w:date="2018-03-22T11:33:13Z">
              <w:rPr>
                <w:rFonts w:hint="eastAsia"/>
                <w:sz w:val="44"/>
                <w:szCs w:val="44"/>
                <w:lang w:val="en-US" w:eastAsia="zh-CN"/>
              </w:rPr>
            </w:rPrChange>
          </w:rPr>
          <w:t>se</w:t>
        </w:r>
      </w:ins>
      <w:ins w:id="114" w:author="像个男人一样" w:date="2018-03-22T11:19:51Z">
        <w:r>
          <w:rPr>
            <w:rFonts w:hint="default"/>
            <w:sz w:val="44"/>
            <w:szCs w:val="44"/>
            <w:lang w:val="en-US" w:eastAsia="zh-CN"/>
            <w:rPrChange w:id="115" w:author="像个男人一样" w:date="2018-03-22T11:33:13Z">
              <w:rPr>
                <w:rFonts w:hint="eastAsia"/>
                <w:sz w:val="44"/>
                <w:szCs w:val="44"/>
                <w:lang w:val="en-US" w:eastAsia="zh-CN"/>
              </w:rPr>
            </w:rPrChange>
          </w:rPr>
          <w:t>ar</w:t>
        </w:r>
      </w:ins>
      <w:ins w:id="117" w:author="像个男人一样" w:date="2018-03-22T11:19:52Z">
        <w:r>
          <w:rPr>
            <w:rFonts w:hint="default"/>
            <w:sz w:val="44"/>
            <w:szCs w:val="44"/>
            <w:lang w:val="en-US" w:eastAsia="zh-CN"/>
            <w:rPrChange w:id="118" w:author="像个男人一样" w:date="2018-03-22T11:33:13Z">
              <w:rPr>
                <w:rFonts w:hint="eastAsia"/>
                <w:sz w:val="44"/>
                <w:szCs w:val="44"/>
                <w:lang w:val="en-US" w:eastAsia="zh-CN"/>
              </w:rPr>
            </w:rPrChange>
          </w:rPr>
          <w:t>ch with</w:t>
        </w:r>
      </w:ins>
      <w:ins w:id="120" w:author="像个男人一样" w:date="2018-03-22T11:33:29Z">
        <w:r>
          <w:rPr>
            <w:rFonts w:hint="eastAsia"/>
            <w:sz w:val="44"/>
            <w:szCs w:val="44"/>
            <w:lang w:val="en-US" w:eastAsia="zh-CN"/>
          </w:rPr>
          <w:t xml:space="preserve"> </w:t>
        </w:r>
      </w:ins>
      <w:ins w:id="121" w:author="像个男人一样" w:date="2018-03-22T11:33:40Z">
        <w:r>
          <w:rPr>
            <w:rFonts w:hint="eastAsia"/>
            <w:sz w:val="44"/>
            <w:szCs w:val="44"/>
            <w:lang w:val="en-US" w:eastAsia="zh-CN"/>
          </w:rPr>
          <w:t>M</w:t>
        </w:r>
      </w:ins>
      <w:ins w:id="122" w:author="像个男人一样" w:date="2018-03-22T11:33:31Z">
        <w:r>
          <w:rPr>
            <w:rFonts w:hint="eastAsia"/>
            <w:sz w:val="44"/>
            <w:szCs w:val="44"/>
            <w:lang w:val="en-US" w:eastAsia="zh-CN"/>
          </w:rPr>
          <w:t>u</w:t>
        </w:r>
      </w:ins>
      <w:ins w:id="123" w:author="像个男人一样" w:date="2018-03-22T11:33:32Z">
        <w:r>
          <w:rPr>
            <w:rFonts w:hint="eastAsia"/>
            <w:sz w:val="44"/>
            <w:szCs w:val="44"/>
            <w:lang w:val="en-US" w:eastAsia="zh-CN"/>
          </w:rPr>
          <w:t>lti</w:t>
        </w:r>
      </w:ins>
      <w:ins w:id="124" w:author="像个男人一样" w:date="2018-03-22T11:33:33Z">
        <w:r>
          <w:rPr>
            <w:rFonts w:hint="eastAsia"/>
            <w:sz w:val="44"/>
            <w:szCs w:val="44"/>
            <w:lang w:val="en-US" w:eastAsia="zh-CN"/>
          </w:rPr>
          <w:t>f</w:t>
        </w:r>
      </w:ins>
      <w:ins w:id="125" w:author="像个男人一样" w:date="2018-03-22T11:33:34Z">
        <w:r>
          <w:rPr>
            <w:rFonts w:hint="eastAsia"/>
            <w:sz w:val="44"/>
            <w:szCs w:val="44"/>
            <w:lang w:val="en-US" w:eastAsia="zh-CN"/>
          </w:rPr>
          <w:t>uncti</w:t>
        </w:r>
      </w:ins>
      <w:ins w:id="126" w:author="像个男人一样" w:date="2018-03-22T11:33:35Z">
        <w:r>
          <w:rPr>
            <w:rFonts w:hint="eastAsia"/>
            <w:sz w:val="44"/>
            <w:szCs w:val="44"/>
            <w:lang w:val="en-US" w:eastAsia="zh-CN"/>
          </w:rPr>
          <w:t>on</w:t>
        </w:r>
      </w:ins>
      <w:ins w:id="127" w:author="像个男人一样" w:date="2018-03-22T11:20:02Z">
        <w:r>
          <w:rPr>
            <w:rFonts w:hint="default"/>
            <w:sz w:val="44"/>
            <w:szCs w:val="44"/>
            <w:lang w:val="en-US" w:eastAsia="zh-CN"/>
            <w:rPrChange w:id="128" w:author="像个男人一样" w:date="2018-03-22T11:33:13Z">
              <w:rPr>
                <w:rFonts w:hint="eastAsia"/>
                <w:sz w:val="44"/>
                <w:szCs w:val="44"/>
                <w:lang w:val="en-US" w:eastAsia="zh-CN"/>
              </w:rPr>
            </w:rPrChange>
          </w:rPr>
          <w:t xml:space="preserve"> </w:t>
        </w:r>
      </w:ins>
      <w:ins w:id="130" w:author="像个男人一样" w:date="2018-03-22T11:32:50Z">
        <w:r>
          <w:rPr>
            <w:rFonts w:hint="default"/>
            <w:sz w:val="44"/>
            <w:szCs w:val="44"/>
            <w:lang w:val="en-US" w:eastAsia="zh-CN"/>
            <w:rPrChange w:id="131" w:author="像个男人一样" w:date="2018-03-22T11:33:13Z">
              <w:rPr>
                <w:rFonts w:hint="eastAsia"/>
                <w:sz w:val="44"/>
                <w:szCs w:val="44"/>
                <w:lang w:val="en-US" w:eastAsia="zh-CN"/>
              </w:rPr>
            </w:rPrChange>
          </w:rPr>
          <w:t>G</w:t>
        </w:r>
      </w:ins>
      <w:ins w:id="133" w:author="像个男人一样" w:date="2018-03-22T11:32:51Z">
        <w:r>
          <w:rPr>
            <w:rFonts w:hint="default"/>
            <w:sz w:val="44"/>
            <w:szCs w:val="44"/>
            <w:lang w:val="en-US" w:eastAsia="zh-CN"/>
            <w:rPrChange w:id="134" w:author="像个男人一样" w:date="2018-03-22T11:33:13Z">
              <w:rPr>
                <w:rFonts w:hint="eastAsia"/>
                <w:sz w:val="44"/>
                <w:szCs w:val="44"/>
                <w:lang w:val="en-US" w:eastAsia="zh-CN"/>
              </w:rPr>
            </w:rPrChange>
          </w:rPr>
          <w:t>low-</w:t>
        </w:r>
      </w:ins>
      <w:ins w:id="136" w:author="像个男人一样" w:date="2018-03-22T11:32:54Z">
        <w:r>
          <w:rPr>
            <w:rFonts w:hint="default"/>
            <w:sz w:val="44"/>
            <w:szCs w:val="44"/>
            <w:lang w:val="en-US" w:eastAsia="zh-CN"/>
            <w:rPrChange w:id="137" w:author="像个男人一样" w:date="2018-03-22T11:33:13Z">
              <w:rPr>
                <w:rFonts w:hint="eastAsia"/>
                <w:sz w:val="44"/>
                <w:szCs w:val="44"/>
                <w:lang w:val="en-US" w:eastAsia="zh-CN"/>
              </w:rPr>
            </w:rPrChange>
          </w:rPr>
          <w:t>Stic</w:t>
        </w:r>
      </w:ins>
      <w:ins w:id="139" w:author="像个男人一样" w:date="2018-03-22T11:32:55Z">
        <w:r>
          <w:rPr>
            <w:rFonts w:hint="default"/>
            <w:sz w:val="44"/>
            <w:szCs w:val="44"/>
            <w:lang w:val="en-US" w:eastAsia="zh-CN"/>
            <w:rPrChange w:id="140" w:author="像个男人一样" w:date="2018-03-22T11:33:13Z">
              <w:rPr>
                <w:rFonts w:hint="eastAsia"/>
                <w:sz w:val="44"/>
                <w:szCs w:val="44"/>
                <w:lang w:val="en-US" w:eastAsia="zh-CN"/>
              </w:rPr>
            </w:rPrChange>
          </w:rPr>
          <w:t>k</w:t>
        </w:r>
        <w:bookmarkEnd w:id="3"/>
        <w:bookmarkEnd w:id="4"/>
        <w:bookmarkEnd w:id="5"/>
        <w:bookmarkEnd w:id="6"/>
        <w:bookmarkEnd w:id="7"/>
      </w:ins>
    </w:p>
    <w:p>
      <w:pPr>
        <w:jc w:val="both"/>
        <w:rPr>
          <w:ins w:id="143" w:author="像个男人一样" w:date="2018-03-21T20:13:35Z"/>
          <w:sz w:val="36"/>
          <w:szCs w:val="36"/>
        </w:rPr>
        <w:pPrChange w:id="142" w:author="像个男人一样" w:date="2018-03-22T11:33:01Z">
          <w:pPr>
            <w:jc w:val="center"/>
          </w:pPr>
        </w:pPrChange>
      </w:pPr>
      <w:ins w:id="144" w:author="像个男人一样" w:date="2018-03-21T20:13:35Z">
        <w:r>
          <w:rPr/>
          <w:tab/>
        </w:r>
      </w:ins>
      <w:ins w:id="145" w:author="像个男人一样" w:date="2018-03-21T20:13:35Z">
        <w:r>
          <w:rPr/>
          <w:tab/>
        </w:r>
      </w:ins>
    </w:p>
    <w:p>
      <w:pPr>
        <w:pBdr>
          <w:bottom w:val="single" w:color="auto" w:sz="4" w:space="1"/>
        </w:pBdr>
        <w:jc w:val="both"/>
        <w:rPr>
          <w:ins w:id="147" w:author="像个男人一样" w:date="2018-03-21T20:13:35Z"/>
          <w:sz w:val="36"/>
          <w:szCs w:val="36"/>
        </w:rPr>
        <w:pPrChange w:id="146" w:author="像个男人一样" w:date="2018-03-22T11:33:17Z">
          <w:pPr>
            <w:pBdr>
              <w:bottom w:val="single" w:color="auto" w:sz="4" w:space="1"/>
            </w:pBdr>
            <w:jc w:val="center"/>
          </w:pPr>
        </w:pPrChange>
      </w:pPr>
    </w:p>
    <w:p>
      <w:pPr>
        <w:jc w:val="both"/>
        <w:rPr>
          <w:ins w:id="149" w:author="像个男人一样" w:date="2018-03-21T20:13:35Z"/>
        </w:rPr>
        <w:pPrChange w:id="148" w:author="像个男人一样" w:date="2018-03-21T20:14:35Z">
          <w:pPr>
            <w:jc w:val="center"/>
          </w:pPr>
        </w:pPrChange>
      </w:pPr>
    </w:p>
    <w:p>
      <w:pPr>
        <w:jc w:val="center"/>
        <w:rPr>
          <w:ins w:id="150" w:author="像个男人一样" w:date="2018-03-21T20:13:35Z"/>
        </w:rPr>
      </w:pPr>
    </w:p>
    <w:p>
      <w:pPr>
        <w:jc w:val="center"/>
        <w:rPr>
          <w:ins w:id="151" w:author="像个男人一样" w:date="2018-03-21T20:13:35Z"/>
          <w:sz w:val="28"/>
          <w:szCs w:val="28"/>
        </w:rPr>
      </w:pPr>
      <w:ins w:id="152" w:author="像个男人一样" w:date="2018-03-21T20:13:35Z">
        <w:r>
          <w:rPr>
            <w:sz w:val="28"/>
            <w:szCs w:val="28"/>
          </w:rPr>
          <w:t>M.Sc. (Software Design and Development)</w:t>
        </w:r>
      </w:ins>
    </w:p>
    <w:p>
      <w:pPr>
        <w:jc w:val="center"/>
        <w:rPr>
          <w:ins w:id="153" w:author="像个男人一样" w:date="2018-03-21T20:13:35Z"/>
          <w:sz w:val="28"/>
          <w:szCs w:val="28"/>
        </w:rPr>
      </w:pPr>
      <w:ins w:id="154" w:author="像个男人一样" w:date="2018-03-21T20:13:35Z">
        <w:r>
          <w:rPr>
            <w:sz w:val="28"/>
            <w:szCs w:val="28"/>
          </w:rPr>
          <w:t>National University Of Ireland, Galway</w:t>
        </w:r>
      </w:ins>
    </w:p>
    <w:p>
      <w:pPr>
        <w:jc w:val="center"/>
        <w:rPr>
          <w:ins w:id="155" w:author="像个男人一样" w:date="2018-03-21T20:13:35Z"/>
          <w:sz w:val="28"/>
          <w:szCs w:val="28"/>
        </w:rPr>
      </w:pPr>
      <w:ins w:id="156" w:author="像个男人一样" w:date="2018-03-21T20:13:35Z">
        <w:r>
          <w:rPr>
            <w:sz w:val="28"/>
            <w:szCs w:val="28"/>
          </w:rPr>
          <w:t>Discipline of Information Technology</w:t>
        </w:r>
      </w:ins>
    </w:p>
    <w:p>
      <w:pPr>
        <w:jc w:val="center"/>
        <w:rPr>
          <w:ins w:id="157" w:author="像个男人一样" w:date="2018-03-21T20:13:35Z"/>
          <w:sz w:val="28"/>
          <w:szCs w:val="28"/>
        </w:rPr>
      </w:pPr>
      <w:ins w:id="158" w:author="像个男人一样" w:date="2018-03-21T20:13:35Z">
        <w:r>
          <w:rPr>
            <w:sz w:val="28"/>
            <w:szCs w:val="28"/>
          </w:rPr>
          <w:t>College of Engineering &amp; Informatics</w:t>
        </w:r>
      </w:ins>
    </w:p>
    <w:p>
      <w:pPr>
        <w:rPr>
          <w:ins w:id="159" w:author="像个男人一样" w:date="2018-03-21T20:13:35Z"/>
          <w:sz w:val="36"/>
          <w:szCs w:val="36"/>
        </w:rPr>
      </w:pPr>
    </w:p>
    <w:p>
      <w:pPr>
        <w:tabs>
          <w:tab w:val="left" w:pos="1485"/>
        </w:tabs>
        <w:rPr>
          <w:ins w:id="160" w:author="像个男人一样" w:date="2018-03-21T20:13:35Z"/>
          <w:sz w:val="28"/>
          <w:szCs w:val="28"/>
        </w:rPr>
      </w:pPr>
      <w:ins w:id="161" w:author="像个男人一样" w:date="2018-03-21T20:13:35Z">
        <w:r>
          <w:rPr>
            <w:sz w:val="28"/>
            <w:szCs w:val="28"/>
          </w:rPr>
          <w:tab/>
        </w:r>
      </w:ins>
      <w:ins w:id="162" w:author="像个男人一样" w:date="2018-03-21T20:13:35Z">
        <w:r>
          <w:rPr>
            <w:sz w:val="28"/>
            <w:szCs w:val="28"/>
          </w:rPr>
          <w:tab/>
        </w:r>
      </w:ins>
      <w:ins w:id="163" w:author="像个男人一样" w:date="2018-03-21T20:13:35Z">
        <w:r>
          <w:rPr>
            <w:sz w:val="28"/>
            <w:szCs w:val="28"/>
          </w:rPr>
          <w:t xml:space="preserve"> Student: </w:t>
        </w:r>
      </w:ins>
      <w:ins w:id="164" w:author="像个男人一样" w:date="2018-03-21T20:13:35Z">
        <w:r>
          <w:rPr>
            <w:sz w:val="28"/>
            <w:szCs w:val="28"/>
          </w:rPr>
          <w:tab/>
        </w:r>
      </w:ins>
      <w:ins w:id="165" w:author="像个男人一样" w:date="2018-03-21T20:13:35Z">
        <w:r>
          <w:rPr>
            <w:sz w:val="28"/>
            <w:szCs w:val="28"/>
          </w:rPr>
          <w:tab/>
        </w:r>
      </w:ins>
      <w:ins w:id="166" w:author="像个男人一样" w:date="2018-03-21T20:13:35Z">
        <w:r>
          <w:rPr>
            <w:sz w:val="28"/>
            <w:szCs w:val="28"/>
          </w:rPr>
          <w:tab/>
        </w:r>
      </w:ins>
      <w:ins w:id="167" w:author="像个男人一样" w:date="2018-03-21T23:32:52Z">
        <w:r>
          <w:rPr>
            <w:rFonts w:hint="eastAsia"/>
            <w:sz w:val="28"/>
            <w:szCs w:val="28"/>
            <w:lang w:val="en-US" w:eastAsia="zh-CN"/>
          </w:rPr>
          <w:tab/>
        </w:r>
      </w:ins>
      <w:ins w:id="168" w:author="像个男人一样" w:date="2018-03-21T20:13:35Z">
        <w:r>
          <w:rPr>
            <w:rFonts w:hint="eastAsia" w:eastAsia="宋体"/>
            <w:sz w:val="28"/>
            <w:szCs w:val="28"/>
            <w:lang w:val="en-US" w:eastAsia="zh-CN"/>
          </w:rPr>
          <w:t>Jie Sun</w:t>
        </w:r>
      </w:ins>
    </w:p>
    <w:p>
      <w:pPr>
        <w:tabs>
          <w:tab w:val="left" w:pos="1485"/>
        </w:tabs>
        <w:rPr>
          <w:ins w:id="169" w:author="像个男人一样" w:date="2018-03-21T20:13:35Z"/>
          <w:sz w:val="28"/>
          <w:szCs w:val="28"/>
        </w:rPr>
      </w:pPr>
      <w:ins w:id="170" w:author="像个男人一样" w:date="2018-03-21T20:13:35Z">
        <w:r>
          <w:rPr>
            <w:sz w:val="28"/>
            <w:szCs w:val="28"/>
          </w:rPr>
          <w:tab/>
        </w:r>
      </w:ins>
      <w:ins w:id="171" w:author="像个男人一样" w:date="2018-03-21T20:13:35Z">
        <w:r>
          <w:rPr>
            <w:sz w:val="28"/>
            <w:szCs w:val="28"/>
          </w:rPr>
          <w:tab/>
        </w:r>
      </w:ins>
      <w:ins w:id="172" w:author="像个男人一样" w:date="2018-03-21T20:13:35Z">
        <w:r>
          <w:rPr>
            <w:sz w:val="28"/>
            <w:szCs w:val="28"/>
          </w:rPr>
          <w:t xml:space="preserve">Student Number: </w:t>
        </w:r>
      </w:ins>
      <w:ins w:id="173" w:author="像个男人一样" w:date="2018-03-21T20:13:35Z">
        <w:r>
          <w:rPr>
            <w:sz w:val="28"/>
            <w:szCs w:val="28"/>
          </w:rPr>
          <w:tab/>
        </w:r>
      </w:ins>
      <w:ins w:id="174" w:author="像个男人一样" w:date="2018-03-21T20:13:35Z">
        <w:r>
          <w:rPr>
            <w:rFonts w:hint="eastAsia" w:eastAsia="宋体"/>
            <w:sz w:val="28"/>
            <w:szCs w:val="28"/>
            <w:lang w:val="en-US" w:eastAsia="zh-CN"/>
          </w:rPr>
          <w:tab/>
        </w:r>
      </w:ins>
      <w:ins w:id="175" w:author="像个男人一样" w:date="2018-03-21T20:13:35Z">
        <w:r>
          <w:rPr>
            <w:rFonts w:hint="eastAsia" w:eastAsia="宋体"/>
            <w:sz w:val="28"/>
            <w:szCs w:val="28"/>
            <w:lang w:val="en-US" w:eastAsia="zh-CN"/>
          </w:rPr>
          <w:t>16230972</w:t>
        </w:r>
      </w:ins>
    </w:p>
    <w:p>
      <w:pPr>
        <w:ind w:left="1440" w:leftChars="0" w:firstLine="720" w:firstLineChars="0"/>
        <w:rPr>
          <w:ins w:id="176" w:author="像个男人一样" w:date="2018-03-21T20:13:35Z"/>
          <w:rFonts w:ascii="Calibri" w:hAnsi="Calibri" w:eastAsia="宋体" w:cs="Calibri"/>
          <w:b w:val="0"/>
          <w:i w:val="0"/>
          <w:caps w:val="0"/>
          <w:color w:val="000000"/>
          <w:spacing w:val="0"/>
          <w:sz w:val="24"/>
          <w:szCs w:val="24"/>
          <w:shd w:val="clear" w:fill="FFFFFF"/>
        </w:rPr>
      </w:pPr>
      <w:ins w:id="177" w:author="像个男人一样" w:date="2018-03-21T20:13:35Z">
        <w:r>
          <w:rPr>
            <w:sz w:val="28"/>
            <w:szCs w:val="28"/>
          </w:rPr>
          <w:t xml:space="preserve">Academic Supervisor: </w:t>
        </w:r>
      </w:ins>
      <w:ins w:id="178" w:author="像个男人一样" w:date="2018-03-21T20:13:35Z">
        <w:r>
          <w:rPr>
            <w:sz w:val="28"/>
            <w:szCs w:val="28"/>
          </w:rPr>
          <w:tab/>
        </w:r>
      </w:ins>
      <w:ins w:id="179" w:author="像个男人一样" w:date="2018-03-21T20:13:35Z">
        <w:r>
          <w:rPr>
            <w:sz w:val="28"/>
            <w:szCs w:val="28"/>
          </w:rPr>
          <w:t>Dr. Frank Glavin</w:t>
        </w:r>
      </w:ins>
    </w:p>
    <w:p>
      <w:pPr>
        <w:tabs>
          <w:tab w:val="left" w:pos="1485"/>
        </w:tabs>
        <w:rPr>
          <w:ins w:id="180" w:author="像个男人一样" w:date="2018-03-21T20:13:35Z"/>
          <w:sz w:val="28"/>
          <w:szCs w:val="28"/>
        </w:rPr>
      </w:pPr>
    </w:p>
    <w:p>
      <w:pPr>
        <w:rPr>
          <w:ins w:id="181" w:author="像个男人一样" w:date="2018-03-21T20:13:35Z"/>
        </w:rPr>
      </w:pPr>
    </w:p>
    <w:p>
      <w:pPr>
        <w:ind w:left="0" w:firstLine="0"/>
        <w:rPr>
          <w:del w:id="183" w:author="像个男人一样" w:date="2018-03-21T20:13:31Z"/>
          <w:rFonts w:hint="eastAsia" w:ascii="Calibri" w:hAnsi="Calibri" w:eastAsia="宋体" w:cs="Calibri"/>
          <w:b w:val="0"/>
          <w:i w:val="0"/>
          <w:caps w:val="0"/>
          <w:color w:val="000000"/>
          <w:spacing w:val="0"/>
          <w:sz w:val="24"/>
          <w:szCs w:val="24"/>
          <w:shd w:val="clear" w:fill="FFFFFF"/>
          <w:lang w:val="en-US" w:eastAsia="zh-CN"/>
        </w:rPr>
        <w:pPrChange w:id="182" w:author="像个男人一样" w:date="2018-03-21T20:13:34Z">
          <w:pPr/>
        </w:pPrChange>
      </w:pPr>
      <w:del w:id="184" w:author="像个男人一样" w:date="2018-03-21T20:13:31Z">
        <w:r>
          <w:rPr>
            <w:rFonts w:hint="eastAsia"/>
            <w:sz w:val="44"/>
            <w:szCs w:val="44"/>
          </w:rPr>
          <w:delText>T</w:delText>
        </w:r>
      </w:del>
      <w:del w:id="185" w:author="像个男人一样" w:date="2018-03-21T20:13:31Z">
        <w:r>
          <w:rPr>
            <w:sz w:val="44"/>
            <w:szCs w:val="44"/>
          </w:rPr>
          <w:delText>h</w:delText>
        </w:r>
      </w:del>
      <w:del w:id="186" w:author="像个男人一样" w:date="2018-03-21T20:13:31Z">
        <w:r>
          <w:rPr>
            <w:rFonts w:hint="eastAsia"/>
            <w:sz w:val="44"/>
            <w:szCs w:val="44"/>
          </w:rPr>
          <w:delText>e</w:delText>
        </w:r>
      </w:del>
      <w:del w:id="187" w:author="像个男人一样" w:date="2018-03-21T20:13:31Z">
        <w:r>
          <w:rPr>
            <w:sz w:val="44"/>
            <w:szCs w:val="44"/>
          </w:rPr>
          <w:delText xml:space="preserve"> First Draft Of My Thesis</w:delText>
        </w:r>
        <w:bookmarkEnd w:id="2"/>
      </w:del>
    </w:p>
    <w:p>
      <w:pPr>
        <w:rPr>
          <w:del w:id="188" w:author="像个男人一样" w:date="2018-03-21T02:34:59Z"/>
        </w:rPr>
      </w:pPr>
    </w:p>
    <w:tbl>
      <w:tblPr>
        <w:tblStyle w:val="28"/>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16"/>
        <w:tblGridChange w:id="189">
          <w:tblGrid>
            <w:gridCol w:w="9016"/>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190" w:author="像个男人一样" w:date="2018-03-21T02:34:59Z"/>
        </w:trPr>
        <w:tc>
          <w:tcPr>
            <w:tcW w:w="9016" w:type="dxa"/>
          </w:tcPr>
          <w:p>
            <w:pPr>
              <w:spacing w:after="0"/>
              <w:rPr>
                <w:del w:id="191" w:author="像个男人一样" w:date="2018-03-21T02:34:59Z"/>
              </w:rPr>
            </w:pPr>
          </w:p>
          <w:p>
            <w:pPr>
              <w:spacing w:after="0"/>
              <w:rPr>
                <w:del w:id="192" w:author="像个男人一样" w:date="2018-03-21T02:34:59Z"/>
                <w:rFonts w:eastAsia="Microsoft JhengHei"/>
                <w:b/>
              </w:rPr>
            </w:pPr>
            <w:del w:id="193" w:author="像个男人一样" w:date="2018-03-21T02:34:59Z">
              <w:r>
                <w:rPr>
                  <w:rFonts w:hint="eastAsia" w:asciiTheme="minorEastAsia" w:hAnsiTheme="minorEastAsia"/>
                  <w:b/>
                </w:rPr>
                <w:delText>Summary</w:delText>
              </w:r>
            </w:del>
            <w:del w:id="194" w:author="像个男人一样" w:date="2018-03-21T02:34:59Z">
              <w:r>
                <w:rPr>
                  <w:rFonts w:eastAsia="Microsoft JhengHei"/>
                  <w:b/>
                </w:rPr>
                <w:delText xml:space="preserve"> by myself:</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195" w:author="像个男人一样" w:date="2018-03-21T02:34:59Z"/>
        </w:trPr>
        <w:tc>
          <w:tcPr>
            <w:tcW w:w="9016" w:type="dxa"/>
          </w:tcPr>
          <w:p>
            <w:pPr>
              <w:spacing w:after="0"/>
              <w:rPr>
                <w:del w:id="196" w:author="像个男人一样" w:date="2018-03-21T02:34:59Z"/>
                <w:rFonts w:eastAsia="Microsoft JhengHei"/>
              </w:rPr>
            </w:pPr>
            <w:del w:id="197" w:author="像个男人一样" w:date="2018-03-21T02:34:59Z">
              <w:r>
                <w:rPr>
                  <w:rFonts w:eastAsia="Microsoft JhengHei"/>
                  <w:b/>
                </w:rPr>
                <w:delText>The main topic:</w:delText>
              </w:r>
            </w:del>
            <w:del w:id="198" w:author="像个男人一样" w:date="2018-03-21T02:34:59Z">
              <w:r>
                <w:rPr>
                  <w:rFonts w:eastAsia="Microsoft JhengHei"/>
                </w:rPr>
                <w:delText xml:space="preserve"> in this thesis is </w:delText>
              </w:r>
            </w:del>
            <w:del w:id="199" w:author="像个男人一样" w:date="2018-03-21T02:34:59Z">
              <w:r>
                <w:rPr>
                  <w:rFonts w:eastAsia="Microsoft JhengHei"/>
                  <w:color w:val="FF0000"/>
                </w:rPr>
                <w:delText xml:space="preserve">action recognition technical, </w:delText>
              </w:r>
            </w:del>
            <w:del w:id="200" w:author="像个男人一样" w:date="2018-03-21T02:34:59Z">
              <w:r>
                <w:rPr>
                  <w:rFonts w:eastAsia="Microsoft JhengHei"/>
                </w:rPr>
                <w:delText>so to talk it well and to tell some one how you study it form zero.</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202" w:author="像个男人一样" w:date="2018-03-21T02:34:55Z">
            <w:tblPrEx>
              <w:tblW w:w="90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trHeight w:val="348" w:hRule="atLeast"/>
          <w:del w:id="201" w:author="像个男人一样" w:date="2018-03-21T02:34:59Z"/>
        </w:trPr>
        <w:tc>
          <w:tcPr>
            <w:tcW w:w="9016" w:type="dxa"/>
            <w:tcPrChange w:id="203" w:author="像个男人一样" w:date="2018-03-21T02:34:55Z">
              <w:tcPr>
                <w:tcW w:w="9016" w:type="dxa"/>
              </w:tcPr>
            </w:tcPrChange>
          </w:tcPr>
          <w:p>
            <w:pPr>
              <w:spacing w:after="0"/>
              <w:rPr>
                <w:del w:id="204" w:author="像个男人一样" w:date="2018-03-21T02:34:59Z"/>
              </w:rPr>
            </w:pPr>
            <w:del w:id="205" w:author="像个男人一样" w:date="2018-03-21T02:34:59Z">
              <w:r>
                <w:rPr/>
                <w:delText>This thesis aims to apply for a patent, since I want to create something new and it is maybe used in our lives in the near future.</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206" w:author="像个男人一样" w:date="2018-03-21T02:34:59Z"/>
        </w:trPr>
        <w:tc>
          <w:tcPr>
            <w:tcW w:w="9016" w:type="dxa"/>
          </w:tcPr>
          <w:p>
            <w:pPr>
              <w:spacing w:after="0"/>
              <w:rPr>
                <w:del w:id="207" w:author="像个男人一样" w:date="2018-03-21T02:34:59Z"/>
              </w:rPr>
            </w:pPr>
            <w:del w:id="208" w:author="像个男人一样" w:date="2018-03-21T02:34:59Z">
              <w:r>
                <w:rPr/>
                <w:delText>Only focus on the accelerometer and Gyroscope of Iphone</w:delText>
              </w:r>
            </w:del>
          </w:p>
        </w:tc>
      </w:tr>
    </w:tbl>
    <w:p>
      <w:pPr>
        <w:keepNext w:val="0"/>
        <w:keepLines w:val="0"/>
        <w:pageBreakBefore/>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rPr>
          <w:del w:id="209" w:author="像个男人一样" w:date="2018-03-21T20:14:39Z"/>
        </w:rPr>
      </w:pPr>
    </w:p>
    <w:p/>
    <w:sdt>
      <w:sdtPr>
        <w:rPr>
          <w:rFonts w:ascii="Microsoft JhengHei" w:hAnsi="Microsoft JhengHei" w:eastAsiaTheme="minorEastAsia" w:cstheme="minorBidi"/>
          <w:color w:val="auto"/>
          <w:sz w:val="24"/>
          <w:szCs w:val="22"/>
          <w:lang w:val="en-IE" w:eastAsia="zh-CN"/>
        </w:rPr>
        <w:id w:val="329338740"/>
        <w:docPartObj>
          <w:docPartGallery w:val="Table of Contents"/>
          <w:docPartUnique/>
        </w:docPartObj>
      </w:sdtPr>
      <w:sdtEndPr>
        <w:rPr>
          <w:rFonts w:ascii="Microsoft JhengHei" w:hAnsi="Microsoft JhengHei" w:eastAsiaTheme="minorEastAsia" w:cstheme="minorBidi"/>
          <w:b/>
          <w:bCs/>
          <w:color w:val="auto"/>
          <w:sz w:val="24"/>
          <w:szCs w:val="22"/>
          <w:lang w:val="en-IE" w:eastAsia="zh-CN"/>
        </w:rPr>
      </w:sdtEndPr>
      <w:sdtContent>
        <w:p>
          <w:pPr>
            <w:pStyle w:val="43"/>
          </w:pPr>
          <w:r>
            <w:t>Table of Contents</w:t>
          </w:r>
        </w:p>
        <w:p>
          <w:pPr>
            <w:pStyle w:val="16"/>
            <w:tabs>
              <w:tab w:val="right" w:leader="dot" w:pos="9026"/>
            </w:tabs>
            <w:rPr>
              <w:del w:id="210" w:author="像个男人一样" w:date="2018-03-22T12:32:19Z"/>
            </w:rPr>
          </w:pPr>
          <w:r>
            <w:fldChar w:fldCharType="begin"/>
          </w:r>
          <w:r>
            <w:instrText xml:space="preserve"> TOC \o "1-3" \h \z \u </w:instrText>
          </w:r>
          <w:r>
            <w:fldChar w:fldCharType="separate"/>
          </w:r>
          <w:del w:id="211" w:author="像个男人一样" w:date="2018-03-22T12:32:19Z">
            <w:r>
              <w:rPr/>
              <w:fldChar w:fldCharType="begin"/>
            </w:r>
          </w:del>
          <w:del w:id="212" w:author="像个男人一样" w:date="2018-03-22T12:32:19Z">
            <w:r>
              <w:rPr/>
              <w:delInstrText xml:space="preserve"> HYPERLINK \l _Toc10410 </w:delInstrText>
            </w:r>
          </w:del>
          <w:del w:id="213" w:author="像个男人一样" w:date="2018-03-22T12:32:19Z">
            <w:r>
              <w:rPr/>
              <w:fldChar w:fldCharType="separate"/>
            </w:r>
          </w:del>
          <w:del w:id="214" w:author="像个男人一样" w:date="2018-03-22T12:32:19Z">
            <w:r>
              <w:rPr>
                <w:rFonts w:hint="eastAsia"/>
                <w:szCs w:val="44"/>
              </w:rPr>
              <w:delText>T</w:delText>
            </w:r>
          </w:del>
          <w:del w:id="215" w:author="像个男人一样" w:date="2018-03-22T12:32:19Z">
            <w:r>
              <w:rPr>
                <w:szCs w:val="44"/>
              </w:rPr>
              <w:delText>h</w:delText>
            </w:r>
          </w:del>
          <w:del w:id="216" w:author="像个男人一样" w:date="2018-03-22T12:32:19Z">
            <w:r>
              <w:rPr>
                <w:rFonts w:hint="eastAsia"/>
                <w:szCs w:val="44"/>
              </w:rPr>
              <w:delText>e</w:delText>
            </w:r>
          </w:del>
          <w:del w:id="217" w:author="像个男人一样" w:date="2018-03-22T12:32:19Z">
            <w:r>
              <w:rPr>
                <w:szCs w:val="44"/>
              </w:rPr>
              <w:delText xml:space="preserve"> First Draft Of My Thesis</w:delText>
            </w:r>
          </w:del>
          <w:del w:id="218" w:author="像个男人一样" w:date="2018-03-22T12:32:19Z">
            <w:r>
              <w:rPr/>
              <w:tab/>
            </w:r>
          </w:del>
          <w:del w:id="219" w:author="像个男人一样" w:date="2018-03-22T12:32:19Z">
            <w:r>
              <w:rPr/>
              <w:fldChar w:fldCharType="begin"/>
            </w:r>
          </w:del>
          <w:del w:id="220" w:author="像个男人一样" w:date="2018-03-22T12:32:19Z">
            <w:r>
              <w:rPr/>
              <w:delInstrText xml:space="preserve"> PAGEREF _Toc10410 </w:delInstrText>
            </w:r>
          </w:del>
          <w:del w:id="221" w:author="像个男人一样" w:date="2018-03-22T12:32:19Z">
            <w:r>
              <w:rPr/>
              <w:fldChar w:fldCharType="separate"/>
            </w:r>
          </w:del>
          <w:del w:id="222" w:author="像个男人一样" w:date="2018-03-22T12:32:19Z">
            <w:r>
              <w:rPr/>
              <w:delText>1</w:delText>
            </w:r>
          </w:del>
          <w:del w:id="223" w:author="像个男人一样" w:date="2018-03-22T12:32:19Z">
            <w:r>
              <w:rPr/>
              <w:fldChar w:fldCharType="end"/>
            </w:r>
          </w:del>
          <w:del w:id="224" w:author="像个男人一样" w:date="2018-03-22T12:32:19Z">
            <w:r>
              <w:rPr/>
              <w:fldChar w:fldCharType="end"/>
            </w:r>
          </w:del>
        </w:p>
        <w:p>
          <w:pPr>
            <w:pStyle w:val="16"/>
            <w:tabs>
              <w:tab w:val="right" w:leader="dot" w:pos="9026"/>
            </w:tabs>
            <w:rPr>
              <w:del w:id="225" w:author="像个男人一样" w:date="2018-03-22T12:32:19Z"/>
            </w:rPr>
          </w:pPr>
          <w:del w:id="226" w:author="像个男人一样" w:date="2018-03-22T12:32:19Z">
            <w:r>
              <w:rPr>
                <w:bCs/>
              </w:rPr>
              <w:fldChar w:fldCharType="begin"/>
            </w:r>
          </w:del>
          <w:del w:id="227" w:author="像个男人一样" w:date="2018-03-22T12:32:19Z">
            <w:r>
              <w:rPr>
                <w:bCs/>
              </w:rPr>
              <w:delInstrText xml:space="preserve"> HYPERLINK \l _Toc28593 </w:delInstrText>
            </w:r>
          </w:del>
          <w:del w:id="228" w:author="像个男人一样" w:date="2018-03-22T12:32:19Z">
            <w:r>
              <w:rPr>
                <w:bCs/>
              </w:rPr>
              <w:fldChar w:fldCharType="separate"/>
            </w:r>
          </w:del>
          <w:del w:id="229" w:author="像个男人一样" w:date="2018-03-22T12:32:19Z">
            <w:r>
              <w:rPr/>
              <w:delText>Table of contents</w:delText>
            </w:r>
          </w:del>
          <w:del w:id="230" w:author="像个男人一样" w:date="2018-03-22T12:32:19Z">
            <w:r>
              <w:rPr/>
              <w:tab/>
            </w:r>
          </w:del>
          <w:del w:id="231" w:author="像个男人一样" w:date="2018-03-22T12:32:19Z">
            <w:r>
              <w:rPr/>
              <w:fldChar w:fldCharType="begin"/>
            </w:r>
          </w:del>
          <w:del w:id="232" w:author="像个男人一样" w:date="2018-03-22T12:32:19Z">
            <w:r>
              <w:rPr/>
              <w:delInstrText xml:space="preserve"> PAGEREF _Toc28593 </w:delInstrText>
            </w:r>
          </w:del>
          <w:del w:id="233" w:author="像个男人一样" w:date="2018-03-22T12:32:19Z">
            <w:r>
              <w:rPr/>
              <w:fldChar w:fldCharType="separate"/>
            </w:r>
          </w:del>
          <w:del w:id="234" w:author="像个男人一样" w:date="2018-03-22T12:32:19Z">
            <w:r>
              <w:rPr/>
              <w:delText>4</w:delText>
            </w:r>
          </w:del>
          <w:del w:id="235" w:author="像个男人一样" w:date="2018-03-22T12:32:19Z">
            <w:r>
              <w:rPr/>
              <w:fldChar w:fldCharType="end"/>
            </w:r>
          </w:del>
          <w:del w:id="236" w:author="像个男人一样" w:date="2018-03-22T12:32:19Z">
            <w:r>
              <w:rPr>
                <w:bCs/>
              </w:rPr>
              <w:fldChar w:fldCharType="end"/>
            </w:r>
          </w:del>
        </w:p>
        <w:p>
          <w:pPr>
            <w:pStyle w:val="19"/>
            <w:tabs>
              <w:tab w:val="right" w:leader="dot" w:pos="9026"/>
            </w:tabs>
            <w:rPr>
              <w:del w:id="237" w:author="像个男人一样" w:date="2018-03-22T12:32:19Z"/>
            </w:rPr>
          </w:pPr>
          <w:del w:id="238" w:author="像个男人一样" w:date="2018-03-22T12:32:19Z">
            <w:r>
              <w:rPr>
                <w:bCs/>
              </w:rPr>
              <w:fldChar w:fldCharType="begin"/>
            </w:r>
          </w:del>
          <w:del w:id="239" w:author="像个男人一样" w:date="2018-03-22T12:32:19Z">
            <w:r>
              <w:rPr>
                <w:bCs/>
              </w:rPr>
              <w:delInstrText xml:space="preserve"> HYPERLINK \l _Toc3732 </w:delInstrText>
            </w:r>
          </w:del>
          <w:del w:id="240" w:author="像个男人一样" w:date="2018-03-22T12:32:19Z">
            <w:r>
              <w:rPr>
                <w:bCs/>
              </w:rPr>
              <w:fldChar w:fldCharType="separate"/>
            </w:r>
          </w:del>
          <w:del w:id="241" w:author="像个男人一样" w:date="2018-03-22T12:32:19Z">
            <w:r>
              <w:rPr>
                <w:rFonts w:eastAsia="Microsoft JhengHei"/>
              </w:rPr>
              <w:delText>Declaration</w:delText>
            </w:r>
          </w:del>
          <w:del w:id="242" w:author="像个男人一样" w:date="2018-03-22T12:32:19Z">
            <w:r>
              <w:rPr/>
              <w:tab/>
            </w:r>
          </w:del>
          <w:del w:id="243" w:author="像个男人一样" w:date="2018-03-22T12:32:19Z">
            <w:r>
              <w:rPr/>
              <w:fldChar w:fldCharType="begin"/>
            </w:r>
          </w:del>
          <w:del w:id="244" w:author="像个男人一样" w:date="2018-03-22T12:32:19Z">
            <w:r>
              <w:rPr/>
              <w:delInstrText xml:space="preserve"> PAGEREF _Toc3732 </w:delInstrText>
            </w:r>
          </w:del>
          <w:del w:id="245" w:author="像个男人一样" w:date="2018-03-22T12:32:19Z">
            <w:r>
              <w:rPr/>
              <w:fldChar w:fldCharType="separate"/>
            </w:r>
          </w:del>
          <w:del w:id="246" w:author="像个男人一样" w:date="2018-03-22T12:32:19Z">
            <w:r>
              <w:rPr/>
              <w:delText>4</w:delText>
            </w:r>
          </w:del>
          <w:del w:id="247" w:author="像个男人一样" w:date="2018-03-22T12:32:19Z">
            <w:r>
              <w:rPr/>
              <w:fldChar w:fldCharType="end"/>
            </w:r>
          </w:del>
          <w:del w:id="248" w:author="像个男人一样" w:date="2018-03-22T12:32:19Z">
            <w:r>
              <w:rPr>
                <w:bCs/>
              </w:rPr>
              <w:fldChar w:fldCharType="end"/>
            </w:r>
          </w:del>
        </w:p>
        <w:p>
          <w:pPr>
            <w:pStyle w:val="19"/>
            <w:tabs>
              <w:tab w:val="right" w:leader="dot" w:pos="9026"/>
            </w:tabs>
            <w:rPr>
              <w:del w:id="249" w:author="像个男人一样" w:date="2018-03-22T12:32:19Z"/>
            </w:rPr>
          </w:pPr>
          <w:del w:id="250" w:author="像个男人一样" w:date="2018-03-22T12:32:19Z">
            <w:r>
              <w:rPr>
                <w:bCs/>
              </w:rPr>
              <w:fldChar w:fldCharType="begin"/>
            </w:r>
          </w:del>
          <w:del w:id="251" w:author="像个男人一样" w:date="2018-03-22T12:32:19Z">
            <w:r>
              <w:rPr>
                <w:bCs/>
              </w:rPr>
              <w:delInstrText xml:space="preserve"> HYPERLINK \l _Toc4467 </w:delInstrText>
            </w:r>
          </w:del>
          <w:del w:id="252" w:author="像个男人一样" w:date="2018-03-22T12:32:19Z">
            <w:r>
              <w:rPr>
                <w:bCs/>
              </w:rPr>
              <w:fldChar w:fldCharType="separate"/>
            </w:r>
          </w:del>
          <w:del w:id="253" w:author="像个男人一样" w:date="2018-03-22T12:32:19Z">
            <w:r>
              <w:rPr>
                <w:rFonts w:eastAsia="Microsoft JhengHei"/>
              </w:rPr>
              <w:delText>Table of Figures</w:delText>
            </w:r>
          </w:del>
          <w:del w:id="254" w:author="像个男人一样" w:date="2018-03-22T12:32:19Z">
            <w:r>
              <w:rPr/>
              <w:tab/>
            </w:r>
          </w:del>
          <w:del w:id="255" w:author="像个男人一样" w:date="2018-03-22T12:32:19Z">
            <w:r>
              <w:rPr/>
              <w:fldChar w:fldCharType="begin"/>
            </w:r>
          </w:del>
          <w:del w:id="256" w:author="像个男人一样" w:date="2018-03-22T12:32:19Z">
            <w:r>
              <w:rPr/>
              <w:delInstrText xml:space="preserve"> PAGEREF _Toc4467 </w:delInstrText>
            </w:r>
          </w:del>
          <w:del w:id="257" w:author="像个男人一样" w:date="2018-03-22T12:32:19Z">
            <w:r>
              <w:rPr/>
              <w:fldChar w:fldCharType="separate"/>
            </w:r>
          </w:del>
          <w:del w:id="258" w:author="像个男人一样" w:date="2018-03-22T12:32:19Z">
            <w:r>
              <w:rPr/>
              <w:delText>4</w:delText>
            </w:r>
          </w:del>
          <w:del w:id="259" w:author="像个男人一样" w:date="2018-03-22T12:32:19Z">
            <w:r>
              <w:rPr/>
              <w:fldChar w:fldCharType="end"/>
            </w:r>
          </w:del>
          <w:del w:id="260" w:author="像个男人一样" w:date="2018-03-22T12:32:19Z">
            <w:r>
              <w:rPr>
                <w:bCs/>
              </w:rPr>
              <w:fldChar w:fldCharType="end"/>
            </w:r>
          </w:del>
        </w:p>
        <w:p>
          <w:pPr>
            <w:pStyle w:val="19"/>
            <w:tabs>
              <w:tab w:val="right" w:leader="dot" w:pos="9026"/>
            </w:tabs>
            <w:rPr>
              <w:del w:id="261" w:author="像个男人一样" w:date="2018-03-22T12:32:19Z"/>
            </w:rPr>
          </w:pPr>
          <w:del w:id="262" w:author="像个男人一样" w:date="2018-03-22T12:32:19Z">
            <w:r>
              <w:rPr>
                <w:bCs/>
              </w:rPr>
              <w:fldChar w:fldCharType="begin"/>
            </w:r>
          </w:del>
          <w:del w:id="263" w:author="像个男人一样" w:date="2018-03-22T12:32:19Z">
            <w:r>
              <w:rPr>
                <w:bCs/>
              </w:rPr>
              <w:delInstrText xml:space="preserve"> HYPERLINK \l _Toc30704 </w:delInstrText>
            </w:r>
          </w:del>
          <w:del w:id="264" w:author="像个男人一样" w:date="2018-03-22T12:32:19Z">
            <w:r>
              <w:rPr>
                <w:bCs/>
              </w:rPr>
              <w:fldChar w:fldCharType="separate"/>
            </w:r>
          </w:del>
          <w:del w:id="265" w:author="像个男人一样" w:date="2018-03-22T12:32:19Z">
            <w:r>
              <w:rPr>
                <w:rFonts w:eastAsia="Microsoft JhengHei"/>
              </w:rPr>
              <w:delText>List of Tables</w:delText>
            </w:r>
          </w:del>
          <w:del w:id="266" w:author="像个男人一样" w:date="2018-03-22T12:32:19Z">
            <w:r>
              <w:rPr/>
              <w:tab/>
            </w:r>
          </w:del>
          <w:del w:id="267" w:author="像个男人一样" w:date="2018-03-22T12:32:19Z">
            <w:r>
              <w:rPr/>
              <w:fldChar w:fldCharType="begin"/>
            </w:r>
          </w:del>
          <w:del w:id="268" w:author="像个男人一样" w:date="2018-03-22T12:32:19Z">
            <w:r>
              <w:rPr/>
              <w:delInstrText xml:space="preserve"> PAGEREF _Toc30704 </w:delInstrText>
            </w:r>
          </w:del>
          <w:del w:id="269" w:author="像个男人一样" w:date="2018-03-22T12:32:19Z">
            <w:r>
              <w:rPr/>
              <w:fldChar w:fldCharType="separate"/>
            </w:r>
          </w:del>
          <w:del w:id="270" w:author="像个男人一样" w:date="2018-03-22T12:32:19Z">
            <w:r>
              <w:rPr/>
              <w:delText>4</w:delText>
            </w:r>
          </w:del>
          <w:del w:id="271" w:author="像个男人一样" w:date="2018-03-22T12:32:19Z">
            <w:r>
              <w:rPr/>
              <w:fldChar w:fldCharType="end"/>
            </w:r>
          </w:del>
          <w:del w:id="272" w:author="像个男人一样" w:date="2018-03-22T12:32:19Z">
            <w:r>
              <w:rPr>
                <w:bCs/>
              </w:rPr>
              <w:fldChar w:fldCharType="end"/>
            </w:r>
          </w:del>
        </w:p>
        <w:p>
          <w:pPr>
            <w:pStyle w:val="19"/>
            <w:tabs>
              <w:tab w:val="right" w:leader="dot" w:pos="9026"/>
            </w:tabs>
            <w:rPr>
              <w:del w:id="273" w:author="像个男人一样" w:date="2018-03-22T12:32:19Z"/>
            </w:rPr>
          </w:pPr>
          <w:del w:id="274" w:author="像个男人一样" w:date="2018-03-22T12:32:19Z">
            <w:r>
              <w:rPr>
                <w:bCs/>
              </w:rPr>
              <w:fldChar w:fldCharType="begin"/>
            </w:r>
          </w:del>
          <w:del w:id="275" w:author="像个男人一样" w:date="2018-03-22T12:32:19Z">
            <w:r>
              <w:rPr>
                <w:bCs/>
              </w:rPr>
              <w:delInstrText xml:space="preserve"> HYPERLINK \l _Toc3614 </w:delInstrText>
            </w:r>
          </w:del>
          <w:del w:id="276" w:author="像个男人一样" w:date="2018-03-22T12:32:19Z">
            <w:r>
              <w:rPr>
                <w:bCs/>
              </w:rPr>
              <w:fldChar w:fldCharType="separate"/>
            </w:r>
          </w:del>
          <w:del w:id="277" w:author="像个男人一样" w:date="2018-03-22T12:32:19Z">
            <w:r>
              <w:rPr>
                <w:rFonts w:eastAsia="Microsoft JhengHei"/>
              </w:rPr>
              <w:delText>Glossary of Abbreviations</w:delText>
            </w:r>
          </w:del>
          <w:del w:id="278" w:author="像个男人一样" w:date="2018-03-22T12:32:19Z">
            <w:r>
              <w:rPr/>
              <w:tab/>
            </w:r>
          </w:del>
          <w:del w:id="279" w:author="像个男人一样" w:date="2018-03-22T12:32:19Z">
            <w:r>
              <w:rPr/>
              <w:fldChar w:fldCharType="begin"/>
            </w:r>
          </w:del>
          <w:del w:id="280" w:author="像个男人一样" w:date="2018-03-22T12:32:19Z">
            <w:r>
              <w:rPr/>
              <w:delInstrText xml:space="preserve"> PAGEREF _Toc3614 </w:delInstrText>
            </w:r>
          </w:del>
          <w:del w:id="281" w:author="像个男人一样" w:date="2018-03-22T12:32:19Z">
            <w:r>
              <w:rPr/>
              <w:fldChar w:fldCharType="separate"/>
            </w:r>
          </w:del>
          <w:del w:id="282" w:author="像个男人一样" w:date="2018-03-22T12:32:19Z">
            <w:r>
              <w:rPr/>
              <w:delText>4</w:delText>
            </w:r>
          </w:del>
          <w:del w:id="283" w:author="像个男人一样" w:date="2018-03-22T12:32:19Z">
            <w:r>
              <w:rPr/>
              <w:fldChar w:fldCharType="end"/>
            </w:r>
          </w:del>
          <w:del w:id="284" w:author="像个男人一样" w:date="2018-03-22T12:32:19Z">
            <w:r>
              <w:rPr>
                <w:bCs/>
              </w:rPr>
              <w:fldChar w:fldCharType="end"/>
            </w:r>
          </w:del>
        </w:p>
        <w:p>
          <w:pPr>
            <w:pStyle w:val="19"/>
            <w:tabs>
              <w:tab w:val="right" w:leader="dot" w:pos="9026"/>
            </w:tabs>
            <w:rPr>
              <w:del w:id="285" w:author="像个男人一样" w:date="2018-03-22T12:32:19Z"/>
            </w:rPr>
          </w:pPr>
          <w:del w:id="286" w:author="像个男人一样" w:date="2018-03-22T12:32:19Z">
            <w:r>
              <w:rPr>
                <w:bCs/>
              </w:rPr>
              <w:fldChar w:fldCharType="begin"/>
            </w:r>
          </w:del>
          <w:del w:id="287" w:author="像个男人一样" w:date="2018-03-22T12:32:19Z">
            <w:r>
              <w:rPr>
                <w:bCs/>
              </w:rPr>
              <w:delInstrText xml:space="preserve"> HYPERLINK \l _Toc27094 </w:delInstrText>
            </w:r>
          </w:del>
          <w:del w:id="288" w:author="像个男人一样" w:date="2018-03-22T12:32:19Z">
            <w:r>
              <w:rPr>
                <w:bCs/>
              </w:rPr>
              <w:fldChar w:fldCharType="separate"/>
            </w:r>
          </w:del>
          <w:del w:id="289" w:author="像个男人一样" w:date="2018-03-22T12:32:19Z">
            <w:r>
              <w:rPr>
                <w:rFonts w:eastAsia="Microsoft JhengHei"/>
              </w:rPr>
              <w:delText>Acknowledgements</w:delText>
            </w:r>
          </w:del>
          <w:del w:id="290" w:author="像个男人一样" w:date="2018-03-22T12:32:19Z">
            <w:r>
              <w:rPr/>
              <w:tab/>
            </w:r>
          </w:del>
          <w:del w:id="291" w:author="像个男人一样" w:date="2018-03-22T12:32:19Z">
            <w:r>
              <w:rPr/>
              <w:fldChar w:fldCharType="begin"/>
            </w:r>
          </w:del>
          <w:del w:id="292" w:author="像个男人一样" w:date="2018-03-22T12:32:19Z">
            <w:r>
              <w:rPr/>
              <w:delInstrText xml:space="preserve"> PAGEREF _Toc27094 </w:delInstrText>
            </w:r>
          </w:del>
          <w:del w:id="293" w:author="像个男人一样" w:date="2018-03-22T12:32:19Z">
            <w:r>
              <w:rPr/>
              <w:fldChar w:fldCharType="separate"/>
            </w:r>
          </w:del>
          <w:del w:id="294" w:author="像个男人一样" w:date="2018-03-22T12:32:19Z">
            <w:r>
              <w:rPr/>
              <w:delText>4</w:delText>
            </w:r>
          </w:del>
          <w:del w:id="295" w:author="像个男人一样" w:date="2018-03-22T12:32:19Z">
            <w:r>
              <w:rPr/>
              <w:fldChar w:fldCharType="end"/>
            </w:r>
          </w:del>
          <w:del w:id="296" w:author="像个男人一样" w:date="2018-03-22T12:32:19Z">
            <w:r>
              <w:rPr>
                <w:bCs/>
              </w:rPr>
              <w:fldChar w:fldCharType="end"/>
            </w:r>
          </w:del>
        </w:p>
        <w:p>
          <w:pPr>
            <w:pStyle w:val="19"/>
            <w:tabs>
              <w:tab w:val="right" w:leader="dot" w:pos="9026"/>
            </w:tabs>
            <w:rPr>
              <w:del w:id="297" w:author="像个男人一样" w:date="2018-03-22T12:32:19Z"/>
            </w:rPr>
          </w:pPr>
          <w:del w:id="298" w:author="像个男人一样" w:date="2018-03-22T12:32:19Z">
            <w:r>
              <w:rPr>
                <w:bCs/>
              </w:rPr>
              <w:fldChar w:fldCharType="begin"/>
            </w:r>
          </w:del>
          <w:del w:id="299" w:author="像个男人一样" w:date="2018-03-22T12:32:19Z">
            <w:r>
              <w:rPr>
                <w:bCs/>
              </w:rPr>
              <w:delInstrText xml:space="preserve"> HYPERLINK \l _Toc19034 </w:delInstrText>
            </w:r>
          </w:del>
          <w:del w:id="300" w:author="像个男人一样" w:date="2018-03-22T12:32:19Z">
            <w:r>
              <w:rPr>
                <w:bCs/>
              </w:rPr>
              <w:fldChar w:fldCharType="separate"/>
            </w:r>
          </w:del>
          <w:del w:id="301" w:author="像个男人一样" w:date="2018-03-22T12:32:19Z">
            <w:r>
              <w:rPr>
                <w:rFonts w:eastAsia="Microsoft JhengHei"/>
              </w:rPr>
              <w:delText>Abstract</w:delText>
            </w:r>
          </w:del>
          <w:del w:id="302" w:author="像个男人一样" w:date="2018-03-22T12:32:19Z">
            <w:r>
              <w:rPr/>
              <w:tab/>
            </w:r>
          </w:del>
          <w:del w:id="303" w:author="像个男人一样" w:date="2018-03-22T12:32:19Z">
            <w:r>
              <w:rPr/>
              <w:fldChar w:fldCharType="begin"/>
            </w:r>
          </w:del>
          <w:del w:id="304" w:author="像个男人一样" w:date="2018-03-22T12:32:19Z">
            <w:r>
              <w:rPr/>
              <w:delInstrText xml:space="preserve"> PAGEREF _Toc19034 </w:delInstrText>
            </w:r>
          </w:del>
          <w:del w:id="305" w:author="像个男人一样" w:date="2018-03-22T12:32:19Z">
            <w:r>
              <w:rPr/>
              <w:fldChar w:fldCharType="separate"/>
            </w:r>
          </w:del>
          <w:del w:id="306" w:author="像个男人一样" w:date="2018-03-22T12:32:19Z">
            <w:r>
              <w:rPr/>
              <w:delText>4</w:delText>
            </w:r>
          </w:del>
          <w:del w:id="307" w:author="像个男人一样" w:date="2018-03-22T12:32:19Z">
            <w:r>
              <w:rPr/>
              <w:fldChar w:fldCharType="end"/>
            </w:r>
          </w:del>
          <w:del w:id="308" w:author="像个男人一样" w:date="2018-03-22T12:32:19Z">
            <w:r>
              <w:rPr>
                <w:bCs/>
              </w:rPr>
              <w:fldChar w:fldCharType="end"/>
            </w:r>
          </w:del>
        </w:p>
        <w:p>
          <w:pPr>
            <w:pStyle w:val="16"/>
            <w:tabs>
              <w:tab w:val="right" w:leader="dot" w:pos="9026"/>
            </w:tabs>
            <w:rPr>
              <w:del w:id="309" w:author="像个男人一样" w:date="2018-03-22T12:32:19Z"/>
            </w:rPr>
          </w:pPr>
          <w:del w:id="310" w:author="像个男人一样" w:date="2018-03-22T12:32:19Z">
            <w:r>
              <w:rPr>
                <w:bCs/>
              </w:rPr>
              <w:fldChar w:fldCharType="begin"/>
            </w:r>
          </w:del>
          <w:del w:id="311" w:author="像个男人一样" w:date="2018-03-22T12:32:19Z">
            <w:r>
              <w:rPr>
                <w:bCs/>
              </w:rPr>
              <w:delInstrText xml:space="preserve"> HYPERLINK \l _Toc8821 </w:delInstrText>
            </w:r>
          </w:del>
          <w:del w:id="312" w:author="像个男人一样" w:date="2018-03-22T12:32:19Z">
            <w:r>
              <w:rPr>
                <w:bCs/>
              </w:rPr>
              <w:fldChar w:fldCharType="separate"/>
            </w:r>
          </w:del>
          <w:del w:id="313" w:author="像个男人一样" w:date="2018-03-22T12:32:19Z">
            <w:r>
              <w:rPr/>
              <w:delText>1 Introduction</w:delText>
            </w:r>
          </w:del>
          <w:del w:id="314" w:author="像个男人一样" w:date="2018-03-22T12:32:19Z">
            <w:r>
              <w:rPr/>
              <w:tab/>
            </w:r>
          </w:del>
          <w:del w:id="315" w:author="像个男人一样" w:date="2018-03-22T12:32:19Z">
            <w:r>
              <w:rPr/>
              <w:fldChar w:fldCharType="begin"/>
            </w:r>
          </w:del>
          <w:del w:id="316" w:author="像个男人一样" w:date="2018-03-22T12:32:19Z">
            <w:r>
              <w:rPr/>
              <w:delInstrText xml:space="preserve"> PAGEREF _Toc8821 </w:delInstrText>
            </w:r>
          </w:del>
          <w:del w:id="317" w:author="像个男人一样" w:date="2018-03-22T12:32:19Z">
            <w:r>
              <w:rPr/>
              <w:fldChar w:fldCharType="separate"/>
            </w:r>
          </w:del>
          <w:del w:id="318" w:author="像个男人一样" w:date="2018-03-22T12:32:19Z">
            <w:r>
              <w:rPr/>
              <w:delText>4</w:delText>
            </w:r>
          </w:del>
          <w:del w:id="319" w:author="像个男人一样" w:date="2018-03-22T12:32:19Z">
            <w:r>
              <w:rPr/>
              <w:fldChar w:fldCharType="end"/>
            </w:r>
          </w:del>
          <w:del w:id="320" w:author="像个男人一样" w:date="2018-03-22T12:32:19Z">
            <w:r>
              <w:rPr>
                <w:bCs/>
              </w:rPr>
              <w:fldChar w:fldCharType="end"/>
            </w:r>
          </w:del>
        </w:p>
        <w:p>
          <w:pPr>
            <w:pStyle w:val="19"/>
            <w:tabs>
              <w:tab w:val="right" w:leader="dot" w:pos="9026"/>
            </w:tabs>
            <w:rPr>
              <w:del w:id="321" w:author="像个男人一样" w:date="2018-03-22T12:32:19Z"/>
            </w:rPr>
          </w:pPr>
          <w:del w:id="322" w:author="像个男人一样" w:date="2018-03-22T12:32:19Z">
            <w:r>
              <w:rPr>
                <w:bCs/>
              </w:rPr>
              <w:fldChar w:fldCharType="begin"/>
            </w:r>
          </w:del>
          <w:del w:id="323" w:author="像个男人一样" w:date="2018-03-22T12:32:19Z">
            <w:r>
              <w:rPr>
                <w:bCs/>
              </w:rPr>
              <w:delInstrText xml:space="preserve"> HYPERLINK \l _Toc28446 </w:delInstrText>
            </w:r>
          </w:del>
          <w:del w:id="324" w:author="像个男人一样" w:date="2018-03-22T12:32:19Z">
            <w:r>
              <w:rPr>
                <w:bCs/>
              </w:rPr>
              <w:fldChar w:fldCharType="separate"/>
            </w:r>
          </w:del>
          <w:del w:id="325" w:author="像个男人一样" w:date="2018-03-22T12:32:19Z">
            <w:r>
              <w:rPr/>
              <w:delText>1.1 Background Information</w:delText>
            </w:r>
          </w:del>
          <w:del w:id="326" w:author="像个男人一样" w:date="2018-03-22T12:32:19Z">
            <w:r>
              <w:rPr/>
              <w:tab/>
            </w:r>
          </w:del>
          <w:del w:id="327" w:author="像个男人一样" w:date="2018-03-22T12:32:19Z">
            <w:r>
              <w:rPr/>
              <w:fldChar w:fldCharType="begin"/>
            </w:r>
          </w:del>
          <w:del w:id="328" w:author="像个男人一样" w:date="2018-03-22T12:32:19Z">
            <w:r>
              <w:rPr/>
              <w:delInstrText xml:space="preserve"> PAGEREF _Toc28446 </w:delInstrText>
            </w:r>
          </w:del>
          <w:del w:id="329" w:author="像个男人一样" w:date="2018-03-22T12:32:19Z">
            <w:r>
              <w:rPr/>
              <w:fldChar w:fldCharType="separate"/>
            </w:r>
          </w:del>
          <w:del w:id="330" w:author="像个男人一样" w:date="2018-03-22T12:32:19Z">
            <w:r>
              <w:rPr/>
              <w:delText>4</w:delText>
            </w:r>
          </w:del>
          <w:del w:id="331" w:author="像个男人一样" w:date="2018-03-22T12:32:19Z">
            <w:r>
              <w:rPr/>
              <w:fldChar w:fldCharType="end"/>
            </w:r>
          </w:del>
          <w:del w:id="332" w:author="像个男人一样" w:date="2018-03-22T12:32:19Z">
            <w:r>
              <w:rPr>
                <w:bCs/>
              </w:rPr>
              <w:fldChar w:fldCharType="end"/>
            </w:r>
          </w:del>
        </w:p>
        <w:p>
          <w:pPr>
            <w:pStyle w:val="19"/>
            <w:tabs>
              <w:tab w:val="right" w:leader="dot" w:pos="9026"/>
            </w:tabs>
            <w:rPr>
              <w:del w:id="333" w:author="像个男人一样" w:date="2018-03-22T12:32:19Z"/>
            </w:rPr>
          </w:pPr>
          <w:del w:id="334" w:author="像个男人一样" w:date="2018-03-22T12:32:19Z">
            <w:r>
              <w:rPr>
                <w:bCs/>
              </w:rPr>
              <w:fldChar w:fldCharType="begin"/>
            </w:r>
          </w:del>
          <w:del w:id="335" w:author="像个男人一样" w:date="2018-03-22T12:32:19Z">
            <w:r>
              <w:rPr>
                <w:bCs/>
              </w:rPr>
              <w:delInstrText xml:space="preserve"> HYPERLINK \l _Toc1127 </w:delInstrText>
            </w:r>
          </w:del>
          <w:del w:id="336" w:author="像个男人一样" w:date="2018-03-22T12:32:19Z">
            <w:r>
              <w:rPr>
                <w:bCs/>
              </w:rPr>
              <w:fldChar w:fldCharType="separate"/>
            </w:r>
          </w:del>
          <w:del w:id="337" w:author="像个男人一样" w:date="2018-03-22T12:32:19Z">
            <w:r>
              <w:rPr/>
              <w:delText>1.2 Acknowledgements</w:delText>
            </w:r>
          </w:del>
          <w:del w:id="338" w:author="像个男人一样" w:date="2018-03-22T12:32:19Z">
            <w:r>
              <w:rPr/>
              <w:tab/>
            </w:r>
          </w:del>
          <w:del w:id="339" w:author="像个男人一样" w:date="2018-03-22T12:32:19Z">
            <w:r>
              <w:rPr/>
              <w:fldChar w:fldCharType="begin"/>
            </w:r>
          </w:del>
          <w:del w:id="340" w:author="像个男人一样" w:date="2018-03-22T12:32:19Z">
            <w:r>
              <w:rPr/>
              <w:delInstrText xml:space="preserve"> PAGEREF _Toc1127 </w:delInstrText>
            </w:r>
          </w:del>
          <w:del w:id="341" w:author="像个男人一样" w:date="2018-03-22T12:32:19Z">
            <w:r>
              <w:rPr/>
              <w:fldChar w:fldCharType="separate"/>
            </w:r>
          </w:del>
          <w:del w:id="342" w:author="像个男人一样" w:date="2018-03-22T12:32:19Z">
            <w:r>
              <w:rPr/>
              <w:delText>5</w:delText>
            </w:r>
          </w:del>
          <w:del w:id="343" w:author="像个男人一样" w:date="2018-03-22T12:32:19Z">
            <w:r>
              <w:rPr/>
              <w:fldChar w:fldCharType="end"/>
            </w:r>
          </w:del>
          <w:del w:id="344" w:author="像个男人一样" w:date="2018-03-22T12:32:19Z">
            <w:r>
              <w:rPr>
                <w:bCs/>
              </w:rPr>
              <w:fldChar w:fldCharType="end"/>
            </w:r>
          </w:del>
        </w:p>
        <w:p>
          <w:pPr>
            <w:pStyle w:val="16"/>
            <w:tabs>
              <w:tab w:val="right" w:leader="dot" w:pos="9026"/>
            </w:tabs>
            <w:rPr>
              <w:del w:id="345" w:author="像个男人一样" w:date="2018-03-22T12:32:19Z"/>
            </w:rPr>
          </w:pPr>
          <w:del w:id="346" w:author="像个男人一样" w:date="2018-03-22T12:32:19Z">
            <w:r>
              <w:rPr>
                <w:bCs/>
              </w:rPr>
              <w:fldChar w:fldCharType="begin"/>
            </w:r>
          </w:del>
          <w:del w:id="347" w:author="像个男人一样" w:date="2018-03-22T12:32:19Z">
            <w:r>
              <w:rPr>
                <w:bCs/>
              </w:rPr>
              <w:delInstrText xml:space="preserve"> HYPERLINK \l _Toc9259 </w:delInstrText>
            </w:r>
          </w:del>
          <w:del w:id="348" w:author="像个男人一样" w:date="2018-03-22T12:32:19Z">
            <w:r>
              <w:rPr>
                <w:bCs/>
              </w:rPr>
              <w:fldChar w:fldCharType="separate"/>
            </w:r>
          </w:del>
          <w:del w:id="349" w:author="像个男人一样" w:date="2018-03-22T12:32:19Z">
            <w:r>
              <w:rPr/>
              <w:delText>2 Accelerometer with steps algorithm</w:delText>
            </w:r>
          </w:del>
          <w:del w:id="350" w:author="像个男人一样" w:date="2018-03-22T12:32:19Z">
            <w:r>
              <w:rPr/>
              <w:tab/>
            </w:r>
          </w:del>
          <w:del w:id="351" w:author="像个男人一样" w:date="2018-03-22T12:32:19Z">
            <w:r>
              <w:rPr/>
              <w:fldChar w:fldCharType="begin"/>
            </w:r>
          </w:del>
          <w:del w:id="352" w:author="像个男人一样" w:date="2018-03-22T12:32:19Z">
            <w:r>
              <w:rPr/>
              <w:delInstrText xml:space="preserve"> PAGEREF _Toc9259 </w:delInstrText>
            </w:r>
          </w:del>
          <w:del w:id="353" w:author="像个男人一样" w:date="2018-03-22T12:32:19Z">
            <w:r>
              <w:rPr/>
              <w:fldChar w:fldCharType="separate"/>
            </w:r>
          </w:del>
          <w:del w:id="354" w:author="像个男人一样" w:date="2018-03-22T12:32:19Z">
            <w:r>
              <w:rPr/>
              <w:delText>5</w:delText>
            </w:r>
          </w:del>
          <w:del w:id="355" w:author="像个男人一样" w:date="2018-03-22T12:32:19Z">
            <w:r>
              <w:rPr/>
              <w:fldChar w:fldCharType="end"/>
            </w:r>
          </w:del>
          <w:del w:id="356" w:author="像个男人一样" w:date="2018-03-22T12:32:19Z">
            <w:r>
              <w:rPr>
                <w:bCs/>
              </w:rPr>
              <w:fldChar w:fldCharType="end"/>
            </w:r>
          </w:del>
        </w:p>
        <w:p>
          <w:pPr>
            <w:pStyle w:val="19"/>
            <w:tabs>
              <w:tab w:val="right" w:leader="dot" w:pos="9026"/>
            </w:tabs>
            <w:rPr>
              <w:del w:id="357" w:author="像个男人一样" w:date="2018-03-22T12:32:19Z"/>
            </w:rPr>
          </w:pPr>
          <w:del w:id="358" w:author="像个男人一样" w:date="2018-03-22T12:32:19Z">
            <w:r>
              <w:rPr>
                <w:bCs/>
              </w:rPr>
              <w:fldChar w:fldCharType="begin"/>
            </w:r>
          </w:del>
          <w:del w:id="359" w:author="像个男人一样" w:date="2018-03-22T12:32:19Z">
            <w:r>
              <w:rPr>
                <w:bCs/>
              </w:rPr>
              <w:delInstrText xml:space="preserve"> HYPERLINK \l _Toc29106 </w:delInstrText>
            </w:r>
          </w:del>
          <w:del w:id="360" w:author="像个男人一样" w:date="2018-03-22T12:32:19Z">
            <w:r>
              <w:rPr>
                <w:bCs/>
              </w:rPr>
              <w:fldChar w:fldCharType="separate"/>
            </w:r>
          </w:del>
          <w:del w:id="361" w:author="像个男人一样" w:date="2018-03-22T12:32:19Z">
            <w:r>
              <w:rPr/>
              <w:delText>2.1 The introduction and working principle of an accelerometer</w:delText>
            </w:r>
          </w:del>
          <w:del w:id="362" w:author="像个男人一样" w:date="2018-03-22T12:32:19Z">
            <w:r>
              <w:rPr/>
              <w:tab/>
            </w:r>
          </w:del>
          <w:del w:id="363" w:author="像个男人一样" w:date="2018-03-22T12:32:19Z">
            <w:r>
              <w:rPr/>
              <w:fldChar w:fldCharType="begin"/>
            </w:r>
          </w:del>
          <w:del w:id="364" w:author="像个男人一样" w:date="2018-03-22T12:32:19Z">
            <w:r>
              <w:rPr/>
              <w:delInstrText xml:space="preserve"> PAGEREF _Toc29106 </w:delInstrText>
            </w:r>
          </w:del>
          <w:del w:id="365" w:author="像个男人一样" w:date="2018-03-22T12:32:19Z">
            <w:r>
              <w:rPr/>
              <w:fldChar w:fldCharType="separate"/>
            </w:r>
          </w:del>
          <w:del w:id="366" w:author="像个男人一样" w:date="2018-03-22T12:32:19Z">
            <w:r>
              <w:rPr/>
              <w:delText>5</w:delText>
            </w:r>
          </w:del>
          <w:del w:id="367" w:author="像个男人一样" w:date="2018-03-22T12:32:19Z">
            <w:r>
              <w:rPr/>
              <w:fldChar w:fldCharType="end"/>
            </w:r>
          </w:del>
          <w:del w:id="368" w:author="像个男人一样" w:date="2018-03-22T12:32:19Z">
            <w:r>
              <w:rPr>
                <w:bCs/>
              </w:rPr>
              <w:fldChar w:fldCharType="end"/>
            </w:r>
          </w:del>
        </w:p>
        <w:p>
          <w:pPr>
            <w:pStyle w:val="12"/>
            <w:tabs>
              <w:tab w:val="right" w:leader="dot" w:pos="9026"/>
            </w:tabs>
            <w:rPr>
              <w:del w:id="369" w:author="像个男人一样" w:date="2018-03-22T12:32:19Z"/>
            </w:rPr>
          </w:pPr>
          <w:del w:id="370" w:author="像个男人一样" w:date="2018-03-22T12:32:19Z">
            <w:r>
              <w:rPr>
                <w:bCs/>
              </w:rPr>
              <w:fldChar w:fldCharType="begin"/>
            </w:r>
          </w:del>
          <w:del w:id="371" w:author="像个男人一样" w:date="2018-03-22T12:32:19Z">
            <w:r>
              <w:rPr>
                <w:bCs/>
              </w:rPr>
              <w:delInstrText xml:space="preserve"> HYPERLINK \l _Toc24469 </w:delInstrText>
            </w:r>
          </w:del>
          <w:del w:id="372" w:author="像个男人一样" w:date="2018-03-22T12:32:19Z">
            <w:r>
              <w:rPr>
                <w:bCs/>
              </w:rPr>
              <w:fldChar w:fldCharType="separate"/>
            </w:r>
          </w:del>
          <w:del w:id="373" w:author="像个男人一样" w:date="2018-03-22T12:32:19Z">
            <w:r>
              <w:rPr/>
              <w:delText>2.1.1 What is an accelerometer</w:delText>
            </w:r>
          </w:del>
          <w:del w:id="374" w:author="像个男人一样" w:date="2018-03-22T12:32:19Z">
            <w:r>
              <w:rPr/>
              <w:tab/>
            </w:r>
          </w:del>
          <w:del w:id="375" w:author="像个男人一样" w:date="2018-03-22T12:32:19Z">
            <w:r>
              <w:rPr/>
              <w:fldChar w:fldCharType="begin"/>
            </w:r>
          </w:del>
          <w:del w:id="376" w:author="像个男人一样" w:date="2018-03-22T12:32:19Z">
            <w:r>
              <w:rPr/>
              <w:delInstrText xml:space="preserve"> PAGEREF _Toc24469 </w:delInstrText>
            </w:r>
          </w:del>
          <w:del w:id="377" w:author="像个男人一样" w:date="2018-03-22T12:32:19Z">
            <w:r>
              <w:rPr/>
              <w:fldChar w:fldCharType="separate"/>
            </w:r>
          </w:del>
          <w:del w:id="378" w:author="像个男人一样" w:date="2018-03-22T12:32:19Z">
            <w:r>
              <w:rPr/>
              <w:delText>5</w:delText>
            </w:r>
          </w:del>
          <w:del w:id="379" w:author="像个男人一样" w:date="2018-03-22T12:32:19Z">
            <w:r>
              <w:rPr/>
              <w:fldChar w:fldCharType="end"/>
            </w:r>
          </w:del>
          <w:del w:id="380" w:author="像个男人一样" w:date="2018-03-22T12:32:19Z">
            <w:r>
              <w:rPr>
                <w:bCs/>
              </w:rPr>
              <w:fldChar w:fldCharType="end"/>
            </w:r>
          </w:del>
        </w:p>
        <w:p>
          <w:pPr>
            <w:pStyle w:val="12"/>
            <w:tabs>
              <w:tab w:val="right" w:leader="dot" w:pos="9026"/>
            </w:tabs>
            <w:rPr>
              <w:del w:id="381" w:author="像个男人一样" w:date="2018-03-22T12:32:19Z"/>
            </w:rPr>
          </w:pPr>
          <w:del w:id="382" w:author="像个男人一样" w:date="2018-03-22T12:32:19Z">
            <w:r>
              <w:rPr>
                <w:bCs/>
              </w:rPr>
              <w:fldChar w:fldCharType="begin"/>
            </w:r>
          </w:del>
          <w:del w:id="383" w:author="像个男人一样" w:date="2018-03-22T12:32:19Z">
            <w:r>
              <w:rPr>
                <w:bCs/>
              </w:rPr>
              <w:delInstrText xml:space="preserve"> HYPERLINK \l _Toc15283 </w:delInstrText>
            </w:r>
          </w:del>
          <w:del w:id="384" w:author="像个男人一样" w:date="2018-03-22T12:32:19Z">
            <w:r>
              <w:rPr>
                <w:bCs/>
              </w:rPr>
              <w:fldChar w:fldCharType="separate"/>
            </w:r>
          </w:del>
          <w:del w:id="385" w:author="像个男人一样" w:date="2018-03-22T12:32:19Z">
            <w:r>
              <w:rPr/>
              <w:delText>2.1.2 Working principle of  an accelerometer</w:delText>
            </w:r>
          </w:del>
          <w:del w:id="386" w:author="像个男人一样" w:date="2018-03-22T12:32:19Z">
            <w:r>
              <w:rPr/>
              <w:tab/>
            </w:r>
          </w:del>
          <w:del w:id="387" w:author="像个男人一样" w:date="2018-03-22T12:32:19Z">
            <w:r>
              <w:rPr/>
              <w:fldChar w:fldCharType="begin"/>
            </w:r>
          </w:del>
          <w:del w:id="388" w:author="像个男人一样" w:date="2018-03-22T12:32:19Z">
            <w:r>
              <w:rPr/>
              <w:delInstrText xml:space="preserve"> PAGEREF _Toc15283 </w:delInstrText>
            </w:r>
          </w:del>
          <w:del w:id="389" w:author="像个男人一样" w:date="2018-03-22T12:32:19Z">
            <w:r>
              <w:rPr/>
              <w:fldChar w:fldCharType="separate"/>
            </w:r>
          </w:del>
          <w:del w:id="390" w:author="像个男人一样" w:date="2018-03-22T12:32:19Z">
            <w:r>
              <w:rPr/>
              <w:delText>6</w:delText>
            </w:r>
          </w:del>
          <w:del w:id="391" w:author="像个男人一样" w:date="2018-03-22T12:32:19Z">
            <w:r>
              <w:rPr/>
              <w:fldChar w:fldCharType="end"/>
            </w:r>
          </w:del>
          <w:del w:id="392" w:author="像个男人一样" w:date="2018-03-22T12:32:19Z">
            <w:r>
              <w:rPr>
                <w:bCs/>
              </w:rPr>
              <w:fldChar w:fldCharType="end"/>
            </w:r>
          </w:del>
        </w:p>
        <w:p>
          <w:pPr>
            <w:pStyle w:val="12"/>
            <w:tabs>
              <w:tab w:val="right" w:leader="dot" w:pos="9026"/>
            </w:tabs>
            <w:rPr>
              <w:del w:id="393" w:author="像个男人一样" w:date="2018-03-22T12:32:19Z"/>
            </w:rPr>
          </w:pPr>
          <w:del w:id="394" w:author="像个男人一样" w:date="2018-03-22T12:32:19Z">
            <w:r>
              <w:rPr>
                <w:bCs/>
              </w:rPr>
              <w:fldChar w:fldCharType="begin"/>
            </w:r>
          </w:del>
          <w:del w:id="395" w:author="像个男人一样" w:date="2018-03-22T12:32:19Z">
            <w:r>
              <w:rPr>
                <w:bCs/>
              </w:rPr>
              <w:delInstrText xml:space="preserve"> HYPERLINK \l _Toc31349 </w:delInstrText>
            </w:r>
          </w:del>
          <w:del w:id="396" w:author="像个男人一样" w:date="2018-03-22T12:32:19Z">
            <w:r>
              <w:rPr>
                <w:bCs/>
              </w:rPr>
              <w:fldChar w:fldCharType="separate"/>
            </w:r>
          </w:del>
          <w:del w:id="397" w:author="像个男人一样" w:date="2018-03-22T12:32:19Z">
            <w:r>
              <w:rPr/>
              <w:delText>2.1.3 How an accelerometer works in mobile phone.</w:delText>
            </w:r>
          </w:del>
          <w:del w:id="398" w:author="像个男人一样" w:date="2018-03-22T12:32:19Z">
            <w:r>
              <w:rPr/>
              <w:tab/>
            </w:r>
          </w:del>
          <w:del w:id="399" w:author="像个男人一样" w:date="2018-03-22T12:32:19Z">
            <w:r>
              <w:rPr/>
              <w:fldChar w:fldCharType="begin"/>
            </w:r>
          </w:del>
          <w:del w:id="400" w:author="像个男人一样" w:date="2018-03-22T12:32:19Z">
            <w:r>
              <w:rPr/>
              <w:delInstrText xml:space="preserve"> PAGEREF _Toc31349 </w:delInstrText>
            </w:r>
          </w:del>
          <w:del w:id="401" w:author="像个男人一样" w:date="2018-03-22T12:32:19Z">
            <w:r>
              <w:rPr/>
              <w:fldChar w:fldCharType="separate"/>
            </w:r>
          </w:del>
          <w:del w:id="402" w:author="像个男人一样" w:date="2018-03-22T12:32:19Z">
            <w:r>
              <w:rPr/>
              <w:delText>7</w:delText>
            </w:r>
          </w:del>
          <w:del w:id="403" w:author="像个男人一样" w:date="2018-03-22T12:32:19Z">
            <w:r>
              <w:rPr/>
              <w:fldChar w:fldCharType="end"/>
            </w:r>
          </w:del>
          <w:del w:id="404" w:author="像个男人一样" w:date="2018-03-22T12:32:19Z">
            <w:r>
              <w:rPr>
                <w:bCs/>
              </w:rPr>
              <w:fldChar w:fldCharType="end"/>
            </w:r>
          </w:del>
        </w:p>
        <w:p>
          <w:pPr>
            <w:pStyle w:val="19"/>
            <w:tabs>
              <w:tab w:val="right" w:leader="dot" w:pos="9026"/>
            </w:tabs>
            <w:rPr>
              <w:del w:id="405" w:author="像个男人一样" w:date="2018-03-22T12:32:19Z"/>
            </w:rPr>
          </w:pPr>
          <w:del w:id="406" w:author="像个男人一样" w:date="2018-03-22T12:32:19Z">
            <w:r>
              <w:rPr>
                <w:bCs/>
              </w:rPr>
              <w:fldChar w:fldCharType="begin"/>
            </w:r>
          </w:del>
          <w:del w:id="407" w:author="像个男人一样" w:date="2018-03-22T12:32:19Z">
            <w:r>
              <w:rPr>
                <w:bCs/>
              </w:rPr>
              <w:delInstrText xml:space="preserve"> HYPERLINK \l _Toc14217 </w:delInstrText>
            </w:r>
          </w:del>
          <w:del w:id="408" w:author="像个男人一样" w:date="2018-03-22T12:32:19Z">
            <w:r>
              <w:rPr>
                <w:bCs/>
              </w:rPr>
              <w:fldChar w:fldCharType="separate"/>
            </w:r>
          </w:del>
          <w:del w:id="409" w:author="像个男人一样" w:date="2018-03-22T12:32:19Z">
            <w:r>
              <w:rPr/>
              <w:delText>2.2 The principle of testing steps</w:delText>
            </w:r>
          </w:del>
          <w:del w:id="410" w:author="像个男人一样" w:date="2018-03-22T12:32:19Z">
            <w:r>
              <w:rPr/>
              <w:tab/>
            </w:r>
          </w:del>
          <w:del w:id="411" w:author="像个男人一样" w:date="2018-03-22T12:32:19Z">
            <w:r>
              <w:rPr/>
              <w:fldChar w:fldCharType="begin"/>
            </w:r>
          </w:del>
          <w:del w:id="412" w:author="像个男人一样" w:date="2018-03-22T12:32:19Z">
            <w:r>
              <w:rPr/>
              <w:delInstrText xml:space="preserve"> PAGEREF _Toc14217 </w:delInstrText>
            </w:r>
          </w:del>
          <w:del w:id="413" w:author="像个男人一样" w:date="2018-03-22T12:32:19Z">
            <w:r>
              <w:rPr/>
              <w:fldChar w:fldCharType="separate"/>
            </w:r>
          </w:del>
          <w:del w:id="414" w:author="像个男人一样" w:date="2018-03-22T12:32:19Z">
            <w:r>
              <w:rPr/>
              <w:delText>8</w:delText>
            </w:r>
          </w:del>
          <w:del w:id="415" w:author="像个男人一样" w:date="2018-03-22T12:32:19Z">
            <w:r>
              <w:rPr/>
              <w:fldChar w:fldCharType="end"/>
            </w:r>
          </w:del>
          <w:del w:id="416" w:author="像个男人一样" w:date="2018-03-22T12:32:19Z">
            <w:r>
              <w:rPr>
                <w:bCs/>
              </w:rPr>
              <w:fldChar w:fldCharType="end"/>
            </w:r>
          </w:del>
        </w:p>
        <w:p>
          <w:pPr>
            <w:pStyle w:val="12"/>
            <w:tabs>
              <w:tab w:val="right" w:leader="dot" w:pos="9026"/>
            </w:tabs>
            <w:rPr>
              <w:del w:id="417" w:author="像个男人一样" w:date="2018-03-22T12:32:19Z"/>
            </w:rPr>
          </w:pPr>
          <w:del w:id="418" w:author="像个男人一样" w:date="2018-03-22T12:32:19Z">
            <w:r>
              <w:rPr>
                <w:bCs/>
              </w:rPr>
              <w:fldChar w:fldCharType="begin"/>
            </w:r>
          </w:del>
          <w:del w:id="419" w:author="像个男人一样" w:date="2018-03-22T12:32:19Z">
            <w:r>
              <w:rPr>
                <w:bCs/>
              </w:rPr>
              <w:delInstrText xml:space="preserve"> HYPERLINK \l _Toc31793 </w:delInstrText>
            </w:r>
          </w:del>
          <w:del w:id="420" w:author="像个男人一样" w:date="2018-03-22T12:32:19Z">
            <w:r>
              <w:rPr>
                <w:bCs/>
              </w:rPr>
              <w:fldChar w:fldCharType="separate"/>
            </w:r>
          </w:del>
          <w:del w:id="421" w:author="像个男人一样" w:date="2018-03-22T12:32:19Z">
            <w:r>
              <w:rPr/>
              <w:delText>2.2.1 How an accelerometer works in human body</w:delText>
            </w:r>
          </w:del>
          <w:del w:id="422" w:author="像个男人一样" w:date="2018-03-22T12:32:19Z">
            <w:r>
              <w:rPr/>
              <w:tab/>
            </w:r>
          </w:del>
          <w:del w:id="423" w:author="像个男人一样" w:date="2018-03-22T12:32:19Z">
            <w:r>
              <w:rPr/>
              <w:fldChar w:fldCharType="begin"/>
            </w:r>
          </w:del>
          <w:del w:id="424" w:author="像个男人一样" w:date="2018-03-22T12:32:19Z">
            <w:r>
              <w:rPr/>
              <w:delInstrText xml:space="preserve"> PAGEREF _Toc31793 </w:delInstrText>
            </w:r>
          </w:del>
          <w:del w:id="425" w:author="像个男人一样" w:date="2018-03-22T12:32:19Z">
            <w:r>
              <w:rPr/>
              <w:fldChar w:fldCharType="separate"/>
            </w:r>
          </w:del>
          <w:del w:id="426" w:author="像个男人一样" w:date="2018-03-22T12:32:19Z">
            <w:r>
              <w:rPr/>
              <w:delText>8</w:delText>
            </w:r>
          </w:del>
          <w:del w:id="427" w:author="像个男人一样" w:date="2018-03-22T12:32:19Z">
            <w:r>
              <w:rPr/>
              <w:fldChar w:fldCharType="end"/>
            </w:r>
          </w:del>
          <w:del w:id="428" w:author="像个男人一样" w:date="2018-03-22T12:32:19Z">
            <w:r>
              <w:rPr>
                <w:bCs/>
              </w:rPr>
              <w:fldChar w:fldCharType="end"/>
            </w:r>
          </w:del>
        </w:p>
        <w:p>
          <w:pPr>
            <w:pStyle w:val="12"/>
            <w:tabs>
              <w:tab w:val="right" w:leader="dot" w:pos="9026"/>
            </w:tabs>
            <w:rPr>
              <w:del w:id="429" w:author="像个男人一样" w:date="2018-03-22T12:32:19Z"/>
            </w:rPr>
          </w:pPr>
          <w:del w:id="430" w:author="像个男人一样" w:date="2018-03-22T12:32:19Z">
            <w:r>
              <w:rPr>
                <w:bCs/>
              </w:rPr>
              <w:fldChar w:fldCharType="begin"/>
            </w:r>
          </w:del>
          <w:del w:id="431" w:author="像个男人一样" w:date="2018-03-22T12:32:19Z">
            <w:r>
              <w:rPr>
                <w:bCs/>
              </w:rPr>
              <w:delInstrText xml:space="preserve"> HYPERLINK \l _Toc17085 </w:delInstrText>
            </w:r>
          </w:del>
          <w:del w:id="432" w:author="像个男人一样" w:date="2018-03-22T12:32:19Z">
            <w:r>
              <w:rPr>
                <w:bCs/>
              </w:rPr>
              <w:fldChar w:fldCharType="separate"/>
            </w:r>
          </w:del>
          <w:del w:id="433" w:author="像个男人一样" w:date="2018-03-22T12:32:19Z">
            <w:r>
              <w:rPr/>
              <w:delText>2.2.2 The features of one steps</w:delText>
            </w:r>
          </w:del>
          <w:del w:id="434" w:author="像个男人一样" w:date="2018-03-22T12:32:19Z">
            <w:r>
              <w:rPr/>
              <w:tab/>
            </w:r>
          </w:del>
          <w:del w:id="435" w:author="像个男人一样" w:date="2018-03-22T12:32:19Z">
            <w:r>
              <w:rPr/>
              <w:fldChar w:fldCharType="begin"/>
            </w:r>
          </w:del>
          <w:del w:id="436" w:author="像个男人一样" w:date="2018-03-22T12:32:19Z">
            <w:r>
              <w:rPr/>
              <w:delInstrText xml:space="preserve"> PAGEREF _Toc17085 </w:delInstrText>
            </w:r>
          </w:del>
          <w:del w:id="437" w:author="像个男人一样" w:date="2018-03-22T12:32:19Z">
            <w:r>
              <w:rPr/>
              <w:fldChar w:fldCharType="separate"/>
            </w:r>
          </w:del>
          <w:del w:id="438" w:author="像个男人一样" w:date="2018-03-22T12:32:19Z">
            <w:r>
              <w:rPr/>
              <w:delText>9</w:delText>
            </w:r>
          </w:del>
          <w:del w:id="439" w:author="像个男人一样" w:date="2018-03-22T12:32:19Z">
            <w:r>
              <w:rPr/>
              <w:fldChar w:fldCharType="end"/>
            </w:r>
          </w:del>
          <w:del w:id="440" w:author="像个男人一样" w:date="2018-03-22T12:32:19Z">
            <w:r>
              <w:rPr>
                <w:bCs/>
              </w:rPr>
              <w:fldChar w:fldCharType="end"/>
            </w:r>
          </w:del>
        </w:p>
        <w:p>
          <w:pPr>
            <w:pStyle w:val="19"/>
            <w:tabs>
              <w:tab w:val="right" w:leader="dot" w:pos="9026"/>
            </w:tabs>
            <w:rPr>
              <w:del w:id="441" w:author="像个男人一样" w:date="2018-03-22T12:32:19Z"/>
            </w:rPr>
          </w:pPr>
          <w:del w:id="442" w:author="像个男人一样" w:date="2018-03-22T12:32:19Z">
            <w:r>
              <w:rPr>
                <w:bCs/>
              </w:rPr>
              <w:fldChar w:fldCharType="begin"/>
            </w:r>
          </w:del>
          <w:del w:id="443" w:author="像个男人一样" w:date="2018-03-22T12:32:19Z">
            <w:r>
              <w:rPr>
                <w:bCs/>
              </w:rPr>
              <w:delInstrText xml:space="preserve"> HYPERLINK \l _Toc22784 </w:delInstrText>
            </w:r>
          </w:del>
          <w:del w:id="444" w:author="像个男人一样" w:date="2018-03-22T12:32:19Z">
            <w:r>
              <w:rPr>
                <w:bCs/>
              </w:rPr>
              <w:fldChar w:fldCharType="separate"/>
            </w:r>
          </w:del>
          <w:del w:id="445" w:author="像个男人一样" w:date="2018-03-22T12:32:19Z">
            <w:r>
              <w:rPr/>
              <w:delText>2.3 Key algorithms of recording steps</w:delText>
            </w:r>
          </w:del>
          <w:del w:id="446" w:author="像个男人一样" w:date="2018-03-22T12:32:19Z">
            <w:r>
              <w:rPr/>
              <w:tab/>
            </w:r>
          </w:del>
          <w:del w:id="447" w:author="像个男人一样" w:date="2018-03-22T12:32:19Z">
            <w:r>
              <w:rPr/>
              <w:fldChar w:fldCharType="begin"/>
            </w:r>
          </w:del>
          <w:del w:id="448" w:author="像个男人一样" w:date="2018-03-22T12:32:19Z">
            <w:r>
              <w:rPr/>
              <w:delInstrText xml:space="preserve"> PAGEREF _Toc22784 </w:delInstrText>
            </w:r>
          </w:del>
          <w:del w:id="449" w:author="像个男人一样" w:date="2018-03-22T12:32:19Z">
            <w:r>
              <w:rPr/>
              <w:fldChar w:fldCharType="separate"/>
            </w:r>
          </w:del>
          <w:del w:id="450" w:author="像个男人一样" w:date="2018-03-22T12:32:19Z">
            <w:r>
              <w:rPr/>
              <w:delText>10</w:delText>
            </w:r>
          </w:del>
          <w:del w:id="451" w:author="像个男人一样" w:date="2018-03-22T12:32:19Z">
            <w:r>
              <w:rPr/>
              <w:fldChar w:fldCharType="end"/>
            </w:r>
          </w:del>
          <w:del w:id="452" w:author="像个男人一样" w:date="2018-03-22T12:32:19Z">
            <w:r>
              <w:rPr>
                <w:bCs/>
              </w:rPr>
              <w:fldChar w:fldCharType="end"/>
            </w:r>
          </w:del>
        </w:p>
        <w:p>
          <w:pPr>
            <w:pStyle w:val="12"/>
            <w:tabs>
              <w:tab w:val="right" w:leader="dot" w:pos="9026"/>
            </w:tabs>
            <w:rPr>
              <w:del w:id="453" w:author="像个男人一样" w:date="2018-03-22T12:32:19Z"/>
            </w:rPr>
          </w:pPr>
          <w:del w:id="454" w:author="像个男人一样" w:date="2018-03-22T12:32:19Z">
            <w:r>
              <w:rPr>
                <w:bCs/>
              </w:rPr>
              <w:fldChar w:fldCharType="begin"/>
            </w:r>
          </w:del>
          <w:del w:id="455" w:author="像个男人一样" w:date="2018-03-22T12:32:19Z">
            <w:r>
              <w:rPr>
                <w:bCs/>
              </w:rPr>
              <w:delInstrText xml:space="preserve"> HYPERLINK \l _Toc8756 </w:delInstrText>
            </w:r>
          </w:del>
          <w:del w:id="456" w:author="像个男人一样" w:date="2018-03-22T12:32:19Z">
            <w:r>
              <w:rPr>
                <w:bCs/>
              </w:rPr>
              <w:fldChar w:fldCharType="separate"/>
            </w:r>
          </w:del>
          <w:del w:id="457" w:author="像个男人一样" w:date="2018-03-22T12:32:19Z">
            <w:r>
              <w:rPr>
                <w:lang w:val="en-US"/>
              </w:rPr>
              <w:delText xml:space="preserve">2.3.1 </w:delText>
            </w:r>
          </w:del>
          <w:del w:id="458" w:author="像个男人一样" w:date="2018-03-22T12:32:19Z">
            <w:r>
              <w:rPr>
                <w:rFonts w:hint="eastAsia"/>
                <w:lang w:val="en-US"/>
              </w:rPr>
              <w:delText>Peak Detection Algorithm</w:delText>
            </w:r>
          </w:del>
          <w:del w:id="459" w:author="像个男人一样" w:date="2018-03-22T12:32:19Z">
            <w:r>
              <w:rPr/>
              <w:tab/>
            </w:r>
          </w:del>
          <w:del w:id="460" w:author="像个男人一样" w:date="2018-03-22T12:32:19Z">
            <w:r>
              <w:rPr/>
              <w:fldChar w:fldCharType="begin"/>
            </w:r>
          </w:del>
          <w:del w:id="461" w:author="像个男人一样" w:date="2018-03-22T12:32:19Z">
            <w:r>
              <w:rPr/>
              <w:delInstrText xml:space="preserve"> PAGEREF _Toc8756 </w:delInstrText>
            </w:r>
          </w:del>
          <w:del w:id="462" w:author="像个男人一样" w:date="2018-03-22T12:32:19Z">
            <w:r>
              <w:rPr/>
              <w:fldChar w:fldCharType="separate"/>
            </w:r>
          </w:del>
          <w:del w:id="463" w:author="像个男人一样" w:date="2018-03-22T12:32:19Z">
            <w:r>
              <w:rPr/>
              <w:delText>10</w:delText>
            </w:r>
          </w:del>
          <w:del w:id="464" w:author="像个男人一样" w:date="2018-03-22T12:32:19Z">
            <w:r>
              <w:rPr/>
              <w:fldChar w:fldCharType="end"/>
            </w:r>
          </w:del>
          <w:del w:id="465" w:author="像个男人一样" w:date="2018-03-22T12:32:19Z">
            <w:r>
              <w:rPr>
                <w:bCs/>
              </w:rPr>
              <w:fldChar w:fldCharType="end"/>
            </w:r>
          </w:del>
        </w:p>
        <w:p>
          <w:pPr>
            <w:pStyle w:val="12"/>
            <w:tabs>
              <w:tab w:val="right" w:leader="dot" w:pos="9026"/>
            </w:tabs>
            <w:rPr>
              <w:del w:id="466" w:author="像个男人一样" w:date="2018-03-22T12:32:19Z"/>
            </w:rPr>
          </w:pPr>
          <w:del w:id="467" w:author="像个男人一样" w:date="2018-03-22T12:32:19Z">
            <w:r>
              <w:rPr>
                <w:bCs/>
              </w:rPr>
              <w:fldChar w:fldCharType="begin"/>
            </w:r>
          </w:del>
          <w:del w:id="468" w:author="像个男人一样" w:date="2018-03-22T12:32:19Z">
            <w:r>
              <w:rPr>
                <w:bCs/>
              </w:rPr>
              <w:delInstrText xml:space="preserve"> HYPERLINK \l _Toc1426 </w:delInstrText>
            </w:r>
          </w:del>
          <w:del w:id="469" w:author="像个男人一样" w:date="2018-03-22T12:32:19Z">
            <w:r>
              <w:rPr>
                <w:bCs/>
              </w:rPr>
              <w:fldChar w:fldCharType="separate"/>
            </w:r>
          </w:del>
          <w:del w:id="470" w:author="像个男人一样" w:date="2018-03-22T12:32:19Z">
            <w:r>
              <w:rPr>
                <w:lang w:val="en-US"/>
              </w:rPr>
              <w:delText xml:space="preserve">2.3.2 </w:delText>
            </w:r>
          </w:del>
          <w:del w:id="471" w:author="像个男人一样" w:date="2018-03-22T12:32:19Z">
            <w:r>
              <w:rPr>
                <w:rFonts w:hint="eastAsia"/>
                <w:lang w:val="en-US"/>
              </w:rPr>
              <w:delText>Transform Domain Algorithm</w:delText>
            </w:r>
          </w:del>
          <w:del w:id="472" w:author="像个男人一样" w:date="2018-03-22T12:32:19Z">
            <w:r>
              <w:rPr/>
              <w:tab/>
            </w:r>
          </w:del>
          <w:del w:id="473" w:author="像个男人一样" w:date="2018-03-22T12:32:19Z">
            <w:r>
              <w:rPr/>
              <w:fldChar w:fldCharType="begin"/>
            </w:r>
          </w:del>
          <w:del w:id="474" w:author="像个男人一样" w:date="2018-03-22T12:32:19Z">
            <w:r>
              <w:rPr/>
              <w:delInstrText xml:space="preserve"> PAGEREF _Toc1426 </w:delInstrText>
            </w:r>
          </w:del>
          <w:del w:id="475" w:author="像个男人一样" w:date="2018-03-22T12:32:19Z">
            <w:r>
              <w:rPr/>
              <w:fldChar w:fldCharType="separate"/>
            </w:r>
          </w:del>
          <w:del w:id="476" w:author="像个男人一样" w:date="2018-03-22T12:32:19Z">
            <w:r>
              <w:rPr/>
              <w:delText>11</w:delText>
            </w:r>
          </w:del>
          <w:del w:id="477" w:author="像个男人一样" w:date="2018-03-22T12:32:19Z">
            <w:r>
              <w:rPr/>
              <w:fldChar w:fldCharType="end"/>
            </w:r>
          </w:del>
          <w:del w:id="478" w:author="像个男人一样" w:date="2018-03-22T12:32:19Z">
            <w:r>
              <w:rPr>
                <w:bCs/>
              </w:rPr>
              <w:fldChar w:fldCharType="end"/>
            </w:r>
          </w:del>
        </w:p>
        <w:p>
          <w:pPr>
            <w:pStyle w:val="12"/>
            <w:tabs>
              <w:tab w:val="right" w:leader="dot" w:pos="9026"/>
            </w:tabs>
            <w:rPr>
              <w:del w:id="479" w:author="像个男人一样" w:date="2018-03-22T12:32:19Z"/>
            </w:rPr>
          </w:pPr>
          <w:del w:id="480" w:author="像个男人一样" w:date="2018-03-22T12:32:19Z">
            <w:r>
              <w:rPr>
                <w:bCs/>
              </w:rPr>
              <w:fldChar w:fldCharType="begin"/>
            </w:r>
          </w:del>
          <w:del w:id="481" w:author="像个男人一样" w:date="2018-03-22T12:32:19Z">
            <w:r>
              <w:rPr>
                <w:bCs/>
              </w:rPr>
              <w:delInstrText xml:space="preserve"> HYPERLINK \l _Toc13747 </w:delInstrText>
            </w:r>
          </w:del>
          <w:del w:id="482" w:author="像个男人一样" w:date="2018-03-22T12:32:19Z">
            <w:r>
              <w:rPr>
                <w:bCs/>
              </w:rPr>
              <w:fldChar w:fldCharType="separate"/>
            </w:r>
          </w:del>
          <w:del w:id="483" w:author="像个男人一样" w:date="2018-03-22T12:32:19Z">
            <w:r>
              <w:rPr>
                <w:lang w:val="en-US"/>
              </w:rPr>
              <w:delText xml:space="preserve">2.3.3 Threshold </w:delText>
            </w:r>
          </w:del>
          <w:del w:id="484" w:author="像个男人一样" w:date="2018-03-22T12:32:19Z">
            <w:r>
              <w:rPr>
                <w:rFonts w:hint="eastAsia"/>
                <w:lang w:val="en-US"/>
              </w:rPr>
              <w:delText>Filtering Algorithm</w:delText>
            </w:r>
          </w:del>
          <w:del w:id="485" w:author="像个男人一样" w:date="2018-03-22T12:32:19Z">
            <w:r>
              <w:rPr/>
              <w:tab/>
            </w:r>
          </w:del>
          <w:del w:id="486" w:author="像个男人一样" w:date="2018-03-22T12:32:19Z">
            <w:r>
              <w:rPr/>
              <w:fldChar w:fldCharType="begin"/>
            </w:r>
          </w:del>
          <w:del w:id="487" w:author="像个男人一样" w:date="2018-03-22T12:32:19Z">
            <w:r>
              <w:rPr/>
              <w:delInstrText xml:space="preserve"> PAGEREF _Toc13747 </w:delInstrText>
            </w:r>
          </w:del>
          <w:del w:id="488" w:author="像个男人一样" w:date="2018-03-22T12:32:19Z">
            <w:r>
              <w:rPr/>
              <w:fldChar w:fldCharType="separate"/>
            </w:r>
          </w:del>
          <w:del w:id="489" w:author="像个男人一样" w:date="2018-03-22T12:32:19Z">
            <w:r>
              <w:rPr/>
              <w:delText>12</w:delText>
            </w:r>
          </w:del>
          <w:del w:id="490" w:author="像个男人一样" w:date="2018-03-22T12:32:19Z">
            <w:r>
              <w:rPr/>
              <w:fldChar w:fldCharType="end"/>
            </w:r>
          </w:del>
          <w:del w:id="491" w:author="像个男人一样" w:date="2018-03-22T12:32:19Z">
            <w:r>
              <w:rPr>
                <w:bCs/>
              </w:rPr>
              <w:fldChar w:fldCharType="end"/>
            </w:r>
          </w:del>
        </w:p>
        <w:p>
          <w:pPr>
            <w:pStyle w:val="12"/>
            <w:tabs>
              <w:tab w:val="right" w:leader="dot" w:pos="9026"/>
            </w:tabs>
            <w:rPr>
              <w:del w:id="492" w:author="像个男人一样" w:date="2018-03-22T12:32:19Z"/>
            </w:rPr>
          </w:pPr>
          <w:del w:id="493" w:author="像个男人一样" w:date="2018-03-22T12:32:19Z">
            <w:r>
              <w:rPr>
                <w:bCs/>
              </w:rPr>
              <w:fldChar w:fldCharType="begin"/>
            </w:r>
          </w:del>
          <w:del w:id="494" w:author="像个男人一样" w:date="2018-03-22T12:32:19Z">
            <w:r>
              <w:rPr>
                <w:bCs/>
              </w:rPr>
              <w:delInstrText xml:space="preserve"> HYPERLINK \l _Toc4365 </w:delInstrText>
            </w:r>
          </w:del>
          <w:del w:id="495" w:author="像个男人一样" w:date="2018-03-22T12:32:19Z">
            <w:r>
              <w:rPr>
                <w:bCs/>
              </w:rPr>
              <w:fldChar w:fldCharType="separate"/>
            </w:r>
          </w:del>
          <w:del w:id="496" w:author="像个男人一样" w:date="2018-03-22T12:32:19Z">
            <w:r>
              <w:rPr>
                <w:lang w:val="en-US"/>
              </w:rPr>
              <w:delText xml:space="preserve">2.3.4 </w:delText>
            </w:r>
          </w:del>
          <w:del w:id="497" w:author="像个男人一样" w:date="2018-03-22T12:32:19Z">
            <w:r>
              <w:rPr>
                <w:rFonts w:hint="eastAsia"/>
                <w:lang w:val="en-US"/>
              </w:rPr>
              <w:delText>Pattern Recognition Algorithm</w:delText>
            </w:r>
          </w:del>
          <w:del w:id="498" w:author="像个男人一样" w:date="2018-03-22T12:32:19Z">
            <w:r>
              <w:rPr/>
              <w:tab/>
            </w:r>
          </w:del>
          <w:del w:id="499" w:author="像个男人一样" w:date="2018-03-22T12:32:19Z">
            <w:r>
              <w:rPr/>
              <w:fldChar w:fldCharType="begin"/>
            </w:r>
          </w:del>
          <w:del w:id="500" w:author="像个男人一样" w:date="2018-03-22T12:32:19Z">
            <w:r>
              <w:rPr/>
              <w:delInstrText xml:space="preserve"> PAGEREF _Toc4365 </w:delInstrText>
            </w:r>
          </w:del>
          <w:del w:id="501" w:author="像个男人一样" w:date="2018-03-22T12:32:19Z">
            <w:r>
              <w:rPr/>
              <w:fldChar w:fldCharType="separate"/>
            </w:r>
          </w:del>
          <w:del w:id="502" w:author="像个男人一样" w:date="2018-03-22T12:32:19Z">
            <w:r>
              <w:rPr/>
              <w:delText>13</w:delText>
            </w:r>
          </w:del>
          <w:del w:id="503" w:author="像个男人一样" w:date="2018-03-22T12:32:19Z">
            <w:r>
              <w:rPr/>
              <w:fldChar w:fldCharType="end"/>
            </w:r>
          </w:del>
          <w:del w:id="504" w:author="像个男人一样" w:date="2018-03-22T12:32:19Z">
            <w:r>
              <w:rPr>
                <w:bCs/>
              </w:rPr>
              <w:fldChar w:fldCharType="end"/>
            </w:r>
          </w:del>
        </w:p>
        <w:p>
          <w:pPr>
            <w:pStyle w:val="19"/>
            <w:tabs>
              <w:tab w:val="right" w:leader="dot" w:pos="9026"/>
            </w:tabs>
            <w:rPr>
              <w:del w:id="505" w:author="像个男人一样" w:date="2018-03-22T12:32:19Z"/>
            </w:rPr>
          </w:pPr>
          <w:del w:id="506" w:author="像个男人一样" w:date="2018-03-22T12:32:19Z">
            <w:r>
              <w:rPr>
                <w:bCs/>
              </w:rPr>
              <w:fldChar w:fldCharType="begin"/>
            </w:r>
          </w:del>
          <w:del w:id="507" w:author="像个男人一样" w:date="2018-03-22T12:32:19Z">
            <w:r>
              <w:rPr>
                <w:bCs/>
              </w:rPr>
              <w:delInstrText xml:space="preserve"> HYPERLINK \l _Toc3196 </w:delInstrText>
            </w:r>
          </w:del>
          <w:del w:id="508" w:author="像个男人一样" w:date="2018-03-22T12:32:19Z">
            <w:r>
              <w:rPr>
                <w:bCs/>
              </w:rPr>
              <w:fldChar w:fldCharType="separate"/>
            </w:r>
          </w:del>
          <w:del w:id="509" w:author="像个男人一样" w:date="2018-03-22T12:32:19Z">
            <w:r>
              <w:rPr>
                <w:lang w:val="en-US"/>
              </w:rPr>
              <w:delText>2.4 My pedometer program</w:delText>
            </w:r>
          </w:del>
          <w:del w:id="510" w:author="像个男人一样" w:date="2018-03-22T12:32:19Z">
            <w:r>
              <w:rPr/>
              <w:tab/>
            </w:r>
          </w:del>
          <w:del w:id="511" w:author="像个男人一样" w:date="2018-03-22T12:32:19Z">
            <w:r>
              <w:rPr/>
              <w:fldChar w:fldCharType="begin"/>
            </w:r>
          </w:del>
          <w:del w:id="512" w:author="像个男人一样" w:date="2018-03-22T12:32:19Z">
            <w:r>
              <w:rPr/>
              <w:delInstrText xml:space="preserve"> PAGEREF _Toc3196 </w:delInstrText>
            </w:r>
          </w:del>
          <w:del w:id="513" w:author="像个男人一样" w:date="2018-03-22T12:32:19Z">
            <w:r>
              <w:rPr/>
              <w:fldChar w:fldCharType="separate"/>
            </w:r>
          </w:del>
          <w:del w:id="514" w:author="像个男人一样" w:date="2018-03-22T12:32:19Z">
            <w:r>
              <w:rPr/>
              <w:delText>14</w:delText>
            </w:r>
          </w:del>
          <w:del w:id="515" w:author="像个男人一样" w:date="2018-03-22T12:32:19Z">
            <w:r>
              <w:rPr/>
              <w:fldChar w:fldCharType="end"/>
            </w:r>
          </w:del>
          <w:del w:id="516" w:author="像个男人一样" w:date="2018-03-22T12:32:19Z">
            <w:r>
              <w:rPr>
                <w:bCs/>
              </w:rPr>
              <w:fldChar w:fldCharType="end"/>
            </w:r>
          </w:del>
        </w:p>
        <w:p>
          <w:pPr>
            <w:pStyle w:val="12"/>
            <w:tabs>
              <w:tab w:val="right" w:leader="dot" w:pos="9026"/>
            </w:tabs>
            <w:rPr>
              <w:del w:id="517" w:author="像个男人一样" w:date="2018-03-22T12:32:19Z"/>
            </w:rPr>
          </w:pPr>
          <w:del w:id="518" w:author="像个男人一样" w:date="2018-03-22T12:32:19Z">
            <w:r>
              <w:rPr>
                <w:bCs/>
              </w:rPr>
              <w:fldChar w:fldCharType="begin"/>
            </w:r>
          </w:del>
          <w:del w:id="519" w:author="像个男人一样" w:date="2018-03-22T12:32:19Z">
            <w:r>
              <w:rPr>
                <w:bCs/>
              </w:rPr>
              <w:delInstrText xml:space="preserve"> HYPERLINK \l _Toc16303 </w:delInstrText>
            </w:r>
          </w:del>
          <w:del w:id="520" w:author="像个男人一样" w:date="2018-03-22T12:32:19Z">
            <w:r>
              <w:rPr>
                <w:bCs/>
              </w:rPr>
              <w:fldChar w:fldCharType="separate"/>
            </w:r>
          </w:del>
          <w:del w:id="521" w:author="像个男人一样" w:date="2018-03-22T12:32:19Z">
            <w:r>
              <w:rPr>
                <w:lang w:val="en-US"/>
              </w:rPr>
              <w:delText>2.4.1 The program operation</w:delText>
            </w:r>
          </w:del>
          <w:del w:id="522" w:author="像个男人一样" w:date="2018-03-22T12:32:19Z">
            <w:r>
              <w:rPr/>
              <w:tab/>
            </w:r>
          </w:del>
          <w:del w:id="523" w:author="像个男人一样" w:date="2018-03-22T12:32:19Z">
            <w:r>
              <w:rPr/>
              <w:fldChar w:fldCharType="begin"/>
            </w:r>
          </w:del>
          <w:del w:id="524" w:author="像个男人一样" w:date="2018-03-22T12:32:19Z">
            <w:r>
              <w:rPr/>
              <w:delInstrText xml:space="preserve"> PAGEREF _Toc16303 </w:delInstrText>
            </w:r>
          </w:del>
          <w:del w:id="525" w:author="像个男人一样" w:date="2018-03-22T12:32:19Z">
            <w:r>
              <w:rPr/>
              <w:fldChar w:fldCharType="separate"/>
            </w:r>
          </w:del>
          <w:del w:id="526" w:author="像个男人一样" w:date="2018-03-22T12:32:19Z">
            <w:r>
              <w:rPr/>
              <w:delText>14</w:delText>
            </w:r>
          </w:del>
          <w:del w:id="527" w:author="像个男人一样" w:date="2018-03-22T12:32:19Z">
            <w:r>
              <w:rPr/>
              <w:fldChar w:fldCharType="end"/>
            </w:r>
          </w:del>
          <w:del w:id="528" w:author="像个男人一样" w:date="2018-03-22T12:32:19Z">
            <w:r>
              <w:rPr>
                <w:bCs/>
              </w:rPr>
              <w:fldChar w:fldCharType="end"/>
            </w:r>
          </w:del>
        </w:p>
        <w:p>
          <w:pPr>
            <w:pStyle w:val="12"/>
            <w:tabs>
              <w:tab w:val="right" w:leader="dot" w:pos="9026"/>
            </w:tabs>
            <w:rPr>
              <w:del w:id="529" w:author="像个男人一样" w:date="2018-03-22T12:32:19Z"/>
            </w:rPr>
          </w:pPr>
          <w:del w:id="530" w:author="像个男人一样" w:date="2018-03-22T12:32:19Z">
            <w:r>
              <w:rPr>
                <w:bCs/>
              </w:rPr>
              <w:fldChar w:fldCharType="begin"/>
            </w:r>
          </w:del>
          <w:del w:id="531" w:author="像个男人一样" w:date="2018-03-22T12:32:19Z">
            <w:r>
              <w:rPr>
                <w:bCs/>
              </w:rPr>
              <w:delInstrText xml:space="preserve"> HYPERLINK \l _Toc3014 </w:delInstrText>
            </w:r>
          </w:del>
          <w:del w:id="532" w:author="像个男人一样" w:date="2018-03-22T12:32:19Z">
            <w:r>
              <w:rPr>
                <w:bCs/>
              </w:rPr>
              <w:fldChar w:fldCharType="separate"/>
            </w:r>
          </w:del>
          <w:del w:id="533" w:author="像个男人一样" w:date="2018-03-22T12:32:19Z">
            <w:r>
              <w:rPr>
                <w:rFonts w:hint="eastAsia"/>
              </w:rPr>
              <w:delText xml:space="preserve">2.4.2 </w:delText>
            </w:r>
          </w:del>
          <w:del w:id="534" w:author="像个男人一样" w:date="2018-03-22T12:32:19Z">
            <w:r>
              <w:rPr/>
              <w:delText>The a</w:delText>
            </w:r>
          </w:del>
          <w:del w:id="535" w:author="像个男人一样" w:date="2018-03-22T12:32:19Z">
            <w:r>
              <w:rPr>
                <w:rFonts w:hint="eastAsia"/>
              </w:rPr>
              <w:delText xml:space="preserve">ccuracy </w:delText>
            </w:r>
          </w:del>
          <w:del w:id="536" w:author="像个男人一样" w:date="2018-03-22T12:32:19Z">
            <w:r>
              <w:rPr/>
              <w:delText>of r</w:delText>
            </w:r>
          </w:del>
          <w:del w:id="537" w:author="像个男人一样" w:date="2018-03-22T12:32:19Z">
            <w:r>
              <w:rPr>
                <w:rFonts w:hint="eastAsia"/>
              </w:rPr>
              <w:delText>esults</w:delText>
            </w:r>
          </w:del>
          <w:del w:id="538" w:author="像个男人一样" w:date="2018-03-22T12:32:19Z">
            <w:r>
              <w:rPr/>
              <w:tab/>
            </w:r>
          </w:del>
          <w:del w:id="539" w:author="像个男人一样" w:date="2018-03-22T12:32:19Z">
            <w:r>
              <w:rPr/>
              <w:fldChar w:fldCharType="begin"/>
            </w:r>
          </w:del>
          <w:del w:id="540" w:author="像个男人一样" w:date="2018-03-22T12:32:19Z">
            <w:r>
              <w:rPr/>
              <w:delInstrText xml:space="preserve"> PAGEREF _Toc3014 </w:delInstrText>
            </w:r>
          </w:del>
          <w:del w:id="541" w:author="像个男人一样" w:date="2018-03-22T12:32:19Z">
            <w:r>
              <w:rPr/>
              <w:fldChar w:fldCharType="separate"/>
            </w:r>
          </w:del>
          <w:del w:id="542" w:author="像个男人一样" w:date="2018-03-22T12:32:19Z">
            <w:r>
              <w:rPr/>
              <w:delText>15</w:delText>
            </w:r>
          </w:del>
          <w:del w:id="543" w:author="像个男人一样" w:date="2018-03-22T12:32:19Z">
            <w:r>
              <w:rPr/>
              <w:fldChar w:fldCharType="end"/>
            </w:r>
          </w:del>
          <w:del w:id="544" w:author="像个男人一样" w:date="2018-03-22T12:32:19Z">
            <w:r>
              <w:rPr>
                <w:bCs/>
              </w:rPr>
              <w:fldChar w:fldCharType="end"/>
            </w:r>
          </w:del>
        </w:p>
        <w:p>
          <w:pPr>
            <w:pStyle w:val="16"/>
            <w:tabs>
              <w:tab w:val="right" w:leader="dot" w:pos="9026"/>
            </w:tabs>
            <w:rPr>
              <w:del w:id="545" w:author="像个男人一样" w:date="2018-03-22T12:32:19Z"/>
            </w:rPr>
          </w:pPr>
          <w:del w:id="546" w:author="像个男人一样" w:date="2018-03-22T12:32:19Z">
            <w:r>
              <w:rPr>
                <w:bCs/>
              </w:rPr>
              <w:fldChar w:fldCharType="begin"/>
            </w:r>
          </w:del>
          <w:del w:id="547" w:author="像个男人一样" w:date="2018-03-22T12:32:19Z">
            <w:r>
              <w:rPr>
                <w:bCs/>
              </w:rPr>
              <w:delInstrText xml:space="preserve"> HYPERLINK \l _Toc13278 </w:delInstrText>
            </w:r>
          </w:del>
          <w:del w:id="548" w:author="像个男人一样" w:date="2018-03-22T12:32:19Z">
            <w:r>
              <w:rPr>
                <w:bCs/>
              </w:rPr>
              <w:fldChar w:fldCharType="separate"/>
            </w:r>
          </w:del>
          <w:del w:id="549" w:author="像个男人一样" w:date="2018-03-22T12:32:19Z">
            <w:r>
              <w:rPr/>
              <w:delText>3 Gyroscope with balance racing game</w:delText>
            </w:r>
          </w:del>
          <w:del w:id="550" w:author="像个男人一样" w:date="2018-03-22T12:32:19Z">
            <w:r>
              <w:rPr/>
              <w:tab/>
            </w:r>
          </w:del>
          <w:del w:id="551" w:author="像个男人一样" w:date="2018-03-22T12:32:19Z">
            <w:r>
              <w:rPr/>
              <w:fldChar w:fldCharType="begin"/>
            </w:r>
          </w:del>
          <w:del w:id="552" w:author="像个男人一样" w:date="2018-03-22T12:32:19Z">
            <w:r>
              <w:rPr/>
              <w:delInstrText xml:space="preserve"> PAGEREF _Toc13278 </w:delInstrText>
            </w:r>
          </w:del>
          <w:del w:id="553" w:author="像个男人一样" w:date="2018-03-22T12:32:19Z">
            <w:r>
              <w:rPr/>
              <w:fldChar w:fldCharType="separate"/>
            </w:r>
          </w:del>
          <w:del w:id="554" w:author="像个男人一样" w:date="2018-03-22T12:32:19Z">
            <w:r>
              <w:rPr/>
              <w:delText>16</w:delText>
            </w:r>
          </w:del>
          <w:del w:id="555" w:author="像个男人一样" w:date="2018-03-22T12:32:19Z">
            <w:r>
              <w:rPr/>
              <w:fldChar w:fldCharType="end"/>
            </w:r>
          </w:del>
          <w:del w:id="556" w:author="像个男人一样" w:date="2018-03-22T12:32:19Z">
            <w:r>
              <w:rPr>
                <w:bCs/>
              </w:rPr>
              <w:fldChar w:fldCharType="end"/>
            </w:r>
          </w:del>
        </w:p>
        <w:p>
          <w:pPr>
            <w:pStyle w:val="19"/>
            <w:tabs>
              <w:tab w:val="right" w:leader="dot" w:pos="9026"/>
            </w:tabs>
            <w:rPr>
              <w:del w:id="557" w:author="像个男人一样" w:date="2018-03-22T12:32:19Z"/>
            </w:rPr>
          </w:pPr>
          <w:del w:id="558" w:author="像个男人一样" w:date="2018-03-22T12:32:19Z">
            <w:r>
              <w:rPr>
                <w:bCs/>
              </w:rPr>
              <w:fldChar w:fldCharType="begin"/>
            </w:r>
          </w:del>
          <w:del w:id="559" w:author="像个男人一样" w:date="2018-03-22T12:32:19Z">
            <w:r>
              <w:rPr>
                <w:bCs/>
              </w:rPr>
              <w:delInstrText xml:space="preserve"> HYPERLINK \l _Toc7723 </w:delInstrText>
            </w:r>
          </w:del>
          <w:del w:id="560" w:author="像个男人一样" w:date="2018-03-22T12:32:19Z">
            <w:r>
              <w:rPr>
                <w:bCs/>
              </w:rPr>
              <w:fldChar w:fldCharType="separate"/>
            </w:r>
          </w:del>
          <w:del w:id="561" w:author="像个男人一样" w:date="2018-03-22T12:32:19Z">
            <w:r>
              <w:rPr/>
              <w:delText>3.1 The introduction of Gyroscope</w:delText>
            </w:r>
          </w:del>
          <w:del w:id="562" w:author="像个男人一样" w:date="2018-03-22T12:32:19Z">
            <w:r>
              <w:rPr/>
              <w:tab/>
            </w:r>
          </w:del>
          <w:del w:id="563" w:author="像个男人一样" w:date="2018-03-22T12:32:19Z">
            <w:r>
              <w:rPr/>
              <w:fldChar w:fldCharType="begin"/>
            </w:r>
          </w:del>
          <w:del w:id="564" w:author="像个男人一样" w:date="2018-03-22T12:32:19Z">
            <w:r>
              <w:rPr/>
              <w:delInstrText xml:space="preserve"> PAGEREF _Toc7723 </w:delInstrText>
            </w:r>
          </w:del>
          <w:del w:id="565" w:author="像个男人一样" w:date="2018-03-22T12:32:19Z">
            <w:r>
              <w:rPr/>
              <w:fldChar w:fldCharType="separate"/>
            </w:r>
          </w:del>
          <w:del w:id="566" w:author="像个男人一样" w:date="2018-03-22T12:32:19Z">
            <w:r>
              <w:rPr/>
              <w:delText>16</w:delText>
            </w:r>
          </w:del>
          <w:del w:id="567" w:author="像个男人一样" w:date="2018-03-22T12:32:19Z">
            <w:r>
              <w:rPr/>
              <w:fldChar w:fldCharType="end"/>
            </w:r>
          </w:del>
          <w:del w:id="568" w:author="像个男人一样" w:date="2018-03-22T12:32:19Z">
            <w:r>
              <w:rPr>
                <w:bCs/>
              </w:rPr>
              <w:fldChar w:fldCharType="end"/>
            </w:r>
          </w:del>
        </w:p>
        <w:p>
          <w:pPr>
            <w:pStyle w:val="12"/>
            <w:tabs>
              <w:tab w:val="right" w:leader="dot" w:pos="9026"/>
            </w:tabs>
            <w:rPr>
              <w:del w:id="569" w:author="像个男人一样" w:date="2018-03-22T12:32:19Z"/>
            </w:rPr>
          </w:pPr>
          <w:del w:id="570" w:author="像个男人一样" w:date="2018-03-22T12:32:19Z">
            <w:r>
              <w:rPr>
                <w:bCs/>
              </w:rPr>
              <w:fldChar w:fldCharType="begin"/>
            </w:r>
          </w:del>
          <w:del w:id="571" w:author="像个男人一样" w:date="2018-03-22T12:32:19Z">
            <w:r>
              <w:rPr>
                <w:bCs/>
              </w:rPr>
              <w:delInstrText xml:space="preserve"> HYPERLINK \l _Toc24693 </w:delInstrText>
            </w:r>
          </w:del>
          <w:del w:id="572" w:author="像个男人一样" w:date="2018-03-22T12:32:19Z">
            <w:r>
              <w:rPr>
                <w:bCs/>
              </w:rPr>
              <w:fldChar w:fldCharType="separate"/>
            </w:r>
          </w:del>
          <w:del w:id="573" w:author="像个男人一样" w:date="2018-03-22T12:32:19Z">
            <w:r>
              <w:rPr/>
              <w:delText>3.1.1 What is a gyroscope</w:delText>
            </w:r>
          </w:del>
          <w:del w:id="574" w:author="像个男人一样" w:date="2018-03-22T12:32:19Z">
            <w:r>
              <w:rPr/>
              <w:tab/>
            </w:r>
          </w:del>
          <w:del w:id="575" w:author="像个男人一样" w:date="2018-03-22T12:32:19Z">
            <w:r>
              <w:rPr/>
              <w:fldChar w:fldCharType="begin"/>
            </w:r>
          </w:del>
          <w:del w:id="576" w:author="像个男人一样" w:date="2018-03-22T12:32:19Z">
            <w:r>
              <w:rPr/>
              <w:delInstrText xml:space="preserve"> PAGEREF _Toc24693 </w:delInstrText>
            </w:r>
          </w:del>
          <w:del w:id="577" w:author="像个男人一样" w:date="2018-03-22T12:32:19Z">
            <w:r>
              <w:rPr/>
              <w:fldChar w:fldCharType="separate"/>
            </w:r>
          </w:del>
          <w:del w:id="578" w:author="像个男人一样" w:date="2018-03-22T12:32:19Z">
            <w:r>
              <w:rPr/>
              <w:delText>16</w:delText>
            </w:r>
          </w:del>
          <w:del w:id="579" w:author="像个男人一样" w:date="2018-03-22T12:32:19Z">
            <w:r>
              <w:rPr/>
              <w:fldChar w:fldCharType="end"/>
            </w:r>
          </w:del>
          <w:del w:id="580" w:author="像个男人一样" w:date="2018-03-22T12:32:19Z">
            <w:r>
              <w:rPr>
                <w:bCs/>
              </w:rPr>
              <w:fldChar w:fldCharType="end"/>
            </w:r>
          </w:del>
        </w:p>
        <w:p>
          <w:pPr>
            <w:pStyle w:val="12"/>
            <w:tabs>
              <w:tab w:val="right" w:leader="dot" w:pos="9026"/>
            </w:tabs>
            <w:rPr>
              <w:del w:id="581" w:author="像个男人一样" w:date="2018-03-22T12:32:19Z"/>
            </w:rPr>
          </w:pPr>
          <w:del w:id="582" w:author="像个男人一样" w:date="2018-03-22T12:32:19Z">
            <w:r>
              <w:rPr>
                <w:bCs/>
              </w:rPr>
              <w:fldChar w:fldCharType="begin"/>
            </w:r>
          </w:del>
          <w:del w:id="583" w:author="像个男人一样" w:date="2018-03-22T12:32:19Z">
            <w:r>
              <w:rPr>
                <w:bCs/>
              </w:rPr>
              <w:delInstrText xml:space="preserve"> HYPERLINK \l _Toc23353 </w:delInstrText>
            </w:r>
          </w:del>
          <w:del w:id="584" w:author="像个男人一样" w:date="2018-03-22T12:32:19Z">
            <w:r>
              <w:rPr>
                <w:bCs/>
              </w:rPr>
              <w:fldChar w:fldCharType="separate"/>
            </w:r>
          </w:del>
          <w:del w:id="585" w:author="像个男人一样" w:date="2018-03-22T12:32:19Z">
            <w:r>
              <w:rPr/>
              <w:delText>3.1.2 Working principle of a gyroscope</w:delText>
            </w:r>
          </w:del>
          <w:del w:id="586" w:author="像个男人一样" w:date="2018-03-22T12:32:19Z">
            <w:r>
              <w:rPr/>
              <w:tab/>
            </w:r>
          </w:del>
          <w:del w:id="587" w:author="像个男人一样" w:date="2018-03-22T12:32:19Z">
            <w:r>
              <w:rPr/>
              <w:fldChar w:fldCharType="begin"/>
            </w:r>
          </w:del>
          <w:del w:id="588" w:author="像个男人一样" w:date="2018-03-22T12:32:19Z">
            <w:r>
              <w:rPr/>
              <w:delInstrText xml:space="preserve"> PAGEREF _Toc23353 </w:delInstrText>
            </w:r>
          </w:del>
          <w:del w:id="589" w:author="像个男人一样" w:date="2018-03-22T12:32:19Z">
            <w:r>
              <w:rPr/>
              <w:fldChar w:fldCharType="separate"/>
            </w:r>
          </w:del>
          <w:del w:id="590" w:author="像个男人一样" w:date="2018-03-22T12:32:19Z">
            <w:r>
              <w:rPr/>
              <w:delText>16</w:delText>
            </w:r>
          </w:del>
          <w:del w:id="591" w:author="像个男人一样" w:date="2018-03-22T12:32:19Z">
            <w:r>
              <w:rPr/>
              <w:fldChar w:fldCharType="end"/>
            </w:r>
          </w:del>
          <w:del w:id="592" w:author="像个男人一样" w:date="2018-03-22T12:32:19Z">
            <w:r>
              <w:rPr>
                <w:bCs/>
              </w:rPr>
              <w:fldChar w:fldCharType="end"/>
            </w:r>
          </w:del>
        </w:p>
        <w:p>
          <w:pPr>
            <w:pStyle w:val="12"/>
            <w:tabs>
              <w:tab w:val="right" w:leader="dot" w:pos="9026"/>
            </w:tabs>
            <w:rPr>
              <w:del w:id="593" w:author="像个男人一样" w:date="2018-03-22T12:32:19Z"/>
            </w:rPr>
          </w:pPr>
          <w:del w:id="594" w:author="像个男人一样" w:date="2018-03-22T12:32:19Z">
            <w:r>
              <w:rPr>
                <w:bCs/>
              </w:rPr>
              <w:fldChar w:fldCharType="begin"/>
            </w:r>
          </w:del>
          <w:del w:id="595" w:author="像个男人一样" w:date="2018-03-22T12:32:19Z">
            <w:r>
              <w:rPr>
                <w:bCs/>
              </w:rPr>
              <w:delInstrText xml:space="preserve"> HYPERLINK \l _Toc5753 </w:delInstrText>
            </w:r>
          </w:del>
          <w:del w:id="596" w:author="像个男人一样" w:date="2018-03-22T12:32:19Z">
            <w:r>
              <w:rPr>
                <w:bCs/>
              </w:rPr>
              <w:fldChar w:fldCharType="separate"/>
            </w:r>
          </w:del>
          <w:del w:id="597" w:author="像个男人一样" w:date="2018-03-22T12:32:19Z">
            <w:r>
              <w:rPr/>
              <w:delText xml:space="preserve">3.1.3 The relationship between </w:delText>
            </w:r>
          </w:del>
          <w:del w:id="598" w:author="像个男人一样" w:date="2018-03-22T12:32:19Z">
            <w:r>
              <w:rPr>
                <w:rFonts w:hint="eastAsia"/>
              </w:rPr>
              <w:delText>G</w:delText>
            </w:r>
          </w:del>
          <w:del w:id="599" w:author="像个男人一样" w:date="2018-03-22T12:32:19Z">
            <w:r>
              <w:rPr/>
              <w:delText>yroscope and Accelerometer</w:delText>
            </w:r>
          </w:del>
          <w:del w:id="600" w:author="像个男人一样" w:date="2018-03-22T12:32:19Z">
            <w:r>
              <w:rPr/>
              <w:tab/>
            </w:r>
          </w:del>
          <w:del w:id="601" w:author="像个男人一样" w:date="2018-03-22T12:32:19Z">
            <w:r>
              <w:rPr/>
              <w:fldChar w:fldCharType="begin"/>
            </w:r>
          </w:del>
          <w:del w:id="602" w:author="像个男人一样" w:date="2018-03-22T12:32:19Z">
            <w:r>
              <w:rPr/>
              <w:delInstrText xml:space="preserve"> PAGEREF _Toc5753 </w:delInstrText>
            </w:r>
          </w:del>
          <w:del w:id="603" w:author="像个男人一样" w:date="2018-03-22T12:32:19Z">
            <w:r>
              <w:rPr/>
              <w:fldChar w:fldCharType="separate"/>
            </w:r>
          </w:del>
          <w:del w:id="604" w:author="像个男人一样" w:date="2018-03-22T12:32:19Z">
            <w:r>
              <w:rPr/>
              <w:delText>17</w:delText>
            </w:r>
          </w:del>
          <w:del w:id="605" w:author="像个男人一样" w:date="2018-03-22T12:32:19Z">
            <w:r>
              <w:rPr/>
              <w:fldChar w:fldCharType="end"/>
            </w:r>
          </w:del>
          <w:del w:id="606" w:author="像个男人一样" w:date="2018-03-22T12:32:19Z">
            <w:r>
              <w:rPr>
                <w:bCs/>
              </w:rPr>
              <w:fldChar w:fldCharType="end"/>
            </w:r>
          </w:del>
        </w:p>
        <w:p>
          <w:pPr>
            <w:pStyle w:val="19"/>
            <w:tabs>
              <w:tab w:val="right" w:leader="dot" w:pos="9026"/>
            </w:tabs>
            <w:rPr>
              <w:del w:id="607" w:author="像个男人一样" w:date="2018-03-22T12:32:19Z"/>
            </w:rPr>
          </w:pPr>
          <w:del w:id="608" w:author="像个男人一样" w:date="2018-03-22T12:32:19Z">
            <w:r>
              <w:rPr>
                <w:bCs/>
              </w:rPr>
              <w:fldChar w:fldCharType="begin"/>
            </w:r>
          </w:del>
          <w:del w:id="609" w:author="像个男人一样" w:date="2018-03-22T12:32:19Z">
            <w:r>
              <w:rPr>
                <w:bCs/>
              </w:rPr>
              <w:delInstrText xml:space="preserve"> HYPERLINK \l _Toc20675 </w:delInstrText>
            </w:r>
          </w:del>
          <w:del w:id="610" w:author="像个男人一样" w:date="2018-03-22T12:32:19Z">
            <w:r>
              <w:rPr>
                <w:bCs/>
              </w:rPr>
              <w:fldChar w:fldCharType="separate"/>
            </w:r>
          </w:del>
          <w:del w:id="611" w:author="像个男人一样" w:date="2018-03-22T12:32:19Z">
            <w:r>
              <w:rPr/>
              <w:delText>3.2 The racing game with Gyroscope</w:delText>
            </w:r>
          </w:del>
          <w:del w:id="612" w:author="像个男人一样" w:date="2018-03-22T12:32:19Z">
            <w:r>
              <w:rPr/>
              <w:tab/>
            </w:r>
          </w:del>
          <w:del w:id="613" w:author="像个男人一样" w:date="2018-03-22T12:32:19Z">
            <w:r>
              <w:rPr/>
              <w:fldChar w:fldCharType="begin"/>
            </w:r>
          </w:del>
          <w:del w:id="614" w:author="像个男人一样" w:date="2018-03-22T12:32:19Z">
            <w:r>
              <w:rPr/>
              <w:delInstrText xml:space="preserve"> PAGEREF _Toc20675 </w:delInstrText>
            </w:r>
          </w:del>
          <w:del w:id="615" w:author="像个男人一样" w:date="2018-03-22T12:32:19Z">
            <w:r>
              <w:rPr/>
              <w:fldChar w:fldCharType="separate"/>
            </w:r>
          </w:del>
          <w:del w:id="616" w:author="像个男人一样" w:date="2018-03-22T12:32:19Z">
            <w:r>
              <w:rPr/>
              <w:delText>18</w:delText>
            </w:r>
          </w:del>
          <w:del w:id="617" w:author="像个男人一样" w:date="2018-03-22T12:32:19Z">
            <w:r>
              <w:rPr/>
              <w:fldChar w:fldCharType="end"/>
            </w:r>
          </w:del>
          <w:del w:id="618" w:author="像个男人一样" w:date="2018-03-22T12:32:19Z">
            <w:r>
              <w:rPr>
                <w:bCs/>
              </w:rPr>
              <w:fldChar w:fldCharType="end"/>
            </w:r>
          </w:del>
        </w:p>
        <w:p>
          <w:pPr>
            <w:pStyle w:val="12"/>
            <w:tabs>
              <w:tab w:val="right" w:leader="dot" w:pos="9026"/>
            </w:tabs>
            <w:rPr>
              <w:del w:id="619" w:author="像个男人一样" w:date="2018-03-22T12:32:19Z"/>
            </w:rPr>
          </w:pPr>
          <w:del w:id="620" w:author="像个男人一样" w:date="2018-03-22T12:32:19Z">
            <w:r>
              <w:rPr>
                <w:bCs/>
              </w:rPr>
              <w:fldChar w:fldCharType="begin"/>
            </w:r>
          </w:del>
          <w:del w:id="621" w:author="像个男人一样" w:date="2018-03-22T12:32:19Z">
            <w:r>
              <w:rPr>
                <w:bCs/>
              </w:rPr>
              <w:delInstrText xml:space="preserve"> HYPERLINK \l _Toc20913 </w:delInstrText>
            </w:r>
          </w:del>
          <w:del w:id="622" w:author="像个男人一样" w:date="2018-03-22T12:32:19Z">
            <w:r>
              <w:rPr>
                <w:bCs/>
              </w:rPr>
              <w:fldChar w:fldCharType="separate"/>
            </w:r>
          </w:del>
          <w:del w:id="623" w:author="像个男人一样" w:date="2018-03-22T12:32:19Z">
            <w:r>
              <w:rPr/>
              <w:delText>3.2.1 How a gyroscope works in iPhone</w:delText>
            </w:r>
          </w:del>
          <w:del w:id="624" w:author="像个男人一样" w:date="2018-03-22T12:32:19Z">
            <w:r>
              <w:rPr/>
              <w:tab/>
            </w:r>
          </w:del>
          <w:del w:id="625" w:author="像个男人一样" w:date="2018-03-22T12:32:19Z">
            <w:r>
              <w:rPr/>
              <w:fldChar w:fldCharType="begin"/>
            </w:r>
          </w:del>
          <w:del w:id="626" w:author="像个男人一样" w:date="2018-03-22T12:32:19Z">
            <w:r>
              <w:rPr/>
              <w:delInstrText xml:space="preserve"> PAGEREF _Toc20913 </w:delInstrText>
            </w:r>
          </w:del>
          <w:del w:id="627" w:author="像个男人一样" w:date="2018-03-22T12:32:19Z">
            <w:r>
              <w:rPr/>
              <w:fldChar w:fldCharType="separate"/>
            </w:r>
          </w:del>
          <w:del w:id="628" w:author="像个男人一样" w:date="2018-03-22T12:32:19Z">
            <w:r>
              <w:rPr/>
              <w:delText>18</w:delText>
            </w:r>
          </w:del>
          <w:del w:id="629" w:author="像个男人一样" w:date="2018-03-22T12:32:19Z">
            <w:r>
              <w:rPr/>
              <w:fldChar w:fldCharType="end"/>
            </w:r>
          </w:del>
          <w:del w:id="630" w:author="像个男人一样" w:date="2018-03-22T12:32:19Z">
            <w:r>
              <w:rPr>
                <w:bCs/>
              </w:rPr>
              <w:fldChar w:fldCharType="end"/>
            </w:r>
          </w:del>
        </w:p>
        <w:p>
          <w:pPr>
            <w:pStyle w:val="12"/>
            <w:tabs>
              <w:tab w:val="right" w:leader="dot" w:pos="9026"/>
            </w:tabs>
            <w:rPr>
              <w:del w:id="631" w:author="像个男人一样" w:date="2018-03-22T12:32:19Z"/>
            </w:rPr>
          </w:pPr>
          <w:del w:id="632" w:author="像个男人一样" w:date="2018-03-22T12:32:19Z">
            <w:r>
              <w:rPr>
                <w:bCs/>
              </w:rPr>
              <w:fldChar w:fldCharType="begin"/>
            </w:r>
          </w:del>
          <w:del w:id="633" w:author="像个男人一样" w:date="2018-03-22T12:32:19Z">
            <w:r>
              <w:rPr>
                <w:bCs/>
              </w:rPr>
              <w:delInstrText xml:space="preserve"> HYPERLINK \l _Toc9143 </w:delInstrText>
            </w:r>
          </w:del>
          <w:del w:id="634" w:author="像个男人一样" w:date="2018-03-22T12:32:19Z">
            <w:r>
              <w:rPr>
                <w:bCs/>
              </w:rPr>
              <w:fldChar w:fldCharType="separate"/>
            </w:r>
          </w:del>
          <w:del w:id="635" w:author="像个男人一样" w:date="2018-03-22T12:32:19Z">
            <w:r>
              <w:rPr/>
              <w:delText>3.2.2 Get the current orientation of movement of the phone.</w:delText>
            </w:r>
          </w:del>
          <w:del w:id="636" w:author="像个男人一样" w:date="2018-03-22T12:32:19Z">
            <w:r>
              <w:rPr/>
              <w:tab/>
            </w:r>
          </w:del>
          <w:del w:id="637" w:author="像个男人一样" w:date="2018-03-22T12:32:19Z">
            <w:r>
              <w:rPr/>
              <w:fldChar w:fldCharType="begin"/>
            </w:r>
          </w:del>
          <w:del w:id="638" w:author="像个男人一样" w:date="2018-03-22T12:32:19Z">
            <w:r>
              <w:rPr/>
              <w:delInstrText xml:space="preserve"> PAGEREF _Toc9143 </w:delInstrText>
            </w:r>
          </w:del>
          <w:del w:id="639" w:author="像个男人一样" w:date="2018-03-22T12:32:19Z">
            <w:r>
              <w:rPr/>
              <w:fldChar w:fldCharType="separate"/>
            </w:r>
          </w:del>
          <w:del w:id="640" w:author="像个男人一样" w:date="2018-03-22T12:32:19Z">
            <w:r>
              <w:rPr/>
              <w:delText>19</w:delText>
            </w:r>
          </w:del>
          <w:del w:id="641" w:author="像个男人一样" w:date="2018-03-22T12:32:19Z">
            <w:r>
              <w:rPr/>
              <w:fldChar w:fldCharType="end"/>
            </w:r>
          </w:del>
          <w:del w:id="642" w:author="像个男人一样" w:date="2018-03-22T12:32:19Z">
            <w:r>
              <w:rPr>
                <w:bCs/>
              </w:rPr>
              <w:fldChar w:fldCharType="end"/>
            </w:r>
          </w:del>
        </w:p>
        <w:p>
          <w:pPr>
            <w:pStyle w:val="12"/>
            <w:tabs>
              <w:tab w:val="right" w:leader="dot" w:pos="9026"/>
            </w:tabs>
            <w:rPr>
              <w:del w:id="643" w:author="像个男人一样" w:date="2018-03-22T12:32:19Z"/>
            </w:rPr>
          </w:pPr>
          <w:del w:id="644" w:author="像个男人一样" w:date="2018-03-22T12:32:19Z">
            <w:r>
              <w:rPr>
                <w:bCs/>
              </w:rPr>
              <w:fldChar w:fldCharType="begin"/>
            </w:r>
          </w:del>
          <w:del w:id="645" w:author="像个男人一样" w:date="2018-03-22T12:32:19Z">
            <w:r>
              <w:rPr>
                <w:bCs/>
              </w:rPr>
              <w:delInstrText xml:space="preserve"> HYPERLINK \l _Toc17066 </w:delInstrText>
            </w:r>
          </w:del>
          <w:del w:id="646" w:author="像个男人一样" w:date="2018-03-22T12:32:19Z">
            <w:r>
              <w:rPr>
                <w:bCs/>
              </w:rPr>
              <w:fldChar w:fldCharType="separate"/>
            </w:r>
          </w:del>
          <w:del w:id="647" w:author="像个男人一样" w:date="2018-03-22T12:32:19Z">
            <w:r>
              <w:rPr/>
              <w:delText>3.2.3 Calculating the current angle in Pitch axis</w:delText>
            </w:r>
          </w:del>
          <w:del w:id="648" w:author="像个男人一样" w:date="2018-03-22T12:32:19Z">
            <w:r>
              <w:rPr/>
              <w:tab/>
            </w:r>
          </w:del>
          <w:del w:id="649" w:author="像个男人一样" w:date="2018-03-22T12:32:19Z">
            <w:r>
              <w:rPr/>
              <w:fldChar w:fldCharType="begin"/>
            </w:r>
          </w:del>
          <w:del w:id="650" w:author="像个男人一样" w:date="2018-03-22T12:32:19Z">
            <w:r>
              <w:rPr/>
              <w:delInstrText xml:space="preserve"> PAGEREF _Toc17066 </w:delInstrText>
            </w:r>
          </w:del>
          <w:del w:id="651" w:author="像个男人一样" w:date="2018-03-22T12:32:19Z">
            <w:r>
              <w:rPr/>
              <w:fldChar w:fldCharType="separate"/>
            </w:r>
          </w:del>
          <w:del w:id="652" w:author="像个男人一样" w:date="2018-03-22T12:32:19Z">
            <w:r>
              <w:rPr/>
              <w:delText>20</w:delText>
            </w:r>
          </w:del>
          <w:del w:id="653" w:author="像个男人一样" w:date="2018-03-22T12:32:19Z">
            <w:r>
              <w:rPr/>
              <w:fldChar w:fldCharType="end"/>
            </w:r>
          </w:del>
          <w:del w:id="654" w:author="像个男人一样" w:date="2018-03-22T12:32:19Z">
            <w:r>
              <w:rPr>
                <w:bCs/>
              </w:rPr>
              <w:fldChar w:fldCharType="end"/>
            </w:r>
          </w:del>
        </w:p>
        <w:p>
          <w:pPr>
            <w:pStyle w:val="12"/>
            <w:tabs>
              <w:tab w:val="right" w:leader="dot" w:pos="9026"/>
            </w:tabs>
            <w:rPr>
              <w:del w:id="655" w:author="像个男人一样" w:date="2018-03-22T12:32:19Z"/>
            </w:rPr>
          </w:pPr>
          <w:del w:id="656" w:author="像个男人一样" w:date="2018-03-22T12:32:19Z">
            <w:r>
              <w:rPr>
                <w:bCs/>
              </w:rPr>
              <w:fldChar w:fldCharType="begin"/>
            </w:r>
          </w:del>
          <w:del w:id="657" w:author="像个男人一样" w:date="2018-03-22T12:32:19Z">
            <w:r>
              <w:rPr>
                <w:bCs/>
              </w:rPr>
              <w:delInstrText xml:space="preserve"> HYPERLINK \l _Toc11376 </w:delInstrText>
            </w:r>
          </w:del>
          <w:del w:id="658" w:author="像个男人一样" w:date="2018-03-22T12:32:19Z">
            <w:r>
              <w:rPr>
                <w:bCs/>
              </w:rPr>
              <w:fldChar w:fldCharType="separate"/>
            </w:r>
          </w:del>
          <w:del w:id="659" w:author="像个男人一样" w:date="2018-03-22T12:32:19Z">
            <w:r>
              <w:rPr/>
              <w:delText>3.2.4 How a gyroscope works for the racing game</w:delText>
            </w:r>
          </w:del>
          <w:del w:id="660" w:author="像个男人一样" w:date="2018-03-22T12:32:19Z">
            <w:r>
              <w:rPr/>
              <w:tab/>
            </w:r>
          </w:del>
          <w:del w:id="661" w:author="像个男人一样" w:date="2018-03-22T12:32:19Z">
            <w:r>
              <w:rPr/>
              <w:fldChar w:fldCharType="begin"/>
            </w:r>
          </w:del>
          <w:del w:id="662" w:author="像个男人一样" w:date="2018-03-22T12:32:19Z">
            <w:r>
              <w:rPr/>
              <w:delInstrText xml:space="preserve"> PAGEREF _Toc11376 </w:delInstrText>
            </w:r>
          </w:del>
          <w:del w:id="663" w:author="像个男人一样" w:date="2018-03-22T12:32:19Z">
            <w:r>
              <w:rPr/>
              <w:fldChar w:fldCharType="separate"/>
            </w:r>
          </w:del>
          <w:del w:id="664" w:author="像个男人一样" w:date="2018-03-22T12:32:19Z">
            <w:r>
              <w:rPr/>
              <w:delText>21</w:delText>
            </w:r>
          </w:del>
          <w:del w:id="665" w:author="像个男人一样" w:date="2018-03-22T12:32:19Z">
            <w:r>
              <w:rPr/>
              <w:fldChar w:fldCharType="end"/>
            </w:r>
          </w:del>
          <w:del w:id="666" w:author="像个男人一样" w:date="2018-03-22T12:32:19Z">
            <w:r>
              <w:rPr>
                <w:bCs/>
              </w:rPr>
              <w:fldChar w:fldCharType="end"/>
            </w:r>
          </w:del>
        </w:p>
        <w:p>
          <w:pPr>
            <w:pStyle w:val="16"/>
            <w:tabs>
              <w:tab w:val="right" w:leader="dot" w:pos="9026"/>
            </w:tabs>
            <w:rPr>
              <w:del w:id="667" w:author="像个男人一样" w:date="2018-03-22T12:32:19Z"/>
            </w:rPr>
          </w:pPr>
          <w:del w:id="668" w:author="像个男人一样" w:date="2018-03-22T12:32:19Z">
            <w:r>
              <w:rPr>
                <w:bCs/>
              </w:rPr>
              <w:fldChar w:fldCharType="begin"/>
            </w:r>
          </w:del>
          <w:del w:id="669" w:author="像个男人一样" w:date="2018-03-22T12:32:19Z">
            <w:r>
              <w:rPr>
                <w:bCs/>
              </w:rPr>
              <w:delInstrText xml:space="preserve"> HYPERLINK \l _Toc18991 </w:delInstrText>
            </w:r>
          </w:del>
          <w:del w:id="670" w:author="像个男人一样" w:date="2018-03-22T12:32:19Z">
            <w:r>
              <w:rPr>
                <w:bCs/>
              </w:rPr>
              <w:fldChar w:fldCharType="separate"/>
            </w:r>
          </w:del>
          <w:del w:id="671" w:author="像个男人一样" w:date="2018-03-22T12:32:19Z">
            <w:r>
              <w:rPr/>
              <w:delText>4 A Glow Stick with Accelerometer and Gyroscope</w:delText>
            </w:r>
          </w:del>
          <w:del w:id="672" w:author="像个男人一样" w:date="2018-03-22T12:32:19Z">
            <w:r>
              <w:rPr/>
              <w:tab/>
            </w:r>
          </w:del>
          <w:del w:id="673" w:author="像个男人一样" w:date="2018-03-22T12:32:19Z">
            <w:r>
              <w:rPr/>
              <w:fldChar w:fldCharType="begin"/>
            </w:r>
          </w:del>
          <w:del w:id="674" w:author="像个男人一样" w:date="2018-03-22T12:32:19Z">
            <w:r>
              <w:rPr/>
              <w:delInstrText xml:space="preserve"> PAGEREF _Toc18991 </w:delInstrText>
            </w:r>
          </w:del>
          <w:del w:id="675" w:author="像个男人一样" w:date="2018-03-22T12:32:19Z">
            <w:r>
              <w:rPr/>
              <w:fldChar w:fldCharType="separate"/>
            </w:r>
          </w:del>
          <w:del w:id="676" w:author="像个男人一样" w:date="2018-03-22T12:32:19Z">
            <w:r>
              <w:rPr/>
              <w:delText>24</w:delText>
            </w:r>
          </w:del>
          <w:del w:id="677" w:author="像个男人一样" w:date="2018-03-22T12:32:19Z">
            <w:r>
              <w:rPr/>
              <w:fldChar w:fldCharType="end"/>
            </w:r>
          </w:del>
          <w:del w:id="678" w:author="像个男人一样" w:date="2018-03-22T12:32:19Z">
            <w:r>
              <w:rPr>
                <w:bCs/>
              </w:rPr>
              <w:fldChar w:fldCharType="end"/>
            </w:r>
          </w:del>
        </w:p>
        <w:p>
          <w:pPr>
            <w:pStyle w:val="19"/>
            <w:tabs>
              <w:tab w:val="right" w:leader="dot" w:pos="9026"/>
            </w:tabs>
            <w:rPr>
              <w:del w:id="679" w:author="像个男人一样" w:date="2018-03-22T12:32:19Z"/>
            </w:rPr>
          </w:pPr>
          <w:del w:id="680" w:author="像个男人一样" w:date="2018-03-22T12:32:19Z">
            <w:r>
              <w:rPr>
                <w:bCs/>
              </w:rPr>
              <w:fldChar w:fldCharType="begin"/>
            </w:r>
          </w:del>
          <w:del w:id="681" w:author="像个男人一样" w:date="2018-03-22T12:32:19Z">
            <w:r>
              <w:rPr>
                <w:bCs/>
              </w:rPr>
              <w:delInstrText xml:space="preserve"> HYPERLINK \l _Toc4841 </w:delInstrText>
            </w:r>
          </w:del>
          <w:del w:id="682" w:author="像个男人一样" w:date="2018-03-22T12:32:19Z">
            <w:r>
              <w:rPr>
                <w:bCs/>
              </w:rPr>
              <w:fldChar w:fldCharType="separate"/>
            </w:r>
          </w:del>
          <w:del w:id="683" w:author="像个男人一样" w:date="2018-03-22T12:32:19Z">
            <w:r>
              <w:rPr/>
              <w:delText>4.1 Appearance and function description</w:delText>
            </w:r>
          </w:del>
          <w:del w:id="684" w:author="像个男人一样" w:date="2018-03-22T12:32:19Z">
            <w:r>
              <w:rPr/>
              <w:tab/>
            </w:r>
          </w:del>
          <w:del w:id="685" w:author="像个男人一样" w:date="2018-03-22T12:32:19Z">
            <w:r>
              <w:rPr/>
              <w:fldChar w:fldCharType="begin"/>
            </w:r>
          </w:del>
          <w:del w:id="686" w:author="像个男人一样" w:date="2018-03-22T12:32:19Z">
            <w:r>
              <w:rPr/>
              <w:delInstrText xml:space="preserve"> PAGEREF _Toc4841 </w:delInstrText>
            </w:r>
          </w:del>
          <w:del w:id="687" w:author="像个男人一样" w:date="2018-03-22T12:32:19Z">
            <w:r>
              <w:rPr/>
              <w:fldChar w:fldCharType="separate"/>
            </w:r>
          </w:del>
          <w:del w:id="688" w:author="像个男人一样" w:date="2018-03-22T12:32:19Z">
            <w:r>
              <w:rPr/>
              <w:delText>24</w:delText>
            </w:r>
          </w:del>
          <w:del w:id="689" w:author="像个男人一样" w:date="2018-03-22T12:32:19Z">
            <w:r>
              <w:rPr/>
              <w:fldChar w:fldCharType="end"/>
            </w:r>
          </w:del>
          <w:del w:id="690" w:author="像个男人一样" w:date="2018-03-22T12:32:19Z">
            <w:r>
              <w:rPr>
                <w:bCs/>
              </w:rPr>
              <w:fldChar w:fldCharType="end"/>
            </w:r>
          </w:del>
        </w:p>
        <w:p>
          <w:pPr>
            <w:pStyle w:val="12"/>
            <w:tabs>
              <w:tab w:val="right" w:leader="dot" w:pos="9026"/>
            </w:tabs>
            <w:rPr>
              <w:del w:id="691" w:author="像个男人一样" w:date="2018-03-22T12:32:19Z"/>
            </w:rPr>
          </w:pPr>
          <w:del w:id="692" w:author="像个男人一样" w:date="2018-03-22T12:32:19Z">
            <w:r>
              <w:rPr>
                <w:bCs/>
              </w:rPr>
              <w:fldChar w:fldCharType="begin"/>
            </w:r>
          </w:del>
          <w:del w:id="693" w:author="像个男人一样" w:date="2018-03-22T12:32:19Z">
            <w:r>
              <w:rPr>
                <w:bCs/>
              </w:rPr>
              <w:delInstrText xml:space="preserve"> HYPERLINK \l _Toc31047 </w:delInstrText>
            </w:r>
          </w:del>
          <w:del w:id="694" w:author="像个男人一样" w:date="2018-03-22T12:32:19Z">
            <w:r>
              <w:rPr>
                <w:bCs/>
              </w:rPr>
              <w:fldChar w:fldCharType="separate"/>
            </w:r>
          </w:del>
          <w:del w:id="695" w:author="像个男人一样" w:date="2018-03-22T12:32:19Z">
            <w:r>
              <w:rPr/>
              <w:delText>4.1.1 A normal glow stick</w:delText>
            </w:r>
          </w:del>
          <w:del w:id="696" w:author="像个男人一样" w:date="2018-03-22T12:32:19Z">
            <w:r>
              <w:rPr/>
              <w:tab/>
            </w:r>
          </w:del>
          <w:del w:id="697" w:author="像个男人一样" w:date="2018-03-22T12:32:19Z">
            <w:r>
              <w:rPr/>
              <w:fldChar w:fldCharType="begin"/>
            </w:r>
          </w:del>
          <w:del w:id="698" w:author="像个男人一样" w:date="2018-03-22T12:32:19Z">
            <w:r>
              <w:rPr/>
              <w:delInstrText xml:space="preserve"> PAGEREF _Toc31047 </w:delInstrText>
            </w:r>
          </w:del>
          <w:del w:id="699" w:author="像个男人一样" w:date="2018-03-22T12:32:19Z">
            <w:r>
              <w:rPr/>
              <w:fldChar w:fldCharType="separate"/>
            </w:r>
          </w:del>
          <w:del w:id="700" w:author="像个男人一样" w:date="2018-03-22T12:32:19Z">
            <w:r>
              <w:rPr/>
              <w:delText>24</w:delText>
            </w:r>
          </w:del>
          <w:del w:id="701" w:author="像个男人一样" w:date="2018-03-22T12:32:19Z">
            <w:r>
              <w:rPr/>
              <w:fldChar w:fldCharType="end"/>
            </w:r>
          </w:del>
          <w:del w:id="702" w:author="像个男人一样" w:date="2018-03-22T12:32:19Z">
            <w:r>
              <w:rPr>
                <w:bCs/>
              </w:rPr>
              <w:fldChar w:fldCharType="end"/>
            </w:r>
          </w:del>
        </w:p>
        <w:p>
          <w:pPr>
            <w:pStyle w:val="12"/>
            <w:tabs>
              <w:tab w:val="right" w:leader="dot" w:pos="9026"/>
            </w:tabs>
            <w:rPr>
              <w:del w:id="703" w:author="像个男人一样" w:date="2018-03-22T12:32:19Z"/>
            </w:rPr>
          </w:pPr>
          <w:del w:id="704" w:author="像个男人一样" w:date="2018-03-22T12:32:19Z">
            <w:r>
              <w:rPr>
                <w:bCs/>
              </w:rPr>
              <w:fldChar w:fldCharType="begin"/>
            </w:r>
          </w:del>
          <w:del w:id="705" w:author="像个男人一样" w:date="2018-03-22T12:32:19Z">
            <w:r>
              <w:rPr>
                <w:bCs/>
              </w:rPr>
              <w:delInstrText xml:space="preserve"> HYPERLINK \l _Toc20796 </w:delInstrText>
            </w:r>
          </w:del>
          <w:del w:id="706" w:author="像个男人一样" w:date="2018-03-22T12:32:19Z">
            <w:r>
              <w:rPr>
                <w:bCs/>
              </w:rPr>
              <w:fldChar w:fldCharType="separate"/>
            </w:r>
          </w:del>
          <w:del w:id="707" w:author="像个男人一样" w:date="2018-03-22T12:32:19Z">
            <w:r>
              <w:rPr/>
              <w:delText xml:space="preserve">4.1.2 A </w:delText>
            </w:r>
          </w:del>
          <w:del w:id="708" w:author="像个男人一样" w:date="2018-03-22T12:32:19Z">
            <w:r>
              <w:rPr>
                <w:rFonts w:hint="eastAsia"/>
                <w:lang w:val="en-US" w:eastAsia="zh-CN"/>
              </w:rPr>
              <w:delText xml:space="preserve">Multi-Function </w:delText>
            </w:r>
          </w:del>
          <w:del w:id="709" w:author="像个男人一样" w:date="2018-03-22T12:32:19Z">
            <w:r>
              <w:rPr/>
              <w:delText>glow stick</w:delText>
            </w:r>
          </w:del>
          <w:del w:id="710" w:author="像个男人一样" w:date="2018-03-22T12:32:19Z">
            <w:r>
              <w:rPr/>
              <w:tab/>
            </w:r>
          </w:del>
          <w:del w:id="711" w:author="像个男人一样" w:date="2018-03-22T12:32:19Z">
            <w:r>
              <w:rPr/>
              <w:fldChar w:fldCharType="begin"/>
            </w:r>
          </w:del>
          <w:del w:id="712" w:author="像个男人一样" w:date="2018-03-22T12:32:19Z">
            <w:r>
              <w:rPr/>
              <w:delInstrText xml:space="preserve"> PAGEREF _Toc20796 </w:delInstrText>
            </w:r>
          </w:del>
          <w:del w:id="713" w:author="像个男人一样" w:date="2018-03-22T12:32:19Z">
            <w:r>
              <w:rPr/>
              <w:fldChar w:fldCharType="separate"/>
            </w:r>
          </w:del>
          <w:del w:id="714" w:author="像个男人一样" w:date="2018-03-22T12:32:19Z">
            <w:r>
              <w:rPr/>
              <w:delText>25</w:delText>
            </w:r>
          </w:del>
          <w:del w:id="715" w:author="像个男人一样" w:date="2018-03-22T12:32:19Z">
            <w:r>
              <w:rPr/>
              <w:fldChar w:fldCharType="end"/>
            </w:r>
          </w:del>
          <w:del w:id="716" w:author="像个男人一样" w:date="2018-03-22T12:32:19Z">
            <w:r>
              <w:rPr>
                <w:bCs/>
              </w:rPr>
              <w:fldChar w:fldCharType="end"/>
            </w:r>
          </w:del>
        </w:p>
        <w:p>
          <w:pPr>
            <w:pStyle w:val="19"/>
            <w:tabs>
              <w:tab w:val="right" w:leader="dot" w:pos="9026"/>
            </w:tabs>
            <w:rPr>
              <w:del w:id="717" w:author="像个男人一样" w:date="2018-03-22T12:32:19Z"/>
            </w:rPr>
          </w:pPr>
          <w:del w:id="718" w:author="像个男人一样" w:date="2018-03-22T12:32:19Z">
            <w:r>
              <w:rPr>
                <w:bCs/>
              </w:rPr>
              <w:fldChar w:fldCharType="begin"/>
            </w:r>
          </w:del>
          <w:del w:id="719" w:author="像个男人一样" w:date="2018-03-22T12:32:19Z">
            <w:r>
              <w:rPr>
                <w:bCs/>
              </w:rPr>
              <w:delInstrText xml:space="preserve"> HYPERLINK \l _Toc547 </w:delInstrText>
            </w:r>
          </w:del>
          <w:del w:id="720" w:author="像个男人一样" w:date="2018-03-22T12:32:19Z">
            <w:r>
              <w:rPr>
                <w:bCs/>
              </w:rPr>
              <w:fldChar w:fldCharType="separate"/>
            </w:r>
          </w:del>
          <w:del w:id="721" w:author="像个男人一样" w:date="2018-03-22T12:32:19Z">
            <w:r>
              <w:rPr/>
              <w:delText>4.2 How and why need Accelerometer and gyroscope</w:delText>
            </w:r>
          </w:del>
          <w:del w:id="722" w:author="像个男人一样" w:date="2018-03-22T12:32:19Z">
            <w:r>
              <w:rPr/>
              <w:tab/>
            </w:r>
          </w:del>
          <w:del w:id="723" w:author="像个男人一样" w:date="2018-03-22T12:32:19Z">
            <w:r>
              <w:rPr/>
              <w:fldChar w:fldCharType="begin"/>
            </w:r>
          </w:del>
          <w:del w:id="724" w:author="像个男人一样" w:date="2018-03-22T12:32:19Z">
            <w:r>
              <w:rPr/>
              <w:delInstrText xml:space="preserve"> PAGEREF _Toc547 </w:delInstrText>
            </w:r>
          </w:del>
          <w:del w:id="725" w:author="像个男人一样" w:date="2018-03-22T12:32:19Z">
            <w:r>
              <w:rPr/>
              <w:fldChar w:fldCharType="separate"/>
            </w:r>
          </w:del>
          <w:del w:id="726" w:author="像个男人一样" w:date="2018-03-22T12:32:19Z">
            <w:r>
              <w:rPr/>
              <w:delText>26</w:delText>
            </w:r>
          </w:del>
          <w:del w:id="727" w:author="像个男人一样" w:date="2018-03-22T12:32:19Z">
            <w:r>
              <w:rPr/>
              <w:fldChar w:fldCharType="end"/>
            </w:r>
          </w:del>
          <w:del w:id="728" w:author="像个男人一样" w:date="2018-03-22T12:32:19Z">
            <w:r>
              <w:rPr>
                <w:bCs/>
              </w:rPr>
              <w:fldChar w:fldCharType="end"/>
            </w:r>
          </w:del>
        </w:p>
        <w:p>
          <w:pPr>
            <w:pStyle w:val="12"/>
            <w:tabs>
              <w:tab w:val="right" w:leader="dot" w:pos="9026"/>
            </w:tabs>
            <w:rPr>
              <w:del w:id="729" w:author="像个男人一样" w:date="2018-03-22T12:32:19Z"/>
            </w:rPr>
          </w:pPr>
          <w:del w:id="730" w:author="像个男人一样" w:date="2018-03-22T12:32:19Z">
            <w:r>
              <w:rPr>
                <w:bCs/>
              </w:rPr>
              <w:fldChar w:fldCharType="begin"/>
            </w:r>
          </w:del>
          <w:del w:id="731" w:author="像个男人一样" w:date="2018-03-22T12:32:19Z">
            <w:r>
              <w:rPr>
                <w:bCs/>
              </w:rPr>
              <w:delInstrText xml:space="preserve"> HYPERLINK \l _Toc30536 </w:delInstrText>
            </w:r>
          </w:del>
          <w:del w:id="732" w:author="像个男人一样" w:date="2018-03-22T12:32:19Z">
            <w:r>
              <w:rPr>
                <w:bCs/>
              </w:rPr>
              <w:fldChar w:fldCharType="separate"/>
            </w:r>
          </w:del>
          <w:del w:id="733" w:author="像个男人一样" w:date="2018-03-22T12:32:19Z">
            <w:r>
              <w:rPr>
                <w:rFonts w:hint="eastAsia"/>
                <w:lang w:val="en-US" w:eastAsia="zh-CN"/>
              </w:rPr>
              <w:delText>4.2.1 Action recognition</w:delText>
            </w:r>
          </w:del>
          <w:del w:id="734" w:author="像个男人一样" w:date="2018-03-22T12:32:19Z">
            <w:r>
              <w:rPr/>
              <w:tab/>
            </w:r>
          </w:del>
          <w:del w:id="735" w:author="像个男人一样" w:date="2018-03-22T12:32:19Z">
            <w:r>
              <w:rPr/>
              <w:fldChar w:fldCharType="begin"/>
            </w:r>
          </w:del>
          <w:del w:id="736" w:author="像个男人一样" w:date="2018-03-22T12:32:19Z">
            <w:r>
              <w:rPr/>
              <w:delInstrText xml:space="preserve"> PAGEREF _Toc30536 </w:delInstrText>
            </w:r>
          </w:del>
          <w:del w:id="737" w:author="像个男人一样" w:date="2018-03-22T12:32:19Z">
            <w:r>
              <w:rPr/>
              <w:fldChar w:fldCharType="separate"/>
            </w:r>
          </w:del>
          <w:del w:id="738" w:author="像个男人一样" w:date="2018-03-22T12:32:19Z">
            <w:r>
              <w:rPr/>
              <w:delText>26</w:delText>
            </w:r>
          </w:del>
          <w:del w:id="739" w:author="像个男人一样" w:date="2018-03-22T12:32:19Z">
            <w:r>
              <w:rPr/>
              <w:fldChar w:fldCharType="end"/>
            </w:r>
          </w:del>
          <w:del w:id="740" w:author="像个男人一样" w:date="2018-03-22T12:32:19Z">
            <w:r>
              <w:rPr>
                <w:bCs/>
              </w:rPr>
              <w:fldChar w:fldCharType="end"/>
            </w:r>
          </w:del>
        </w:p>
        <w:p>
          <w:pPr>
            <w:pStyle w:val="19"/>
            <w:tabs>
              <w:tab w:val="right" w:leader="dot" w:pos="9026"/>
            </w:tabs>
            <w:rPr>
              <w:del w:id="741" w:author="像个男人一样" w:date="2018-03-22T12:32:19Z"/>
            </w:rPr>
          </w:pPr>
          <w:del w:id="742" w:author="像个男人一样" w:date="2018-03-22T12:32:19Z">
            <w:r>
              <w:rPr>
                <w:bCs/>
              </w:rPr>
              <w:fldChar w:fldCharType="begin"/>
            </w:r>
          </w:del>
          <w:del w:id="743" w:author="像个男人一样" w:date="2018-03-22T12:32:19Z">
            <w:r>
              <w:rPr>
                <w:bCs/>
              </w:rPr>
              <w:delInstrText xml:space="preserve"> HYPERLINK \l _Toc10679 </w:delInstrText>
            </w:r>
          </w:del>
          <w:del w:id="744" w:author="像个男人一样" w:date="2018-03-22T12:32:19Z">
            <w:r>
              <w:rPr>
                <w:bCs/>
              </w:rPr>
              <w:fldChar w:fldCharType="separate"/>
            </w:r>
          </w:del>
          <w:del w:id="745" w:author="像个男人一样" w:date="2018-03-22T12:32:19Z">
            <w:r>
              <w:rPr/>
              <w:delText>4.3 What algorithms in this virtual product</w:delText>
            </w:r>
          </w:del>
          <w:del w:id="746" w:author="像个男人一样" w:date="2018-03-22T12:32:19Z">
            <w:r>
              <w:rPr/>
              <w:tab/>
            </w:r>
          </w:del>
          <w:del w:id="747" w:author="像个男人一样" w:date="2018-03-22T12:32:19Z">
            <w:r>
              <w:rPr/>
              <w:fldChar w:fldCharType="begin"/>
            </w:r>
          </w:del>
          <w:del w:id="748" w:author="像个男人一样" w:date="2018-03-22T12:32:19Z">
            <w:r>
              <w:rPr/>
              <w:delInstrText xml:space="preserve"> PAGEREF _Toc10679 </w:delInstrText>
            </w:r>
          </w:del>
          <w:del w:id="749" w:author="像个男人一样" w:date="2018-03-22T12:32:19Z">
            <w:r>
              <w:rPr/>
              <w:fldChar w:fldCharType="separate"/>
            </w:r>
          </w:del>
          <w:del w:id="750" w:author="像个男人一样" w:date="2018-03-22T12:32:19Z">
            <w:r>
              <w:rPr/>
              <w:delText>27</w:delText>
            </w:r>
          </w:del>
          <w:del w:id="751" w:author="像个男人一样" w:date="2018-03-22T12:32:19Z">
            <w:r>
              <w:rPr/>
              <w:fldChar w:fldCharType="end"/>
            </w:r>
          </w:del>
          <w:del w:id="752" w:author="像个男人一样" w:date="2018-03-22T12:32:19Z">
            <w:r>
              <w:rPr>
                <w:bCs/>
              </w:rPr>
              <w:fldChar w:fldCharType="end"/>
            </w:r>
          </w:del>
        </w:p>
        <w:p>
          <w:pPr>
            <w:pStyle w:val="16"/>
            <w:tabs>
              <w:tab w:val="right" w:leader="dot" w:pos="9026"/>
            </w:tabs>
            <w:rPr>
              <w:del w:id="753" w:author="像个男人一样" w:date="2018-03-22T12:32:19Z"/>
            </w:rPr>
          </w:pPr>
          <w:del w:id="754" w:author="像个男人一样" w:date="2018-03-22T12:32:19Z">
            <w:r>
              <w:rPr>
                <w:bCs/>
              </w:rPr>
              <w:fldChar w:fldCharType="begin"/>
            </w:r>
          </w:del>
          <w:del w:id="755" w:author="像个男人一样" w:date="2018-03-22T12:32:19Z">
            <w:r>
              <w:rPr>
                <w:bCs/>
              </w:rPr>
              <w:delInstrText xml:space="preserve"> HYPERLINK \l _Toc8322 </w:delInstrText>
            </w:r>
          </w:del>
          <w:del w:id="756" w:author="像个男人一样" w:date="2018-03-22T12:32:19Z">
            <w:r>
              <w:rPr>
                <w:bCs/>
              </w:rPr>
              <w:fldChar w:fldCharType="separate"/>
            </w:r>
          </w:del>
          <w:del w:id="757" w:author="像个男人一样" w:date="2018-03-22T12:32:19Z">
            <w:r>
              <w:rPr/>
              <w:delText>5 References</w:delText>
            </w:r>
          </w:del>
          <w:del w:id="758" w:author="像个男人一样" w:date="2018-03-22T12:32:19Z">
            <w:r>
              <w:rPr/>
              <w:tab/>
            </w:r>
          </w:del>
          <w:del w:id="759" w:author="像个男人一样" w:date="2018-03-22T12:32:19Z">
            <w:r>
              <w:rPr/>
              <w:fldChar w:fldCharType="begin"/>
            </w:r>
          </w:del>
          <w:del w:id="760" w:author="像个男人一样" w:date="2018-03-22T12:32:19Z">
            <w:r>
              <w:rPr/>
              <w:delInstrText xml:space="preserve"> PAGEREF _Toc8322 </w:delInstrText>
            </w:r>
          </w:del>
          <w:del w:id="761" w:author="像个男人一样" w:date="2018-03-22T12:32:19Z">
            <w:r>
              <w:rPr/>
              <w:fldChar w:fldCharType="separate"/>
            </w:r>
          </w:del>
          <w:del w:id="762" w:author="像个男人一样" w:date="2018-03-22T12:32:19Z">
            <w:r>
              <w:rPr/>
              <w:delText>27</w:delText>
            </w:r>
          </w:del>
          <w:del w:id="763" w:author="像个男人一样" w:date="2018-03-22T12:32:19Z">
            <w:r>
              <w:rPr/>
              <w:fldChar w:fldCharType="end"/>
            </w:r>
          </w:del>
          <w:del w:id="764" w:author="像个男人一样" w:date="2018-03-22T12:32:19Z">
            <w:r>
              <w:rPr>
                <w:bCs/>
              </w:rPr>
              <w:fldChar w:fldCharType="end"/>
            </w:r>
          </w:del>
        </w:p>
        <w:p>
          <w:pPr>
            <w:pStyle w:val="16"/>
            <w:tabs>
              <w:tab w:val="right" w:leader="dot" w:pos="9026"/>
            </w:tabs>
            <w:rPr>
              <w:ins w:id="765" w:author="像个男人一样" w:date="2018-03-22T12:32:19Z"/>
            </w:rPr>
          </w:pPr>
          <w:ins w:id="766" w:author="像个男人一样" w:date="2018-03-22T12:32:19Z">
            <w:r>
              <w:rPr>
                <w:bCs/>
              </w:rPr>
              <w:fldChar w:fldCharType="begin"/>
            </w:r>
          </w:ins>
          <w:ins w:id="767" w:author="像个男人一样" w:date="2018-03-22T12:32:19Z">
            <w:r>
              <w:rPr>
                <w:bCs/>
              </w:rPr>
              <w:instrText xml:space="preserve"> HYPERLINK \l _Toc10031 </w:instrText>
            </w:r>
          </w:ins>
          <w:ins w:id="768" w:author="像个男人一样" w:date="2018-03-22T12:32:19Z">
            <w:r>
              <w:rPr>
                <w:bCs/>
              </w:rPr>
              <w:fldChar w:fldCharType="separate"/>
            </w:r>
          </w:ins>
          <w:ins w:id="769" w:author="像个男人一样" w:date="2018-03-22T12:32:19Z">
            <w:r>
              <w:rPr>
                <w:rFonts w:hint="default"/>
                <w:szCs w:val="44"/>
                <w:lang w:val="en-US" w:eastAsia="zh-CN"/>
              </w:rPr>
              <w:t xml:space="preserve">Action Recognition </w:t>
            </w:r>
          </w:ins>
          <w:ins w:id="770" w:author="像个男人一样" w:date="2018-03-22T12:32:19Z">
            <w:r>
              <w:rPr>
                <w:rFonts w:hint="eastAsia"/>
                <w:szCs w:val="44"/>
                <w:lang w:val="en-US" w:eastAsia="zh-CN"/>
              </w:rPr>
              <w:t xml:space="preserve">Algorithm </w:t>
            </w:r>
          </w:ins>
          <w:ins w:id="771" w:author="像个男人一样" w:date="2018-03-22T12:32:19Z">
            <w:r>
              <w:rPr>
                <w:rFonts w:hint="default"/>
                <w:szCs w:val="44"/>
                <w:lang w:val="en-US" w:eastAsia="zh-CN"/>
              </w:rPr>
              <w:t>Research with</w:t>
            </w:r>
          </w:ins>
          <w:ins w:id="772" w:author="像个男人一样" w:date="2018-03-22T12:32:19Z">
            <w:r>
              <w:rPr>
                <w:rFonts w:hint="eastAsia"/>
                <w:szCs w:val="44"/>
                <w:lang w:val="en-US" w:eastAsia="zh-CN"/>
              </w:rPr>
              <w:t xml:space="preserve"> Multifunction</w:t>
            </w:r>
          </w:ins>
          <w:ins w:id="773" w:author="像个男人一样" w:date="2018-03-22T12:32:19Z">
            <w:r>
              <w:rPr>
                <w:rFonts w:hint="default"/>
                <w:szCs w:val="44"/>
                <w:lang w:val="en-US" w:eastAsia="zh-CN"/>
              </w:rPr>
              <w:t xml:space="preserve"> Glow-Stick</w:t>
            </w:r>
          </w:ins>
          <w:ins w:id="774" w:author="像个男人一样" w:date="2018-03-22T12:32:19Z">
            <w:r>
              <w:rPr/>
              <w:tab/>
            </w:r>
          </w:ins>
          <w:ins w:id="775" w:author="像个男人一样" w:date="2018-03-22T12:32:19Z">
            <w:r>
              <w:rPr/>
              <w:fldChar w:fldCharType="begin"/>
            </w:r>
          </w:ins>
          <w:ins w:id="776" w:author="像个男人一样" w:date="2018-03-22T12:32:19Z">
            <w:r>
              <w:rPr/>
              <w:instrText xml:space="preserve"> PAGEREF _Toc10031 </w:instrText>
            </w:r>
          </w:ins>
          <w:ins w:id="777" w:author="像个男人一样" w:date="2018-03-22T12:32:19Z">
            <w:r>
              <w:rPr/>
              <w:fldChar w:fldCharType="separate"/>
            </w:r>
          </w:ins>
          <w:ins w:id="778" w:author="像个男人一样" w:date="2018-03-22T12:32:20Z">
            <w:r>
              <w:rPr/>
              <w:t>1</w:t>
            </w:r>
          </w:ins>
          <w:ins w:id="779" w:author="像个男人一样" w:date="2018-03-22T12:32:19Z">
            <w:r>
              <w:rPr/>
              <w:fldChar w:fldCharType="end"/>
            </w:r>
          </w:ins>
          <w:ins w:id="780" w:author="像个男人一样" w:date="2018-03-22T12:32:19Z">
            <w:r>
              <w:rPr>
                <w:bCs/>
              </w:rPr>
              <w:fldChar w:fldCharType="end"/>
            </w:r>
          </w:ins>
        </w:p>
        <w:p>
          <w:pPr>
            <w:pStyle w:val="16"/>
            <w:tabs>
              <w:tab w:val="right" w:leader="dot" w:pos="9026"/>
            </w:tabs>
            <w:rPr>
              <w:ins w:id="781" w:author="像个男人一样" w:date="2018-03-22T12:32:19Z"/>
            </w:rPr>
          </w:pPr>
          <w:ins w:id="782" w:author="像个男人一样" w:date="2018-03-22T12:32:19Z">
            <w:r>
              <w:rPr>
                <w:bCs/>
              </w:rPr>
              <w:fldChar w:fldCharType="begin"/>
            </w:r>
          </w:ins>
          <w:ins w:id="783" w:author="像个男人一样" w:date="2018-03-22T12:32:19Z">
            <w:r>
              <w:rPr>
                <w:bCs/>
              </w:rPr>
              <w:instrText xml:space="preserve"> HYPERLINK \l _Toc17544 </w:instrText>
            </w:r>
          </w:ins>
          <w:ins w:id="784" w:author="像个男人一样" w:date="2018-03-22T12:32:19Z">
            <w:r>
              <w:rPr>
                <w:bCs/>
              </w:rPr>
              <w:fldChar w:fldCharType="separate"/>
            </w:r>
          </w:ins>
          <w:ins w:id="785" w:author="像个男人一样" w:date="2018-03-22T12:32:19Z">
            <w:r>
              <w:rPr/>
              <w:t>Table of contents</w:t>
            </w:r>
            <w:r>
              <w:rPr/>
              <w:tab/>
            </w:r>
          </w:ins>
          <w:ins w:id="786" w:author="像个男人一样" w:date="2018-03-22T12:32:19Z">
            <w:r>
              <w:rPr/>
              <w:fldChar w:fldCharType="begin"/>
            </w:r>
          </w:ins>
          <w:ins w:id="787" w:author="像个男人一样" w:date="2018-03-22T12:32:19Z">
            <w:r>
              <w:rPr/>
              <w:instrText xml:space="preserve"> PAGEREF _Toc17544 </w:instrText>
            </w:r>
          </w:ins>
          <w:ins w:id="788" w:author="像个男人一样" w:date="2018-03-22T12:32:19Z">
            <w:r>
              <w:rPr/>
              <w:fldChar w:fldCharType="separate"/>
            </w:r>
          </w:ins>
          <w:ins w:id="789" w:author="像个男人一样" w:date="2018-03-22T12:32:20Z">
            <w:r>
              <w:rPr/>
              <w:t>5</w:t>
            </w:r>
          </w:ins>
          <w:ins w:id="790" w:author="像个男人一样" w:date="2018-03-22T12:32:19Z">
            <w:r>
              <w:rPr/>
              <w:fldChar w:fldCharType="end"/>
            </w:r>
          </w:ins>
          <w:ins w:id="791" w:author="像个男人一样" w:date="2018-03-22T12:32:19Z">
            <w:r>
              <w:rPr>
                <w:bCs/>
              </w:rPr>
              <w:fldChar w:fldCharType="end"/>
            </w:r>
          </w:ins>
        </w:p>
        <w:p>
          <w:pPr>
            <w:pStyle w:val="19"/>
            <w:tabs>
              <w:tab w:val="right" w:leader="dot" w:pos="9026"/>
            </w:tabs>
            <w:rPr>
              <w:ins w:id="792" w:author="像个男人一样" w:date="2018-03-22T12:32:19Z"/>
            </w:rPr>
          </w:pPr>
          <w:ins w:id="793" w:author="像个男人一样" w:date="2018-03-22T12:32:19Z">
            <w:r>
              <w:rPr>
                <w:bCs/>
              </w:rPr>
              <w:fldChar w:fldCharType="begin"/>
            </w:r>
          </w:ins>
          <w:ins w:id="794" w:author="像个男人一样" w:date="2018-03-22T12:32:19Z">
            <w:r>
              <w:rPr>
                <w:bCs/>
              </w:rPr>
              <w:instrText xml:space="preserve"> HYPERLINK \l _Toc20719 </w:instrText>
            </w:r>
          </w:ins>
          <w:ins w:id="795" w:author="像个男人一样" w:date="2018-03-22T12:32:19Z">
            <w:r>
              <w:rPr>
                <w:bCs/>
              </w:rPr>
              <w:fldChar w:fldCharType="separate"/>
            </w:r>
          </w:ins>
          <w:ins w:id="796" w:author="像个男人一样" w:date="2018-03-22T12:32:19Z">
            <w:r>
              <w:rPr>
                <w:rFonts w:eastAsia="Microsoft JhengHei"/>
              </w:rPr>
              <w:t>Declaration</w:t>
            </w:r>
          </w:ins>
          <w:ins w:id="797" w:author="像个男人一样" w:date="2018-03-22T12:32:19Z">
            <w:r>
              <w:rPr/>
              <w:tab/>
            </w:r>
          </w:ins>
          <w:ins w:id="798" w:author="像个男人一样" w:date="2018-03-22T12:32:19Z">
            <w:r>
              <w:rPr/>
              <w:fldChar w:fldCharType="begin"/>
            </w:r>
          </w:ins>
          <w:ins w:id="799" w:author="像个男人一样" w:date="2018-03-22T12:32:19Z">
            <w:r>
              <w:rPr/>
              <w:instrText xml:space="preserve"> PAGEREF _Toc20719 </w:instrText>
            </w:r>
          </w:ins>
          <w:ins w:id="800" w:author="像个男人一样" w:date="2018-03-22T12:32:19Z">
            <w:r>
              <w:rPr/>
              <w:fldChar w:fldCharType="separate"/>
            </w:r>
          </w:ins>
          <w:ins w:id="801" w:author="像个男人一样" w:date="2018-03-22T12:32:20Z">
            <w:r>
              <w:rPr/>
              <w:t>5</w:t>
            </w:r>
          </w:ins>
          <w:ins w:id="802" w:author="像个男人一样" w:date="2018-03-22T12:32:19Z">
            <w:r>
              <w:rPr/>
              <w:fldChar w:fldCharType="end"/>
            </w:r>
          </w:ins>
          <w:ins w:id="803" w:author="像个男人一样" w:date="2018-03-22T12:32:19Z">
            <w:r>
              <w:rPr>
                <w:bCs/>
              </w:rPr>
              <w:fldChar w:fldCharType="end"/>
            </w:r>
          </w:ins>
        </w:p>
        <w:p>
          <w:pPr>
            <w:pStyle w:val="19"/>
            <w:tabs>
              <w:tab w:val="right" w:leader="dot" w:pos="9026"/>
            </w:tabs>
            <w:rPr>
              <w:ins w:id="804" w:author="像个男人一样" w:date="2018-03-22T12:32:19Z"/>
            </w:rPr>
          </w:pPr>
          <w:ins w:id="805" w:author="像个男人一样" w:date="2018-03-22T12:32:19Z">
            <w:r>
              <w:rPr>
                <w:bCs/>
              </w:rPr>
              <w:fldChar w:fldCharType="begin"/>
            </w:r>
          </w:ins>
          <w:ins w:id="806" w:author="像个男人一样" w:date="2018-03-22T12:32:19Z">
            <w:r>
              <w:rPr>
                <w:bCs/>
              </w:rPr>
              <w:instrText xml:space="preserve"> HYPERLINK \l _Toc12690 </w:instrText>
            </w:r>
          </w:ins>
          <w:ins w:id="807" w:author="像个男人一样" w:date="2018-03-22T12:32:19Z">
            <w:r>
              <w:rPr>
                <w:bCs/>
              </w:rPr>
              <w:fldChar w:fldCharType="separate"/>
            </w:r>
          </w:ins>
          <w:ins w:id="808" w:author="像个男人一样" w:date="2018-03-22T12:32:19Z">
            <w:r>
              <w:rPr>
                <w:rFonts w:hint="eastAsia" w:eastAsia="宋体"/>
                <w:lang w:val="en-US" w:eastAsia="zh-CN"/>
              </w:rPr>
              <w:t>List</w:t>
            </w:r>
          </w:ins>
          <w:ins w:id="809" w:author="像个男人一样" w:date="2018-03-22T12:32:19Z">
            <w:r>
              <w:rPr>
                <w:rFonts w:eastAsia="Microsoft JhengHei"/>
              </w:rPr>
              <w:t xml:space="preserve"> of Figures</w:t>
            </w:r>
          </w:ins>
          <w:ins w:id="810" w:author="像个男人一样" w:date="2018-03-22T12:32:19Z">
            <w:r>
              <w:rPr/>
              <w:tab/>
            </w:r>
          </w:ins>
          <w:ins w:id="811" w:author="像个男人一样" w:date="2018-03-22T12:32:19Z">
            <w:r>
              <w:rPr/>
              <w:fldChar w:fldCharType="begin"/>
            </w:r>
          </w:ins>
          <w:ins w:id="812" w:author="像个男人一样" w:date="2018-03-22T12:32:19Z">
            <w:r>
              <w:rPr/>
              <w:instrText xml:space="preserve"> PAGEREF _Toc12690 </w:instrText>
            </w:r>
          </w:ins>
          <w:ins w:id="813" w:author="像个男人一样" w:date="2018-03-22T12:32:19Z">
            <w:r>
              <w:rPr/>
              <w:fldChar w:fldCharType="separate"/>
            </w:r>
          </w:ins>
          <w:ins w:id="814" w:author="像个男人一样" w:date="2018-03-22T12:32:20Z">
            <w:r>
              <w:rPr/>
              <w:t>5</w:t>
            </w:r>
          </w:ins>
          <w:ins w:id="815" w:author="像个男人一样" w:date="2018-03-22T12:32:19Z">
            <w:r>
              <w:rPr/>
              <w:fldChar w:fldCharType="end"/>
            </w:r>
          </w:ins>
          <w:ins w:id="816" w:author="像个男人一样" w:date="2018-03-22T12:32:19Z">
            <w:r>
              <w:rPr>
                <w:bCs/>
              </w:rPr>
              <w:fldChar w:fldCharType="end"/>
            </w:r>
          </w:ins>
        </w:p>
        <w:p>
          <w:pPr>
            <w:pStyle w:val="19"/>
            <w:tabs>
              <w:tab w:val="right" w:leader="dot" w:pos="9026"/>
            </w:tabs>
            <w:rPr>
              <w:ins w:id="817" w:author="像个男人一样" w:date="2018-03-22T12:32:19Z"/>
            </w:rPr>
          </w:pPr>
          <w:ins w:id="818" w:author="像个男人一样" w:date="2018-03-22T12:32:19Z">
            <w:r>
              <w:rPr>
                <w:bCs/>
              </w:rPr>
              <w:fldChar w:fldCharType="begin"/>
            </w:r>
          </w:ins>
          <w:ins w:id="819" w:author="像个男人一样" w:date="2018-03-22T12:32:19Z">
            <w:r>
              <w:rPr>
                <w:bCs/>
              </w:rPr>
              <w:instrText xml:space="preserve"> HYPERLINK \l _Toc9363 </w:instrText>
            </w:r>
          </w:ins>
          <w:ins w:id="820" w:author="像个男人一样" w:date="2018-03-22T12:32:19Z">
            <w:r>
              <w:rPr>
                <w:bCs/>
              </w:rPr>
              <w:fldChar w:fldCharType="separate"/>
            </w:r>
          </w:ins>
          <w:ins w:id="821" w:author="像个男人一样" w:date="2018-03-22T12:32:19Z">
            <w:r>
              <w:rPr>
                <w:rFonts w:eastAsia="Microsoft JhengHei"/>
              </w:rPr>
              <w:t>List of Tables</w:t>
            </w:r>
          </w:ins>
          <w:ins w:id="822" w:author="像个男人一样" w:date="2018-03-22T12:32:19Z">
            <w:r>
              <w:rPr/>
              <w:tab/>
            </w:r>
          </w:ins>
          <w:ins w:id="823" w:author="像个男人一样" w:date="2018-03-22T12:32:19Z">
            <w:r>
              <w:rPr/>
              <w:fldChar w:fldCharType="begin"/>
            </w:r>
          </w:ins>
          <w:ins w:id="824" w:author="像个男人一样" w:date="2018-03-22T12:32:19Z">
            <w:r>
              <w:rPr/>
              <w:instrText xml:space="preserve"> PAGEREF _Toc9363 </w:instrText>
            </w:r>
          </w:ins>
          <w:ins w:id="825" w:author="像个男人一样" w:date="2018-03-22T12:32:19Z">
            <w:r>
              <w:rPr/>
              <w:fldChar w:fldCharType="separate"/>
            </w:r>
          </w:ins>
          <w:ins w:id="826" w:author="像个男人一样" w:date="2018-03-22T12:32:20Z">
            <w:r>
              <w:rPr/>
              <w:t>7</w:t>
            </w:r>
          </w:ins>
          <w:ins w:id="827" w:author="像个男人一样" w:date="2018-03-22T12:32:19Z">
            <w:r>
              <w:rPr/>
              <w:fldChar w:fldCharType="end"/>
            </w:r>
          </w:ins>
          <w:ins w:id="828" w:author="像个男人一样" w:date="2018-03-22T12:32:19Z">
            <w:r>
              <w:rPr>
                <w:bCs/>
              </w:rPr>
              <w:fldChar w:fldCharType="end"/>
            </w:r>
          </w:ins>
        </w:p>
        <w:p>
          <w:pPr>
            <w:pStyle w:val="19"/>
            <w:tabs>
              <w:tab w:val="right" w:leader="dot" w:pos="9026"/>
            </w:tabs>
            <w:rPr>
              <w:ins w:id="829" w:author="像个男人一样" w:date="2018-03-22T12:32:19Z"/>
            </w:rPr>
          </w:pPr>
          <w:ins w:id="830" w:author="像个男人一样" w:date="2018-03-22T12:32:19Z">
            <w:r>
              <w:rPr>
                <w:bCs/>
              </w:rPr>
              <w:fldChar w:fldCharType="begin"/>
            </w:r>
          </w:ins>
          <w:ins w:id="831" w:author="像个男人一样" w:date="2018-03-22T12:32:19Z">
            <w:r>
              <w:rPr>
                <w:bCs/>
              </w:rPr>
              <w:instrText xml:space="preserve"> HYPERLINK \l _Toc22911 </w:instrText>
            </w:r>
          </w:ins>
          <w:ins w:id="832" w:author="像个男人一样" w:date="2018-03-22T12:32:19Z">
            <w:r>
              <w:rPr>
                <w:bCs/>
              </w:rPr>
              <w:fldChar w:fldCharType="separate"/>
            </w:r>
          </w:ins>
          <w:ins w:id="833" w:author="像个男人一样" w:date="2018-03-22T12:32:19Z">
            <w:r>
              <w:rPr>
                <w:rFonts w:eastAsia="Microsoft JhengHei"/>
              </w:rPr>
              <w:t>Glossary of Abbreviations</w:t>
            </w:r>
          </w:ins>
          <w:ins w:id="834" w:author="像个男人一样" w:date="2018-03-22T12:32:19Z">
            <w:r>
              <w:rPr/>
              <w:tab/>
            </w:r>
          </w:ins>
          <w:ins w:id="835" w:author="像个男人一样" w:date="2018-03-22T12:32:19Z">
            <w:r>
              <w:rPr/>
              <w:fldChar w:fldCharType="begin"/>
            </w:r>
          </w:ins>
          <w:ins w:id="836" w:author="像个男人一样" w:date="2018-03-22T12:32:19Z">
            <w:r>
              <w:rPr/>
              <w:instrText xml:space="preserve"> PAGEREF _Toc22911 </w:instrText>
            </w:r>
          </w:ins>
          <w:ins w:id="837" w:author="像个男人一样" w:date="2018-03-22T12:32:19Z">
            <w:r>
              <w:rPr/>
              <w:fldChar w:fldCharType="separate"/>
            </w:r>
          </w:ins>
          <w:ins w:id="838" w:author="像个男人一样" w:date="2018-03-22T12:32:20Z">
            <w:r>
              <w:rPr/>
              <w:t>8</w:t>
            </w:r>
          </w:ins>
          <w:ins w:id="839" w:author="像个男人一样" w:date="2018-03-22T12:32:19Z">
            <w:r>
              <w:rPr/>
              <w:fldChar w:fldCharType="end"/>
            </w:r>
          </w:ins>
          <w:ins w:id="840" w:author="像个男人一样" w:date="2018-03-22T12:32:19Z">
            <w:r>
              <w:rPr>
                <w:bCs/>
              </w:rPr>
              <w:fldChar w:fldCharType="end"/>
            </w:r>
          </w:ins>
        </w:p>
        <w:p>
          <w:pPr>
            <w:pStyle w:val="19"/>
            <w:tabs>
              <w:tab w:val="right" w:leader="dot" w:pos="9026"/>
            </w:tabs>
            <w:ind w:left="0"/>
            <w:rPr>
              <w:ins w:id="842" w:author="像个男人一样" w:date="2018-03-22T12:32:19Z"/>
            </w:rPr>
            <w:pPrChange w:id="841" w:author="像个男人一样" w:date="2018-03-22T12:32:25Z">
              <w:pPr>
                <w:pStyle w:val="19"/>
                <w:tabs>
                  <w:tab w:val="right" w:leader="dot" w:pos="9026"/>
                </w:tabs>
              </w:pPr>
            </w:pPrChange>
          </w:pPr>
          <w:ins w:id="843" w:author="像个男人一样" w:date="2018-03-22T12:32:19Z">
            <w:r>
              <w:rPr>
                <w:bCs/>
              </w:rPr>
              <w:fldChar w:fldCharType="begin"/>
            </w:r>
          </w:ins>
          <w:ins w:id="844" w:author="像个男人一样" w:date="2018-03-22T12:32:19Z">
            <w:r>
              <w:rPr>
                <w:bCs/>
              </w:rPr>
              <w:instrText xml:space="preserve"> HYPERLINK \l _Toc27363 </w:instrText>
            </w:r>
          </w:ins>
          <w:ins w:id="845" w:author="像个男人一样" w:date="2018-03-22T12:32:19Z">
            <w:r>
              <w:rPr>
                <w:bCs/>
              </w:rPr>
              <w:fldChar w:fldCharType="separate"/>
            </w:r>
          </w:ins>
          <w:ins w:id="846" w:author="像个男人一样" w:date="2018-03-22T12:32:19Z">
            <w:r>
              <w:rPr>
                <w:rFonts w:eastAsiaTheme="majorEastAsia"/>
              </w:rPr>
              <w:t>Acknowledgement</w:t>
            </w:r>
          </w:ins>
          <w:ins w:id="847" w:author="像个男人一样" w:date="2018-03-22T12:32:19Z">
            <w:r>
              <w:rPr>
                <w:rFonts w:hint="eastAsia" w:eastAsiaTheme="majorEastAsia"/>
                <w:lang w:val="en-US" w:eastAsia="zh-CN"/>
              </w:rPr>
              <w:t>s</w:t>
            </w:r>
          </w:ins>
          <w:ins w:id="848" w:author="像个男人一样" w:date="2018-03-22T12:32:19Z">
            <w:r>
              <w:rPr/>
              <w:tab/>
            </w:r>
          </w:ins>
          <w:ins w:id="849" w:author="像个男人一样" w:date="2018-03-22T12:32:19Z">
            <w:r>
              <w:rPr/>
              <w:fldChar w:fldCharType="begin"/>
            </w:r>
          </w:ins>
          <w:ins w:id="850" w:author="像个男人一样" w:date="2018-03-22T12:32:19Z">
            <w:r>
              <w:rPr/>
              <w:instrText xml:space="preserve"> PAGEREF _Toc27363 </w:instrText>
            </w:r>
          </w:ins>
          <w:ins w:id="851" w:author="像个男人一样" w:date="2018-03-22T12:32:19Z">
            <w:r>
              <w:rPr/>
              <w:fldChar w:fldCharType="separate"/>
            </w:r>
          </w:ins>
          <w:ins w:id="852" w:author="像个男人一样" w:date="2018-03-22T12:32:20Z">
            <w:r>
              <w:rPr/>
              <w:t>9</w:t>
            </w:r>
          </w:ins>
          <w:ins w:id="853" w:author="像个男人一样" w:date="2018-03-22T12:32:19Z">
            <w:r>
              <w:rPr/>
              <w:fldChar w:fldCharType="end"/>
            </w:r>
          </w:ins>
          <w:ins w:id="854" w:author="像个男人一样" w:date="2018-03-22T12:32:19Z">
            <w:r>
              <w:rPr>
                <w:bCs/>
              </w:rPr>
              <w:fldChar w:fldCharType="end"/>
            </w:r>
          </w:ins>
        </w:p>
        <w:p>
          <w:pPr>
            <w:pStyle w:val="19"/>
            <w:tabs>
              <w:tab w:val="right" w:leader="dot" w:pos="9026"/>
            </w:tabs>
            <w:rPr>
              <w:ins w:id="855" w:author="像个男人一样" w:date="2018-03-22T12:32:19Z"/>
            </w:rPr>
          </w:pPr>
          <w:ins w:id="856" w:author="像个男人一样" w:date="2018-03-22T12:32:19Z">
            <w:r>
              <w:rPr>
                <w:bCs/>
              </w:rPr>
              <w:fldChar w:fldCharType="begin"/>
            </w:r>
          </w:ins>
          <w:ins w:id="857" w:author="像个男人一样" w:date="2018-03-22T12:32:19Z">
            <w:r>
              <w:rPr>
                <w:bCs/>
              </w:rPr>
              <w:instrText xml:space="preserve"> HYPERLINK \l _Toc22593 </w:instrText>
            </w:r>
          </w:ins>
          <w:ins w:id="858" w:author="像个男人一样" w:date="2018-03-22T12:32:19Z">
            <w:r>
              <w:rPr>
                <w:bCs/>
              </w:rPr>
              <w:fldChar w:fldCharType="separate"/>
            </w:r>
          </w:ins>
          <w:ins w:id="859" w:author="像个男人一样" w:date="2018-03-22T12:32:19Z">
            <w:r>
              <w:rPr>
                <w:rFonts w:eastAsia="Microsoft JhengHei"/>
              </w:rPr>
              <w:t>Abstract</w:t>
            </w:r>
          </w:ins>
          <w:ins w:id="860" w:author="像个男人一样" w:date="2018-03-22T12:32:19Z">
            <w:r>
              <w:rPr/>
              <w:tab/>
            </w:r>
          </w:ins>
          <w:ins w:id="861" w:author="像个男人一样" w:date="2018-03-22T12:32:19Z">
            <w:r>
              <w:rPr/>
              <w:fldChar w:fldCharType="begin"/>
            </w:r>
          </w:ins>
          <w:ins w:id="862" w:author="像个男人一样" w:date="2018-03-22T12:32:19Z">
            <w:r>
              <w:rPr/>
              <w:instrText xml:space="preserve"> PAGEREF _Toc22593 </w:instrText>
            </w:r>
          </w:ins>
          <w:ins w:id="863" w:author="像个男人一样" w:date="2018-03-22T12:32:19Z">
            <w:r>
              <w:rPr/>
              <w:fldChar w:fldCharType="separate"/>
            </w:r>
          </w:ins>
          <w:ins w:id="864" w:author="像个男人一样" w:date="2018-03-22T12:32:20Z">
            <w:r>
              <w:rPr/>
              <w:t>10</w:t>
            </w:r>
          </w:ins>
          <w:ins w:id="865" w:author="像个男人一样" w:date="2018-03-22T12:32:19Z">
            <w:r>
              <w:rPr/>
              <w:fldChar w:fldCharType="end"/>
            </w:r>
          </w:ins>
          <w:ins w:id="866" w:author="像个男人一样" w:date="2018-03-22T12:32:19Z">
            <w:r>
              <w:rPr>
                <w:bCs/>
              </w:rPr>
              <w:fldChar w:fldCharType="end"/>
            </w:r>
          </w:ins>
        </w:p>
        <w:p>
          <w:pPr>
            <w:pStyle w:val="16"/>
            <w:tabs>
              <w:tab w:val="right" w:leader="dot" w:pos="9026"/>
            </w:tabs>
            <w:rPr>
              <w:ins w:id="867" w:author="像个男人一样" w:date="2018-03-22T12:32:19Z"/>
            </w:rPr>
          </w:pPr>
          <w:ins w:id="868" w:author="像个男人一样" w:date="2018-03-22T12:32:19Z">
            <w:r>
              <w:rPr>
                <w:bCs/>
              </w:rPr>
              <w:fldChar w:fldCharType="begin"/>
            </w:r>
          </w:ins>
          <w:ins w:id="869" w:author="像个男人一样" w:date="2018-03-22T12:32:19Z">
            <w:r>
              <w:rPr>
                <w:bCs/>
              </w:rPr>
              <w:instrText xml:space="preserve"> HYPERLINK \l _Toc23443 </w:instrText>
            </w:r>
          </w:ins>
          <w:ins w:id="870" w:author="像个男人一样" w:date="2018-03-22T12:32:19Z">
            <w:r>
              <w:rPr>
                <w:bCs/>
              </w:rPr>
              <w:fldChar w:fldCharType="separate"/>
            </w:r>
          </w:ins>
          <w:ins w:id="871" w:author="像个男人一样" w:date="2018-03-22T12:32:19Z">
            <w:r>
              <w:rPr/>
              <w:t>1 Introduction</w:t>
            </w:r>
            <w:r>
              <w:rPr/>
              <w:tab/>
            </w:r>
          </w:ins>
          <w:ins w:id="872" w:author="像个男人一样" w:date="2018-03-22T12:32:19Z">
            <w:r>
              <w:rPr/>
              <w:fldChar w:fldCharType="begin"/>
            </w:r>
          </w:ins>
          <w:ins w:id="873" w:author="像个男人一样" w:date="2018-03-22T12:32:19Z">
            <w:r>
              <w:rPr/>
              <w:instrText xml:space="preserve"> PAGEREF _Toc23443 </w:instrText>
            </w:r>
          </w:ins>
          <w:ins w:id="874" w:author="像个男人一样" w:date="2018-03-22T12:32:19Z">
            <w:r>
              <w:rPr/>
              <w:fldChar w:fldCharType="separate"/>
            </w:r>
          </w:ins>
          <w:ins w:id="875" w:author="像个男人一样" w:date="2018-03-22T12:32:20Z">
            <w:r>
              <w:rPr/>
              <w:t>11</w:t>
            </w:r>
          </w:ins>
          <w:ins w:id="876" w:author="像个男人一样" w:date="2018-03-22T12:32:19Z">
            <w:r>
              <w:rPr/>
              <w:fldChar w:fldCharType="end"/>
            </w:r>
          </w:ins>
          <w:ins w:id="877" w:author="像个男人一样" w:date="2018-03-22T12:32:19Z">
            <w:r>
              <w:rPr>
                <w:bCs/>
              </w:rPr>
              <w:fldChar w:fldCharType="end"/>
            </w:r>
          </w:ins>
        </w:p>
        <w:p>
          <w:pPr>
            <w:pStyle w:val="19"/>
            <w:tabs>
              <w:tab w:val="right" w:leader="dot" w:pos="9026"/>
            </w:tabs>
            <w:rPr>
              <w:ins w:id="878" w:author="像个男人一样" w:date="2018-03-22T12:32:19Z"/>
            </w:rPr>
          </w:pPr>
          <w:ins w:id="879" w:author="像个男人一样" w:date="2018-03-22T12:32:19Z">
            <w:r>
              <w:rPr>
                <w:bCs/>
              </w:rPr>
              <w:fldChar w:fldCharType="begin"/>
            </w:r>
          </w:ins>
          <w:ins w:id="880" w:author="像个男人一样" w:date="2018-03-22T12:32:19Z">
            <w:r>
              <w:rPr>
                <w:bCs/>
              </w:rPr>
              <w:instrText xml:space="preserve"> HYPERLINK \l _Toc699 </w:instrText>
            </w:r>
          </w:ins>
          <w:ins w:id="881" w:author="像个男人一样" w:date="2018-03-22T12:32:19Z">
            <w:r>
              <w:rPr>
                <w:bCs/>
              </w:rPr>
              <w:fldChar w:fldCharType="separate"/>
            </w:r>
          </w:ins>
          <w:ins w:id="882" w:author="像个男人一样" w:date="2018-03-22T12:32:19Z">
            <w:r>
              <w:rPr/>
              <w:t>1.1 Background Information</w:t>
            </w:r>
            <w:r>
              <w:rPr/>
              <w:tab/>
            </w:r>
          </w:ins>
          <w:ins w:id="883" w:author="像个男人一样" w:date="2018-03-22T12:32:19Z">
            <w:r>
              <w:rPr/>
              <w:fldChar w:fldCharType="begin"/>
            </w:r>
          </w:ins>
          <w:ins w:id="884" w:author="像个男人一样" w:date="2018-03-22T12:32:19Z">
            <w:r>
              <w:rPr/>
              <w:instrText xml:space="preserve"> PAGEREF _Toc699 </w:instrText>
            </w:r>
          </w:ins>
          <w:ins w:id="885" w:author="像个男人一样" w:date="2018-03-22T12:32:19Z">
            <w:r>
              <w:rPr/>
              <w:fldChar w:fldCharType="separate"/>
            </w:r>
          </w:ins>
          <w:ins w:id="886" w:author="像个男人一样" w:date="2018-03-22T12:32:20Z">
            <w:r>
              <w:rPr/>
              <w:t>11</w:t>
            </w:r>
          </w:ins>
          <w:ins w:id="887" w:author="像个男人一样" w:date="2018-03-22T12:32:19Z">
            <w:r>
              <w:rPr/>
              <w:fldChar w:fldCharType="end"/>
            </w:r>
          </w:ins>
          <w:ins w:id="888" w:author="像个男人一样" w:date="2018-03-22T12:32:19Z">
            <w:r>
              <w:rPr>
                <w:bCs/>
              </w:rPr>
              <w:fldChar w:fldCharType="end"/>
            </w:r>
          </w:ins>
        </w:p>
        <w:p>
          <w:pPr>
            <w:pStyle w:val="16"/>
            <w:tabs>
              <w:tab w:val="right" w:leader="dot" w:pos="9026"/>
            </w:tabs>
            <w:rPr>
              <w:ins w:id="889" w:author="像个男人一样" w:date="2018-03-22T12:32:19Z"/>
            </w:rPr>
          </w:pPr>
          <w:ins w:id="890" w:author="像个男人一样" w:date="2018-03-22T12:32:19Z">
            <w:r>
              <w:rPr>
                <w:bCs/>
              </w:rPr>
              <w:fldChar w:fldCharType="begin"/>
            </w:r>
          </w:ins>
          <w:ins w:id="891" w:author="像个男人一样" w:date="2018-03-22T12:32:19Z">
            <w:r>
              <w:rPr>
                <w:bCs/>
              </w:rPr>
              <w:instrText xml:space="preserve"> HYPERLINK \l _Toc10963 </w:instrText>
            </w:r>
          </w:ins>
          <w:ins w:id="892" w:author="像个男人一样" w:date="2018-03-22T12:32:19Z">
            <w:r>
              <w:rPr>
                <w:bCs/>
              </w:rPr>
              <w:fldChar w:fldCharType="separate"/>
            </w:r>
          </w:ins>
          <w:ins w:id="893" w:author="像个男人一样" w:date="2018-03-22T12:32:19Z">
            <w:r>
              <w:rPr/>
              <w:t>2 Accelerometer with steps algorithm</w:t>
            </w:r>
            <w:r>
              <w:rPr/>
              <w:tab/>
            </w:r>
          </w:ins>
          <w:ins w:id="894" w:author="像个男人一样" w:date="2018-03-22T12:32:19Z">
            <w:r>
              <w:rPr/>
              <w:fldChar w:fldCharType="begin"/>
            </w:r>
          </w:ins>
          <w:ins w:id="895" w:author="像个男人一样" w:date="2018-03-22T12:32:19Z">
            <w:r>
              <w:rPr/>
              <w:instrText xml:space="preserve"> PAGEREF _Toc10963 </w:instrText>
            </w:r>
          </w:ins>
          <w:ins w:id="896" w:author="像个男人一样" w:date="2018-03-22T12:32:19Z">
            <w:r>
              <w:rPr/>
              <w:fldChar w:fldCharType="separate"/>
            </w:r>
          </w:ins>
          <w:ins w:id="897" w:author="像个男人一样" w:date="2018-03-22T12:32:20Z">
            <w:r>
              <w:rPr/>
              <w:t>12</w:t>
            </w:r>
          </w:ins>
          <w:ins w:id="898" w:author="像个男人一样" w:date="2018-03-22T12:32:19Z">
            <w:r>
              <w:rPr/>
              <w:fldChar w:fldCharType="end"/>
            </w:r>
          </w:ins>
          <w:ins w:id="899" w:author="像个男人一样" w:date="2018-03-22T12:32:19Z">
            <w:r>
              <w:rPr>
                <w:bCs/>
              </w:rPr>
              <w:fldChar w:fldCharType="end"/>
            </w:r>
          </w:ins>
        </w:p>
        <w:p>
          <w:pPr>
            <w:pStyle w:val="19"/>
            <w:tabs>
              <w:tab w:val="right" w:leader="dot" w:pos="9026"/>
            </w:tabs>
            <w:rPr>
              <w:ins w:id="900" w:author="像个男人一样" w:date="2018-03-22T12:32:19Z"/>
            </w:rPr>
          </w:pPr>
          <w:ins w:id="901" w:author="像个男人一样" w:date="2018-03-22T12:32:19Z">
            <w:r>
              <w:rPr>
                <w:bCs/>
              </w:rPr>
              <w:fldChar w:fldCharType="begin"/>
            </w:r>
          </w:ins>
          <w:ins w:id="902" w:author="像个男人一样" w:date="2018-03-22T12:32:19Z">
            <w:r>
              <w:rPr>
                <w:bCs/>
              </w:rPr>
              <w:instrText xml:space="preserve"> HYPERLINK \l _Toc32583 </w:instrText>
            </w:r>
          </w:ins>
          <w:ins w:id="903" w:author="像个男人一样" w:date="2018-03-22T12:32:19Z">
            <w:r>
              <w:rPr>
                <w:bCs/>
              </w:rPr>
              <w:fldChar w:fldCharType="separate"/>
            </w:r>
          </w:ins>
          <w:ins w:id="904" w:author="像个男人一样" w:date="2018-03-22T12:32:19Z">
            <w:r>
              <w:rPr/>
              <w:t>2.1 The introduction and working principle of an accelerometer</w:t>
            </w:r>
            <w:r>
              <w:rPr/>
              <w:tab/>
            </w:r>
          </w:ins>
          <w:ins w:id="905" w:author="像个男人一样" w:date="2018-03-22T12:32:19Z">
            <w:r>
              <w:rPr/>
              <w:fldChar w:fldCharType="begin"/>
            </w:r>
          </w:ins>
          <w:ins w:id="906" w:author="像个男人一样" w:date="2018-03-22T12:32:19Z">
            <w:r>
              <w:rPr/>
              <w:instrText xml:space="preserve"> PAGEREF _Toc32583 </w:instrText>
            </w:r>
          </w:ins>
          <w:ins w:id="907" w:author="像个男人一样" w:date="2018-03-22T12:32:19Z">
            <w:r>
              <w:rPr/>
              <w:fldChar w:fldCharType="separate"/>
            </w:r>
          </w:ins>
          <w:ins w:id="908" w:author="像个男人一样" w:date="2018-03-22T12:32:20Z">
            <w:r>
              <w:rPr/>
              <w:t>12</w:t>
            </w:r>
          </w:ins>
          <w:ins w:id="909" w:author="像个男人一样" w:date="2018-03-22T12:32:19Z">
            <w:r>
              <w:rPr/>
              <w:fldChar w:fldCharType="end"/>
            </w:r>
          </w:ins>
          <w:ins w:id="910" w:author="像个男人一样" w:date="2018-03-22T12:32:19Z">
            <w:r>
              <w:rPr>
                <w:bCs/>
              </w:rPr>
              <w:fldChar w:fldCharType="end"/>
            </w:r>
          </w:ins>
        </w:p>
        <w:p>
          <w:pPr>
            <w:pStyle w:val="12"/>
            <w:tabs>
              <w:tab w:val="right" w:leader="dot" w:pos="9026"/>
            </w:tabs>
            <w:rPr>
              <w:ins w:id="911" w:author="像个男人一样" w:date="2018-03-22T12:32:19Z"/>
            </w:rPr>
          </w:pPr>
          <w:ins w:id="912" w:author="像个男人一样" w:date="2018-03-22T12:32:19Z">
            <w:r>
              <w:rPr>
                <w:bCs/>
              </w:rPr>
              <w:fldChar w:fldCharType="begin"/>
            </w:r>
          </w:ins>
          <w:ins w:id="913" w:author="像个男人一样" w:date="2018-03-22T12:32:19Z">
            <w:r>
              <w:rPr>
                <w:bCs/>
              </w:rPr>
              <w:instrText xml:space="preserve"> HYPERLINK \l _Toc3237 </w:instrText>
            </w:r>
          </w:ins>
          <w:ins w:id="914" w:author="像个男人一样" w:date="2018-03-22T12:32:19Z">
            <w:r>
              <w:rPr>
                <w:bCs/>
              </w:rPr>
              <w:fldChar w:fldCharType="separate"/>
            </w:r>
          </w:ins>
          <w:ins w:id="915" w:author="像个男人一样" w:date="2018-03-22T12:32:19Z">
            <w:r>
              <w:rPr/>
              <w:t>2.1.1 What is an accelerometer</w:t>
            </w:r>
            <w:r>
              <w:rPr/>
              <w:tab/>
            </w:r>
          </w:ins>
          <w:ins w:id="916" w:author="像个男人一样" w:date="2018-03-22T12:32:19Z">
            <w:r>
              <w:rPr/>
              <w:fldChar w:fldCharType="begin"/>
            </w:r>
          </w:ins>
          <w:ins w:id="917" w:author="像个男人一样" w:date="2018-03-22T12:32:19Z">
            <w:r>
              <w:rPr/>
              <w:instrText xml:space="preserve"> PAGEREF _Toc3237 </w:instrText>
            </w:r>
          </w:ins>
          <w:ins w:id="918" w:author="像个男人一样" w:date="2018-03-22T12:32:19Z">
            <w:r>
              <w:rPr/>
              <w:fldChar w:fldCharType="separate"/>
            </w:r>
          </w:ins>
          <w:ins w:id="919" w:author="像个男人一样" w:date="2018-03-22T12:32:20Z">
            <w:r>
              <w:rPr/>
              <w:t>12</w:t>
            </w:r>
          </w:ins>
          <w:ins w:id="920" w:author="像个男人一样" w:date="2018-03-22T12:32:19Z">
            <w:r>
              <w:rPr/>
              <w:fldChar w:fldCharType="end"/>
            </w:r>
          </w:ins>
          <w:ins w:id="921" w:author="像个男人一样" w:date="2018-03-22T12:32:19Z">
            <w:r>
              <w:rPr>
                <w:bCs/>
              </w:rPr>
              <w:fldChar w:fldCharType="end"/>
            </w:r>
          </w:ins>
        </w:p>
        <w:p>
          <w:pPr>
            <w:pStyle w:val="12"/>
            <w:tabs>
              <w:tab w:val="right" w:leader="dot" w:pos="9026"/>
            </w:tabs>
            <w:rPr>
              <w:ins w:id="922" w:author="像个男人一样" w:date="2018-03-22T12:32:19Z"/>
            </w:rPr>
          </w:pPr>
          <w:ins w:id="923" w:author="像个男人一样" w:date="2018-03-22T12:32:19Z">
            <w:r>
              <w:rPr>
                <w:bCs/>
              </w:rPr>
              <w:fldChar w:fldCharType="begin"/>
            </w:r>
          </w:ins>
          <w:ins w:id="924" w:author="像个男人一样" w:date="2018-03-22T12:32:19Z">
            <w:r>
              <w:rPr>
                <w:bCs/>
              </w:rPr>
              <w:instrText xml:space="preserve"> HYPERLINK \l _Toc22105 </w:instrText>
            </w:r>
          </w:ins>
          <w:ins w:id="925" w:author="像个男人一样" w:date="2018-03-22T12:32:19Z">
            <w:r>
              <w:rPr>
                <w:bCs/>
              </w:rPr>
              <w:fldChar w:fldCharType="separate"/>
            </w:r>
          </w:ins>
          <w:ins w:id="926" w:author="像个男人一样" w:date="2018-03-22T12:32:19Z">
            <w:r>
              <w:rPr/>
              <w:t>2.1.2 Working principle of  an accelerometer</w:t>
            </w:r>
            <w:r>
              <w:rPr/>
              <w:tab/>
            </w:r>
          </w:ins>
          <w:ins w:id="927" w:author="像个男人一样" w:date="2018-03-22T12:32:19Z">
            <w:r>
              <w:rPr/>
              <w:fldChar w:fldCharType="begin"/>
            </w:r>
          </w:ins>
          <w:ins w:id="928" w:author="像个男人一样" w:date="2018-03-22T12:32:19Z">
            <w:r>
              <w:rPr/>
              <w:instrText xml:space="preserve"> PAGEREF _Toc22105 </w:instrText>
            </w:r>
          </w:ins>
          <w:ins w:id="929" w:author="像个男人一样" w:date="2018-03-22T12:32:19Z">
            <w:r>
              <w:rPr/>
              <w:fldChar w:fldCharType="separate"/>
            </w:r>
          </w:ins>
          <w:ins w:id="930" w:author="像个男人一样" w:date="2018-03-22T12:32:20Z">
            <w:r>
              <w:rPr/>
              <w:t>12</w:t>
            </w:r>
          </w:ins>
          <w:ins w:id="931" w:author="像个男人一样" w:date="2018-03-22T12:32:19Z">
            <w:r>
              <w:rPr/>
              <w:fldChar w:fldCharType="end"/>
            </w:r>
          </w:ins>
          <w:ins w:id="932" w:author="像个男人一样" w:date="2018-03-22T12:32:19Z">
            <w:r>
              <w:rPr>
                <w:bCs/>
              </w:rPr>
              <w:fldChar w:fldCharType="end"/>
            </w:r>
          </w:ins>
        </w:p>
        <w:p>
          <w:pPr>
            <w:pStyle w:val="12"/>
            <w:tabs>
              <w:tab w:val="right" w:leader="dot" w:pos="9026"/>
            </w:tabs>
            <w:rPr>
              <w:ins w:id="933" w:author="像个男人一样" w:date="2018-03-22T12:32:19Z"/>
            </w:rPr>
          </w:pPr>
          <w:ins w:id="934" w:author="像个男人一样" w:date="2018-03-22T12:32:19Z">
            <w:r>
              <w:rPr>
                <w:bCs/>
              </w:rPr>
              <w:fldChar w:fldCharType="begin"/>
            </w:r>
          </w:ins>
          <w:ins w:id="935" w:author="像个男人一样" w:date="2018-03-22T12:32:19Z">
            <w:r>
              <w:rPr>
                <w:bCs/>
              </w:rPr>
              <w:instrText xml:space="preserve"> HYPERLINK \l _Toc15152 </w:instrText>
            </w:r>
          </w:ins>
          <w:ins w:id="936" w:author="像个男人一样" w:date="2018-03-22T12:32:19Z">
            <w:r>
              <w:rPr>
                <w:bCs/>
              </w:rPr>
              <w:fldChar w:fldCharType="separate"/>
            </w:r>
          </w:ins>
          <w:ins w:id="937" w:author="像个男人一样" w:date="2018-03-22T12:32:19Z">
            <w:r>
              <w:rPr/>
              <w:t>2.1.3 How an accelerometer works in mobile phone.</w:t>
            </w:r>
            <w:r>
              <w:rPr/>
              <w:tab/>
            </w:r>
          </w:ins>
          <w:ins w:id="938" w:author="像个男人一样" w:date="2018-03-22T12:32:19Z">
            <w:r>
              <w:rPr/>
              <w:fldChar w:fldCharType="begin"/>
            </w:r>
          </w:ins>
          <w:ins w:id="939" w:author="像个男人一样" w:date="2018-03-22T12:32:19Z">
            <w:r>
              <w:rPr/>
              <w:instrText xml:space="preserve"> PAGEREF _Toc15152 </w:instrText>
            </w:r>
          </w:ins>
          <w:ins w:id="940" w:author="像个男人一样" w:date="2018-03-22T12:32:19Z">
            <w:r>
              <w:rPr/>
              <w:fldChar w:fldCharType="separate"/>
            </w:r>
          </w:ins>
          <w:ins w:id="941" w:author="像个男人一样" w:date="2018-03-22T12:32:20Z">
            <w:r>
              <w:rPr/>
              <w:t>13</w:t>
            </w:r>
          </w:ins>
          <w:ins w:id="942" w:author="像个男人一样" w:date="2018-03-22T12:32:19Z">
            <w:r>
              <w:rPr/>
              <w:fldChar w:fldCharType="end"/>
            </w:r>
          </w:ins>
          <w:ins w:id="943" w:author="像个男人一样" w:date="2018-03-22T12:32:19Z">
            <w:r>
              <w:rPr>
                <w:bCs/>
              </w:rPr>
              <w:fldChar w:fldCharType="end"/>
            </w:r>
          </w:ins>
        </w:p>
        <w:p>
          <w:pPr>
            <w:pStyle w:val="19"/>
            <w:tabs>
              <w:tab w:val="right" w:leader="dot" w:pos="9026"/>
            </w:tabs>
            <w:rPr>
              <w:ins w:id="944" w:author="像个男人一样" w:date="2018-03-22T12:32:19Z"/>
            </w:rPr>
          </w:pPr>
          <w:ins w:id="945" w:author="像个男人一样" w:date="2018-03-22T12:32:19Z">
            <w:r>
              <w:rPr>
                <w:bCs/>
              </w:rPr>
              <w:fldChar w:fldCharType="begin"/>
            </w:r>
          </w:ins>
          <w:ins w:id="946" w:author="像个男人一样" w:date="2018-03-22T12:32:19Z">
            <w:r>
              <w:rPr>
                <w:bCs/>
              </w:rPr>
              <w:instrText xml:space="preserve"> HYPERLINK \l _Toc31526 </w:instrText>
            </w:r>
          </w:ins>
          <w:ins w:id="947" w:author="像个男人一样" w:date="2018-03-22T12:32:19Z">
            <w:r>
              <w:rPr>
                <w:bCs/>
              </w:rPr>
              <w:fldChar w:fldCharType="separate"/>
            </w:r>
          </w:ins>
          <w:ins w:id="948" w:author="像个男人一样" w:date="2018-03-22T12:32:19Z">
            <w:r>
              <w:rPr/>
              <w:t>2.2 The principle of testing steps</w:t>
            </w:r>
            <w:r>
              <w:rPr/>
              <w:tab/>
            </w:r>
          </w:ins>
          <w:ins w:id="949" w:author="像个男人一样" w:date="2018-03-22T12:32:19Z">
            <w:r>
              <w:rPr/>
              <w:fldChar w:fldCharType="begin"/>
            </w:r>
          </w:ins>
          <w:ins w:id="950" w:author="像个男人一样" w:date="2018-03-22T12:32:19Z">
            <w:r>
              <w:rPr/>
              <w:instrText xml:space="preserve"> PAGEREF _Toc31526 </w:instrText>
            </w:r>
          </w:ins>
          <w:ins w:id="951" w:author="像个男人一样" w:date="2018-03-22T12:32:19Z">
            <w:r>
              <w:rPr/>
              <w:fldChar w:fldCharType="separate"/>
            </w:r>
          </w:ins>
          <w:ins w:id="952" w:author="像个男人一样" w:date="2018-03-22T12:32:20Z">
            <w:r>
              <w:rPr/>
              <w:t>14</w:t>
            </w:r>
          </w:ins>
          <w:ins w:id="953" w:author="像个男人一样" w:date="2018-03-22T12:32:19Z">
            <w:r>
              <w:rPr/>
              <w:fldChar w:fldCharType="end"/>
            </w:r>
          </w:ins>
          <w:ins w:id="954" w:author="像个男人一样" w:date="2018-03-22T12:32:19Z">
            <w:r>
              <w:rPr>
                <w:bCs/>
              </w:rPr>
              <w:fldChar w:fldCharType="end"/>
            </w:r>
          </w:ins>
        </w:p>
        <w:p>
          <w:pPr>
            <w:pStyle w:val="12"/>
            <w:tabs>
              <w:tab w:val="right" w:leader="dot" w:pos="9026"/>
            </w:tabs>
            <w:rPr>
              <w:ins w:id="955" w:author="像个男人一样" w:date="2018-03-22T12:32:19Z"/>
            </w:rPr>
          </w:pPr>
          <w:ins w:id="956" w:author="像个男人一样" w:date="2018-03-22T12:32:19Z">
            <w:r>
              <w:rPr>
                <w:bCs/>
              </w:rPr>
              <w:fldChar w:fldCharType="begin"/>
            </w:r>
          </w:ins>
          <w:ins w:id="957" w:author="像个男人一样" w:date="2018-03-22T12:32:19Z">
            <w:r>
              <w:rPr>
                <w:bCs/>
              </w:rPr>
              <w:instrText xml:space="preserve"> HYPERLINK \l _Toc14468 </w:instrText>
            </w:r>
          </w:ins>
          <w:ins w:id="958" w:author="像个男人一样" w:date="2018-03-22T12:32:19Z">
            <w:r>
              <w:rPr>
                <w:bCs/>
              </w:rPr>
              <w:fldChar w:fldCharType="separate"/>
            </w:r>
          </w:ins>
          <w:ins w:id="959" w:author="像个男人一样" w:date="2018-03-22T12:32:19Z">
            <w:r>
              <w:rPr/>
              <w:t>2.2.1 How an accelerometer works in human body</w:t>
            </w:r>
            <w:r>
              <w:rPr/>
              <w:tab/>
            </w:r>
          </w:ins>
          <w:ins w:id="960" w:author="像个男人一样" w:date="2018-03-22T12:32:19Z">
            <w:r>
              <w:rPr/>
              <w:fldChar w:fldCharType="begin"/>
            </w:r>
          </w:ins>
          <w:ins w:id="961" w:author="像个男人一样" w:date="2018-03-22T12:32:19Z">
            <w:r>
              <w:rPr/>
              <w:instrText xml:space="preserve"> PAGEREF _Toc14468 </w:instrText>
            </w:r>
          </w:ins>
          <w:ins w:id="962" w:author="像个男人一样" w:date="2018-03-22T12:32:19Z">
            <w:r>
              <w:rPr/>
              <w:fldChar w:fldCharType="separate"/>
            </w:r>
          </w:ins>
          <w:ins w:id="963" w:author="像个男人一样" w:date="2018-03-22T12:32:20Z">
            <w:r>
              <w:rPr/>
              <w:t>14</w:t>
            </w:r>
          </w:ins>
          <w:ins w:id="964" w:author="像个男人一样" w:date="2018-03-22T12:32:19Z">
            <w:r>
              <w:rPr/>
              <w:fldChar w:fldCharType="end"/>
            </w:r>
          </w:ins>
          <w:ins w:id="965" w:author="像个男人一样" w:date="2018-03-22T12:32:19Z">
            <w:r>
              <w:rPr>
                <w:bCs/>
              </w:rPr>
              <w:fldChar w:fldCharType="end"/>
            </w:r>
          </w:ins>
        </w:p>
        <w:p>
          <w:pPr>
            <w:pStyle w:val="12"/>
            <w:tabs>
              <w:tab w:val="right" w:leader="dot" w:pos="9026"/>
            </w:tabs>
            <w:rPr>
              <w:ins w:id="966" w:author="像个男人一样" w:date="2018-03-22T12:32:19Z"/>
            </w:rPr>
          </w:pPr>
          <w:ins w:id="967" w:author="像个男人一样" w:date="2018-03-22T12:32:19Z">
            <w:r>
              <w:rPr>
                <w:bCs/>
              </w:rPr>
              <w:fldChar w:fldCharType="begin"/>
            </w:r>
          </w:ins>
          <w:ins w:id="968" w:author="像个男人一样" w:date="2018-03-22T12:32:19Z">
            <w:r>
              <w:rPr>
                <w:bCs/>
              </w:rPr>
              <w:instrText xml:space="preserve"> HYPERLINK \l _Toc28314 </w:instrText>
            </w:r>
          </w:ins>
          <w:ins w:id="969" w:author="像个男人一样" w:date="2018-03-22T12:32:19Z">
            <w:r>
              <w:rPr>
                <w:bCs/>
              </w:rPr>
              <w:fldChar w:fldCharType="separate"/>
            </w:r>
          </w:ins>
          <w:ins w:id="970" w:author="像个男人一样" w:date="2018-03-22T12:32:19Z">
            <w:r>
              <w:rPr/>
              <w:t>2.2.2 The features of one steps</w:t>
            </w:r>
            <w:r>
              <w:rPr/>
              <w:tab/>
            </w:r>
          </w:ins>
          <w:ins w:id="971" w:author="像个男人一样" w:date="2018-03-22T12:32:19Z">
            <w:r>
              <w:rPr/>
              <w:fldChar w:fldCharType="begin"/>
            </w:r>
          </w:ins>
          <w:ins w:id="972" w:author="像个男人一样" w:date="2018-03-22T12:32:19Z">
            <w:r>
              <w:rPr/>
              <w:instrText xml:space="preserve"> PAGEREF _Toc28314 </w:instrText>
            </w:r>
          </w:ins>
          <w:ins w:id="973" w:author="像个男人一样" w:date="2018-03-22T12:32:19Z">
            <w:r>
              <w:rPr/>
              <w:fldChar w:fldCharType="separate"/>
            </w:r>
          </w:ins>
          <w:ins w:id="974" w:author="像个男人一样" w:date="2018-03-22T12:32:20Z">
            <w:r>
              <w:rPr/>
              <w:t>15</w:t>
            </w:r>
          </w:ins>
          <w:ins w:id="975" w:author="像个男人一样" w:date="2018-03-22T12:32:19Z">
            <w:r>
              <w:rPr/>
              <w:fldChar w:fldCharType="end"/>
            </w:r>
          </w:ins>
          <w:ins w:id="976" w:author="像个男人一样" w:date="2018-03-22T12:32:19Z">
            <w:r>
              <w:rPr>
                <w:bCs/>
              </w:rPr>
              <w:fldChar w:fldCharType="end"/>
            </w:r>
          </w:ins>
        </w:p>
        <w:p>
          <w:pPr>
            <w:pStyle w:val="19"/>
            <w:tabs>
              <w:tab w:val="right" w:leader="dot" w:pos="9026"/>
            </w:tabs>
            <w:rPr>
              <w:ins w:id="977" w:author="像个男人一样" w:date="2018-03-22T12:32:20Z"/>
            </w:rPr>
          </w:pPr>
          <w:ins w:id="978" w:author="像个男人一样" w:date="2018-03-22T12:32:19Z">
            <w:r>
              <w:rPr>
                <w:bCs/>
              </w:rPr>
              <w:fldChar w:fldCharType="begin"/>
            </w:r>
          </w:ins>
          <w:ins w:id="979" w:author="像个男人一样" w:date="2018-03-22T12:32:19Z">
            <w:r>
              <w:rPr>
                <w:bCs/>
              </w:rPr>
              <w:instrText xml:space="preserve"> HYPERLINK \l _Toc4094 </w:instrText>
            </w:r>
          </w:ins>
          <w:ins w:id="980" w:author="像个男人一样" w:date="2018-03-22T12:32:19Z">
            <w:r>
              <w:rPr>
                <w:bCs/>
              </w:rPr>
              <w:fldChar w:fldCharType="separate"/>
            </w:r>
          </w:ins>
          <w:ins w:id="981" w:author="像个男人一样" w:date="2018-03-22T12:32:19Z">
            <w:r>
              <w:rPr/>
              <w:t xml:space="preserve">2.3 </w:t>
            </w:r>
          </w:ins>
          <w:ins w:id="982" w:author="像个男人一样" w:date="2018-03-22T12:32:20Z">
            <w:r>
              <w:rPr/>
              <w:t>Key algorithms of recording steps</w:t>
            </w:r>
            <w:r>
              <w:rPr/>
              <w:tab/>
            </w:r>
          </w:ins>
          <w:ins w:id="983" w:author="像个男人一样" w:date="2018-03-22T12:32:20Z">
            <w:r>
              <w:rPr/>
              <w:fldChar w:fldCharType="begin"/>
            </w:r>
          </w:ins>
          <w:ins w:id="984" w:author="像个男人一样" w:date="2018-03-22T12:32:20Z">
            <w:r>
              <w:rPr/>
              <w:instrText xml:space="preserve"> PAGEREF _Toc4094 </w:instrText>
            </w:r>
          </w:ins>
          <w:ins w:id="985" w:author="像个男人一样" w:date="2018-03-22T12:32:20Z">
            <w:r>
              <w:rPr/>
              <w:fldChar w:fldCharType="separate"/>
            </w:r>
          </w:ins>
          <w:ins w:id="986" w:author="像个男人一样" w:date="2018-03-22T12:32:20Z">
            <w:r>
              <w:rPr/>
              <w:t>17</w:t>
            </w:r>
          </w:ins>
          <w:ins w:id="987" w:author="像个男人一样" w:date="2018-03-22T12:32:20Z">
            <w:r>
              <w:rPr/>
              <w:fldChar w:fldCharType="end"/>
            </w:r>
          </w:ins>
          <w:ins w:id="988" w:author="像个男人一样" w:date="2018-03-22T12:32:19Z">
            <w:r>
              <w:rPr>
                <w:bCs/>
              </w:rPr>
              <w:fldChar w:fldCharType="end"/>
            </w:r>
          </w:ins>
        </w:p>
        <w:p>
          <w:pPr>
            <w:pStyle w:val="12"/>
            <w:tabs>
              <w:tab w:val="right" w:leader="dot" w:pos="9026"/>
            </w:tabs>
            <w:rPr>
              <w:ins w:id="989" w:author="像个男人一样" w:date="2018-03-22T12:32:20Z"/>
            </w:rPr>
          </w:pPr>
          <w:ins w:id="990" w:author="像个男人一样" w:date="2018-03-22T12:32:20Z">
            <w:r>
              <w:rPr>
                <w:bCs/>
              </w:rPr>
              <w:fldChar w:fldCharType="begin"/>
            </w:r>
          </w:ins>
          <w:ins w:id="991" w:author="像个男人一样" w:date="2018-03-22T12:32:20Z">
            <w:r>
              <w:rPr>
                <w:bCs/>
              </w:rPr>
              <w:instrText xml:space="preserve"> HYPERLINK \l _Toc30285 </w:instrText>
            </w:r>
          </w:ins>
          <w:ins w:id="992" w:author="像个男人一样" w:date="2018-03-22T12:32:20Z">
            <w:r>
              <w:rPr>
                <w:bCs/>
              </w:rPr>
              <w:fldChar w:fldCharType="separate"/>
            </w:r>
          </w:ins>
          <w:ins w:id="993" w:author="像个男人一样" w:date="2018-03-22T12:32:20Z">
            <w:r>
              <w:rPr>
                <w:lang w:val="en-US"/>
              </w:rPr>
              <w:t xml:space="preserve">2.3.1 </w:t>
            </w:r>
          </w:ins>
          <w:ins w:id="994" w:author="像个男人一样" w:date="2018-03-22T12:32:20Z">
            <w:r>
              <w:rPr>
                <w:rFonts w:hint="eastAsia"/>
                <w:lang w:val="en-US"/>
              </w:rPr>
              <w:t>Peak Detection Algorithm</w:t>
            </w:r>
          </w:ins>
          <w:ins w:id="995" w:author="像个男人一样" w:date="2018-03-22T12:32:20Z">
            <w:r>
              <w:rPr/>
              <w:tab/>
            </w:r>
          </w:ins>
          <w:ins w:id="996" w:author="像个男人一样" w:date="2018-03-22T12:32:20Z">
            <w:r>
              <w:rPr/>
              <w:fldChar w:fldCharType="begin"/>
            </w:r>
          </w:ins>
          <w:ins w:id="997" w:author="像个男人一样" w:date="2018-03-22T12:32:20Z">
            <w:r>
              <w:rPr/>
              <w:instrText xml:space="preserve"> PAGEREF _Toc30285 </w:instrText>
            </w:r>
          </w:ins>
          <w:ins w:id="998" w:author="像个男人一样" w:date="2018-03-22T12:32:20Z">
            <w:r>
              <w:rPr/>
              <w:fldChar w:fldCharType="separate"/>
            </w:r>
          </w:ins>
          <w:ins w:id="999" w:author="像个男人一样" w:date="2018-03-22T12:32:20Z">
            <w:r>
              <w:rPr/>
              <w:t>17</w:t>
            </w:r>
          </w:ins>
          <w:ins w:id="1000" w:author="像个男人一样" w:date="2018-03-22T12:32:20Z">
            <w:r>
              <w:rPr/>
              <w:fldChar w:fldCharType="end"/>
            </w:r>
          </w:ins>
          <w:ins w:id="1001" w:author="像个男人一样" w:date="2018-03-22T12:32:20Z">
            <w:r>
              <w:rPr>
                <w:bCs/>
              </w:rPr>
              <w:fldChar w:fldCharType="end"/>
            </w:r>
          </w:ins>
        </w:p>
        <w:p>
          <w:pPr>
            <w:pStyle w:val="12"/>
            <w:tabs>
              <w:tab w:val="right" w:leader="dot" w:pos="9026"/>
            </w:tabs>
            <w:rPr>
              <w:ins w:id="1002" w:author="像个男人一样" w:date="2018-03-22T12:32:20Z"/>
            </w:rPr>
          </w:pPr>
          <w:ins w:id="1003" w:author="像个男人一样" w:date="2018-03-22T12:32:20Z">
            <w:r>
              <w:rPr>
                <w:bCs/>
              </w:rPr>
              <w:fldChar w:fldCharType="begin"/>
            </w:r>
          </w:ins>
          <w:ins w:id="1004" w:author="像个男人一样" w:date="2018-03-22T12:32:20Z">
            <w:r>
              <w:rPr>
                <w:bCs/>
              </w:rPr>
              <w:instrText xml:space="preserve"> HYPERLINK \l _Toc31729 </w:instrText>
            </w:r>
          </w:ins>
          <w:ins w:id="1005" w:author="像个男人一样" w:date="2018-03-22T12:32:20Z">
            <w:r>
              <w:rPr>
                <w:bCs/>
              </w:rPr>
              <w:fldChar w:fldCharType="separate"/>
            </w:r>
          </w:ins>
          <w:ins w:id="1006" w:author="像个男人一样" w:date="2018-03-22T12:32:20Z">
            <w:r>
              <w:rPr>
                <w:lang w:val="en-US"/>
              </w:rPr>
              <w:t xml:space="preserve">2.3.2 </w:t>
            </w:r>
          </w:ins>
          <w:ins w:id="1007" w:author="像个男人一样" w:date="2018-03-22T12:32:20Z">
            <w:r>
              <w:rPr>
                <w:rFonts w:hint="eastAsia"/>
                <w:lang w:val="en-US"/>
              </w:rPr>
              <w:t>Transform Domain Algorithm</w:t>
            </w:r>
          </w:ins>
          <w:ins w:id="1008" w:author="像个男人一样" w:date="2018-03-22T12:32:20Z">
            <w:r>
              <w:rPr/>
              <w:tab/>
            </w:r>
          </w:ins>
          <w:ins w:id="1009" w:author="像个男人一样" w:date="2018-03-22T12:32:20Z">
            <w:r>
              <w:rPr/>
              <w:fldChar w:fldCharType="begin"/>
            </w:r>
          </w:ins>
          <w:ins w:id="1010" w:author="像个男人一样" w:date="2018-03-22T12:32:20Z">
            <w:r>
              <w:rPr/>
              <w:instrText xml:space="preserve"> PAGEREF _Toc31729 </w:instrText>
            </w:r>
          </w:ins>
          <w:ins w:id="1011" w:author="像个男人一样" w:date="2018-03-22T12:32:20Z">
            <w:r>
              <w:rPr/>
              <w:fldChar w:fldCharType="separate"/>
            </w:r>
          </w:ins>
          <w:ins w:id="1012" w:author="像个男人一样" w:date="2018-03-22T12:32:20Z">
            <w:r>
              <w:rPr/>
              <w:t>17</w:t>
            </w:r>
          </w:ins>
          <w:ins w:id="1013" w:author="像个男人一样" w:date="2018-03-22T12:32:20Z">
            <w:r>
              <w:rPr/>
              <w:fldChar w:fldCharType="end"/>
            </w:r>
          </w:ins>
          <w:ins w:id="1014" w:author="像个男人一样" w:date="2018-03-22T12:32:20Z">
            <w:r>
              <w:rPr>
                <w:bCs/>
              </w:rPr>
              <w:fldChar w:fldCharType="end"/>
            </w:r>
          </w:ins>
        </w:p>
        <w:p>
          <w:pPr>
            <w:pStyle w:val="12"/>
            <w:tabs>
              <w:tab w:val="right" w:leader="dot" w:pos="9026"/>
            </w:tabs>
            <w:rPr>
              <w:ins w:id="1015" w:author="像个男人一样" w:date="2018-03-22T12:32:20Z"/>
            </w:rPr>
          </w:pPr>
          <w:ins w:id="1016" w:author="像个男人一样" w:date="2018-03-22T12:32:20Z">
            <w:r>
              <w:rPr>
                <w:bCs/>
              </w:rPr>
              <w:fldChar w:fldCharType="begin"/>
            </w:r>
          </w:ins>
          <w:ins w:id="1017" w:author="像个男人一样" w:date="2018-03-22T12:32:20Z">
            <w:r>
              <w:rPr>
                <w:bCs/>
              </w:rPr>
              <w:instrText xml:space="preserve"> HYPERLINK \l _Toc3940 </w:instrText>
            </w:r>
          </w:ins>
          <w:ins w:id="1018" w:author="像个男人一样" w:date="2018-03-22T12:32:20Z">
            <w:r>
              <w:rPr>
                <w:bCs/>
              </w:rPr>
              <w:fldChar w:fldCharType="separate"/>
            </w:r>
          </w:ins>
          <w:ins w:id="1019" w:author="像个男人一样" w:date="2018-03-22T12:32:20Z">
            <w:r>
              <w:rPr>
                <w:lang w:val="en-US"/>
              </w:rPr>
              <w:t xml:space="preserve">2.3.3 Threshold </w:t>
            </w:r>
          </w:ins>
          <w:ins w:id="1020" w:author="像个男人一样" w:date="2018-03-22T12:32:20Z">
            <w:r>
              <w:rPr>
                <w:rFonts w:hint="eastAsia"/>
                <w:lang w:val="en-US"/>
              </w:rPr>
              <w:t>Filtering Algorithm</w:t>
            </w:r>
          </w:ins>
          <w:ins w:id="1021" w:author="像个男人一样" w:date="2018-03-22T12:32:20Z">
            <w:r>
              <w:rPr/>
              <w:tab/>
            </w:r>
          </w:ins>
          <w:ins w:id="1022" w:author="像个男人一样" w:date="2018-03-22T12:32:20Z">
            <w:r>
              <w:rPr/>
              <w:fldChar w:fldCharType="begin"/>
            </w:r>
          </w:ins>
          <w:ins w:id="1023" w:author="像个男人一样" w:date="2018-03-22T12:32:20Z">
            <w:r>
              <w:rPr/>
              <w:instrText xml:space="preserve"> PAGEREF _Toc3940 </w:instrText>
            </w:r>
          </w:ins>
          <w:ins w:id="1024" w:author="像个男人一样" w:date="2018-03-22T12:32:20Z">
            <w:r>
              <w:rPr/>
              <w:fldChar w:fldCharType="separate"/>
            </w:r>
          </w:ins>
          <w:ins w:id="1025" w:author="像个男人一样" w:date="2018-03-22T12:32:20Z">
            <w:r>
              <w:rPr/>
              <w:t>18</w:t>
            </w:r>
          </w:ins>
          <w:ins w:id="1026" w:author="像个男人一样" w:date="2018-03-22T12:32:20Z">
            <w:r>
              <w:rPr/>
              <w:fldChar w:fldCharType="end"/>
            </w:r>
          </w:ins>
          <w:ins w:id="1027" w:author="像个男人一样" w:date="2018-03-22T12:32:20Z">
            <w:r>
              <w:rPr>
                <w:bCs/>
              </w:rPr>
              <w:fldChar w:fldCharType="end"/>
            </w:r>
          </w:ins>
        </w:p>
        <w:p>
          <w:pPr>
            <w:pStyle w:val="12"/>
            <w:tabs>
              <w:tab w:val="right" w:leader="dot" w:pos="9026"/>
            </w:tabs>
            <w:rPr>
              <w:ins w:id="1028" w:author="像个男人一样" w:date="2018-03-22T12:32:20Z"/>
            </w:rPr>
          </w:pPr>
          <w:ins w:id="1029" w:author="像个男人一样" w:date="2018-03-22T12:32:20Z">
            <w:r>
              <w:rPr>
                <w:bCs/>
              </w:rPr>
              <w:fldChar w:fldCharType="begin"/>
            </w:r>
          </w:ins>
          <w:ins w:id="1030" w:author="像个男人一样" w:date="2018-03-22T12:32:20Z">
            <w:r>
              <w:rPr>
                <w:bCs/>
              </w:rPr>
              <w:instrText xml:space="preserve"> HYPERLINK \l _Toc2068 </w:instrText>
            </w:r>
          </w:ins>
          <w:ins w:id="1031" w:author="像个男人一样" w:date="2018-03-22T12:32:20Z">
            <w:r>
              <w:rPr>
                <w:bCs/>
              </w:rPr>
              <w:fldChar w:fldCharType="separate"/>
            </w:r>
          </w:ins>
          <w:ins w:id="1032" w:author="像个男人一样" w:date="2018-03-22T12:32:20Z">
            <w:r>
              <w:rPr>
                <w:lang w:val="en-US"/>
              </w:rPr>
              <w:t xml:space="preserve">2.3.4 </w:t>
            </w:r>
          </w:ins>
          <w:ins w:id="1033" w:author="像个男人一样" w:date="2018-03-22T12:32:20Z">
            <w:r>
              <w:rPr>
                <w:rFonts w:hint="eastAsia"/>
                <w:lang w:val="en-US"/>
              </w:rPr>
              <w:t>Pattern Recognition Algorithm</w:t>
            </w:r>
          </w:ins>
          <w:ins w:id="1034" w:author="像个男人一样" w:date="2018-03-22T12:32:20Z">
            <w:r>
              <w:rPr/>
              <w:tab/>
            </w:r>
          </w:ins>
          <w:ins w:id="1035" w:author="像个男人一样" w:date="2018-03-22T12:32:20Z">
            <w:r>
              <w:rPr/>
              <w:fldChar w:fldCharType="begin"/>
            </w:r>
          </w:ins>
          <w:ins w:id="1036" w:author="像个男人一样" w:date="2018-03-22T12:32:20Z">
            <w:r>
              <w:rPr/>
              <w:instrText xml:space="preserve"> PAGEREF _Toc2068 </w:instrText>
            </w:r>
          </w:ins>
          <w:ins w:id="1037" w:author="像个男人一样" w:date="2018-03-22T12:32:20Z">
            <w:r>
              <w:rPr/>
              <w:fldChar w:fldCharType="separate"/>
            </w:r>
          </w:ins>
          <w:ins w:id="1038" w:author="像个男人一样" w:date="2018-03-22T12:32:20Z">
            <w:r>
              <w:rPr/>
              <w:t>19</w:t>
            </w:r>
          </w:ins>
          <w:ins w:id="1039" w:author="像个男人一样" w:date="2018-03-22T12:32:20Z">
            <w:r>
              <w:rPr/>
              <w:fldChar w:fldCharType="end"/>
            </w:r>
          </w:ins>
          <w:ins w:id="1040" w:author="像个男人一样" w:date="2018-03-22T12:32:20Z">
            <w:r>
              <w:rPr>
                <w:bCs/>
              </w:rPr>
              <w:fldChar w:fldCharType="end"/>
            </w:r>
          </w:ins>
        </w:p>
        <w:p>
          <w:pPr>
            <w:pStyle w:val="19"/>
            <w:tabs>
              <w:tab w:val="right" w:leader="dot" w:pos="9026"/>
            </w:tabs>
            <w:rPr>
              <w:ins w:id="1041" w:author="像个男人一样" w:date="2018-03-22T12:32:20Z"/>
            </w:rPr>
          </w:pPr>
          <w:ins w:id="1042" w:author="像个男人一样" w:date="2018-03-22T12:32:20Z">
            <w:r>
              <w:rPr>
                <w:bCs/>
              </w:rPr>
              <w:fldChar w:fldCharType="begin"/>
            </w:r>
          </w:ins>
          <w:ins w:id="1043" w:author="像个男人一样" w:date="2018-03-22T12:32:20Z">
            <w:r>
              <w:rPr>
                <w:bCs/>
              </w:rPr>
              <w:instrText xml:space="preserve"> HYPERLINK \l _Toc27544 </w:instrText>
            </w:r>
          </w:ins>
          <w:ins w:id="1044" w:author="像个男人一样" w:date="2018-03-22T12:32:20Z">
            <w:r>
              <w:rPr>
                <w:bCs/>
              </w:rPr>
              <w:fldChar w:fldCharType="separate"/>
            </w:r>
          </w:ins>
          <w:ins w:id="1045" w:author="像个男人一样" w:date="2018-03-22T12:32:20Z">
            <w:r>
              <w:rPr>
                <w:lang w:val="en-US"/>
              </w:rPr>
              <w:t>2.4 My pedometer program</w:t>
            </w:r>
          </w:ins>
          <w:ins w:id="1046" w:author="像个男人一样" w:date="2018-03-22T12:32:20Z">
            <w:r>
              <w:rPr/>
              <w:tab/>
            </w:r>
          </w:ins>
          <w:ins w:id="1047" w:author="像个男人一样" w:date="2018-03-22T12:32:20Z">
            <w:r>
              <w:rPr/>
              <w:fldChar w:fldCharType="begin"/>
            </w:r>
          </w:ins>
          <w:ins w:id="1048" w:author="像个男人一样" w:date="2018-03-22T12:32:20Z">
            <w:r>
              <w:rPr/>
              <w:instrText xml:space="preserve"> PAGEREF _Toc27544 </w:instrText>
            </w:r>
          </w:ins>
          <w:ins w:id="1049" w:author="像个男人一样" w:date="2018-03-22T12:32:20Z">
            <w:r>
              <w:rPr/>
              <w:fldChar w:fldCharType="separate"/>
            </w:r>
          </w:ins>
          <w:ins w:id="1050" w:author="像个男人一样" w:date="2018-03-22T12:32:20Z">
            <w:r>
              <w:rPr/>
              <w:t>20</w:t>
            </w:r>
          </w:ins>
          <w:ins w:id="1051" w:author="像个男人一样" w:date="2018-03-22T12:32:20Z">
            <w:r>
              <w:rPr/>
              <w:fldChar w:fldCharType="end"/>
            </w:r>
          </w:ins>
          <w:ins w:id="1052" w:author="像个男人一样" w:date="2018-03-22T12:32:20Z">
            <w:r>
              <w:rPr>
                <w:bCs/>
              </w:rPr>
              <w:fldChar w:fldCharType="end"/>
            </w:r>
          </w:ins>
        </w:p>
        <w:p>
          <w:pPr>
            <w:pStyle w:val="12"/>
            <w:tabs>
              <w:tab w:val="right" w:leader="dot" w:pos="9026"/>
            </w:tabs>
            <w:rPr>
              <w:ins w:id="1053" w:author="像个男人一样" w:date="2018-03-22T12:32:20Z"/>
            </w:rPr>
          </w:pPr>
          <w:ins w:id="1054" w:author="像个男人一样" w:date="2018-03-22T12:32:20Z">
            <w:r>
              <w:rPr>
                <w:bCs/>
              </w:rPr>
              <w:fldChar w:fldCharType="begin"/>
            </w:r>
          </w:ins>
          <w:ins w:id="1055" w:author="像个男人一样" w:date="2018-03-22T12:32:20Z">
            <w:r>
              <w:rPr>
                <w:bCs/>
              </w:rPr>
              <w:instrText xml:space="preserve"> HYPERLINK \l _Toc25669 </w:instrText>
            </w:r>
          </w:ins>
          <w:ins w:id="1056" w:author="像个男人一样" w:date="2018-03-22T12:32:20Z">
            <w:r>
              <w:rPr>
                <w:bCs/>
              </w:rPr>
              <w:fldChar w:fldCharType="separate"/>
            </w:r>
          </w:ins>
          <w:ins w:id="1057" w:author="像个男人一样" w:date="2018-03-22T12:32:20Z">
            <w:r>
              <w:rPr>
                <w:lang w:val="en-US"/>
              </w:rPr>
              <w:t>2.4.1 The program operation</w:t>
            </w:r>
          </w:ins>
          <w:ins w:id="1058" w:author="像个男人一样" w:date="2018-03-22T12:32:20Z">
            <w:r>
              <w:rPr/>
              <w:tab/>
            </w:r>
          </w:ins>
          <w:ins w:id="1059" w:author="像个男人一样" w:date="2018-03-22T12:32:20Z">
            <w:r>
              <w:rPr/>
              <w:fldChar w:fldCharType="begin"/>
            </w:r>
          </w:ins>
          <w:ins w:id="1060" w:author="像个男人一样" w:date="2018-03-22T12:32:20Z">
            <w:r>
              <w:rPr/>
              <w:instrText xml:space="preserve"> PAGEREF _Toc25669 </w:instrText>
            </w:r>
          </w:ins>
          <w:ins w:id="1061" w:author="像个男人一样" w:date="2018-03-22T12:32:20Z">
            <w:r>
              <w:rPr/>
              <w:fldChar w:fldCharType="separate"/>
            </w:r>
          </w:ins>
          <w:ins w:id="1062" w:author="像个男人一样" w:date="2018-03-22T12:32:20Z">
            <w:r>
              <w:rPr/>
              <w:t>20</w:t>
            </w:r>
          </w:ins>
          <w:ins w:id="1063" w:author="像个男人一样" w:date="2018-03-22T12:32:20Z">
            <w:r>
              <w:rPr/>
              <w:fldChar w:fldCharType="end"/>
            </w:r>
          </w:ins>
          <w:ins w:id="1064" w:author="像个男人一样" w:date="2018-03-22T12:32:20Z">
            <w:r>
              <w:rPr>
                <w:bCs/>
              </w:rPr>
              <w:fldChar w:fldCharType="end"/>
            </w:r>
          </w:ins>
        </w:p>
        <w:p>
          <w:pPr>
            <w:pStyle w:val="12"/>
            <w:tabs>
              <w:tab w:val="right" w:leader="dot" w:pos="9026"/>
            </w:tabs>
            <w:rPr>
              <w:ins w:id="1065" w:author="像个男人一样" w:date="2018-03-22T12:32:20Z"/>
            </w:rPr>
          </w:pPr>
          <w:ins w:id="1066" w:author="像个男人一样" w:date="2018-03-22T12:32:20Z">
            <w:r>
              <w:rPr>
                <w:bCs/>
              </w:rPr>
              <w:fldChar w:fldCharType="begin"/>
            </w:r>
          </w:ins>
          <w:ins w:id="1067" w:author="像个男人一样" w:date="2018-03-22T12:32:20Z">
            <w:r>
              <w:rPr>
                <w:bCs/>
              </w:rPr>
              <w:instrText xml:space="preserve"> HYPERLINK \l _Toc11458 </w:instrText>
            </w:r>
          </w:ins>
          <w:ins w:id="1068" w:author="像个男人一样" w:date="2018-03-22T12:32:20Z">
            <w:r>
              <w:rPr>
                <w:bCs/>
              </w:rPr>
              <w:fldChar w:fldCharType="separate"/>
            </w:r>
          </w:ins>
          <w:ins w:id="1069" w:author="像个男人一样" w:date="2018-03-22T12:32:20Z">
            <w:r>
              <w:rPr>
                <w:rFonts w:hint="eastAsia"/>
              </w:rPr>
              <w:t xml:space="preserve">2.4.2 </w:t>
            </w:r>
          </w:ins>
          <w:ins w:id="1070" w:author="像个男人一样" w:date="2018-03-22T12:32:20Z">
            <w:r>
              <w:rPr/>
              <w:t>The a</w:t>
            </w:r>
          </w:ins>
          <w:ins w:id="1071" w:author="像个男人一样" w:date="2018-03-22T12:32:20Z">
            <w:r>
              <w:rPr>
                <w:rFonts w:hint="eastAsia"/>
              </w:rPr>
              <w:t xml:space="preserve">ccuracy </w:t>
            </w:r>
          </w:ins>
          <w:ins w:id="1072" w:author="像个男人一样" w:date="2018-03-22T12:32:20Z">
            <w:r>
              <w:rPr/>
              <w:t>of r</w:t>
            </w:r>
          </w:ins>
          <w:ins w:id="1073" w:author="像个男人一样" w:date="2018-03-22T12:32:20Z">
            <w:r>
              <w:rPr>
                <w:rFonts w:hint="eastAsia"/>
              </w:rPr>
              <w:t>esults</w:t>
            </w:r>
          </w:ins>
          <w:ins w:id="1074" w:author="像个男人一样" w:date="2018-03-22T12:32:20Z">
            <w:r>
              <w:rPr/>
              <w:tab/>
            </w:r>
          </w:ins>
          <w:ins w:id="1075" w:author="像个男人一样" w:date="2018-03-22T12:32:20Z">
            <w:r>
              <w:rPr/>
              <w:fldChar w:fldCharType="begin"/>
            </w:r>
          </w:ins>
          <w:ins w:id="1076" w:author="像个男人一样" w:date="2018-03-22T12:32:20Z">
            <w:r>
              <w:rPr/>
              <w:instrText xml:space="preserve"> PAGEREF _Toc11458 </w:instrText>
            </w:r>
          </w:ins>
          <w:ins w:id="1077" w:author="像个男人一样" w:date="2018-03-22T12:32:20Z">
            <w:r>
              <w:rPr/>
              <w:fldChar w:fldCharType="separate"/>
            </w:r>
          </w:ins>
          <w:ins w:id="1078" w:author="像个男人一样" w:date="2018-03-22T12:32:20Z">
            <w:r>
              <w:rPr/>
              <w:t>21</w:t>
            </w:r>
          </w:ins>
          <w:ins w:id="1079" w:author="像个男人一样" w:date="2018-03-22T12:32:20Z">
            <w:r>
              <w:rPr/>
              <w:fldChar w:fldCharType="end"/>
            </w:r>
          </w:ins>
          <w:ins w:id="1080" w:author="像个男人一样" w:date="2018-03-22T12:32:20Z">
            <w:r>
              <w:rPr>
                <w:bCs/>
              </w:rPr>
              <w:fldChar w:fldCharType="end"/>
            </w:r>
          </w:ins>
        </w:p>
        <w:p>
          <w:pPr>
            <w:pStyle w:val="16"/>
            <w:tabs>
              <w:tab w:val="right" w:leader="dot" w:pos="9026"/>
            </w:tabs>
            <w:rPr>
              <w:ins w:id="1081" w:author="像个男人一样" w:date="2018-03-22T12:32:20Z"/>
            </w:rPr>
          </w:pPr>
          <w:ins w:id="1082" w:author="像个男人一样" w:date="2018-03-22T12:32:20Z">
            <w:r>
              <w:rPr>
                <w:bCs/>
              </w:rPr>
              <w:fldChar w:fldCharType="begin"/>
            </w:r>
          </w:ins>
          <w:ins w:id="1083" w:author="像个男人一样" w:date="2018-03-22T12:32:20Z">
            <w:r>
              <w:rPr>
                <w:bCs/>
              </w:rPr>
              <w:instrText xml:space="preserve"> HYPERLINK \l _Toc10032 </w:instrText>
            </w:r>
          </w:ins>
          <w:ins w:id="1084" w:author="像个男人一样" w:date="2018-03-22T12:32:20Z">
            <w:r>
              <w:rPr>
                <w:bCs/>
              </w:rPr>
              <w:fldChar w:fldCharType="separate"/>
            </w:r>
          </w:ins>
          <w:ins w:id="1085" w:author="像个男人一样" w:date="2018-03-22T12:32:20Z">
            <w:r>
              <w:rPr/>
              <w:t>3 Gyroscope with balance racing game</w:t>
            </w:r>
            <w:r>
              <w:rPr/>
              <w:tab/>
            </w:r>
          </w:ins>
          <w:ins w:id="1086" w:author="像个男人一样" w:date="2018-03-22T12:32:20Z">
            <w:r>
              <w:rPr/>
              <w:fldChar w:fldCharType="begin"/>
            </w:r>
          </w:ins>
          <w:ins w:id="1087" w:author="像个男人一样" w:date="2018-03-22T12:32:20Z">
            <w:r>
              <w:rPr/>
              <w:instrText xml:space="preserve"> PAGEREF _Toc10032 </w:instrText>
            </w:r>
          </w:ins>
          <w:ins w:id="1088" w:author="像个男人一样" w:date="2018-03-22T12:32:20Z">
            <w:r>
              <w:rPr/>
              <w:fldChar w:fldCharType="separate"/>
            </w:r>
          </w:ins>
          <w:ins w:id="1089" w:author="像个男人一样" w:date="2018-03-22T12:32:20Z">
            <w:r>
              <w:rPr/>
              <w:t>22</w:t>
            </w:r>
          </w:ins>
          <w:ins w:id="1090" w:author="像个男人一样" w:date="2018-03-22T12:32:20Z">
            <w:r>
              <w:rPr/>
              <w:fldChar w:fldCharType="end"/>
            </w:r>
          </w:ins>
          <w:ins w:id="1091" w:author="像个男人一样" w:date="2018-03-22T12:32:20Z">
            <w:r>
              <w:rPr>
                <w:bCs/>
              </w:rPr>
              <w:fldChar w:fldCharType="end"/>
            </w:r>
          </w:ins>
        </w:p>
        <w:p>
          <w:pPr>
            <w:pStyle w:val="19"/>
            <w:tabs>
              <w:tab w:val="right" w:leader="dot" w:pos="9026"/>
            </w:tabs>
            <w:rPr>
              <w:ins w:id="1092" w:author="像个男人一样" w:date="2018-03-22T12:32:20Z"/>
            </w:rPr>
          </w:pPr>
          <w:ins w:id="1093" w:author="像个男人一样" w:date="2018-03-22T12:32:20Z">
            <w:r>
              <w:rPr>
                <w:bCs/>
              </w:rPr>
              <w:fldChar w:fldCharType="begin"/>
            </w:r>
          </w:ins>
          <w:ins w:id="1094" w:author="像个男人一样" w:date="2018-03-22T12:32:20Z">
            <w:r>
              <w:rPr>
                <w:bCs/>
              </w:rPr>
              <w:instrText xml:space="preserve"> HYPERLINK \l _Toc14826 </w:instrText>
            </w:r>
          </w:ins>
          <w:ins w:id="1095" w:author="像个男人一样" w:date="2018-03-22T12:32:20Z">
            <w:r>
              <w:rPr>
                <w:bCs/>
              </w:rPr>
              <w:fldChar w:fldCharType="separate"/>
            </w:r>
          </w:ins>
          <w:ins w:id="1096" w:author="像个男人一样" w:date="2018-03-22T12:32:20Z">
            <w:r>
              <w:rPr/>
              <w:t>3.1 The introduction of Gyroscope</w:t>
            </w:r>
            <w:r>
              <w:rPr/>
              <w:tab/>
            </w:r>
          </w:ins>
          <w:ins w:id="1097" w:author="像个男人一样" w:date="2018-03-22T12:32:20Z">
            <w:r>
              <w:rPr/>
              <w:fldChar w:fldCharType="begin"/>
            </w:r>
          </w:ins>
          <w:ins w:id="1098" w:author="像个男人一样" w:date="2018-03-22T12:32:20Z">
            <w:r>
              <w:rPr/>
              <w:instrText xml:space="preserve"> PAGEREF _Toc14826 </w:instrText>
            </w:r>
          </w:ins>
          <w:ins w:id="1099" w:author="像个男人一样" w:date="2018-03-22T12:32:20Z">
            <w:r>
              <w:rPr/>
              <w:fldChar w:fldCharType="separate"/>
            </w:r>
          </w:ins>
          <w:ins w:id="1100" w:author="像个男人一样" w:date="2018-03-22T12:32:20Z">
            <w:r>
              <w:rPr/>
              <w:t>22</w:t>
            </w:r>
          </w:ins>
          <w:ins w:id="1101" w:author="像个男人一样" w:date="2018-03-22T12:32:20Z">
            <w:r>
              <w:rPr/>
              <w:fldChar w:fldCharType="end"/>
            </w:r>
          </w:ins>
          <w:ins w:id="1102" w:author="像个男人一样" w:date="2018-03-22T12:32:20Z">
            <w:r>
              <w:rPr>
                <w:bCs/>
              </w:rPr>
              <w:fldChar w:fldCharType="end"/>
            </w:r>
          </w:ins>
        </w:p>
        <w:p>
          <w:pPr>
            <w:pStyle w:val="12"/>
            <w:tabs>
              <w:tab w:val="right" w:leader="dot" w:pos="9026"/>
            </w:tabs>
            <w:rPr>
              <w:ins w:id="1103" w:author="像个男人一样" w:date="2018-03-22T12:32:20Z"/>
            </w:rPr>
          </w:pPr>
          <w:ins w:id="1104" w:author="像个男人一样" w:date="2018-03-22T12:32:20Z">
            <w:r>
              <w:rPr>
                <w:bCs/>
              </w:rPr>
              <w:fldChar w:fldCharType="begin"/>
            </w:r>
          </w:ins>
          <w:ins w:id="1105" w:author="像个男人一样" w:date="2018-03-22T12:32:20Z">
            <w:r>
              <w:rPr>
                <w:bCs/>
              </w:rPr>
              <w:instrText xml:space="preserve"> HYPERLINK \l _Toc17053 </w:instrText>
            </w:r>
          </w:ins>
          <w:ins w:id="1106" w:author="像个男人一样" w:date="2018-03-22T12:32:20Z">
            <w:r>
              <w:rPr>
                <w:bCs/>
              </w:rPr>
              <w:fldChar w:fldCharType="separate"/>
            </w:r>
          </w:ins>
          <w:ins w:id="1107" w:author="像个男人一样" w:date="2018-03-22T12:32:20Z">
            <w:r>
              <w:rPr/>
              <w:t>3.1.1 What is a gyroscope</w:t>
            </w:r>
            <w:r>
              <w:rPr/>
              <w:tab/>
            </w:r>
          </w:ins>
          <w:ins w:id="1108" w:author="像个男人一样" w:date="2018-03-22T12:32:20Z">
            <w:r>
              <w:rPr/>
              <w:fldChar w:fldCharType="begin"/>
            </w:r>
          </w:ins>
          <w:ins w:id="1109" w:author="像个男人一样" w:date="2018-03-22T12:32:20Z">
            <w:r>
              <w:rPr/>
              <w:instrText xml:space="preserve"> PAGEREF _Toc17053 </w:instrText>
            </w:r>
          </w:ins>
          <w:ins w:id="1110" w:author="像个男人一样" w:date="2018-03-22T12:32:20Z">
            <w:r>
              <w:rPr/>
              <w:fldChar w:fldCharType="separate"/>
            </w:r>
          </w:ins>
          <w:ins w:id="1111" w:author="像个男人一样" w:date="2018-03-22T12:32:20Z">
            <w:r>
              <w:rPr/>
              <w:t>22</w:t>
            </w:r>
          </w:ins>
          <w:ins w:id="1112" w:author="像个男人一样" w:date="2018-03-22T12:32:20Z">
            <w:r>
              <w:rPr/>
              <w:fldChar w:fldCharType="end"/>
            </w:r>
          </w:ins>
          <w:ins w:id="1113" w:author="像个男人一样" w:date="2018-03-22T12:32:20Z">
            <w:r>
              <w:rPr>
                <w:bCs/>
              </w:rPr>
              <w:fldChar w:fldCharType="end"/>
            </w:r>
          </w:ins>
        </w:p>
        <w:p>
          <w:pPr>
            <w:pStyle w:val="12"/>
            <w:tabs>
              <w:tab w:val="right" w:leader="dot" w:pos="9026"/>
            </w:tabs>
            <w:rPr>
              <w:ins w:id="1114" w:author="像个男人一样" w:date="2018-03-22T12:32:20Z"/>
            </w:rPr>
          </w:pPr>
          <w:ins w:id="1115" w:author="像个男人一样" w:date="2018-03-22T12:32:20Z">
            <w:r>
              <w:rPr>
                <w:bCs/>
              </w:rPr>
              <w:fldChar w:fldCharType="begin"/>
            </w:r>
          </w:ins>
          <w:ins w:id="1116" w:author="像个男人一样" w:date="2018-03-22T12:32:20Z">
            <w:r>
              <w:rPr>
                <w:bCs/>
              </w:rPr>
              <w:instrText xml:space="preserve"> HYPERLINK \l _Toc20751 </w:instrText>
            </w:r>
          </w:ins>
          <w:ins w:id="1117" w:author="像个男人一样" w:date="2018-03-22T12:32:20Z">
            <w:r>
              <w:rPr>
                <w:bCs/>
              </w:rPr>
              <w:fldChar w:fldCharType="separate"/>
            </w:r>
          </w:ins>
          <w:ins w:id="1118" w:author="像个男人一样" w:date="2018-03-22T12:32:20Z">
            <w:r>
              <w:rPr/>
              <w:t>3.1.2 Working principle of a gyroscope</w:t>
            </w:r>
            <w:r>
              <w:rPr/>
              <w:tab/>
            </w:r>
          </w:ins>
          <w:ins w:id="1119" w:author="像个男人一样" w:date="2018-03-22T12:32:20Z">
            <w:r>
              <w:rPr/>
              <w:fldChar w:fldCharType="begin"/>
            </w:r>
          </w:ins>
          <w:ins w:id="1120" w:author="像个男人一样" w:date="2018-03-22T12:32:20Z">
            <w:r>
              <w:rPr/>
              <w:instrText xml:space="preserve"> PAGEREF _Toc20751 </w:instrText>
            </w:r>
          </w:ins>
          <w:ins w:id="1121" w:author="像个男人一样" w:date="2018-03-22T12:32:20Z">
            <w:r>
              <w:rPr/>
              <w:fldChar w:fldCharType="separate"/>
            </w:r>
          </w:ins>
          <w:ins w:id="1122" w:author="像个男人一样" w:date="2018-03-22T12:32:20Z">
            <w:r>
              <w:rPr/>
              <w:t>22</w:t>
            </w:r>
          </w:ins>
          <w:ins w:id="1123" w:author="像个男人一样" w:date="2018-03-22T12:32:20Z">
            <w:r>
              <w:rPr/>
              <w:fldChar w:fldCharType="end"/>
            </w:r>
          </w:ins>
          <w:ins w:id="1124" w:author="像个男人一样" w:date="2018-03-22T12:32:20Z">
            <w:r>
              <w:rPr>
                <w:bCs/>
              </w:rPr>
              <w:fldChar w:fldCharType="end"/>
            </w:r>
          </w:ins>
        </w:p>
        <w:p>
          <w:pPr>
            <w:pStyle w:val="12"/>
            <w:tabs>
              <w:tab w:val="right" w:leader="dot" w:pos="9026"/>
            </w:tabs>
            <w:rPr>
              <w:ins w:id="1125" w:author="像个男人一样" w:date="2018-03-22T12:32:20Z"/>
            </w:rPr>
          </w:pPr>
          <w:ins w:id="1126" w:author="像个男人一样" w:date="2018-03-22T12:32:20Z">
            <w:r>
              <w:rPr>
                <w:bCs/>
              </w:rPr>
              <w:fldChar w:fldCharType="begin"/>
            </w:r>
          </w:ins>
          <w:ins w:id="1127" w:author="像个男人一样" w:date="2018-03-22T12:32:20Z">
            <w:r>
              <w:rPr>
                <w:bCs/>
              </w:rPr>
              <w:instrText xml:space="preserve"> HYPERLINK \l _Toc10883 </w:instrText>
            </w:r>
          </w:ins>
          <w:ins w:id="1128" w:author="像个男人一样" w:date="2018-03-22T12:32:20Z">
            <w:r>
              <w:rPr>
                <w:bCs/>
              </w:rPr>
              <w:fldChar w:fldCharType="separate"/>
            </w:r>
          </w:ins>
          <w:ins w:id="1129" w:author="像个男人一样" w:date="2018-03-22T12:32:20Z">
            <w:r>
              <w:rPr/>
              <w:t xml:space="preserve">3.1.3 The relationship between </w:t>
            </w:r>
          </w:ins>
          <w:ins w:id="1130" w:author="像个男人一样" w:date="2018-03-22T12:32:20Z">
            <w:r>
              <w:rPr>
                <w:rFonts w:hint="eastAsia"/>
              </w:rPr>
              <w:t>G</w:t>
            </w:r>
          </w:ins>
          <w:ins w:id="1131" w:author="像个男人一样" w:date="2018-03-22T12:32:20Z">
            <w:r>
              <w:rPr/>
              <w:t>yroscope and Accelerometer</w:t>
            </w:r>
            <w:r>
              <w:rPr/>
              <w:tab/>
            </w:r>
          </w:ins>
          <w:ins w:id="1132" w:author="像个男人一样" w:date="2018-03-22T12:32:20Z">
            <w:r>
              <w:rPr/>
              <w:fldChar w:fldCharType="begin"/>
            </w:r>
          </w:ins>
          <w:ins w:id="1133" w:author="像个男人一样" w:date="2018-03-22T12:32:20Z">
            <w:r>
              <w:rPr/>
              <w:instrText xml:space="preserve"> PAGEREF _Toc10883 </w:instrText>
            </w:r>
          </w:ins>
          <w:ins w:id="1134" w:author="像个男人一样" w:date="2018-03-22T12:32:20Z">
            <w:r>
              <w:rPr/>
              <w:fldChar w:fldCharType="separate"/>
            </w:r>
          </w:ins>
          <w:ins w:id="1135" w:author="像个男人一样" w:date="2018-03-22T12:32:20Z">
            <w:r>
              <w:rPr/>
              <w:t>23</w:t>
            </w:r>
          </w:ins>
          <w:ins w:id="1136" w:author="像个男人一样" w:date="2018-03-22T12:32:20Z">
            <w:r>
              <w:rPr/>
              <w:fldChar w:fldCharType="end"/>
            </w:r>
          </w:ins>
          <w:ins w:id="1137" w:author="像个男人一样" w:date="2018-03-22T12:32:20Z">
            <w:r>
              <w:rPr>
                <w:bCs/>
              </w:rPr>
              <w:fldChar w:fldCharType="end"/>
            </w:r>
          </w:ins>
        </w:p>
        <w:p>
          <w:pPr>
            <w:pStyle w:val="19"/>
            <w:tabs>
              <w:tab w:val="right" w:leader="dot" w:pos="9026"/>
            </w:tabs>
            <w:rPr>
              <w:ins w:id="1138" w:author="像个男人一样" w:date="2018-03-22T12:32:20Z"/>
            </w:rPr>
          </w:pPr>
          <w:ins w:id="1139" w:author="像个男人一样" w:date="2018-03-22T12:32:20Z">
            <w:r>
              <w:rPr>
                <w:bCs/>
              </w:rPr>
              <w:fldChar w:fldCharType="begin"/>
            </w:r>
          </w:ins>
          <w:ins w:id="1140" w:author="像个男人一样" w:date="2018-03-22T12:32:20Z">
            <w:r>
              <w:rPr>
                <w:bCs/>
              </w:rPr>
              <w:instrText xml:space="preserve"> HYPERLINK \l _Toc21628 </w:instrText>
            </w:r>
          </w:ins>
          <w:ins w:id="1141" w:author="像个男人一样" w:date="2018-03-22T12:32:20Z">
            <w:r>
              <w:rPr>
                <w:bCs/>
              </w:rPr>
              <w:fldChar w:fldCharType="separate"/>
            </w:r>
          </w:ins>
          <w:ins w:id="1142" w:author="像个男人一样" w:date="2018-03-22T12:32:20Z">
            <w:r>
              <w:rPr/>
              <w:t>3.2 The racing game with Gyroscope</w:t>
            </w:r>
            <w:r>
              <w:rPr/>
              <w:tab/>
            </w:r>
          </w:ins>
          <w:ins w:id="1143" w:author="像个男人一样" w:date="2018-03-22T12:32:20Z">
            <w:r>
              <w:rPr/>
              <w:fldChar w:fldCharType="begin"/>
            </w:r>
          </w:ins>
          <w:ins w:id="1144" w:author="像个男人一样" w:date="2018-03-22T12:32:20Z">
            <w:r>
              <w:rPr/>
              <w:instrText xml:space="preserve"> PAGEREF _Toc21628 </w:instrText>
            </w:r>
          </w:ins>
          <w:ins w:id="1145" w:author="像个男人一样" w:date="2018-03-22T12:32:20Z">
            <w:r>
              <w:rPr/>
              <w:fldChar w:fldCharType="separate"/>
            </w:r>
          </w:ins>
          <w:ins w:id="1146" w:author="像个男人一样" w:date="2018-03-22T12:32:20Z">
            <w:r>
              <w:rPr/>
              <w:t>24</w:t>
            </w:r>
          </w:ins>
          <w:ins w:id="1147" w:author="像个男人一样" w:date="2018-03-22T12:32:20Z">
            <w:r>
              <w:rPr/>
              <w:fldChar w:fldCharType="end"/>
            </w:r>
          </w:ins>
          <w:ins w:id="1148" w:author="像个男人一样" w:date="2018-03-22T12:32:20Z">
            <w:r>
              <w:rPr>
                <w:bCs/>
              </w:rPr>
              <w:fldChar w:fldCharType="end"/>
            </w:r>
          </w:ins>
        </w:p>
        <w:p>
          <w:pPr>
            <w:pStyle w:val="12"/>
            <w:tabs>
              <w:tab w:val="right" w:leader="dot" w:pos="9026"/>
            </w:tabs>
            <w:rPr>
              <w:ins w:id="1149" w:author="像个男人一样" w:date="2018-03-22T12:32:20Z"/>
            </w:rPr>
          </w:pPr>
          <w:ins w:id="1150" w:author="像个男人一样" w:date="2018-03-22T12:32:20Z">
            <w:r>
              <w:rPr>
                <w:bCs/>
              </w:rPr>
              <w:fldChar w:fldCharType="begin"/>
            </w:r>
          </w:ins>
          <w:ins w:id="1151" w:author="像个男人一样" w:date="2018-03-22T12:32:20Z">
            <w:r>
              <w:rPr>
                <w:bCs/>
              </w:rPr>
              <w:instrText xml:space="preserve"> HYPERLINK \l _Toc9606 </w:instrText>
            </w:r>
          </w:ins>
          <w:ins w:id="1152" w:author="像个男人一样" w:date="2018-03-22T12:32:20Z">
            <w:r>
              <w:rPr>
                <w:bCs/>
              </w:rPr>
              <w:fldChar w:fldCharType="separate"/>
            </w:r>
          </w:ins>
          <w:ins w:id="1153" w:author="像个男人一样" w:date="2018-03-22T12:32:20Z">
            <w:r>
              <w:rPr/>
              <w:t>3.2.1 How a gyroscope works in iPhone</w:t>
            </w:r>
            <w:r>
              <w:rPr/>
              <w:tab/>
            </w:r>
          </w:ins>
          <w:ins w:id="1154" w:author="像个男人一样" w:date="2018-03-22T12:32:20Z">
            <w:r>
              <w:rPr/>
              <w:fldChar w:fldCharType="begin"/>
            </w:r>
          </w:ins>
          <w:ins w:id="1155" w:author="像个男人一样" w:date="2018-03-22T12:32:20Z">
            <w:r>
              <w:rPr/>
              <w:instrText xml:space="preserve"> PAGEREF _Toc9606 </w:instrText>
            </w:r>
          </w:ins>
          <w:ins w:id="1156" w:author="像个男人一样" w:date="2018-03-22T12:32:20Z">
            <w:r>
              <w:rPr/>
              <w:fldChar w:fldCharType="separate"/>
            </w:r>
          </w:ins>
          <w:ins w:id="1157" w:author="像个男人一样" w:date="2018-03-22T12:32:20Z">
            <w:r>
              <w:rPr/>
              <w:t>24</w:t>
            </w:r>
          </w:ins>
          <w:ins w:id="1158" w:author="像个男人一样" w:date="2018-03-22T12:32:20Z">
            <w:r>
              <w:rPr/>
              <w:fldChar w:fldCharType="end"/>
            </w:r>
          </w:ins>
          <w:ins w:id="1159" w:author="像个男人一样" w:date="2018-03-22T12:32:20Z">
            <w:r>
              <w:rPr>
                <w:bCs/>
              </w:rPr>
              <w:fldChar w:fldCharType="end"/>
            </w:r>
          </w:ins>
        </w:p>
        <w:p>
          <w:pPr>
            <w:pStyle w:val="12"/>
            <w:tabs>
              <w:tab w:val="right" w:leader="dot" w:pos="9026"/>
            </w:tabs>
            <w:rPr>
              <w:ins w:id="1160" w:author="像个男人一样" w:date="2018-03-22T12:32:20Z"/>
            </w:rPr>
          </w:pPr>
          <w:ins w:id="1161" w:author="像个男人一样" w:date="2018-03-22T12:32:20Z">
            <w:r>
              <w:rPr>
                <w:bCs/>
              </w:rPr>
              <w:fldChar w:fldCharType="begin"/>
            </w:r>
          </w:ins>
          <w:ins w:id="1162" w:author="像个男人一样" w:date="2018-03-22T12:32:20Z">
            <w:r>
              <w:rPr>
                <w:bCs/>
              </w:rPr>
              <w:instrText xml:space="preserve"> HYPERLINK \l _Toc12216 </w:instrText>
            </w:r>
          </w:ins>
          <w:ins w:id="1163" w:author="像个男人一样" w:date="2018-03-22T12:32:20Z">
            <w:r>
              <w:rPr>
                <w:bCs/>
              </w:rPr>
              <w:fldChar w:fldCharType="separate"/>
            </w:r>
          </w:ins>
          <w:ins w:id="1164" w:author="像个男人一样" w:date="2018-03-22T12:32:20Z">
            <w:r>
              <w:rPr/>
              <w:t>3.2.2 Get the current orientation of movement of the phone.</w:t>
            </w:r>
            <w:r>
              <w:rPr/>
              <w:tab/>
            </w:r>
          </w:ins>
          <w:ins w:id="1165" w:author="像个男人一样" w:date="2018-03-22T12:32:20Z">
            <w:r>
              <w:rPr/>
              <w:fldChar w:fldCharType="begin"/>
            </w:r>
          </w:ins>
          <w:ins w:id="1166" w:author="像个男人一样" w:date="2018-03-22T12:32:20Z">
            <w:r>
              <w:rPr/>
              <w:instrText xml:space="preserve"> PAGEREF _Toc12216 </w:instrText>
            </w:r>
          </w:ins>
          <w:ins w:id="1167" w:author="像个男人一样" w:date="2018-03-22T12:32:20Z">
            <w:r>
              <w:rPr/>
              <w:fldChar w:fldCharType="separate"/>
            </w:r>
          </w:ins>
          <w:ins w:id="1168" w:author="像个男人一样" w:date="2018-03-22T12:32:20Z">
            <w:r>
              <w:rPr/>
              <w:t>25</w:t>
            </w:r>
          </w:ins>
          <w:ins w:id="1169" w:author="像个男人一样" w:date="2018-03-22T12:32:20Z">
            <w:r>
              <w:rPr/>
              <w:fldChar w:fldCharType="end"/>
            </w:r>
          </w:ins>
          <w:ins w:id="1170" w:author="像个男人一样" w:date="2018-03-22T12:32:20Z">
            <w:r>
              <w:rPr>
                <w:bCs/>
              </w:rPr>
              <w:fldChar w:fldCharType="end"/>
            </w:r>
          </w:ins>
        </w:p>
        <w:p>
          <w:pPr>
            <w:pStyle w:val="12"/>
            <w:tabs>
              <w:tab w:val="right" w:leader="dot" w:pos="9026"/>
            </w:tabs>
            <w:rPr>
              <w:ins w:id="1171" w:author="像个男人一样" w:date="2018-03-22T12:32:20Z"/>
            </w:rPr>
          </w:pPr>
          <w:ins w:id="1172" w:author="像个男人一样" w:date="2018-03-22T12:32:20Z">
            <w:r>
              <w:rPr>
                <w:bCs/>
              </w:rPr>
              <w:fldChar w:fldCharType="begin"/>
            </w:r>
          </w:ins>
          <w:ins w:id="1173" w:author="像个男人一样" w:date="2018-03-22T12:32:20Z">
            <w:r>
              <w:rPr>
                <w:bCs/>
              </w:rPr>
              <w:instrText xml:space="preserve"> HYPERLINK \l _Toc6814 </w:instrText>
            </w:r>
          </w:ins>
          <w:ins w:id="1174" w:author="像个男人一样" w:date="2018-03-22T12:32:20Z">
            <w:r>
              <w:rPr>
                <w:bCs/>
              </w:rPr>
              <w:fldChar w:fldCharType="separate"/>
            </w:r>
          </w:ins>
          <w:ins w:id="1175" w:author="像个男人一样" w:date="2018-03-22T12:32:20Z">
            <w:r>
              <w:rPr/>
              <w:t xml:space="preserve">3.2.3 Calculating the current angle in </w:t>
            </w:r>
          </w:ins>
          <w:ins w:id="1176" w:author="像个男人一样" w:date="2018-03-22T12:32:20Z">
            <w:r>
              <w:rPr>
                <w:lang w:val="en-GB"/>
              </w:rPr>
              <w:t xml:space="preserve">Pitch </w:t>
            </w:r>
          </w:ins>
          <w:ins w:id="1177" w:author="像个男人一样" w:date="2018-03-22T12:32:20Z">
            <w:r>
              <w:rPr/>
              <w:t>axis</w:t>
            </w:r>
            <w:r>
              <w:rPr/>
              <w:tab/>
            </w:r>
          </w:ins>
          <w:ins w:id="1178" w:author="像个男人一样" w:date="2018-03-22T12:32:20Z">
            <w:r>
              <w:rPr/>
              <w:fldChar w:fldCharType="begin"/>
            </w:r>
          </w:ins>
          <w:ins w:id="1179" w:author="像个男人一样" w:date="2018-03-22T12:32:20Z">
            <w:r>
              <w:rPr/>
              <w:instrText xml:space="preserve"> PAGEREF _Toc6814 </w:instrText>
            </w:r>
          </w:ins>
          <w:ins w:id="1180" w:author="像个男人一样" w:date="2018-03-22T12:32:20Z">
            <w:r>
              <w:rPr/>
              <w:fldChar w:fldCharType="separate"/>
            </w:r>
          </w:ins>
          <w:ins w:id="1181" w:author="像个男人一样" w:date="2018-03-22T12:32:20Z">
            <w:r>
              <w:rPr/>
              <w:t>26</w:t>
            </w:r>
          </w:ins>
          <w:ins w:id="1182" w:author="像个男人一样" w:date="2018-03-22T12:32:20Z">
            <w:r>
              <w:rPr/>
              <w:fldChar w:fldCharType="end"/>
            </w:r>
          </w:ins>
          <w:ins w:id="1183" w:author="像个男人一样" w:date="2018-03-22T12:32:20Z">
            <w:r>
              <w:rPr>
                <w:bCs/>
              </w:rPr>
              <w:fldChar w:fldCharType="end"/>
            </w:r>
          </w:ins>
        </w:p>
        <w:p>
          <w:pPr>
            <w:pStyle w:val="12"/>
            <w:tabs>
              <w:tab w:val="right" w:leader="dot" w:pos="9026"/>
            </w:tabs>
            <w:rPr>
              <w:ins w:id="1184" w:author="像个男人一样" w:date="2018-03-22T12:32:20Z"/>
            </w:rPr>
          </w:pPr>
          <w:ins w:id="1185" w:author="像个男人一样" w:date="2018-03-22T12:32:20Z">
            <w:r>
              <w:rPr>
                <w:bCs/>
              </w:rPr>
              <w:fldChar w:fldCharType="begin"/>
            </w:r>
          </w:ins>
          <w:ins w:id="1186" w:author="像个男人一样" w:date="2018-03-22T12:32:20Z">
            <w:r>
              <w:rPr>
                <w:bCs/>
              </w:rPr>
              <w:instrText xml:space="preserve"> HYPERLINK \l _Toc31020 </w:instrText>
            </w:r>
          </w:ins>
          <w:ins w:id="1187" w:author="像个男人一样" w:date="2018-03-22T12:32:20Z">
            <w:r>
              <w:rPr>
                <w:bCs/>
              </w:rPr>
              <w:fldChar w:fldCharType="separate"/>
            </w:r>
          </w:ins>
          <w:ins w:id="1188" w:author="像个男人一样" w:date="2018-03-22T12:32:20Z">
            <w:r>
              <w:rPr/>
              <w:t>3.2.4 How a gyroscope works for the racing game</w:t>
            </w:r>
            <w:r>
              <w:rPr/>
              <w:tab/>
            </w:r>
          </w:ins>
          <w:ins w:id="1189" w:author="像个男人一样" w:date="2018-03-22T12:32:20Z">
            <w:r>
              <w:rPr/>
              <w:fldChar w:fldCharType="begin"/>
            </w:r>
          </w:ins>
          <w:ins w:id="1190" w:author="像个男人一样" w:date="2018-03-22T12:32:20Z">
            <w:r>
              <w:rPr/>
              <w:instrText xml:space="preserve"> PAGEREF _Toc31020 </w:instrText>
            </w:r>
          </w:ins>
          <w:ins w:id="1191" w:author="像个男人一样" w:date="2018-03-22T12:32:20Z">
            <w:r>
              <w:rPr/>
              <w:fldChar w:fldCharType="separate"/>
            </w:r>
          </w:ins>
          <w:ins w:id="1192" w:author="像个男人一样" w:date="2018-03-22T12:32:20Z">
            <w:r>
              <w:rPr/>
              <w:t>27</w:t>
            </w:r>
          </w:ins>
          <w:ins w:id="1193" w:author="像个男人一样" w:date="2018-03-22T12:32:20Z">
            <w:r>
              <w:rPr/>
              <w:fldChar w:fldCharType="end"/>
            </w:r>
          </w:ins>
          <w:ins w:id="1194" w:author="像个男人一样" w:date="2018-03-22T12:32:20Z">
            <w:r>
              <w:rPr>
                <w:bCs/>
              </w:rPr>
              <w:fldChar w:fldCharType="end"/>
            </w:r>
          </w:ins>
        </w:p>
        <w:p>
          <w:pPr>
            <w:pStyle w:val="16"/>
            <w:tabs>
              <w:tab w:val="right" w:leader="dot" w:pos="9026"/>
            </w:tabs>
            <w:rPr>
              <w:ins w:id="1195" w:author="像个男人一样" w:date="2018-03-22T12:32:20Z"/>
            </w:rPr>
          </w:pPr>
          <w:ins w:id="1196" w:author="像个男人一样" w:date="2018-03-22T12:32:20Z">
            <w:r>
              <w:rPr>
                <w:bCs/>
              </w:rPr>
              <w:fldChar w:fldCharType="begin"/>
            </w:r>
          </w:ins>
          <w:ins w:id="1197" w:author="像个男人一样" w:date="2018-03-22T12:32:20Z">
            <w:r>
              <w:rPr>
                <w:bCs/>
              </w:rPr>
              <w:instrText xml:space="preserve"> HYPERLINK \l _Toc3254 </w:instrText>
            </w:r>
          </w:ins>
          <w:ins w:id="1198" w:author="像个男人一样" w:date="2018-03-22T12:32:20Z">
            <w:r>
              <w:rPr>
                <w:bCs/>
              </w:rPr>
              <w:fldChar w:fldCharType="separate"/>
            </w:r>
          </w:ins>
          <w:ins w:id="1199" w:author="像个男人一样" w:date="2018-03-22T12:32:20Z">
            <w:r>
              <w:rPr/>
              <w:t>4 A Glow Stick with Accelerometer and Gyroscope</w:t>
            </w:r>
            <w:r>
              <w:rPr/>
              <w:tab/>
            </w:r>
          </w:ins>
          <w:ins w:id="1200" w:author="像个男人一样" w:date="2018-03-22T12:32:20Z">
            <w:r>
              <w:rPr/>
              <w:fldChar w:fldCharType="begin"/>
            </w:r>
          </w:ins>
          <w:ins w:id="1201" w:author="像个男人一样" w:date="2018-03-22T12:32:20Z">
            <w:r>
              <w:rPr/>
              <w:instrText xml:space="preserve"> PAGEREF _Toc3254 </w:instrText>
            </w:r>
          </w:ins>
          <w:ins w:id="1202" w:author="像个男人一样" w:date="2018-03-22T12:32:20Z">
            <w:r>
              <w:rPr/>
              <w:fldChar w:fldCharType="separate"/>
            </w:r>
          </w:ins>
          <w:ins w:id="1203" w:author="像个男人一样" w:date="2018-03-22T12:32:20Z">
            <w:r>
              <w:rPr/>
              <w:t>30</w:t>
            </w:r>
          </w:ins>
          <w:ins w:id="1204" w:author="像个男人一样" w:date="2018-03-22T12:32:20Z">
            <w:r>
              <w:rPr/>
              <w:fldChar w:fldCharType="end"/>
            </w:r>
          </w:ins>
          <w:ins w:id="1205" w:author="像个男人一样" w:date="2018-03-22T12:32:20Z">
            <w:r>
              <w:rPr>
                <w:bCs/>
              </w:rPr>
              <w:fldChar w:fldCharType="end"/>
            </w:r>
          </w:ins>
        </w:p>
        <w:p>
          <w:pPr>
            <w:pStyle w:val="19"/>
            <w:tabs>
              <w:tab w:val="right" w:leader="dot" w:pos="9026"/>
            </w:tabs>
            <w:rPr>
              <w:ins w:id="1206" w:author="像个男人一样" w:date="2018-03-22T12:32:20Z"/>
            </w:rPr>
          </w:pPr>
          <w:ins w:id="1207" w:author="像个男人一样" w:date="2018-03-22T12:32:20Z">
            <w:r>
              <w:rPr>
                <w:bCs/>
              </w:rPr>
              <w:fldChar w:fldCharType="begin"/>
            </w:r>
          </w:ins>
          <w:ins w:id="1208" w:author="像个男人一样" w:date="2018-03-22T12:32:20Z">
            <w:r>
              <w:rPr>
                <w:bCs/>
              </w:rPr>
              <w:instrText xml:space="preserve"> HYPERLINK \l _Toc23979 </w:instrText>
            </w:r>
          </w:ins>
          <w:ins w:id="1209" w:author="像个男人一样" w:date="2018-03-22T12:32:20Z">
            <w:r>
              <w:rPr>
                <w:bCs/>
              </w:rPr>
              <w:fldChar w:fldCharType="separate"/>
            </w:r>
          </w:ins>
          <w:ins w:id="1210" w:author="像个男人一样" w:date="2018-03-22T12:32:20Z">
            <w:r>
              <w:rPr/>
              <w:t>4.1 Appearance and function description</w:t>
            </w:r>
            <w:r>
              <w:rPr/>
              <w:tab/>
            </w:r>
          </w:ins>
          <w:ins w:id="1211" w:author="像个男人一样" w:date="2018-03-22T12:32:20Z">
            <w:r>
              <w:rPr/>
              <w:fldChar w:fldCharType="begin"/>
            </w:r>
          </w:ins>
          <w:ins w:id="1212" w:author="像个男人一样" w:date="2018-03-22T12:32:20Z">
            <w:r>
              <w:rPr/>
              <w:instrText xml:space="preserve"> PAGEREF _Toc23979 </w:instrText>
            </w:r>
          </w:ins>
          <w:ins w:id="1213" w:author="像个男人一样" w:date="2018-03-22T12:32:20Z">
            <w:r>
              <w:rPr/>
              <w:fldChar w:fldCharType="separate"/>
            </w:r>
          </w:ins>
          <w:ins w:id="1214" w:author="像个男人一样" w:date="2018-03-22T12:32:20Z">
            <w:r>
              <w:rPr/>
              <w:t>30</w:t>
            </w:r>
          </w:ins>
          <w:ins w:id="1215" w:author="像个男人一样" w:date="2018-03-22T12:32:20Z">
            <w:r>
              <w:rPr/>
              <w:fldChar w:fldCharType="end"/>
            </w:r>
          </w:ins>
          <w:ins w:id="1216" w:author="像个男人一样" w:date="2018-03-22T12:32:20Z">
            <w:r>
              <w:rPr>
                <w:bCs/>
              </w:rPr>
              <w:fldChar w:fldCharType="end"/>
            </w:r>
          </w:ins>
        </w:p>
        <w:p>
          <w:pPr>
            <w:pStyle w:val="12"/>
            <w:tabs>
              <w:tab w:val="right" w:leader="dot" w:pos="9026"/>
            </w:tabs>
            <w:rPr>
              <w:ins w:id="1217" w:author="像个男人一样" w:date="2018-03-22T12:32:20Z"/>
            </w:rPr>
          </w:pPr>
          <w:ins w:id="1218" w:author="像个男人一样" w:date="2018-03-22T12:32:20Z">
            <w:r>
              <w:rPr>
                <w:bCs/>
              </w:rPr>
              <w:fldChar w:fldCharType="begin"/>
            </w:r>
          </w:ins>
          <w:ins w:id="1219" w:author="像个男人一样" w:date="2018-03-22T12:32:20Z">
            <w:r>
              <w:rPr>
                <w:bCs/>
              </w:rPr>
              <w:instrText xml:space="preserve"> HYPERLINK \l _Toc15492 </w:instrText>
            </w:r>
          </w:ins>
          <w:ins w:id="1220" w:author="像个男人一样" w:date="2018-03-22T12:32:20Z">
            <w:r>
              <w:rPr>
                <w:bCs/>
              </w:rPr>
              <w:fldChar w:fldCharType="separate"/>
            </w:r>
          </w:ins>
          <w:ins w:id="1221" w:author="像个男人一样" w:date="2018-03-22T12:32:20Z">
            <w:r>
              <w:rPr/>
              <w:t>4.1.1 A normal glow stick</w:t>
            </w:r>
            <w:r>
              <w:rPr/>
              <w:tab/>
            </w:r>
          </w:ins>
          <w:ins w:id="1222" w:author="像个男人一样" w:date="2018-03-22T12:32:20Z">
            <w:r>
              <w:rPr/>
              <w:fldChar w:fldCharType="begin"/>
            </w:r>
          </w:ins>
          <w:ins w:id="1223" w:author="像个男人一样" w:date="2018-03-22T12:32:20Z">
            <w:r>
              <w:rPr/>
              <w:instrText xml:space="preserve"> PAGEREF _Toc15492 </w:instrText>
            </w:r>
          </w:ins>
          <w:ins w:id="1224" w:author="像个男人一样" w:date="2018-03-22T12:32:20Z">
            <w:r>
              <w:rPr/>
              <w:fldChar w:fldCharType="separate"/>
            </w:r>
          </w:ins>
          <w:ins w:id="1225" w:author="像个男人一样" w:date="2018-03-22T12:32:20Z">
            <w:r>
              <w:rPr/>
              <w:t>30</w:t>
            </w:r>
          </w:ins>
          <w:ins w:id="1226" w:author="像个男人一样" w:date="2018-03-22T12:32:20Z">
            <w:r>
              <w:rPr/>
              <w:fldChar w:fldCharType="end"/>
            </w:r>
          </w:ins>
          <w:ins w:id="1227" w:author="像个男人一样" w:date="2018-03-22T12:32:20Z">
            <w:r>
              <w:rPr>
                <w:bCs/>
              </w:rPr>
              <w:fldChar w:fldCharType="end"/>
            </w:r>
          </w:ins>
        </w:p>
        <w:p>
          <w:pPr>
            <w:pStyle w:val="12"/>
            <w:tabs>
              <w:tab w:val="right" w:leader="dot" w:pos="9026"/>
            </w:tabs>
            <w:rPr>
              <w:ins w:id="1228" w:author="像个男人一样" w:date="2018-03-22T12:32:20Z"/>
            </w:rPr>
          </w:pPr>
          <w:ins w:id="1229" w:author="像个男人一样" w:date="2018-03-22T12:32:20Z">
            <w:r>
              <w:rPr>
                <w:bCs/>
              </w:rPr>
              <w:fldChar w:fldCharType="begin"/>
            </w:r>
          </w:ins>
          <w:ins w:id="1230" w:author="像个男人一样" w:date="2018-03-22T12:32:20Z">
            <w:r>
              <w:rPr>
                <w:bCs/>
              </w:rPr>
              <w:instrText xml:space="preserve"> HYPERLINK \l _Toc3455 </w:instrText>
            </w:r>
          </w:ins>
          <w:ins w:id="1231" w:author="像个男人一样" w:date="2018-03-22T12:32:20Z">
            <w:r>
              <w:rPr>
                <w:bCs/>
              </w:rPr>
              <w:fldChar w:fldCharType="separate"/>
            </w:r>
          </w:ins>
          <w:ins w:id="1232" w:author="像个男人一样" w:date="2018-03-22T12:32:20Z">
            <w:r>
              <w:rPr/>
              <w:t xml:space="preserve">4.1.2 A </w:t>
            </w:r>
          </w:ins>
          <w:ins w:id="1233" w:author="像个男人一样" w:date="2018-03-22T12:32:20Z">
            <w:r>
              <w:rPr>
                <w:rFonts w:hint="eastAsia"/>
                <w:lang w:val="en-US" w:eastAsia="zh-CN"/>
              </w:rPr>
              <w:t xml:space="preserve">multifunctional </w:t>
            </w:r>
          </w:ins>
          <w:ins w:id="1234" w:author="像个男人一样" w:date="2018-03-22T12:32:20Z">
            <w:r>
              <w:rPr/>
              <w:t>glow stick</w:t>
            </w:r>
            <w:r>
              <w:rPr/>
              <w:tab/>
            </w:r>
          </w:ins>
          <w:ins w:id="1235" w:author="像个男人一样" w:date="2018-03-22T12:32:20Z">
            <w:r>
              <w:rPr/>
              <w:fldChar w:fldCharType="begin"/>
            </w:r>
          </w:ins>
          <w:ins w:id="1236" w:author="像个男人一样" w:date="2018-03-22T12:32:20Z">
            <w:r>
              <w:rPr/>
              <w:instrText xml:space="preserve"> PAGEREF _Toc3455 </w:instrText>
            </w:r>
          </w:ins>
          <w:ins w:id="1237" w:author="像个男人一样" w:date="2018-03-22T12:32:20Z">
            <w:r>
              <w:rPr/>
              <w:fldChar w:fldCharType="separate"/>
            </w:r>
          </w:ins>
          <w:ins w:id="1238" w:author="像个男人一样" w:date="2018-03-22T12:32:20Z">
            <w:r>
              <w:rPr/>
              <w:t>31</w:t>
            </w:r>
          </w:ins>
          <w:ins w:id="1239" w:author="像个男人一样" w:date="2018-03-22T12:32:20Z">
            <w:r>
              <w:rPr/>
              <w:fldChar w:fldCharType="end"/>
            </w:r>
          </w:ins>
          <w:ins w:id="1240" w:author="像个男人一样" w:date="2018-03-22T12:32:20Z">
            <w:r>
              <w:rPr>
                <w:bCs/>
              </w:rPr>
              <w:fldChar w:fldCharType="end"/>
            </w:r>
          </w:ins>
        </w:p>
        <w:p>
          <w:pPr>
            <w:pStyle w:val="19"/>
            <w:tabs>
              <w:tab w:val="right" w:leader="dot" w:pos="9026"/>
            </w:tabs>
            <w:rPr>
              <w:ins w:id="1241" w:author="像个男人一样" w:date="2018-03-22T12:32:20Z"/>
            </w:rPr>
          </w:pPr>
          <w:ins w:id="1242" w:author="像个男人一样" w:date="2018-03-22T12:32:20Z">
            <w:r>
              <w:rPr>
                <w:bCs/>
              </w:rPr>
              <w:fldChar w:fldCharType="begin"/>
            </w:r>
          </w:ins>
          <w:ins w:id="1243" w:author="像个男人一样" w:date="2018-03-22T12:32:20Z">
            <w:r>
              <w:rPr>
                <w:bCs/>
              </w:rPr>
              <w:instrText xml:space="preserve"> HYPERLINK \l _Toc27118 </w:instrText>
            </w:r>
          </w:ins>
          <w:ins w:id="1244" w:author="像个男人一样" w:date="2018-03-22T12:32:20Z">
            <w:r>
              <w:rPr>
                <w:bCs/>
              </w:rPr>
              <w:fldChar w:fldCharType="separate"/>
            </w:r>
          </w:ins>
          <w:ins w:id="1245" w:author="像个男人一样" w:date="2018-03-22T12:32:20Z">
            <w:r>
              <w:rPr/>
              <w:t>4.2 How and why need Accelerometer and gyroscope</w:t>
            </w:r>
            <w:r>
              <w:rPr/>
              <w:tab/>
            </w:r>
          </w:ins>
          <w:ins w:id="1246" w:author="像个男人一样" w:date="2018-03-22T12:32:20Z">
            <w:r>
              <w:rPr/>
              <w:fldChar w:fldCharType="begin"/>
            </w:r>
          </w:ins>
          <w:ins w:id="1247" w:author="像个男人一样" w:date="2018-03-22T12:32:20Z">
            <w:r>
              <w:rPr/>
              <w:instrText xml:space="preserve"> PAGEREF _Toc27118 </w:instrText>
            </w:r>
          </w:ins>
          <w:ins w:id="1248" w:author="像个男人一样" w:date="2018-03-22T12:32:20Z">
            <w:r>
              <w:rPr/>
              <w:fldChar w:fldCharType="separate"/>
            </w:r>
          </w:ins>
          <w:ins w:id="1249" w:author="像个男人一样" w:date="2018-03-22T12:32:20Z">
            <w:r>
              <w:rPr/>
              <w:t>32</w:t>
            </w:r>
          </w:ins>
          <w:ins w:id="1250" w:author="像个男人一样" w:date="2018-03-22T12:32:20Z">
            <w:r>
              <w:rPr/>
              <w:fldChar w:fldCharType="end"/>
            </w:r>
          </w:ins>
          <w:ins w:id="1251" w:author="像个男人一样" w:date="2018-03-22T12:32:20Z">
            <w:r>
              <w:rPr>
                <w:bCs/>
              </w:rPr>
              <w:fldChar w:fldCharType="end"/>
            </w:r>
          </w:ins>
        </w:p>
        <w:p>
          <w:pPr>
            <w:pStyle w:val="12"/>
            <w:tabs>
              <w:tab w:val="right" w:leader="dot" w:pos="9026"/>
            </w:tabs>
            <w:rPr>
              <w:ins w:id="1252" w:author="像个男人一样" w:date="2018-03-22T12:32:20Z"/>
            </w:rPr>
          </w:pPr>
          <w:ins w:id="1253" w:author="像个男人一样" w:date="2018-03-22T12:32:20Z">
            <w:r>
              <w:rPr>
                <w:bCs/>
              </w:rPr>
              <w:fldChar w:fldCharType="begin"/>
            </w:r>
          </w:ins>
          <w:ins w:id="1254" w:author="像个男人一样" w:date="2018-03-22T12:32:20Z">
            <w:r>
              <w:rPr>
                <w:bCs/>
              </w:rPr>
              <w:instrText xml:space="preserve"> HYPERLINK \l _Toc24238 </w:instrText>
            </w:r>
          </w:ins>
          <w:ins w:id="1255" w:author="像个男人一样" w:date="2018-03-22T12:32:20Z">
            <w:r>
              <w:rPr>
                <w:bCs/>
              </w:rPr>
              <w:fldChar w:fldCharType="separate"/>
            </w:r>
          </w:ins>
          <w:ins w:id="1256" w:author="像个男人一样" w:date="2018-03-22T12:32:20Z">
            <w:r>
              <w:rPr>
                <w:rFonts w:hint="eastAsia"/>
                <w:lang w:val="en-US" w:eastAsia="zh-CN"/>
              </w:rPr>
              <w:t>4.2.1 The new action recognition</w:t>
            </w:r>
          </w:ins>
          <w:ins w:id="1257" w:author="像个男人一样" w:date="2018-03-22T12:32:20Z">
            <w:r>
              <w:rPr/>
              <w:tab/>
            </w:r>
          </w:ins>
          <w:ins w:id="1258" w:author="像个男人一样" w:date="2018-03-22T12:32:20Z">
            <w:r>
              <w:rPr/>
              <w:fldChar w:fldCharType="begin"/>
            </w:r>
          </w:ins>
          <w:ins w:id="1259" w:author="像个男人一样" w:date="2018-03-22T12:32:20Z">
            <w:r>
              <w:rPr/>
              <w:instrText xml:space="preserve"> PAGEREF _Toc24238 </w:instrText>
            </w:r>
          </w:ins>
          <w:ins w:id="1260" w:author="像个男人一样" w:date="2018-03-22T12:32:20Z">
            <w:r>
              <w:rPr/>
              <w:fldChar w:fldCharType="separate"/>
            </w:r>
          </w:ins>
          <w:ins w:id="1261" w:author="像个男人一样" w:date="2018-03-22T12:32:20Z">
            <w:r>
              <w:rPr/>
              <w:t>32</w:t>
            </w:r>
          </w:ins>
          <w:ins w:id="1262" w:author="像个男人一样" w:date="2018-03-22T12:32:20Z">
            <w:r>
              <w:rPr/>
              <w:fldChar w:fldCharType="end"/>
            </w:r>
          </w:ins>
          <w:ins w:id="1263" w:author="像个男人一样" w:date="2018-03-22T12:32:20Z">
            <w:r>
              <w:rPr>
                <w:bCs/>
              </w:rPr>
              <w:fldChar w:fldCharType="end"/>
            </w:r>
          </w:ins>
        </w:p>
        <w:p>
          <w:pPr>
            <w:pStyle w:val="19"/>
            <w:tabs>
              <w:tab w:val="right" w:leader="dot" w:pos="9026"/>
            </w:tabs>
            <w:rPr>
              <w:ins w:id="1264" w:author="像个男人一样" w:date="2018-03-22T12:32:20Z"/>
            </w:rPr>
          </w:pPr>
          <w:ins w:id="1265" w:author="像个男人一样" w:date="2018-03-22T12:32:20Z">
            <w:r>
              <w:rPr>
                <w:bCs/>
              </w:rPr>
              <w:fldChar w:fldCharType="begin"/>
            </w:r>
          </w:ins>
          <w:ins w:id="1266" w:author="像个男人一样" w:date="2018-03-22T12:32:20Z">
            <w:r>
              <w:rPr>
                <w:bCs/>
              </w:rPr>
              <w:instrText xml:space="preserve"> HYPERLINK \l _Toc14768 </w:instrText>
            </w:r>
          </w:ins>
          <w:ins w:id="1267" w:author="像个男人一样" w:date="2018-03-22T12:32:20Z">
            <w:r>
              <w:rPr>
                <w:bCs/>
              </w:rPr>
              <w:fldChar w:fldCharType="separate"/>
            </w:r>
          </w:ins>
          <w:ins w:id="1268" w:author="像个男人一样" w:date="2018-03-22T12:32:20Z">
            <w:r>
              <w:rPr/>
              <w:t xml:space="preserve">4.3 </w:t>
            </w:r>
          </w:ins>
          <w:ins w:id="1269" w:author="像个男人一样" w:date="2018-03-22T12:32:20Z">
            <w:r>
              <w:rPr>
                <w:rFonts w:hint="eastAsia"/>
                <w:lang w:val="en-US" w:eastAsia="zh-CN"/>
              </w:rPr>
              <w:t>Using those two kinds of angle restriction together to control or identify those three actions</w:t>
            </w:r>
          </w:ins>
          <w:ins w:id="1270" w:author="像个男人一样" w:date="2018-03-22T12:32:20Z">
            <w:r>
              <w:rPr/>
              <w:tab/>
            </w:r>
          </w:ins>
          <w:ins w:id="1271" w:author="像个男人一样" w:date="2018-03-22T12:32:20Z">
            <w:r>
              <w:rPr/>
              <w:fldChar w:fldCharType="begin"/>
            </w:r>
          </w:ins>
          <w:ins w:id="1272" w:author="像个男人一样" w:date="2018-03-22T12:32:20Z">
            <w:r>
              <w:rPr/>
              <w:instrText xml:space="preserve"> PAGEREF _Toc14768 </w:instrText>
            </w:r>
          </w:ins>
          <w:ins w:id="1273" w:author="像个男人一样" w:date="2018-03-22T12:32:20Z">
            <w:r>
              <w:rPr/>
              <w:fldChar w:fldCharType="separate"/>
            </w:r>
          </w:ins>
          <w:ins w:id="1274" w:author="像个男人一样" w:date="2018-03-22T12:32:20Z">
            <w:r>
              <w:rPr/>
              <w:t>39</w:t>
            </w:r>
          </w:ins>
          <w:ins w:id="1275" w:author="像个男人一样" w:date="2018-03-22T12:32:20Z">
            <w:r>
              <w:rPr/>
              <w:fldChar w:fldCharType="end"/>
            </w:r>
          </w:ins>
          <w:ins w:id="1276" w:author="像个男人一样" w:date="2018-03-22T12:32:20Z">
            <w:r>
              <w:rPr>
                <w:bCs/>
              </w:rPr>
              <w:fldChar w:fldCharType="end"/>
            </w:r>
          </w:ins>
        </w:p>
        <w:p>
          <w:pPr>
            <w:pStyle w:val="16"/>
            <w:tabs>
              <w:tab w:val="right" w:leader="dot" w:pos="9026"/>
            </w:tabs>
            <w:rPr>
              <w:ins w:id="1277" w:author="像个男人一样" w:date="2018-03-22T12:32:20Z"/>
            </w:rPr>
          </w:pPr>
        </w:p>
        <w:p>
          <w:r>
            <w:rPr>
              <w:bCs/>
            </w:rPr>
            <w:fldChar w:fldCharType="end"/>
          </w:r>
        </w:p>
      </w:sdtContent>
    </w:sdt>
    <w:p>
      <w:pPr>
        <w:pageBreakBefore/>
      </w:pPr>
    </w:p>
    <w:p>
      <w:pPr>
        <w:pStyle w:val="2"/>
        <w:numPr>
          <w:ilvl w:val="0"/>
          <w:numId w:val="0"/>
        </w:numPr>
      </w:pPr>
    </w:p>
    <w:p>
      <w:pPr>
        <w:pStyle w:val="2"/>
        <w:numPr>
          <w:ilvl w:val="0"/>
          <w:numId w:val="0"/>
        </w:numPr>
      </w:pPr>
      <w:bookmarkStart w:id="8" w:name="_Toc28593"/>
      <w:bookmarkStart w:id="9" w:name="_Toc9463"/>
      <w:bookmarkStart w:id="10" w:name="_Toc17588"/>
      <w:bookmarkStart w:id="11" w:name="_Toc26415"/>
      <w:bookmarkStart w:id="12" w:name="_Toc22749"/>
      <w:bookmarkStart w:id="13" w:name="_Toc21389"/>
      <w:bookmarkStart w:id="14" w:name="_Toc29487"/>
      <w:bookmarkStart w:id="15" w:name="_Toc29056"/>
      <w:bookmarkStart w:id="16" w:name="_Toc6499"/>
      <w:bookmarkStart w:id="17" w:name="_Toc5213"/>
      <w:bookmarkStart w:id="18" w:name="_Toc17544"/>
      <w:r>
        <w:t>Table of contents</w:t>
      </w:r>
      <w:bookmarkEnd w:id="8"/>
      <w:bookmarkEnd w:id="9"/>
      <w:bookmarkEnd w:id="10"/>
      <w:bookmarkEnd w:id="11"/>
      <w:bookmarkEnd w:id="12"/>
      <w:bookmarkEnd w:id="13"/>
      <w:bookmarkEnd w:id="14"/>
      <w:bookmarkEnd w:id="15"/>
      <w:bookmarkEnd w:id="16"/>
      <w:bookmarkEnd w:id="17"/>
      <w:bookmarkEnd w:id="18"/>
    </w:p>
    <w:p>
      <w:pPr>
        <w:pStyle w:val="3"/>
        <w:numPr>
          <w:ilvl w:val="0"/>
          <w:numId w:val="0"/>
        </w:numPr>
        <w:ind w:left="144"/>
        <w:rPr>
          <w:ins w:id="1278" w:author="像个男人一样" w:date="2018-03-21T00:58:14Z"/>
          <w:rFonts w:eastAsia="Microsoft JhengHei"/>
        </w:rPr>
      </w:pPr>
      <w:bookmarkStart w:id="19" w:name="_Toc25951"/>
      <w:bookmarkStart w:id="20" w:name="_Toc25498"/>
      <w:bookmarkStart w:id="21" w:name="_Toc6509"/>
      <w:bookmarkStart w:id="22" w:name="_Toc32376"/>
      <w:bookmarkStart w:id="23" w:name="_Toc4534"/>
      <w:bookmarkStart w:id="24" w:name="_Toc3732"/>
      <w:bookmarkStart w:id="25" w:name="_Toc28908"/>
      <w:bookmarkStart w:id="26" w:name="_Toc29920"/>
      <w:bookmarkStart w:id="27" w:name="_Toc14549"/>
      <w:bookmarkStart w:id="28" w:name="_Toc31484"/>
      <w:bookmarkStart w:id="29" w:name="_Toc20719"/>
      <w:r>
        <w:rPr>
          <w:rFonts w:eastAsia="Microsoft JhengHei"/>
        </w:rPr>
        <w:t>Declaration</w:t>
      </w:r>
      <w:bookmarkEnd w:id="19"/>
      <w:bookmarkEnd w:id="20"/>
      <w:bookmarkEnd w:id="21"/>
      <w:bookmarkEnd w:id="22"/>
      <w:bookmarkEnd w:id="23"/>
      <w:bookmarkEnd w:id="24"/>
      <w:bookmarkEnd w:id="25"/>
      <w:bookmarkEnd w:id="26"/>
      <w:bookmarkEnd w:id="27"/>
      <w:bookmarkEnd w:id="28"/>
      <w:bookmarkEnd w:id="29"/>
    </w:p>
    <w:p/>
    <w:p>
      <w:pPr>
        <w:pStyle w:val="3"/>
        <w:numPr>
          <w:ilvl w:val="0"/>
          <w:numId w:val="0"/>
        </w:numPr>
        <w:ind w:left="144"/>
        <w:rPr>
          <w:ins w:id="1279" w:author="像个男人一样" w:date="2018-03-21T20:17:41Z"/>
          <w:rFonts w:eastAsia="Microsoft JhengHei"/>
        </w:rPr>
      </w:pPr>
      <w:del w:id="1280" w:author="像个男人一样" w:date="2018-03-21T00:57:24Z">
        <w:bookmarkStart w:id="30" w:name="_Toc4467"/>
        <w:bookmarkStart w:id="31" w:name="_Toc21195"/>
        <w:bookmarkStart w:id="32" w:name="_Toc29192"/>
        <w:bookmarkStart w:id="33" w:name="_Toc32718"/>
        <w:bookmarkStart w:id="34" w:name="_Toc2942"/>
        <w:bookmarkStart w:id="35" w:name="_Toc9571"/>
        <w:bookmarkStart w:id="36" w:name="_Toc23635"/>
        <w:bookmarkStart w:id="37" w:name="_Toc29603"/>
        <w:bookmarkStart w:id="38" w:name="_Toc19905"/>
        <w:bookmarkStart w:id="39" w:name="_Toc18495"/>
        <w:bookmarkStart w:id="40" w:name="_Toc12690"/>
        <w:r>
          <w:rPr>
            <w:rFonts w:eastAsia="Microsoft JhengHei"/>
            <w:lang w:val="en-US"/>
          </w:rPr>
          <w:delText>Table</w:delText>
        </w:r>
      </w:del>
      <w:ins w:id="1281" w:author="像个男人一样" w:date="2018-03-21T00:57:24Z">
        <w:r>
          <w:rPr>
            <w:rFonts w:hint="eastAsia" w:eastAsia="宋体"/>
            <w:lang w:val="en-US" w:eastAsia="zh-CN"/>
          </w:rPr>
          <w:t>L</w:t>
        </w:r>
      </w:ins>
      <w:ins w:id="1282" w:author="像个男人一样" w:date="2018-03-21T00:57:25Z">
        <w:r>
          <w:rPr>
            <w:rFonts w:hint="eastAsia" w:eastAsia="宋体"/>
            <w:lang w:val="en-US" w:eastAsia="zh-CN"/>
          </w:rPr>
          <w:t>ist</w:t>
        </w:r>
      </w:ins>
      <w:r>
        <w:rPr>
          <w:rFonts w:eastAsia="Microsoft JhengHei"/>
        </w:rPr>
        <w:t xml:space="preserve"> of Figures</w:t>
      </w:r>
      <w:bookmarkEnd w:id="30"/>
      <w:bookmarkEnd w:id="31"/>
      <w:bookmarkEnd w:id="32"/>
      <w:bookmarkEnd w:id="33"/>
      <w:bookmarkEnd w:id="34"/>
      <w:bookmarkEnd w:id="35"/>
      <w:bookmarkEnd w:id="36"/>
      <w:bookmarkEnd w:id="37"/>
      <w:bookmarkEnd w:id="38"/>
      <w:bookmarkEnd w:id="39"/>
      <w:bookmarkEnd w:id="40"/>
    </w:p>
    <w:p/>
    <w:p>
      <w:pPr>
        <w:pStyle w:val="18"/>
        <w:tabs>
          <w:tab w:val="right" w:leader="dot" w:pos="9026"/>
        </w:tabs>
        <w:rPr>
          <w:ins w:id="1283" w:author="像个男人一样" w:date="2018-03-22T12:32:16Z"/>
        </w:rPr>
      </w:pPr>
      <w:ins w:id="1284" w:author="像个男人一样" w:date="2018-03-22T12:27:31Z">
        <w:r>
          <w:rPr>
            <w:bCs/>
            <w:sz w:val="21"/>
          </w:rPr>
          <w:fldChar w:fldCharType="begin"/>
        </w:r>
      </w:ins>
      <w:ins w:id="1285" w:author="像个男人一样" w:date="2018-03-22T12:27:31Z">
        <w:r>
          <w:rPr>
            <w:bCs/>
            <w:sz w:val="21"/>
          </w:rPr>
          <w:instrText xml:space="preserve">TOC \h \c "Figure"</w:instrText>
        </w:r>
      </w:ins>
      <w:ins w:id="1286" w:author="像个男人一样" w:date="2018-03-22T12:27:31Z">
        <w:r>
          <w:rPr>
            <w:bCs/>
            <w:sz w:val="21"/>
          </w:rPr>
          <w:fldChar w:fldCharType="separate"/>
        </w:r>
      </w:ins>
      <w:ins w:id="1287" w:author="像个男人一样" w:date="2018-03-22T12:32:16Z">
        <w:r>
          <w:rPr>
            <w:bCs/>
          </w:rPr>
          <w:fldChar w:fldCharType="begin"/>
        </w:r>
      </w:ins>
      <w:ins w:id="1288" w:author="像个男人一样" w:date="2018-03-22T12:32:16Z">
        <w:r>
          <w:rPr>
            <w:bCs/>
          </w:rPr>
          <w:instrText xml:space="preserve"> HYPERLINK \l _Toc12496 </w:instrText>
        </w:r>
      </w:ins>
      <w:ins w:id="1289" w:author="像个男人一样" w:date="2018-03-22T12:32:16Z">
        <w:r>
          <w:rPr>
            <w:bCs/>
          </w:rPr>
          <w:fldChar w:fldCharType="separate"/>
        </w:r>
      </w:ins>
      <w:ins w:id="1290" w:author="像个男人一样" w:date="2018-03-22T12:32:16Z">
        <w:r>
          <w:rPr/>
          <w:t>Figure 2</w:t>
        </w:r>
      </w:ins>
      <w:ins w:id="1291" w:author="像个男人一样" w:date="2018-03-22T12:32:16Z">
        <w:r>
          <w:rPr>
            <w:rFonts w:hint="eastAsia"/>
            <w:lang w:eastAsia="zh-CN"/>
          </w:rPr>
          <w:t>.</w:t>
        </w:r>
      </w:ins>
      <w:ins w:id="1292" w:author="像个男人一样" w:date="2018-03-22T12:32:16Z">
        <w:r>
          <w:rPr/>
          <w:t xml:space="preserve">1 </w:t>
        </w:r>
      </w:ins>
      <w:ins w:id="1293" w:author="像个男人一样" w:date="2018-03-22T12:32:16Z">
        <w:r>
          <w:rPr>
            <w:rFonts w:hint="eastAsia"/>
            <w:lang w:eastAsia="zh-CN"/>
          </w:rPr>
          <w:t>:Working principle of a</w:t>
        </w:r>
      </w:ins>
      <w:ins w:id="1294" w:author="像个男人一样" w:date="2018-03-22T12:32:16Z">
        <w:r>
          <w:rPr>
            <w:rFonts w:hint="eastAsia"/>
            <w:lang w:val="en-US" w:eastAsia="zh-CN"/>
          </w:rPr>
          <w:t xml:space="preserve"> capacitive </w:t>
        </w:r>
      </w:ins>
      <w:ins w:id="1295" w:author="像个男人一样" w:date="2018-03-22T12:32:16Z">
        <w:r>
          <w:rPr>
            <w:rFonts w:hint="eastAsia"/>
            <w:lang w:eastAsia="zh-CN"/>
          </w:rPr>
          <w:t>accelerometer</w:t>
        </w:r>
      </w:ins>
      <w:ins w:id="1296" w:author="像个男人一样" w:date="2018-03-22T12:32:16Z">
        <w:r>
          <w:rPr/>
          <w:tab/>
        </w:r>
      </w:ins>
      <w:ins w:id="1297" w:author="像个男人一样" w:date="2018-03-22T12:32:16Z">
        <w:r>
          <w:rPr/>
          <w:fldChar w:fldCharType="begin"/>
        </w:r>
      </w:ins>
      <w:ins w:id="1298" w:author="像个男人一样" w:date="2018-03-22T12:32:16Z">
        <w:r>
          <w:rPr/>
          <w:instrText xml:space="preserve"> PAGEREF _Toc12496 </w:instrText>
        </w:r>
      </w:ins>
      <w:ins w:id="1299" w:author="像个男人一样" w:date="2018-03-22T12:32:16Z">
        <w:r>
          <w:rPr/>
          <w:fldChar w:fldCharType="separate"/>
        </w:r>
      </w:ins>
      <w:ins w:id="1300" w:author="像个男人一样" w:date="2018-03-22T12:32:18Z">
        <w:r>
          <w:rPr/>
          <w:t>12</w:t>
        </w:r>
      </w:ins>
      <w:ins w:id="1301" w:author="像个男人一样" w:date="2018-03-22T12:32:16Z">
        <w:r>
          <w:rPr/>
          <w:fldChar w:fldCharType="end"/>
        </w:r>
      </w:ins>
      <w:ins w:id="1302" w:author="像个男人一样" w:date="2018-03-22T12:32:16Z">
        <w:r>
          <w:rPr>
            <w:bCs/>
          </w:rPr>
          <w:fldChar w:fldCharType="end"/>
        </w:r>
      </w:ins>
    </w:p>
    <w:p>
      <w:pPr>
        <w:pStyle w:val="18"/>
        <w:tabs>
          <w:tab w:val="right" w:leader="dot" w:pos="9026"/>
        </w:tabs>
        <w:rPr>
          <w:ins w:id="1303" w:author="像个男人一样" w:date="2018-03-22T12:32:16Z"/>
        </w:rPr>
      </w:pPr>
      <w:ins w:id="1304" w:author="像个男人一样" w:date="2018-03-22T12:32:16Z">
        <w:r>
          <w:rPr>
            <w:bCs/>
          </w:rPr>
          <w:fldChar w:fldCharType="begin"/>
        </w:r>
      </w:ins>
      <w:ins w:id="1305" w:author="像个男人一样" w:date="2018-03-22T12:32:16Z">
        <w:r>
          <w:rPr>
            <w:bCs/>
          </w:rPr>
          <w:instrText xml:space="preserve"> HYPERLINK \l _Toc29749 </w:instrText>
        </w:r>
      </w:ins>
      <w:ins w:id="1306" w:author="像个男人一样" w:date="2018-03-22T12:32:16Z">
        <w:r>
          <w:rPr>
            <w:bCs/>
          </w:rPr>
          <w:fldChar w:fldCharType="separate"/>
        </w:r>
      </w:ins>
      <w:ins w:id="1307" w:author="像个男人一样" w:date="2018-03-22T12:32:16Z">
        <w:r>
          <w:rPr>
            <w:rFonts w:hint="eastAsia" w:ascii="Microsoft JhengHei" w:hAnsi="Microsoft JhengHei" w:cstheme="minorBidi"/>
            <w:iCs/>
            <w:szCs w:val="18"/>
          </w:rPr>
          <w:t>Figure 2</w:t>
        </w:r>
      </w:ins>
      <w:ins w:id="1308" w:author="像个男人一样" w:date="2018-03-22T12:32:16Z">
        <w:r>
          <w:rPr>
            <w:rFonts w:hint="eastAsia" w:ascii="Microsoft JhengHei" w:hAnsi="Microsoft JhengHei" w:cstheme="minorBidi"/>
            <w:iCs/>
            <w:szCs w:val="18"/>
            <w:lang w:eastAsia="zh-CN"/>
          </w:rPr>
          <w:t>.</w:t>
        </w:r>
      </w:ins>
      <w:ins w:id="1309" w:author="像个男人一样" w:date="2018-03-22T12:32:16Z">
        <w:r>
          <w:rPr/>
          <w:t xml:space="preserve">2 </w:t>
        </w:r>
      </w:ins>
      <w:ins w:id="1310" w:author="像个男人一样" w:date="2018-03-22T12:32:16Z">
        <w:r>
          <w:rPr>
            <w:rFonts w:hint="eastAsia" w:ascii="Microsoft JhengHei" w:hAnsi="Microsoft JhengHei" w:cstheme="minorBidi"/>
            <w:i w:val="0"/>
            <w:iCs/>
            <w:szCs w:val="18"/>
            <w:lang w:val="en-IE" w:eastAsia="zh-CN"/>
          </w:rPr>
          <w:t xml:space="preserve">: </w:t>
        </w:r>
      </w:ins>
      <w:ins w:id="1311" w:author="像个男人一样" w:date="2018-03-22T12:32:16Z">
        <w:r>
          <w:rPr>
            <w:rFonts w:hint="eastAsia" w:ascii="Microsoft JhengHei" w:hAnsi="Microsoft JhengHei" w:cstheme="minorBidi"/>
            <w:iCs/>
            <w:szCs w:val="18"/>
            <w:lang w:eastAsia="zh-CN"/>
          </w:rPr>
          <w:t>Accelerometer Theory &amp; Design</w:t>
        </w:r>
      </w:ins>
      <w:ins w:id="1312" w:author="像个男人一样" w:date="2018-03-22T12:32:16Z">
        <w:r>
          <w:rPr>
            <w:rFonts w:hint="eastAsia" w:ascii="Microsoft JhengHei" w:hAnsi="Microsoft JhengHei" w:cstheme="minorBidi"/>
            <w:iCs/>
            <w:szCs w:val="18"/>
            <w:lang w:val="en-US" w:eastAsia="zh-CN"/>
          </w:rPr>
          <w:t xml:space="preserve"> </w:t>
        </w:r>
      </w:ins>
      <w:ins w:id="1313" w:author="像个男人一样" w:date="2018-03-22T12:32:16Z">
        <w:r>
          <w:rPr/>
          <w:tab/>
        </w:r>
      </w:ins>
      <w:ins w:id="1314" w:author="像个男人一样" w:date="2018-03-22T12:32:16Z">
        <w:r>
          <w:rPr/>
          <w:fldChar w:fldCharType="begin"/>
        </w:r>
      </w:ins>
      <w:ins w:id="1315" w:author="像个男人一样" w:date="2018-03-22T12:32:16Z">
        <w:r>
          <w:rPr/>
          <w:instrText xml:space="preserve"> PAGEREF _Toc29749 </w:instrText>
        </w:r>
      </w:ins>
      <w:ins w:id="1316" w:author="像个男人一样" w:date="2018-03-22T12:32:16Z">
        <w:r>
          <w:rPr/>
          <w:fldChar w:fldCharType="separate"/>
        </w:r>
      </w:ins>
      <w:ins w:id="1317" w:author="像个男人一样" w:date="2018-03-22T12:32:18Z">
        <w:r>
          <w:rPr/>
          <w:t>13</w:t>
        </w:r>
      </w:ins>
      <w:ins w:id="1318" w:author="像个男人一样" w:date="2018-03-22T12:32:16Z">
        <w:r>
          <w:rPr/>
          <w:fldChar w:fldCharType="end"/>
        </w:r>
      </w:ins>
      <w:ins w:id="1319" w:author="像个男人一样" w:date="2018-03-22T12:32:16Z">
        <w:r>
          <w:rPr>
            <w:bCs/>
          </w:rPr>
          <w:fldChar w:fldCharType="end"/>
        </w:r>
      </w:ins>
    </w:p>
    <w:p>
      <w:pPr>
        <w:pStyle w:val="18"/>
        <w:tabs>
          <w:tab w:val="right" w:leader="dot" w:pos="9026"/>
        </w:tabs>
        <w:rPr>
          <w:ins w:id="1320" w:author="像个男人一样" w:date="2018-03-22T12:32:16Z"/>
        </w:rPr>
      </w:pPr>
      <w:ins w:id="1321" w:author="像个男人一样" w:date="2018-03-22T12:32:16Z">
        <w:r>
          <w:rPr>
            <w:bCs/>
          </w:rPr>
          <w:fldChar w:fldCharType="begin"/>
        </w:r>
      </w:ins>
      <w:ins w:id="1322" w:author="像个男人一样" w:date="2018-03-22T12:32:16Z">
        <w:r>
          <w:rPr>
            <w:bCs/>
          </w:rPr>
          <w:instrText xml:space="preserve"> HYPERLINK \l _Toc18541 </w:instrText>
        </w:r>
      </w:ins>
      <w:ins w:id="1323" w:author="像个男人一样" w:date="2018-03-22T12:32:16Z">
        <w:r>
          <w:rPr>
            <w:bCs/>
          </w:rPr>
          <w:fldChar w:fldCharType="separate"/>
        </w:r>
      </w:ins>
      <w:ins w:id="1324" w:author="像个男人一样" w:date="2018-03-22T12:32:16Z">
        <w:r>
          <w:rPr/>
          <w:t>Figure 2</w:t>
        </w:r>
      </w:ins>
      <w:ins w:id="1325" w:author="像个男人一样" w:date="2018-03-22T12:32:16Z">
        <w:r>
          <w:rPr>
            <w:rFonts w:hint="eastAsia"/>
            <w:lang w:eastAsia="zh-CN"/>
          </w:rPr>
          <w:t>.</w:t>
        </w:r>
      </w:ins>
      <w:ins w:id="1326" w:author="像个男人一样" w:date="2018-03-22T12:32:16Z">
        <w:r>
          <w:rPr/>
          <w:t xml:space="preserve">3 </w:t>
        </w:r>
      </w:ins>
      <w:ins w:id="1327" w:author="像个男人一样" w:date="2018-03-22T12:32:16Z">
        <w:r>
          <w:rPr>
            <w:rFonts w:hint="eastAsia"/>
            <w:lang w:eastAsia="zh-CN"/>
          </w:rPr>
          <w:t>:Using a Three-Axis Accelerometer and GPS Module in a Smart Phone to Measure Walking Steps and Distance</w:t>
        </w:r>
      </w:ins>
      <w:ins w:id="1328" w:author="像个男人一样" w:date="2018-03-22T12:32:16Z">
        <w:r>
          <w:rPr/>
          <w:tab/>
        </w:r>
      </w:ins>
      <w:ins w:id="1329" w:author="像个男人一样" w:date="2018-03-22T12:32:16Z">
        <w:r>
          <w:rPr/>
          <w:fldChar w:fldCharType="begin"/>
        </w:r>
      </w:ins>
      <w:ins w:id="1330" w:author="像个男人一样" w:date="2018-03-22T12:32:16Z">
        <w:r>
          <w:rPr/>
          <w:instrText xml:space="preserve"> PAGEREF _Toc18541 </w:instrText>
        </w:r>
      </w:ins>
      <w:ins w:id="1331" w:author="像个男人一样" w:date="2018-03-22T12:32:16Z">
        <w:r>
          <w:rPr/>
          <w:fldChar w:fldCharType="separate"/>
        </w:r>
      </w:ins>
      <w:ins w:id="1332" w:author="像个男人一样" w:date="2018-03-22T12:32:18Z">
        <w:r>
          <w:rPr/>
          <w:t>14</w:t>
        </w:r>
      </w:ins>
      <w:ins w:id="1333" w:author="像个男人一样" w:date="2018-03-22T12:32:16Z">
        <w:r>
          <w:rPr/>
          <w:fldChar w:fldCharType="end"/>
        </w:r>
      </w:ins>
      <w:ins w:id="1334" w:author="像个男人一样" w:date="2018-03-22T12:32:16Z">
        <w:r>
          <w:rPr>
            <w:bCs/>
          </w:rPr>
          <w:fldChar w:fldCharType="end"/>
        </w:r>
      </w:ins>
    </w:p>
    <w:p>
      <w:pPr>
        <w:pStyle w:val="18"/>
        <w:tabs>
          <w:tab w:val="right" w:leader="dot" w:pos="9026"/>
        </w:tabs>
        <w:rPr>
          <w:ins w:id="1335" w:author="像个男人一样" w:date="2018-03-22T12:32:16Z"/>
        </w:rPr>
      </w:pPr>
      <w:ins w:id="1336" w:author="像个男人一样" w:date="2018-03-22T12:32:16Z">
        <w:r>
          <w:rPr>
            <w:bCs/>
          </w:rPr>
          <w:fldChar w:fldCharType="begin"/>
        </w:r>
      </w:ins>
      <w:ins w:id="1337" w:author="像个男人一样" w:date="2018-03-22T12:32:16Z">
        <w:r>
          <w:rPr>
            <w:bCs/>
          </w:rPr>
          <w:instrText xml:space="preserve"> HYPERLINK \l _Toc9218 </w:instrText>
        </w:r>
      </w:ins>
      <w:ins w:id="1338" w:author="像个男人一样" w:date="2018-03-22T12:32:16Z">
        <w:r>
          <w:rPr>
            <w:bCs/>
          </w:rPr>
          <w:fldChar w:fldCharType="separate"/>
        </w:r>
      </w:ins>
      <w:ins w:id="1339" w:author="像个男人一样" w:date="2018-03-22T12:32:16Z">
        <w:r>
          <w:rPr/>
          <w:t>Figure 2</w:t>
        </w:r>
      </w:ins>
      <w:ins w:id="1340" w:author="像个男人一样" w:date="2018-03-22T12:32:16Z">
        <w:r>
          <w:rPr>
            <w:rFonts w:hint="eastAsia"/>
            <w:lang w:eastAsia="zh-CN"/>
          </w:rPr>
          <w:t>.</w:t>
        </w:r>
      </w:ins>
      <w:ins w:id="1341" w:author="像个男人一样" w:date="2018-03-22T12:32:16Z">
        <w:r>
          <w:rPr/>
          <w:t xml:space="preserve">4 </w:t>
        </w:r>
      </w:ins>
      <w:ins w:id="1342" w:author="像个男人一样" w:date="2018-03-22T12:32:16Z">
        <w:r>
          <w:rPr>
            <w:rFonts w:hint="eastAsia"/>
            <w:lang w:eastAsia="zh-CN"/>
          </w:rPr>
          <w:t>:Full-Featured Pedometer Design Realized with 3-Axis Digital Accelerometer</w:t>
        </w:r>
      </w:ins>
      <w:ins w:id="1343" w:author="像个男人一样" w:date="2018-03-22T12:32:16Z">
        <w:r>
          <w:rPr/>
          <w:tab/>
        </w:r>
      </w:ins>
      <w:ins w:id="1344" w:author="像个男人一样" w:date="2018-03-22T12:32:16Z">
        <w:r>
          <w:rPr/>
          <w:fldChar w:fldCharType="begin"/>
        </w:r>
      </w:ins>
      <w:ins w:id="1345" w:author="像个男人一样" w:date="2018-03-22T12:32:16Z">
        <w:r>
          <w:rPr/>
          <w:instrText xml:space="preserve"> PAGEREF _Toc9218 </w:instrText>
        </w:r>
      </w:ins>
      <w:ins w:id="1346" w:author="像个男人一样" w:date="2018-03-22T12:32:16Z">
        <w:r>
          <w:rPr/>
          <w:fldChar w:fldCharType="separate"/>
        </w:r>
      </w:ins>
      <w:ins w:id="1347" w:author="像个男人一样" w:date="2018-03-22T12:32:18Z">
        <w:r>
          <w:rPr/>
          <w:t>15</w:t>
        </w:r>
      </w:ins>
      <w:ins w:id="1348" w:author="像个男人一样" w:date="2018-03-22T12:32:16Z">
        <w:r>
          <w:rPr/>
          <w:fldChar w:fldCharType="end"/>
        </w:r>
      </w:ins>
      <w:ins w:id="1349" w:author="像个男人一样" w:date="2018-03-22T12:32:16Z">
        <w:r>
          <w:rPr>
            <w:bCs/>
          </w:rPr>
          <w:fldChar w:fldCharType="end"/>
        </w:r>
      </w:ins>
    </w:p>
    <w:p>
      <w:pPr>
        <w:pStyle w:val="18"/>
        <w:tabs>
          <w:tab w:val="right" w:leader="dot" w:pos="9026"/>
        </w:tabs>
        <w:rPr>
          <w:ins w:id="1350" w:author="像个男人一样" w:date="2018-03-22T12:32:16Z"/>
        </w:rPr>
      </w:pPr>
      <w:ins w:id="1351" w:author="像个男人一样" w:date="2018-03-22T12:32:16Z">
        <w:r>
          <w:rPr>
            <w:bCs/>
          </w:rPr>
          <w:fldChar w:fldCharType="begin"/>
        </w:r>
      </w:ins>
      <w:ins w:id="1352" w:author="像个男人一样" w:date="2018-03-22T12:32:16Z">
        <w:r>
          <w:rPr>
            <w:bCs/>
          </w:rPr>
          <w:instrText xml:space="preserve"> HYPERLINK \l _Toc17701 </w:instrText>
        </w:r>
      </w:ins>
      <w:ins w:id="1353" w:author="像个男人一样" w:date="2018-03-22T12:32:16Z">
        <w:r>
          <w:rPr>
            <w:bCs/>
          </w:rPr>
          <w:fldChar w:fldCharType="separate"/>
        </w:r>
      </w:ins>
      <w:ins w:id="1354" w:author="像个男人一样" w:date="2018-03-22T12:32:16Z">
        <w:r>
          <w:rPr/>
          <w:t>Figure 2</w:t>
        </w:r>
      </w:ins>
      <w:ins w:id="1355" w:author="像个男人一样" w:date="2018-03-22T12:32:16Z">
        <w:r>
          <w:rPr>
            <w:rFonts w:hint="eastAsia"/>
            <w:lang w:eastAsia="zh-CN"/>
          </w:rPr>
          <w:t>.</w:t>
        </w:r>
      </w:ins>
      <w:ins w:id="1356" w:author="像个男人一样" w:date="2018-03-22T12:32:16Z">
        <w:r>
          <w:rPr/>
          <w:t xml:space="preserve">5 </w:t>
        </w:r>
      </w:ins>
      <w:ins w:id="1357" w:author="像个男人一样" w:date="2018-03-22T12:32:16Z">
        <w:r>
          <w:rPr>
            <w:rFonts w:hint="eastAsia"/>
            <w:lang w:eastAsia="zh-CN"/>
          </w:rPr>
          <w:t>:A Step, Stride and Heading Determination for the Pedestrian Navigation System</w:t>
        </w:r>
      </w:ins>
      <w:ins w:id="1358" w:author="像个男人一样" w:date="2018-03-22T12:32:16Z">
        <w:r>
          <w:rPr/>
          <w:tab/>
        </w:r>
      </w:ins>
      <w:ins w:id="1359" w:author="像个男人一样" w:date="2018-03-22T12:32:16Z">
        <w:r>
          <w:rPr/>
          <w:fldChar w:fldCharType="begin"/>
        </w:r>
      </w:ins>
      <w:ins w:id="1360" w:author="像个男人一样" w:date="2018-03-22T12:32:16Z">
        <w:r>
          <w:rPr/>
          <w:instrText xml:space="preserve"> PAGEREF _Toc17701 </w:instrText>
        </w:r>
      </w:ins>
      <w:ins w:id="1361" w:author="像个男人一样" w:date="2018-03-22T12:32:16Z">
        <w:r>
          <w:rPr/>
          <w:fldChar w:fldCharType="separate"/>
        </w:r>
      </w:ins>
      <w:ins w:id="1362" w:author="像个男人一样" w:date="2018-03-22T12:32:18Z">
        <w:r>
          <w:rPr/>
          <w:t>15</w:t>
        </w:r>
      </w:ins>
      <w:ins w:id="1363" w:author="像个男人一样" w:date="2018-03-22T12:32:16Z">
        <w:r>
          <w:rPr/>
          <w:fldChar w:fldCharType="end"/>
        </w:r>
      </w:ins>
      <w:ins w:id="1364" w:author="像个男人一样" w:date="2018-03-22T12:32:16Z">
        <w:r>
          <w:rPr>
            <w:bCs/>
          </w:rPr>
          <w:fldChar w:fldCharType="end"/>
        </w:r>
      </w:ins>
    </w:p>
    <w:p>
      <w:pPr>
        <w:pStyle w:val="18"/>
        <w:tabs>
          <w:tab w:val="right" w:leader="dot" w:pos="9026"/>
        </w:tabs>
        <w:rPr>
          <w:ins w:id="1365" w:author="像个男人一样" w:date="2018-03-22T12:32:16Z"/>
        </w:rPr>
      </w:pPr>
      <w:ins w:id="1366" w:author="像个男人一样" w:date="2018-03-22T12:32:16Z">
        <w:r>
          <w:rPr>
            <w:bCs/>
          </w:rPr>
          <w:fldChar w:fldCharType="begin"/>
        </w:r>
      </w:ins>
      <w:ins w:id="1367" w:author="像个男人一样" w:date="2018-03-22T12:32:16Z">
        <w:r>
          <w:rPr>
            <w:bCs/>
          </w:rPr>
          <w:instrText xml:space="preserve"> HYPERLINK \l _Toc10788 </w:instrText>
        </w:r>
      </w:ins>
      <w:ins w:id="1368" w:author="像个男人一样" w:date="2018-03-22T12:32:16Z">
        <w:r>
          <w:rPr>
            <w:bCs/>
          </w:rPr>
          <w:fldChar w:fldCharType="separate"/>
        </w:r>
      </w:ins>
      <w:ins w:id="1369" w:author="像个男人一样" w:date="2018-03-22T12:32:16Z">
        <w:r>
          <w:rPr/>
          <w:t>Figure 2</w:t>
        </w:r>
      </w:ins>
      <w:ins w:id="1370" w:author="像个男人一样" w:date="2018-03-22T12:32:16Z">
        <w:r>
          <w:rPr>
            <w:rFonts w:hint="eastAsia"/>
            <w:lang w:eastAsia="zh-CN"/>
          </w:rPr>
          <w:t>.</w:t>
        </w:r>
      </w:ins>
      <w:ins w:id="1371" w:author="像个男人一样" w:date="2018-03-22T12:32:16Z">
        <w:r>
          <w:rPr/>
          <w:t xml:space="preserve">6 </w:t>
        </w:r>
      </w:ins>
      <w:ins w:id="1372" w:author="像个男人一样" w:date="2018-03-22T12:32:16Z">
        <w:r>
          <w:rPr>
            <w:rFonts w:hint="eastAsia"/>
            <w:lang w:eastAsia="zh-CN"/>
          </w:rPr>
          <w:t>:The three axes data of the accelerometer from iPhone</w:t>
        </w:r>
      </w:ins>
      <w:ins w:id="1373" w:author="像个男人一样" w:date="2018-03-22T12:32:16Z">
        <w:r>
          <w:rPr/>
          <w:tab/>
        </w:r>
      </w:ins>
      <w:ins w:id="1374" w:author="像个男人一样" w:date="2018-03-22T12:32:16Z">
        <w:r>
          <w:rPr/>
          <w:fldChar w:fldCharType="begin"/>
        </w:r>
      </w:ins>
      <w:ins w:id="1375" w:author="像个男人一样" w:date="2018-03-22T12:32:16Z">
        <w:r>
          <w:rPr/>
          <w:instrText xml:space="preserve"> PAGEREF _Toc10788 </w:instrText>
        </w:r>
      </w:ins>
      <w:ins w:id="1376" w:author="像个男人一样" w:date="2018-03-22T12:32:16Z">
        <w:r>
          <w:rPr/>
          <w:fldChar w:fldCharType="separate"/>
        </w:r>
      </w:ins>
      <w:ins w:id="1377" w:author="像个男人一样" w:date="2018-03-22T12:32:18Z">
        <w:r>
          <w:rPr/>
          <w:t>16</w:t>
        </w:r>
      </w:ins>
      <w:ins w:id="1378" w:author="像个男人一样" w:date="2018-03-22T12:32:16Z">
        <w:r>
          <w:rPr/>
          <w:fldChar w:fldCharType="end"/>
        </w:r>
      </w:ins>
      <w:ins w:id="1379" w:author="像个男人一样" w:date="2018-03-22T12:32:16Z">
        <w:r>
          <w:rPr>
            <w:bCs/>
          </w:rPr>
          <w:fldChar w:fldCharType="end"/>
        </w:r>
      </w:ins>
    </w:p>
    <w:p>
      <w:pPr>
        <w:pStyle w:val="18"/>
        <w:tabs>
          <w:tab w:val="right" w:leader="dot" w:pos="9026"/>
        </w:tabs>
        <w:rPr>
          <w:ins w:id="1380" w:author="像个男人一样" w:date="2018-03-22T12:32:16Z"/>
        </w:rPr>
      </w:pPr>
      <w:ins w:id="1381" w:author="像个男人一样" w:date="2018-03-22T12:32:16Z">
        <w:r>
          <w:rPr>
            <w:bCs/>
          </w:rPr>
          <w:fldChar w:fldCharType="begin"/>
        </w:r>
      </w:ins>
      <w:ins w:id="1382" w:author="像个男人一样" w:date="2018-03-22T12:32:16Z">
        <w:r>
          <w:rPr>
            <w:bCs/>
          </w:rPr>
          <w:instrText xml:space="preserve"> HYPERLINK \l _Toc9809 </w:instrText>
        </w:r>
      </w:ins>
      <w:ins w:id="1383" w:author="像个男人一样" w:date="2018-03-22T12:32:16Z">
        <w:r>
          <w:rPr>
            <w:bCs/>
          </w:rPr>
          <w:fldChar w:fldCharType="separate"/>
        </w:r>
      </w:ins>
      <w:ins w:id="1384" w:author="像个男人一样" w:date="2018-03-22T12:32:16Z">
        <w:r>
          <w:rPr>
            <w:rFonts w:hint="eastAsia"/>
          </w:rPr>
          <w:t>Figure 2</w:t>
        </w:r>
      </w:ins>
      <w:ins w:id="1385" w:author="像个男人一样" w:date="2018-03-22T12:32:16Z">
        <w:r>
          <w:rPr>
            <w:rFonts w:hint="default"/>
            <w:lang w:eastAsia="zh-CN"/>
          </w:rPr>
          <w:t>.</w:t>
        </w:r>
      </w:ins>
      <w:ins w:id="1386" w:author="像个男人一样" w:date="2018-03-22T12:32:16Z">
        <w:r>
          <w:rPr/>
          <w:t xml:space="preserve">7 </w:t>
        </w:r>
      </w:ins>
      <w:ins w:id="1387" w:author="像个男人一样" w:date="2018-03-22T12:32:16Z">
        <w:r>
          <w:rPr>
            <w:rFonts w:hint="default"/>
            <w:lang w:eastAsia="zh-CN"/>
          </w:rPr>
          <w:t>:The total accelerometer data after calculation</w:t>
        </w:r>
      </w:ins>
      <w:ins w:id="1388" w:author="像个男人一样" w:date="2018-03-22T12:32:16Z">
        <w:r>
          <w:rPr/>
          <w:tab/>
        </w:r>
      </w:ins>
      <w:ins w:id="1389" w:author="像个男人一样" w:date="2018-03-22T12:32:16Z">
        <w:r>
          <w:rPr/>
          <w:fldChar w:fldCharType="begin"/>
        </w:r>
      </w:ins>
      <w:ins w:id="1390" w:author="像个男人一样" w:date="2018-03-22T12:32:16Z">
        <w:r>
          <w:rPr/>
          <w:instrText xml:space="preserve"> PAGEREF _Toc9809 </w:instrText>
        </w:r>
      </w:ins>
      <w:ins w:id="1391" w:author="像个男人一样" w:date="2018-03-22T12:32:16Z">
        <w:r>
          <w:rPr/>
          <w:fldChar w:fldCharType="separate"/>
        </w:r>
      </w:ins>
      <w:ins w:id="1392" w:author="像个男人一样" w:date="2018-03-22T12:32:18Z">
        <w:r>
          <w:rPr/>
          <w:t>16</w:t>
        </w:r>
      </w:ins>
      <w:ins w:id="1393" w:author="像个男人一样" w:date="2018-03-22T12:32:16Z">
        <w:r>
          <w:rPr/>
          <w:fldChar w:fldCharType="end"/>
        </w:r>
      </w:ins>
      <w:ins w:id="1394" w:author="像个男人一样" w:date="2018-03-22T12:32:16Z">
        <w:r>
          <w:rPr>
            <w:bCs/>
          </w:rPr>
          <w:fldChar w:fldCharType="end"/>
        </w:r>
      </w:ins>
    </w:p>
    <w:p>
      <w:pPr>
        <w:pStyle w:val="18"/>
        <w:tabs>
          <w:tab w:val="right" w:leader="dot" w:pos="9026"/>
        </w:tabs>
        <w:rPr>
          <w:ins w:id="1395" w:author="像个男人一样" w:date="2018-03-22T12:32:16Z"/>
        </w:rPr>
      </w:pPr>
      <w:ins w:id="1396" w:author="像个男人一样" w:date="2018-03-22T12:32:16Z">
        <w:r>
          <w:rPr>
            <w:bCs/>
          </w:rPr>
          <w:fldChar w:fldCharType="begin"/>
        </w:r>
      </w:ins>
      <w:ins w:id="1397" w:author="像个男人一样" w:date="2018-03-22T12:32:16Z">
        <w:r>
          <w:rPr>
            <w:bCs/>
          </w:rPr>
          <w:instrText xml:space="preserve"> HYPERLINK \l _Toc16213 </w:instrText>
        </w:r>
      </w:ins>
      <w:ins w:id="1398" w:author="像个男人一样" w:date="2018-03-22T12:32:16Z">
        <w:r>
          <w:rPr>
            <w:bCs/>
          </w:rPr>
          <w:fldChar w:fldCharType="separate"/>
        </w:r>
      </w:ins>
      <w:ins w:id="1399" w:author="像个男人一样" w:date="2018-03-22T12:32:16Z">
        <w:r>
          <w:rPr/>
          <w:t>Figure 2</w:t>
        </w:r>
      </w:ins>
      <w:ins w:id="1400" w:author="像个男人一样" w:date="2018-03-22T12:32:16Z">
        <w:r>
          <w:rPr>
            <w:rFonts w:hint="eastAsia"/>
            <w:lang w:eastAsia="zh-CN"/>
          </w:rPr>
          <w:t>.</w:t>
        </w:r>
      </w:ins>
      <w:ins w:id="1401" w:author="像个男人一样" w:date="2018-03-22T12:32:16Z">
        <w:r>
          <w:rPr/>
          <w:t xml:space="preserve">8 </w:t>
        </w:r>
      </w:ins>
      <w:ins w:id="1402" w:author="像个男人一样" w:date="2018-03-22T12:32:16Z">
        <w:r>
          <w:rPr>
            <w:rFonts w:hint="eastAsia"/>
            <w:lang w:eastAsia="zh-CN"/>
          </w:rPr>
          <w:t xml:space="preserve">:The peak data of  the Accelerometer </w:t>
        </w:r>
      </w:ins>
      <w:ins w:id="1403" w:author="像个男人一样" w:date="2018-03-22T12:32:16Z">
        <w:r>
          <w:rPr/>
          <w:tab/>
        </w:r>
      </w:ins>
      <w:ins w:id="1404" w:author="像个男人一样" w:date="2018-03-22T12:32:16Z">
        <w:r>
          <w:rPr/>
          <w:fldChar w:fldCharType="begin"/>
        </w:r>
      </w:ins>
      <w:ins w:id="1405" w:author="像个男人一样" w:date="2018-03-22T12:32:16Z">
        <w:r>
          <w:rPr/>
          <w:instrText xml:space="preserve"> PAGEREF _Toc16213 </w:instrText>
        </w:r>
      </w:ins>
      <w:ins w:id="1406" w:author="像个男人一样" w:date="2018-03-22T12:32:16Z">
        <w:r>
          <w:rPr/>
          <w:fldChar w:fldCharType="separate"/>
        </w:r>
      </w:ins>
      <w:ins w:id="1407" w:author="像个男人一样" w:date="2018-03-22T12:32:18Z">
        <w:r>
          <w:rPr/>
          <w:t>17</w:t>
        </w:r>
      </w:ins>
      <w:ins w:id="1408" w:author="像个男人一样" w:date="2018-03-22T12:32:16Z">
        <w:r>
          <w:rPr/>
          <w:fldChar w:fldCharType="end"/>
        </w:r>
      </w:ins>
      <w:ins w:id="1409" w:author="像个男人一样" w:date="2018-03-22T12:32:16Z">
        <w:r>
          <w:rPr>
            <w:bCs/>
          </w:rPr>
          <w:fldChar w:fldCharType="end"/>
        </w:r>
      </w:ins>
    </w:p>
    <w:p>
      <w:pPr>
        <w:pStyle w:val="18"/>
        <w:tabs>
          <w:tab w:val="right" w:leader="dot" w:pos="9026"/>
        </w:tabs>
        <w:rPr>
          <w:ins w:id="1410" w:author="像个男人一样" w:date="2018-03-22T12:32:17Z"/>
        </w:rPr>
      </w:pPr>
      <w:ins w:id="1411" w:author="像个男人一样" w:date="2018-03-22T12:32:16Z">
        <w:r>
          <w:rPr>
            <w:bCs/>
          </w:rPr>
          <w:fldChar w:fldCharType="begin"/>
        </w:r>
      </w:ins>
      <w:ins w:id="1412" w:author="像个男人一样" w:date="2018-03-22T12:32:16Z">
        <w:r>
          <w:rPr>
            <w:bCs/>
          </w:rPr>
          <w:instrText xml:space="preserve"> HYPERLINK \l _Toc7699 </w:instrText>
        </w:r>
      </w:ins>
      <w:ins w:id="1413" w:author="像个男人一样" w:date="2018-03-22T12:32:16Z">
        <w:r>
          <w:rPr>
            <w:bCs/>
          </w:rPr>
          <w:fldChar w:fldCharType="separate"/>
        </w:r>
      </w:ins>
      <w:ins w:id="1414" w:author="像个男人一样" w:date="2018-03-22T12:32:17Z">
        <w:r>
          <w:rPr/>
          <w:t>Figure 2</w:t>
        </w:r>
      </w:ins>
      <w:ins w:id="1415" w:author="像个男人一样" w:date="2018-03-22T12:32:17Z">
        <w:r>
          <w:rPr>
            <w:rFonts w:hint="default"/>
            <w:lang w:eastAsia="zh-CN"/>
          </w:rPr>
          <w:t>.</w:t>
        </w:r>
      </w:ins>
      <w:ins w:id="1416" w:author="像个男人一样" w:date="2018-03-22T12:32:17Z">
        <w:r>
          <w:rPr/>
          <w:t xml:space="preserve">9 </w:t>
        </w:r>
      </w:ins>
      <w:ins w:id="1417" w:author="像个男人一样" w:date="2018-03-22T12:32:17Z">
        <w:r>
          <w:rPr>
            <w:rFonts w:hint="default"/>
            <w:lang w:eastAsia="zh-CN"/>
          </w:rPr>
          <w:t xml:space="preserve">:The intervals among the peaks </w:t>
        </w:r>
      </w:ins>
      <w:ins w:id="1418" w:author="像个男人一样" w:date="2018-03-22T12:32:17Z">
        <w:r>
          <w:rPr/>
          <w:tab/>
        </w:r>
      </w:ins>
      <w:ins w:id="1419" w:author="像个男人一样" w:date="2018-03-22T12:32:17Z">
        <w:r>
          <w:rPr/>
          <w:fldChar w:fldCharType="begin"/>
        </w:r>
      </w:ins>
      <w:ins w:id="1420" w:author="像个男人一样" w:date="2018-03-22T12:32:17Z">
        <w:r>
          <w:rPr/>
          <w:instrText xml:space="preserve"> PAGEREF _Toc7699 </w:instrText>
        </w:r>
      </w:ins>
      <w:ins w:id="1421" w:author="像个男人一样" w:date="2018-03-22T12:32:17Z">
        <w:r>
          <w:rPr/>
          <w:fldChar w:fldCharType="separate"/>
        </w:r>
      </w:ins>
      <w:ins w:id="1422" w:author="像个男人一样" w:date="2018-03-22T12:32:18Z">
        <w:r>
          <w:rPr/>
          <w:t>18</w:t>
        </w:r>
      </w:ins>
      <w:ins w:id="1423" w:author="像个男人一样" w:date="2018-03-22T12:32:17Z">
        <w:r>
          <w:rPr/>
          <w:fldChar w:fldCharType="end"/>
        </w:r>
      </w:ins>
      <w:ins w:id="1424" w:author="像个男人一样" w:date="2018-03-22T12:32:16Z">
        <w:r>
          <w:rPr>
            <w:bCs/>
          </w:rPr>
          <w:fldChar w:fldCharType="end"/>
        </w:r>
      </w:ins>
    </w:p>
    <w:p>
      <w:pPr>
        <w:pStyle w:val="18"/>
        <w:tabs>
          <w:tab w:val="right" w:leader="dot" w:pos="9026"/>
        </w:tabs>
        <w:rPr>
          <w:ins w:id="1425" w:author="像个男人一样" w:date="2018-03-22T12:32:17Z"/>
        </w:rPr>
      </w:pPr>
      <w:ins w:id="1426" w:author="像个男人一样" w:date="2018-03-22T12:32:17Z">
        <w:r>
          <w:rPr>
            <w:bCs/>
          </w:rPr>
          <w:fldChar w:fldCharType="begin"/>
        </w:r>
      </w:ins>
      <w:ins w:id="1427" w:author="像个男人一样" w:date="2018-03-22T12:32:17Z">
        <w:r>
          <w:rPr>
            <w:bCs/>
          </w:rPr>
          <w:instrText xml:space="preserve"> HYPERLINK \l _Toc27167 </w:instrText>
        </w:r>
      </w:ins>
      <w:ins w:id="1428" w:author="像个男人一样" w:date="2018-03-22T12:32:17Z">
        <w:r>
          <w:rPr>
            <w:bCs/>
          </w:rPr>
          <w:fldChar w:fldCharType="separate"/>
        </w:r>
      </w:ins>
      <w:ins w:id="1429" w:author="像个男人一样" w:date="2018-03-22T12:32:17Z">
        <w:r>
          <w:rPr/>
          <w:t>Figure 2</w:t>
        </w:r>
      </w:ins>
      <w:ins w:id="1430" w:author="像个男人一样" w:date="2018-03-22T12:32:17Z">
        <w:r>
          <w:rPr>
            <w:rFonts w:hint="eastAsia"/>
            <w:lang w:eastAsia="zh-CN"/>
          </w:rPr>
          <w:t>.</w:t>
        </w:r>
      </w:ins>
      <w:ins w:id="1431" w:author="像个男人一样" w:date="2018-03-22T12:32:17Z">
        <w:r>
          <w:rPr/>
          <w:t xml:space="preserve">10 </w:t>
        </w:r>
      </w:ins>
      <w:ins w:id="1432" w:author="像个男人一样" w:date="2018-03-22T12:32:17Z">
        <w:r>
          <w:rPr>
            <w:rFonts w:hint="eastAsia"/>
            <w:lang w:eastAsia="zh-CN"/>
          </w:rPr>
          <w:t>:The threshold figure</w:t>
        </w:r>
      </w:ins>
      <w:ins w:id="1433" w:author="像个男人一样" w:date="2018-03-22T12:32:17Z">
        <w:r>
          <w:rPr/>
          <w:tab/>
        </w:r>
      </w:ins>
      <w:ins w:id="1434" w:author="像个男人一样" w:date="2018-03-22T12:32:17Z">
        <w:r>
          <w:rPr/>
          <w:fldChar w:fldCharType="begin"/>
        </w:r>
      </w:ins>
      <w:ins w:id="1435" w:author="像个男人一样" w:date="2018-03-22T12:32:17Z">
        <w:r>
          <w:rPr/>
          <w:instrText xml:space="preserve"> PAGEREF _Toc27167 </w:instrText>
        </w:r>
      </w:ins>
      <w:ins w:id="1436" w:author="像个男人一样" w:date="2018-03-22T12:32:17Z">
        <w:r>
          <w:rPr/>
          <w:fldChar w:fldCharType="separate"/>
        </w:r>
      </w:ins>
      <w:ins w:id="1437" w:author="像个男人一样" w:date="2018-03-22T12:32:18Z">
        <w:r>
          <w:rPr/>
          <w:t>19</w:t>
        </w:r>
      </w:ins>
      <w:ins w:id="1438" w:author="像个男人一样" w:date="2018-03-22T12:32:17Z">
        <w:r>
          <w:rPr/>
          <w:fldChar w:fldCharType="end"/>
        </w:r>
      </w:ins>
      <w:ins w:id="1439" w:author="像个男人一样" w:date="2018-03-22T12:32:17Z">
        <w:r>
          <w:rPr>
            <w:bCs/>
          </w:rPr>
          <w:fldChar w:fldCharType="end"/>
        </w:r>
      </w:ins>
    </w:p>
    <w:p>
      <w:pPr>
        <w:pStyle w:val="18"/>
        <w:tabs>
          <w:tab w:val="right" w:leader="dot" w:pos="9026"/>
        </w:tabs>
        <w:rPr>
          <w:ins w:id="1440" w:author="像个男人一样" w:date="2018-03-22T12:32:17Z"/>
        </w:rPr>
      </w:pPr>
      <w:ins w:id="1441" w:author="像个男人一样" w:date="2018-03-22T12:32:17Z">
        <w:r>
          <w:rPr>
            <w:bCs/>
          </w:rPr>
          <w:fldChar w:fldCharType="begin"/>
        </w:r>
      </w:ins>
      <w:ins w:id="1442" w:author="像个男人一样" w:date="2018-03-22T12:32:17Z">
        <w:r>
          <w:rPr>
            <w:bCs/>
          </w:rPr>
          <w:instrText xml:space="preserve"> HYPERLINK \l _Toc16398 </w:instrText>
        </w:r>
      </w:ins>
      <w:ins w:id="1443" w:author="像个男人一样" w:date="2018-03-22T12:32:17Z">
        <w:r>
          <w:rPr>
            <w:bCs/>
          </w:rPr>
          <w:fldChar w:fldCharType="separate"/>
        </w:r>
      </w:ins>
      <w:ins w:id="1444" w:author="像个男人一样" w:date="2018-03-22T12:32:17Z">
        <w:r>
          <w:rPr/>
          <w:t>Figure 2</w:t>
        </w:r>
      </w:ins>
      <w:ins w:id="1445" w:author="像个男人一样" w:date="2018-03-22T12:32:17Z">
        <w:r>
          <w:rPr>
            <w:rFonts w:hint="eastAsia"/>
            <w:lang w:eastAsia="zh-CN"/>
          </w:rPr>
          <w:t>.</w:t>
        </w:r>
      </w:ins>
      <w:ins w:id="1446" w:author="像个男人一样" w:date="2018-03-22T12:32:17Z">
        <w:r>
          <w:rPr/>
          <w:t xml:space="preserve">11 </w:t>
        </w:r>
      </w:ins>
      <w:ins w:id="1447" w:author="像个男人一样" w:date="2018-03-22T12:32:17Z">
        <w:r>
          <w:rPr>
            <w:rFonts w:hint="eastAsia"/>
            <w:lang w:eastAsia="zh-CN"/>
          </w:rPr>
          <w:t xml:space="preserve">:The different Pattern data </w:t>
        </w:r>
      </w:ins>
      <w:ins w:id="1448" w:author="像个男人一样" w:date="2018-03-22T12:32:17Z">
        <w:r>
          <w:rPr/>
          <w:tab/>
        </w:r>
      </w:ins>
      <w:ins w:id="1449" w:author="像个男人一样" w:date="2018-03-22T12:32:17Z">
        <w:r>
          <w:rPr/>
          <w:fldChar w:fldCharType="begin"/>
        </w:r>
      </w:ins>
      <w:ins w:id="1450" w:author="像个男人一样" w:date="2018-03-22T12:32:17Z">
        <w:r>
          <w:rPr/>
          <w:instrText xml:space="preserve"> PAGEREF _Toc16398 </w:instrText>
        </w:r>
      </w:ins>
      <w:ins w:id="1451" w:author="像个男人一样" w:date="2018-03-22T12:32:17Z">
        <w:r>
          <w:rPr/>
          <w:fldChar w:fldCharType="separate"/>
        </w:r>
      </w:ins>
      <w:ins w:id="1452" w:author="像个男人一样" w:date="2018-03-22T12:32:18Z">
        <w:r>
          <w:rPr/>
          <w:t>20</w:t>
        </w:r>
      </w:ins>
      <w:ins w:id="1453" w:author="像个男人一样" w:date="2018-03-22T12:32:17Z">
        <w:r>
          <w:rPr/>
          <w:fldChar w:fldCharType="end"/>
        </w:r>
      </w:ins>
      <w:ins w:id="1454" w:author="像个男人一样" w:date="2018-03-22T12:32:17Z">
        <w:r>
          <w:rPr>
            <w:bCs/>
          </w:rPr>
          <w:fldChar w:fldCharType="end"/>
        </w:r>
      </w:ins>
    </w:p>
    <w:p>
      <w:pPr>
        <w:pStyle w:val="18"/>
        <w:tabs>
          <w:tab w:val="right" w:leader="dot" w:pos="9026"/>
        </w:tabs>
        <w:rPr>
          <w:ins w:id="1455" w:author="像个男人一样" w:date="2018-03-22T12:32:17Z"/>
        </w:rPr>
      </w:pPr>
      <w:ins w:id="1456" w:author="像个男人一样" w:date="2018-03-22T12:32:17Z">
        <w:r>
          <w:rPr>
            <w:bCs/>
          </w:rPr>
          <w:fldChar w:fldCharType="begin"/>
        </w:r>
      </w:ins>
      <w:ins w:id="1457" w:author="像个男人一样" w:date="2018-03-22T12:32:17Z">
        <w:r>
          <w:rPr>
            <w:bCs/>
          </w:rPr>
          <w:instrText xml:space="preserve"> HYPERLINK \l _Toc26382 </w:instrText>
        </w:r>
      </w:ins>
      <w:ins w:id="1458" w:author="像个男人一样" w:date="2018-03-22T12:32:17Z">
        <w:r>
          <w:rPr>
            <w:bCs/>
          </w:rPr>
          <w:fldChar w:fldCharType="separate"/>
        </w:r>
      </w:ins>
      <w:ins w:id="1459" w:author="像个男人一样" w:date="2018-03-22T12:32:17Z">
        <w:r>
          <w:rPr/>
          <w:t>Figure 2</w:t>
        </w:r>
      </w:ins>
      <w:ins w:id="1460" w:author="像个男人一样" w:date="2018-03-22T12:32:17Z">
        <w:r>
          <w:rPr>
            <w:rFonts w:hint="eastAsia"/>
            <w:lang w:eastAsia="zh-CN"/>
          </w:rPr>
          <w:t>.</w:t>
        </w:r>
      </w:ins>
      <w:ins w:id="1461" w:author="像个男人一样" w:date="2018-03-22T12:32:17Z">
        <w:r>
          <w:rPr/>
          <w:t xml:space="preserve">12 </w:t>
        </w:r>
      </w:ins>
      <w:ins w:id="1462" w:author="像个男人一样" w:date="2018-03-22T12:32:17Z">
        <w:r>
          <w:rPr>
            <w:rFonts w:hint="eastAsia"/>
            <w:lang w:eastAsia="zh-CN"/>
          </w:rPr>
          <w:t>:The program of calculating the steps</w:t>
        </w:r>
      </w:ins>
      <w:ins w:id="1463" w:author="像个男人一样" w:date="2018-03-22T12:32:17Z">
        <w:r>
          <w:rPr/>
          <w:tab/>
        </w:r>
      </w:ins>
      <w:ins w:id="1464" w:author="像个男人一样" w:date="2018-03-22T12:32:17Z">
        <w:r>
          <w:rPr/>
          <w:fldChar w:fldCharType="begin"/>
        </w:r>
      </w:ins>
      <w:ins w:id="1465" w:author="像个男人一样" w:date="2018-03-22T12:32:17Z">
        <w:r>
          <w:rPr/>
          <w:instrText xml:space="preserve"> PAGEREF _Toc26382 </w:instrText>
        </w:r>
      </w:ins>
      <w:ins w:id="1466" w:author="像个男人一样" w:date="2018-03-22T12:32:17Z">
        <w:r>
          <w:rPr/>
          <w:fldChar w:fldCharType="separate"/>
        </w:r>
      </w:ins>
      <w:ins w:id="1467" w:author="像个男人一样" w:date="2018-03-22T12:32:18Z">
        <w:r>
          <w:rPr/>
          <w:t>21</w:t>
        </w:r>
      </w:ins>
      <w:ins w:id="1468" w:author="像个男人一样" w:date="2018-03-22T12:32:17Z">
        <w:r>
          <w:rPr/>
          <w:fldChar w:fldCharType="end"/>
        </w:r>
      </w:ins>
      <w:ins w:id="1469" w:author="像个男人一样" w:date="2018-03-22T12:32:17Z">
        <w:r>
          <w:rPr>
            <w:bCs/>
          </w:rPr>
          <w:fldChar w:fldCharType="end"/>
        </w:r>
      </w:ins>
    </w:p>
    <w:p>
      <w:pPr>
        <w:pStyle w:val="18"/>
        <w:tabs>
          <w:tab w:val="right" w:leader="dot" w:pos="9026"/>
        </w:tabs>
        <w:rPr>
          <w:ins w:id="1470" w:author="像个男人一样" w:date="2018-03-22T12:32:17Z"/>
        </w:rPr>
      </w:pPr>
      <w:ins w:id="1471" w:author="像个男人一样" w:date="2018-03-22T12:32:17Z">
        <w:r>
          <w:rPr>
            <w:bCs/>
          </w:rPr>
          <w:fldChar w:fldCharType="begin"/>
        </w:r>
      </w:ins>
      <w:ins w:id="1472" w:author="像个男人一样" w:date="2018-03-22T12:32:17Z">
        <w:r>
          <w:rPr>
            <w:bCs/>
          </w:rPr>
          <w:instrText xml:space="preserve"> HYPERLINK \l _Toc4301 </w:instrText>
        </w:r>
      </w:ins>
      <w:ins w:id="1473" w:author="像个男人一样" w:date="2018-03-22T12:32:17Z">
        <w:r>
          <w:rPr>
            <w:bCs/>
          </w:rPr>
          <w:fldChar w:fldCharType="separate"/>
        </w:r>
      </w:ins>
      <w:ins w:id="1474" w:author="像个男人一样" w:date="2018-03-22T12:32:17Z">
        <w:r>
          <w:rPr/>
          <w:t>Figure 2</w:t>
        </w:r>
      </w:ins>
      <w:ins w:id="1475" w:author="像个男人一样" w:date="2018-03-22T12:32:17Z">
        <w:r>
          <w:rPr>
            <w:rFonts w:hint="eastAsia"/>
            <w:lang w:eastAsia="zh-CN"/>
          </w:rPr>
          <w:t>.</w:t>
        </w:r>
      </w:ins>
      <w:ins w:id="1476" w:author="像个男人一样" w:date="2018-03-22T12:32:17Z">
        <w:r>
          <w:rPr/>
          <w:t xml:space="preserve">13 </w:t>
        </w:r>
      </w:ins>
      <w:ins w:id="1477" w:author="像个男人一样" w:date="2018-03-22T12:32:17Z">
        <w:r>
          <w:rPr>
            <w:rFonts w:hint="eastAsia"/>
            <w:lang w:eastAsia="zh-CN"/>
          </w:rPr>
          <w:t>:The accurate data of the step algroithm</w:t>
        </w:r>
      </w:ins>
      <w:ins w:id="1478" w:author="像个男人一样" w:date="2018-03-22T12:32:17Z">
        <w:r>
          <w:rPr/>
          <w:tab/>
        </w:r>
      </w:ins>
      <w:ins w:id="1479" w:author="像个男人一样" w:date="2018-03-22T12:32:17Z">
        <w:r>
          <w:rPr/>
          <w:fldChar w:fldCharType="begin"/>
        </w:r>
      </w:ins>
      <w:ins w:id="1480" w:author="像个男人一样" w:date="2018-03-22T12:32:17Z">
        <w:r>
          <w:rPr/>
          <w:instrText xml:space="preserve"> PAGEREF _Toc4301 </w:instrText>
        </w:r>
      </w:ins>
      <w:ins w:id="1481" w:author="像个男人一样" w:date="2018-03-22T12:32:17Z">
        <w:r>
          <w:rPr/>
          <w:fldChar w:fldCharType="separate"/>
        </w:r>
      </w:ins>
      <w:ins w:id="1482" w:author="像个男人一样" w:date="2018-03-22T12:32:18Z">
        <w:r>
          <w:rPr/>
          <w:t>21</w:t>
        </w:r>
      </w:ins>
      <w:ins w:id="1483" w:author="像个男人一样" w:date="2018-03-22T12:32:17Z">
        <w:r>
          <w:rPr/>
          <w:fldChar w:fldCharType="end"/>
        </w:r>
      </w:ins>
      <w:ins w:id="1484" w:author="像个男人一样" w:date="2018-03-22T12:32:17Z">
        <w:r>
          <w:rPr>
            <w:bCs/>
          </w:rPr>
          <w:fldChar w:fldCharType="end"/>
        </w:r>
      </w:ins>
    </w:p>
    <w:p>
      <w:pPr>
        <w:pStyle w:val="18"/>
        <w:tabs>
          <w:tab w:val="right" w:leader="dot" w:pos="9026"/>
        </w:tabs>
        <w:rPr>
          <w:ins w:id="1485" w:author="像个男人一样" w:date="2018-03-22T12:32:17Z"/>
        </w:rPr>
      </w:pPr>
      <w:ins w:id="1486" w:author="像个男人一样" w:date="2018-03-22T12:32:17Z">
        <w:r>
          <w:rPr>
            <w:bCs/>
          </w:rPr>
          <w:fldChar w:fldCharType="begin"/>
        </w:r>
      </w:ins>
      <w:ins w:id="1487" w:author="像个男人一样" w:date="2018-03-22T12:32:17Z">
        <w:r>
          <w:rPr>
            <w:bCs/>
          </w:rPr>
          <w:instrText xml:space="preserve"> HYPERLINK \l _Toc10731 </w:instrText>
        </w:r>
      </w:ins>
      <w:ins w:id="1488" w:author="像个男人一样" w:date="2018-03-22T12:32:17Z">
        <w:r>
          <w:rPr>
            <w:bCs/>
          </w:rPr>
          <w:fldChar w:fldCharType="separate"/>
        </w:r>
      </w:ins>
      <w:ins w:id="1489" w:author="像个男人一样" w:date="2018-03-22T12:32:17Z">
        <w:r>
          <w:rPr/>
          <w:t>Figure 3</w:t>
        </w:r>
      </w:ins>
      <w:ins w:id="1490" w:author="像个男人一样" w:date="2018-03-22T12:32:17Z">
        <w:r>
          <w:rPr>
            <w:rFonts w:hint="eastAsia"/>
            <w:lang w:eastAsia="zh-CN"/>
          </w:rPr>
          <w:t>.</w:t>
        </w:r>
      </w:ins>
      <w:ins w:id="1491" w:author="像个男人一样" w:date="2018-03-22T12:32:17Z">
        <w:r>
          <w:rPr/>
          <w:t xml:space="preserve">1 </w:t>
        </w:r>
      </w:ins>
      <w:ins w:id="1492" w:author="像个男人一样" w:date="2018-03-22T12:32:17Z">
        <w:r>
          <w:rPr>
            <w:rFonts w:hint="eastAsia"/>
            <w:lang w:eastAsia="zh-CN"/>
          </w:rPr>
          <w:t xml:space="preserve">:Wikipedia </w:t>
        </w:r>
      </w:ins>
      <w:ins w:id="1493" w:author="像个男人一样" w:date="2018-03-22T12:32:17Z">
        <w:r>
          <w:rPr/>
          <w:tab/>
        </w:r>
      </w:ins>
      <w:ins w:id="1494" w:author="像个男人一样" w:date="2018-03-22T12:32:17Z">
        <w:r>
          <w:rPr/>
          <w:fldChar w:fldCharType="begin"/>
        </w:r>
      </w:ins>
      <w:ins w:id="1495" w:author="像个男人一样" w:date="2018-03-22T12:32:17Z">
        <w:r>
          <w:rPr/>
          <w:instrText xml:space="preserve"> PAGEREF _Toc10731 </w:instrText>
        </w:r>
      </w:ins>
      <w:ins w:id="1496" w:author="像个男人一样" w:date="2018-03-22T12:32:17Z">
        <w:r>
          <w:rPr/>
          <w:fldChar w:fldCharType="separate"/>
        </w:r>
      </w:ins>
      <w:ins w:id="1497" w:author="像个男人一样" w:date="2018-03-22T12:32:18Z">
        <w:r>
          <w:rPr/>
          <w:t>22</w:t>
        </w:r>
      </w:ins>
      <w:ins w:id="1498" w:author="像个男人一样" w:date="2018-03-22T12:32:17Z">
        <w:r>
          <w:rPr/>
          <w:fldChar w:fldCharType="end"/>
        </w:r>
      </w:ins>
      <w:ins w:id="1499" w:author="像个男人一样" w:date="2018-03-22T12:32:17Z">
        <w:r>
          <w:rPr>
            <w:bCs/>
          </w:rPr>
          <w:fldChar w:fldCharType="end"/>
        </w:r>
      </w:ins>
    </w:p>
    <w:p>
      <w:pPr>
        <w:pStyle w:val="18"/>
        <w:tabs>
          <w:tab w:val="right" w:leader="dot" w:pos="9026"/>
        </w:tabs>
        <w:rPr>
          <w:ins w:id="1500" w:author="像个男人一样" w:date="2018-03-22T12:32:17Z"/>
        </w:rPr>
      </w:pPr>
      <w:ins w:id="1501" w:author="像个男人一样" w:date="2018-03-22T12:32:17Z">
        <w:r>
          <w:rPr>
            <w:bCs/>
          </w:rPr>
          <w:fldChar w:fldCharType="begin"/>
        </w:r>
      </w:ins>
      <w:ins w:id="1502" w:author="像个男人一样" w:date="2018-03-22T12:32:17Z">
        <w:r>
          <w:rPr>
            <w:bCs/>
          </w:rPr>
          <w:instrText xml:space="preserve"> HYPERLINK \l _Toc15644 </w:instrText>
        </w:r>
      </w:ins>
      <w:ins w:id="1503" w:author="像个男人一样" w:date="2018-03-22T12:32:17Z">
        <w:r>
          <w:rPr>
            <w:bCs/>
          </w:rPr>
          <w:fldChar w:fldCharType="separate"/>
        </w:r>
      </w:ins>
      <w:ins w:id="1504" w:author="像个男人一样" w:date="2018-03-22T12:32:17Z">
        <w:r>
          <w:rPr/>
          <w:t>Figure 3</w:t>
        </w:r>
      </w:ins>
      <w:ins w:id="1505" w:author="像个男人一样" w:date="2018-03-22T12:32:17Z">
        <w:r>
          <w:rPr>
            <w:rFonts w:hint="eastAsia"/>
            <w:lang w:eastAsia="zh-CN"/>
          </w:rPr>
          <w:t>.</w:t>
        </w:r>
      </w:ins>
      <w:ins w:id="1506" w:author="像个男人一样" w:date="2018-03-22T12:32:17Z">
        <w:r>
          <w:rPr/>
          <w:t xml:space="preserve">2 </w:t>
        </w:r>
      </w:ins>
      <w:ins w:id="1507" w:author="像个男人一样" w:date="2018-03-22T12:32:17Z">
        <w:r>
          <w:rPr>
            <w:rFonts w:hint="eastAsia"/>
            <w:lang w:eastAsia="zh-CN"/>
          </w:rPr>
          <w:t>:Gyroscope Principles</w:t>
        </w:r>
      </w:ins>
      <w:ins w:id="1508" w:author="像个男人一样" w:date="2018-03-22T12:32:17Z">
        <w:r>
          <w:rPr/>
          <w:tab/>
        </w:r>
      </w:ins>
      <w:ins w:id="1509" w:author="像个男人一样" w:date="2018-03-22T12:32:17Z">
        <w:r>
          <w:rPr/>
          <w:fldChar w:fldCharType="begin"/>
        </w:r>
      </w:ins>
      <w:ins w:id="1510" w:author="像个男人一样" w:date="2018-03-22T12:32:17Z">
        <w:r>
          <w:rPr/>
          <w:instrText xml:space="preserve"> PAGEREF _Toc15644 </w:instrText>
        </w:r>
      </w:ins>
      <w:ins w:id="1511" w:author="像个男人一样" w:date="2018-03-22T12:32:17Z">
        <w:r>
          <w:rPr/>
          <w:fldChar w:fldCharType="separate"/>
        </w:r>
      </w:ins>
      <w:ins w:id="1512" w:author="像个男人一样" w:date="2018-03-22T12:32:18Z">
        <w:r>
          <w:rPr/>
          <w:t>23</w:t>
        </w:r>
      </w:ins>
      <w:ins w:id="1513" w:author="像个男人一样" w:date="2018-03-22T12:32:17Z">
        <w:r>
          <w:rPr/>
          <w:fldChar w:fldCharType="end"/>
        </w:r>
      </w:ins>
      <w:ins w:id="1514" w:author="像个男人一样" w:date="2018-03-22T12:32:17Z">
        <w:r>
          <w:rPr>
            <w:bCs/>
          </w:rPr>
          <w:fldChar w:fldCharType="end"/>
        </w:r>
      </w:ins>
    </w:p>
    <w:p>
      <w:pPr>
        <w:pStyle w:val="18"/>
        <w:tabs>
          <w:tab w:val="right" w:leader="dot" w:pos="9026"/>
        </w:tabs>
        <w:rPr>
          <w:ins w:id="1515" w:author="像个男人一样" w:date="2018-03-22T12:32:17Z"/>
        </w:rPr>
      </w:pPr>
      <w:ins w:id="1516" w:author="像个男人一样" w:date="2018-03-22T12:32:17Z">
        <w:r>
          <w:rPr>
            <w:bCs/>
          </w:rPr>
          <w:fldChar w:fldCharType="begin"/>
        </w:r>
      </w:ins>
      <w:ins w:id="1517" w:author="像个男人一样" w:date="2018-03-22T12:32:17Z">
        <w:r>
          <w:rPr>
            <w:bCs/>
          </w:rPr>
          <w:instrText xml:space="preserve"> HYPERLINK \l _Toc19541 </w:instrText>
        </w:r>
      </w:ins>
      <w:ins w:id="1518" w:author="像个男人一样" w:date="2018-03-22T12:32:17Z">
        <w:r>
          <w:rPr>
            <w:bCs/>
          </w:rPr>
          <w:fldChar w:fldCharType="separate"/>
        </w:r>
      </w:ins>
      <w:ins w:id="1519" w:author="像个男人一样" w:date="2018-03-22T12:32:17Z">
        <w:r>
          <w:rPr/>
          <w:t>Figure 3</w:t>
        </w:r>
      </w:ins>
      <w:ins w:id="1520" w:author="像个男人一样" w:date="2018-03-22T12:32:17Z">
        <w:r>
          <w:rPr>
            <w:rFonts w:hint="eastAsia"/>
            <w:lang w:eastAsia="zh-CN"/>
          </w:rPr>
          <w:t>.</w:t>
        </w:r>
      </w:ins>
      <w:ins w:id="1521" w:author="像个男人一样" w:date="2018-03-22T12:32:17Z">
        <w:r>
          <w:rPr/>
          <w:t xml:space="preserve">3 </w:t>
        </w:r>
      </w:ins>
      <w:ins w:id="1522" w:author="像个男人一样" w:date="2018-03-22T12:32:17Z">
        <w:r>
          <w:rPr>
            <w:rFonts w:hint="eastAsia"/>
            <w:lang w:eastAsia="zh-CN"/>
          </w:rPr>
          <w:t>: MEMS Gyroscope</w:t>
        </w:r>
      </w:ins>
      <w:ins w:id="1523" w:author="像个男人一样" w:date="2018-03-22T12:32:17Z">
        <w:r>
          <w:rPr/>
          <w:tab/>
        </w:r>
      </w:ins>
      <w:ins w:id="1524" w:author="像个男人一样" w:date="2018-03-22T12:32:17Z">
        <w:r>
          <w:rPr/>
          <w:fldChar w:fldCharType="begin"/>
        </w:r>
      </w:ins>
      <w:ins w:id="1525" w:author="像个男人一样" w:date="2018-03-22T12:32:17Z">
        <w:r>
          <w:rPr/>
          <w:instrText xml:space="preserve"> PAGEREF _Toc19541 </w:instrText>
        </w:r>
      </w:ins>
      <w:ins w:id="1526" w:author="像个男人一样" w:date="2018-03-22T12:32:17Z">
        <w:r>
          <w:rPr/>
          <w:fldChar w:fldCharType="separate"/>
        </w:r>
      </w:ins>
      <w:ins w:id="1527" w:author="像个男人一样" w:date="2018-03-22T12:32:18Z">
        <w:r>
          <w:rPr/>
          <w:t>24</w:t>
        </w:r>
      </w:ins>
      <w:ins w:id="1528" w:author="像个男人一样" w:date="2018-03-22T12:32:17Z">
        <w:r>
          <w:rPr/>
          <w:fldChar w:fldCharType="end"/>
        </w:r>
      </w:ins>
      <w:ins w:id="1529" w:author="像个男人一样" w:date="2018-03-22T12:32:17Z">
        <w:r>
          <w:rPr>
            <w:bCs/>
          </w:rPr>
          <w:fldChar w:fldCharType="end"/>
        </w:r>
      </w:ins>
    </w:p>
    <w:p>
      <w:pPr>
        <w:pStyle w:val="18"/>
        <w:tabs>
          <w:tab w:val="right" w:leader="dot" w:pos="9026"/>
        </w:tabs>
        <w:rPr>
          <w:ins w:id="1530" w:author="像个男人一样" w:date="2018-03-22T12:32:17Z"/>
        </w:rPr>
      </w:pPr>
      <w:ins w:id="1531" w:author="像个男人一样" w:date="2018-03-22T12:32:17Z">
        <w:r>
          <w:rPr>
            <w:bCs/>
          </w:rPr>
          <w:fldChar w:fldCharType="begin"/>
        </w:r>
      </w:ins>
      <w:ins w:id="1532" w:author="像个男人一样" w:date="2018-03-22T12:32:17Z">
        <w:r>
          <w:rPr>
            <w:bCs/>
          </w:rPr>
          <w:instrText xml:space="preserve"> HYPERLINK \l _Toc14497 </w:instrText>
        </w:r>
      </w:ins>
      <w:ins w:id="1533" w:author="像个男人一样" w:date="2018-03-22T12:32:17Z">
        <w:r>
          <w:rPr>
            <w:bCs/>
          </w:rPr>
          <w:fldChar w:fldCharType="separate"/>
        </w:r>
      </w:ins>
      <w:ins w:id="1534" w:author="像个男人一样" w:date="2018-03-22T12:32:17Z">
        <w:r>
          <w:rPr/>
          <w:t>Figure 3</w:t>
        </w:r>
      </w:ins>
      <w:ins w:id="1535" w:author="像个男人一样" w:date="2018-03-22T12:32:17Z">
        <w:r>
          <w:rPr>
            <w:rFonts w:hint="eastAsia"/>
            <w:lang w:eastAsia="zh-CN"/>
          </w:rPr>
          <w:t>.</w:t>
        </w:r>
      </w:ins>
      <w:ins w:id="1536" w:author="像个男人一样" w:date="2018-03-22T12:32:17Z">
        <w:r>
          <w:rPr/>
          <w:t xml:space="preserve">4 </w:t>
        </w:r>
      </w:ins>
      <w:ins w:id="1537" w:author="像个男人一样" w:date="2018-03-22T12:32:17Z">
        <w:r>
          <w:rPr>
            <w:rFonts w:hint="eastAsia"/>
            <w:lang w:eastAsia="zh-CN"/>
          </w:rPr>
          <w:t>: Gyroscope in iPhone</w:t>
        </w:r>
      </w:ins>
      <w:ins w:id="1538" w:author="像个男人一样" w:date="2018-03-22T12:32:17Z">
        <w:r>
          <w:rPr/>
          <w:tab/>
        </w:r>
      </w:ins>
      <w:ins w:id="1539" w:author="像个男人一样" w:date="2018-03-22T12:32:17Z">
        <w:r>
          <w:rPr/>
          <w:fldChar w:fldCharType="begin"/>
        </w:r>
      </w:ins>
      <w:ins w:id="1540" w:author="像个男人一样" w:date="2018-03-22T12:32:17Z">
        <w:r>
          <w:rPr/>
          <w:instrText xml:space="preserve"> PAGEREF _Toc14497 </w:instrText>
        </w:r>
      </w:ins>
      <w:ins w:id="1541" w:author="像个男人一样" w:date="2018-03-22T12:32:17Z">
        <w:r>
          <w:rPr/>
          <w:fldChar w:fldCharType="separate"/>
        </w:r>
      </w:ins>
      <w:ins w:id="1542" w:author="像个男人一样" w:date="2018-03-22T12:32:18Z">
        <w:r>
          <w:rPr/>
          <w:t>25</w:t>
        </w:r>
      </w:ins>
      <w:ins w:id="1543" w:author="像个男人一样" w:date="2018-03-22T12:32:17Z">
        <w:r>
          <w:rPr/>
          <w:fldChar w:fldCharType="end"/>
        </w:r>
      </w:ins>
      <w:ins w:id="1544" w:author="像个男人一样" w:date="2018-03-22T12:32:17Z">
        <w:r>
          <w:rPr>
            <w:bCs/>
          </w:rPr>
          <w:fldChar w:fldCharType="end"/>
        </w:r>
      </w:ins>
    </w:p>
    <w:p>
      <w:pPr>
        <w:pStyle w:val="18"/>
        <w:tabs>
          <w:tab w:val="right" w:leader="dot" w:pos="9026"/>
        </w:tabs>
        <w:rPr>
          <w:ins w:id="1545" w:author="像个男人一样" w:date="2018-03-22T12:32:17Z"/>
        </w:rPr>
      </w:pPr>
      <w:ins w:id="1546" w:author="像个男人一样" w:date="2018-03-22T12:32:17Z">
        <w:r>
          <w:rPr>
            <w:bCs/>
          </w:rPr>
          <w:fldChar w:fldCharType="begin"/>
        </w:r>
      </w:ins>
      <w:ins w:id="1547" w:author="像个男人一样" w:date="2018-03-22T12:32:17Z">
        <w:r>
          <w:rPr>
            <w:bCs/>
          </w:rPr>
          <w:instrText xml:space="preserve"> HYPERLINK \l _Toc21832 </w:instrText>
        </w:r>
      </w:ins>
      <w:ins w:id="1548" w:author="像个男人一样" w:date="2018-03-22T12:32:17Z">
        <w:r>
          <w:rPr>
            <w:bCs/>
          </w:rPr>
          <w:fldChar w:fldCharType="separate"/>
        </w:r>
      </w:ins>
      <w:ins w:id="1549" w:author="像个男人一样" w:date="2018-03-22T12:32:17Z">
        <w:r>
          <w:rPr/>
          <w:t>Figure 3</w:t>
        </w:r>
      </w:ins>
      <w:ins w:id="1550" w:author="像个男人一样" w:date="2018-03-22T12:32:17Z">
        <w:r>
          <w:rPr>
            <w:rFonts w:hint="eastAsia"/>
            <w:lang w:eastAsia="zh-CN"/>
          </w:rPr>
          <w:t>.</w:t>
        </w:r>
      </w:ins>
      <w:ins w:id="1551" w:author="像个男人一样" w:date="2018-03-22T12:32:17Z">
        <w:r>
          <w:rPr/>
          <w:t xml:space="preserve">5 </w:t>
        </w:r>
      </w:ins>
      <w:ins w:id="1552" w:author="像个男人一样" w:date="2018-03-22T12:32:17Z">
        <w:r>
          <w:rPr>
            <w:rFonts w:hint="eastAsia"/>
            <w:lang w:eastAsia="zh-CN"/>
          </w:rPr>
          <w:t>: The angular velocities of three axes data of Gyroscope</w:t>
        </w:r>
      </w:ins>
      <w:ins w:id="1553" w:author="像个男人一样" w:date="2018-03-22T12:32:17Z">
        <w:r>
          <w:rPr/>
          <w:tab/>
        </w:r>
      </w:ins>
      <w:ins w:id="1554" w:author="像个男人一样" w:date="2018-03-22T12:32:17Z">
        <w:r>
          <w:rPr/>
          <w:fldChar w:fldCharType="begin"/>
        </w:r>
      </w:ins>
      <w:ins w:id="1555" w:author="像个男人一样" w:date="2018-03-22T12:32:17Z">
        <w:r>
          <w:rPr/>
          <w:instrText xml:space="preserve"> PAGEREF _Toc21832 </w:instrText>
        </w:r>
      </w:ins>
      <w:ins w:id="1556" w:author="像个男人一样" w:date="2018-03-22T12:32:17Z">
        <w:r>
          <w:rPr/>
          <w:fldChar w:fldCharType="separate"/>
        </w:r>
      </w:ins>
      <w:ins w:id="1557" w:author="像个男人一样" w:date="2018-03-22T12:32:18Z">
        <w:r>
          <w:rPr/>
          <w:t>26</w:t>
        </w:r>
      </w:ins>
      <w:ins w:id="1558" w:author="像个男人一样" w:date="2018-03-22T12:32:17Z">
        <w:r>
          <w:rPr/>
          <w:fldChar w:fldCharType="end"/>
        </w:r>
      </w:ins>
      <w:ins w:id="1559" w:author="像个男人一样" w:date="2018-03-22T12:32:17Z">
        <w:r>
          <w:rPr>
            <w:bCs/>
          </w:rPr>
          <w:fldChar w:fldCharType="end"/>
        </w:r>
      </w:ins>
    </w:p>
    <w:p>
      <w:pPr>
        <w:pStyle w:val="18"/>
        <w:tabs>
          <w:tab w:val="right" w:leader="dot" w:pos="9026"/>
        </w:tabs>
        <w:rPr>
          <w:ins w:id="1560" w:author="像个男人一样" w:date="2018-03-22T12:32:17Z"/>
        </w:rPr>
      </w:pPr>
      <w:ins w:id="1561" w:author="像个男人一样" w:date="2018-03-22T12:32:17Z">
        <w:r>
          <w:rPr>
            <w:bCs/>
          </w:rPr>
          <w:fldChar w:fldCharType="begin"/>
        </w:r>
      </w:ins>
      <w:ins w:id="1562" w:author="像个男人一样" w:date="2018-03-22T12:32:17Z">
        <w:r>
          <w:rPr>
            <w:bCs/>
          </w:rPr>
          <w:instrText xml:space="preserve"> HYPERLINK \l _Toc26983 </w:instrText>
        </w:r>
      </w:ins>
      <w:ins w:id="1563" w:author="像个男人一样" w:date="2018-03-22T12:32:17Z">
        <w:r>
          <w:rPr>
            <w:bCs/>
          </w:rPr>
          <w:fldChar w:fldCharType="separate"/>
        </w:r>
      </w:ins>
      <w:ins w:id="1564" w:author="像个男人一样" w:date="2018-03-22T12:32:17Z">
        <w:r>
          <w:rPr/>
          <w:t>Figure 3</w:t>
        </w:r>
      </w:ins>
      <w:ins w:id="1565" w:author="像个男人一样" w:date="2018-03-22T12:32:17Z">
        <w:r>
          <w:rPr>
            <w:rFonts w:hint="eastAsia"/>
            <w:lang w:eastAsia="zh-CN"/>
          </w:rPr>
          <w:t>.</w:t>
        </w:r>
      </w:ins>
      <w:ins w:id="1566" w:author="像个男人一样" w:date="2018-03-22T12:32:17Z">
        <w:r>
          <w:rPr/>
          <w:t xml:space="preserve">6 </w:t>
        </w:r>
      </w:ins>
      <w:ins w:id="1567" w:author="像个男人一样" w:date="2018-03-22T12:32:17Z">
        <w:r>
          <w:rPr>
            <w:rFonts w:hint="eastAsia"/>
            <w:lang w:eastAsia="zh-CN"/>
          </w:rPr>
          <w:t>: Racing Game in iPhone</w:t>
        </w:r>
      </w:ins>
      <w:ins w:id="1568" w:author="像个男人一样" w:date="2018-03-22T12:32:17Z">
        <w:r>
          <w:rPr/>
          <w:tab/>
        </w:r>
      </w:ins>
      <w:ins w:id="1569" w:author="像个男人一样" w:date="2018-03-22T12:32:17Z">
        <w:r>
          <w:rPr/>
          <w:fldChar w:fldCharType="begin"/>
        </w:r>
      </w:ins>
      <w:ins w:id="1570" w:author="像个男人一样" w:date="2018-03-22T12:32:17Z">
        <w:r>
          <w:rPr/>
          <w:instrText xml:space="preserve"> PAGEREF _Toc26983 </w:instrText>
        </w:r>
      </w:ins>
      <w:ins w:id="1571" w:author="像个男人一样" w:date="2018-03-22T12:32:17Z">
        <w:r>
          <w:rPr/>
          <w:fldChar w:fldCharType="separate"/>
        </w:r>
      </w:ins>
      <w:ins w:id="1572" w:author="像个男人一样" w:date="2018-03-22T12:32:18Z">
        <w:r>
          <w:rPr/>
          <w:t>27</w:t>
        </w:r>
      </w:ins>
      <w:ins w:id="1573" w:author="像个男人一样" w:date="2018-03-22T12:32:17Z">
        <w:r>
          <w:rPr/>
          <w:fldChar w:fldCharType="end"/>
        </w:r>
      </w:ins>
      <w:ins w:id="1574" w:author="像个男人一样" w:date="2018-03-22T12:32:17Z">
        <w:r>
          <w:rPr>
            <w:bCs/>
          </w:rPr>
          <w:fldChar w:fldCharType="end"/>
        </w:r>
      </w:ins>
    </w:p>
    <w:p>
      <w:pPr>
        <w:pStyle w:val="18"/>
        <w:tabs>
          <w:tab w:val="right" w:leader="dot" w:pos="9026"/>
        </w:tabs>
        <w:rPr>
          <w:ins w:id="1575" w:author="像个男人一样" w:date="2018-03-22T12:32:17Z"/>
        </w:rPr>
      </w:pPr>
      <w:ins w:id="1576" w:author="像个男人一样" w:date="2018-03-22T12:32:17Z">
        <w:r>
          <w:rPr>
            <w:bCs/>
          </w:rPr>
          <w:fldChar w:fldCharType="begin"/>
        </w:r>
      </w:ins>
      <w:ins w:id="1577" w:author="像个男人一样" w:date="2018-03-22T12:32:17Z">
        <w:r>
          <w:rPr>
            <w:bCs/>
          </w:rPr>
          <w:instrText xml:space="preserve"> HYPERLINK \l _Toc15159 </w:instrText>
        </w:r>
      </w:ins>
      <w:ins w:id="1578" w:author="像个男人一样" w:date="2018-03-22T12:32:17Z">
        <w:r>
          <w:rPr>
            <w:bCs/>
          </w:rPr>
          <w:fldChar w:fldCharType="separate"/>
        </w:r>
      </w:ins>
      <w:ins w:id="1579" w:author="像个男人一样" w:date="2018-03-22T12:32:17Z">
        <w:r>
          <w:rPr/>
          <w:t>Figure 3</w:t>
        </w:r>
      </w:ins>
      <w:ins w:id="1580" w:author="像个男人一样" w:date="2018-03-22T12:32:17Z">
        <w:r>
          <w:rPr>
            <w:rFonts w:hint="eastAsia"/>
            <w:lang w:eastAsia="zh-CN"/>
          </w:rPr>
          <w:t>.</w:t>
        </w:r>
      </w:ins>
      <w:ins w:id="1581" w:author="像个男人一样" w:date="2018-03-22T12:32:17Z">
        <w:r>
          <w:rPr/>
          <w:t xml:space="preserve">7 </w:t>
        </w:r>
      </w:ins>
      <w:ins w:id="1582" w:author="像个男人一样" w:date="2018-03-22T12:32:17Z">
        <w:r>
          <w:rPr>
            <w:rFonts w:hint="eastAsia"/>
            <w:lang w:eastAsia="zh-CN"/>
          </w:rPr>
          <w:t>:</w:t>
        </w:r>
      </w:ins>
      <w:ins w:id="1583" w:author="像个男人一样" w:date="2018-03-22T12:32:17Z">
        <w:r>
          <w:rPr>
            <w:rFonts w:hint="eastAsia"/>
            <w:lang w:val="en-US" w:eastAsia="zh-CN"/>
          </w:rPr>
          <w:t xml:space="preserve"> </w:t>
        </w:r>
      </w:ins>
      <w:ins w:id="1584" w:author="像个男人一样" w:date="2018-03-22T12:32:17Z">
        <w:r>
          <w:rPr>
            <w:rFonts w:hint="eastAsia"/>
            <w:lang w:eastAsia="zh-CN"/>
          </w:rPr>
          <w:t>Gyro in the iPhone</w:t>
        </w:r>
      </w:ins>
      <w:ins w:id="1585" w:author="像个男人一样" w:date="2018-03-22T12:32:17Z">
        <w:r>
          <w:rPr/>
          <w:tab/>
        </w:r>
      </w:ins>
      <w:ins w:id="1586" w:author="像个男人一样" w:date="2018-03-22T12:32:17Z">
        <w:r>
          <w:rPr/>
          <w:fldChar w:fldCharType="begin"/>
        </w:r>
      </w:ins>
      <w:ins w:id="1587" w:author="像个男人一样" w:date="2018-03-22T12:32:17Z">
        <w:r>
          <w:rPr/>
          <w:instrText xml:space="preserve"> PAGEREF _Toc15159 </w:instrText>
        </w:r>
      </w:ins>
      <w:ins w:id="1588" w:author="像个男人一样" w:date="2018-03-22T12:32:17Z">
        <w:r>
          <w:rPr/>
          <w:fldChar w:fldCharType="separate"/>
        </w:r>
      </w:ins>
      <w:ins w:id="1589" w:author="像个男人一样" w:date="2018-03-22T12:32:18Z">
        <w:r>
          <w:rPr/>
          <w:t>28</w:t>
        </w:r>
      </w:ins>
      <w:ins w:id="1590" w:author="像个男人一样" w:date="2018-03-22T12:32:17Z">
        <w:r>
          <w:rPr/>
          <w:fldChar w:fldCharType="end"/>
        </w:r>
      </w:ins>
      <w:ins w:id="1591" w:author="像个男人一样" w:date="2018-03-22T12:32:17Z">
        <w:r>
          <w:rPr>
            <w:bCs/>
          </w:rPr>
          <w:fldChar w:fldCharType="end"/>
        </w:r>
      </w:ins>
    </w:p>
    <w:p>
      <w:pPr>
        <w:pStyle w:val="18"/>
        <w:tabs>
          <w:tab w:val="right" w:leader="dot" w:pos="9026"/>
        </w:tabs>
        <w:rPr>
          <w:ins w:id="1592" w:author="像个男人一样" w:date="2018-03-22T12:32:17Z"/>
        </w:rPr>
      </w:pPr>
      <w:ins w:id="1593" w:author="像个男人一样" w:date="2018-03-22T12:32:17Z">
        <w:r>
          <w:rPr>
            <w:bCs/>
          </w:rPr>
          <w:fldChar w:fldCharType="begin"/>
        </w:r>
      </w:ins>
      <w:ins w:id="1594" w:author="像个男人一样" w:date="2018-03-22T12:32:17Z">
        <w:r>
          <w:rPr>
            <w:bCs/>
          </w:rPr>
          <w:instrText xml:space="preserve"> HYPERLINK \l _Toc23181 </w:instrText>
        </w:r>
      </w:ins>
      <w:ins w:id="1595" w:author="像个男人一样" w:date="2018-03-22T12:32:17Z">
        <w:r>
          <w:rPr>
            <w:bCs/>
          </w:rPr>
          <w:fldChar w:fldCharType="separate"/>
        </w:r>
      </w:ins>
      <w:ins w:id="1596" w:author="像个男人一样" w:date="2018-03-22T12:32:17Z">
        <w:r>
          <w:rPr/>
          <w:t>Figure 3</w:t>
        </w:r>
      </w:ins>
      <w:ins w:id="1597" w:author="像个男人一样" w:date="2018-03-22T12:32:17Z">
        <w:r>
          <w:rPr>
            <w:rFonts w:hint="eastAsia"/>
            <w:lang w:eastAsia="zh-CN"/>
          </w:rPr>
          <w:t>.</w:t>
        </w:r>
      </w:ins>
      <w:ins w:id="1598" w:author="像个男人一样" w:date="2018-03-22T12:32:17Z">
        <w:r>
          <w:rPr/>
          <w:t xml:space="preserve">8 </w:t>
        </w:r>
      </w:ins>
      <w:ins w:id="1599" w:author="像个男人一样" w:date="2018-03-22T12:32:17Z">
        <w:r>
          <w:rPr>
            <w:rFonts w:hint="eastAsia"/>
            <w:lang w:eastAsia="zh-CN"/>
          </w:rPr>
          <w:t>:Racing Gyro data of three axes</w:t>
        </w:r>
      </w:ins>
      <w:ins w:id="1600" w:author="像个男人一样" w:date="2018-03-22T12:32:17Z">
        <w:r>
          <w:rPr/>
          <w:tab/>
        </w:r>
      </w:ins>
      <w:ins w:id="1601" w:author="像个男人一样" w:date="2018-03-22T12:32:17Z">
        <w:r>
          <w:rPr/>
          <w:fldChar w:fldCharType="begin"/>
        </w:r>
      </w:ins>
      <w:ins w:id="1602" w:author="像个男人一样" w:date="2018-03-22T12:32:17Z">
        <w:r>
          <w:rPr/>
          <w:instrText xml:space="preserve"> PAGEREF _Toc23181 </w:instrText>
        </w:r>
      </w:ins>
      <w:ins w:id="1603" w:author="像个男人一样" w:date="2018-03-22T12:32:17Z">
        <w:r>
          <w:rPr/>
          <w:fldChar w:fldCharType="separate"/>
        </w:r>
      </w:ins>
      <w:ins w:id="1604" w:author="像个男人一样" w:date="2018-03-22T12:32:18Z">
        <w:r>
          <w:rPr/>
          <w:t>29</w:t>
        </w:r>
      </w:ins>
      <w:ins w:id="1605" w:author="像个男人一样" w:date="2018-03-22T12:32:17Z">
        <w:r>
          <w:rPr/>
          <w:fldChar w:fldCharType="end"/>
        </w:r>
      </w:ins>
      <w:ins w:id="1606" w:author="像个男人一样" w:date="2018-03-22T12:32:17Z">
        <w:r>
          <w:rPr>
            <w:bCs/>
          </w:rPr>
          <w:fldChar w:fldCharType="end"/>
        </w:r>
      </w:ins>
    </w:p>
    <w:p>
      <w:pPr>
        <w:pStyle w:val="18"/>
        <w:tabs>
          <w:tab w:val="right" w:leader="dot" w:pos="9026"/>
        </w:tabs>
        <w:rPr>
          <w:ins w:id="1607" w:author="像个男人一样" w:date="2018-03-22T12:32:17Z"/>
        </w:rPr>
      </w:pPr>
      <w:ins w:id="1608" w:author="像个男人一样" w:date="2018-03-22T12:32:17Z">
        <w:r>
          <w:rPr>
            <w:bCs/>
          </w:rPr>
          <w:fldChar w:fldCharType="begin"/>
        </w:r>
      </w:ins>
      <w:ins w:id="1609" w:author="像个男人一样" w:date="2018-03-22T12:32:17Z">
        <w:r>
          <w:rPr>
            <w:bCs/>
          </w:rPr>
          <w:instrText xml:space="preserve"> HYPERLINK \l _Toc19547 </w:instrText>
        </w:r>
      </w:ins>
      <w:ins w:id="1610" w:author="像个男人一样" w:date="2018-03-22T12:32:17Z">
        <w:r>
          <w:rPr>
            <w:bCs/>
          </w:rPr>
          <w:fldChar w:fldCharType="separate"/>
        </w:r>
      </w:ins>
      <w:ins w:id="1611" w:author="像个男人一样" w:date="2018-03-22T12:32:17Z">
        <w:r>
          <w:rPr/>
          <w:t>Figure 3</w:t>
        </w:r>
      </w:ins>
      <w:ins w:id="1612" w:author="像个男人一样" w:date="2018-03-22T12:32:17Z">
        <w:r>
          <w:rPr>
            <w:rFonts w:hint="eastAsia"/>
            <w:lang w:eastAsia="zh-CN"/>
          </w:rPr>
          <w:t>.</w:t>
        </w:r>
      </w:ins>
      <w:ins w:id="1613" w:author="像个男人一样" w:date="2018-03-22T12:32:17Z">
        <w:r>
          <w:rPr/>
          <w:t xml:space="preserve">9 </w:t>
        </w:r>
      </w:ins>
      <w:ins w:id="1614" w:author="像个男人一样" w:date="2018-03-22T12:32:17Z">
        <w:r>
          <w:rPr>
            <w:rFonts w:hint="eastAsia"/>
            <w:lang w:eastAsia="zh-CN"/>
          </w:rPr>
          <w:t>:The pitch angle offset from the racing game</w:t>
        </w:r>
      </w:ins>
      <w:ins w:id="1615" w:author="像个男人一样" w:date="2018-03-22T12:32:17Z">
        <w:r>
          <w:rPr/>
          <w:tab/>
        </w:r>
      </w:ins>
      <w:ins w:id="1616" w:author="像个男人一样" w:date="2018-03-22T12:32:17Z">
        <w:r>
          <w:rPr/>
          <w:fldChar w:fldCharType="begin"/>
        </w:r>
      </w:ins>
      <w:ins w:id="1617" w:author="像个男人一样" w:date="2018-03-22T12:32:17Z">
        <w:r>
          <w:rPr/>
          <w:instrText xml:space="preserve"> PAGEREF _Toc19547 </w:instrText>
        </w:r>
      </w:ins>
      <w:ins w:id="1618" w:author="像个男人一样" w:date="2018-03-22T12:32:17Z">
        <w:r>
          <w:rPr/>
          <w:fldChar w:fldCharType="separate"/>
        </w:r>
      </w:ins>
      <w:ins w:id="1619" w:author="像个男人一样" w:date="2018-03-22T12:32:18Z">
        <w:r>
          <w:rPr/>
          <w:t>29</w:t>
        </w:r>
      </w:ins>
      <w:ins w:id="1620" w:author="像个男人一样" w:date="2018-03-22T12:32:17Z">
        <w:r>
          <w:rPr/>
          <w:fldChar w:fldCharType="end"/>
        </w:r>
      </w:ins>
      <w:ins w:id="1621" w:author="像个男人一样" w:date="2018-03-22T12:32:17Z">
        <w:r>
          <w:rPr>
            <w:bCs/>
          </w:rPr>
          <w:fldChar w:fldCharType="end"/>
        </w:r>
      </w:ins>
    </w:p>
    <w:p>
      <w:pPr>
        <w:pStyle w:val="18"/>
        <w:tabs>
          <w:tab w:val="right" w:leader="dot" w:pos="9026"/>
        </w:tabs>
        <w:rPr>
          <w:ins w:id="1622" w:author="像个男人一样" w:date="2018-03-22T12:32:17Z"/>
        </w:rPr>
      </w:pPr>
      <w:ins w:id="1623" w:author="像个男人一样" w:date="2018-03-22T12:32:17Z">
        <w:r>
          <w:rPr>
            <w:bCs/>
          </w:rPr>
          <w:fldChar w:fldCharType="begin"/>
        </w:r>
      </w:ins>
      <w:ins w:id="1624" w:author="像个男人一样" w:date="2018-03-22T12:32:17Z">
        <w:r>
          <w:rPr>
            <w:bCs/>
          </w:rPr>
          <w:instrText xml:space="preserve"> HYPERLINK \l _Toc1851 </w:instrText>
        </w:r>
      </w:ins>
      <w:ins w:id="1625" w:author="像个男人一样" w:date="2018-03-22T12:32:17Z">
        <w:r>
          <w:rPr>
            <w:bCs/>
          </w:rPr>
          <w:fldChar w:fldCharType="separate"/>
        </w:r>
      </w:ins>
      <w:ins w:id="1626" w:author="像个男人一样" w:date="2018-03-22T12:32:17Z">
        <w:r>
          <w:rPr/>
          <w:t>Figure 4</w:t>
        </w:r>
      </w:ins>
      <w:ins w:id="1627" w:author="像个男人一样" w:date="2018-03-22T12:32:17Z">
        <w:r>
          <w:rPr>
            <w:rFonts w:hint="eastAsia"/>
            <w:lang w:eastAsia="zh-CN"/>
          </w:rPr>
          <w:t>.</w:t>
        </w:r>
      </w:ins>
      <w:ins w:id="1628" w:author="像个男人一样" w:date="2018-03-22T12:32:17Z">
        <w:r>
          <w:rPr/>
          <w:t xml:space="preserve">1 </w:t>
        </w:r>
      </w:ins>
      <w:ins w:id="1629" w:author="像个男人一样" w:date="2018-03-22T12:32:17Z">
        <w:r>
          <w:rPr>
            <w:rFonts w:hint="eastAsia"/>
            <w:lang w:eastAsia="zh-CN"/>
          </w:rPr>
          <w:t>: A kind of glow sticks</w:t>
        </w:r>
      </w:ins>
      <w:ins w:id="1630" w:author="像个男人一样" w:date="2018-03-22T12:32:17Z">
        <w:r>
          <w:rPr/>
          <w:tab/>
        </w:r>
      </w:ins>
      <w:ins w:id="1631" w:author="像个男人一样" w:date="2018-03-22T12:32:17Z">
        <w:r>
          <w:rPr/>
          <w:fldChar w:fldCharType="begin"/>
        </w:r>
      </w:ins>
      <w:ins w:id="1632" w:author="像个男人一样" w:date="2018-03-22T12:32:17Z">
        <w:r>
          <w:rPr/>
          <w:instrText xml:space="preserve"> PAGEREF _Toc1851 </w:instrText>
        </w:r>
      </w:ins>
      <w:ins w:id="1633" w:author="像个男人一样" w:date="2018-03-22T12:32:17Z">
        <w:r>
          <w:rPr/>
          <w:fldChar w:fldCharType="separate"/>
        </w:r>
      </w:ins>
      <w:ins w:id="1634" w:author="像个男人一样" w:date="2018-03-22T12:32:18Z">
        <w:r>
          <w:rPr/>
          <w:t>30</w:t>
        </w:r>
      </w:ins>
      <w:ins w:id="1635" w:author="像个男人一样" w:date="2018-03-22T12:32:17Z">
        <w:r>
          <w:rPr/>
          <w:fldChar w:fldCharType="end"/>
        </w:r>
      </w:ins>
      <w:ins w:id="1636" w:author="像个男人一样" w:date="2018-03-22T12:32:17Z">
        <w:r>
          <w:rPr>
            <w:bCs/>
          </w:rPr>
          <w:fldChar w:fldCharType="end"/>
        </w:r>
      </w:ins>
    </w:p>
    <w:p>
      <w:pPr>
        <w:pStyle w:val="18"/>
        <w:tabs>
          <w:tab w:val="right" w:leader="dot" w:pos="9026"/>
        </w:tabs>
        <w:rPr>
          <w:ins w:id="1637" w:author="像个男人一样" w:date="2018-03-22T12:32:17Z"/>
        </w:rPr>
      </w:pPr>
      <w:ins w:id="1638" w:author="像个男人一样" w:date="2018-03-22T12:32:17Z">
        <w:r>
          <w:rPr>
            <w:bCs/>
          </w:rPr>
          <w:fldChar w:fldCharType="begin"/>
        </w:r>
      </w:ins>
      <w:ins w:id="1639" w:author="像个男人一样" w:date="2018-03-22T12:32:17Z">
        <w:r>
          <w:rPr>
            <w:bCs/>
          </w:rPr>
          <w:instrText xml:space="preserve"> HYPERLINK \l _Toc29002 </w:instrText>
        </w:r>
      </w:ins>
      <w:ins w:id="1640" w:author="像个男人一样" w:date="2018-03-22T12:32:17Z">
        <w:r>
          <w:rPr>
            <w:bCs/>
          </w:rPr>
          <w:fldChar w:fldCharType="separate"/>
        </w:r>
      </w:ins>
      <w:ins w:id="1641" w:author="像个男人一样" w:date="2018-03-22T12:32:17Z">
        <w:r>
          <w:rPr/>
          <w:t>Figure 4</w:t>
        </w:r>
      </w:ins>
      <w:ins w:id="1642" w:author="像个男人一样" w:date="2018-03-22T12:32:17Z">
        <w:r>
          <w:rPr>
            <w:rFonts w:hint="eastAsia"/>
            <w:lang w:eastAsia="zh-CN"/>
          </w:rPr>
          <w:t>.</w:t>
        </w:r>
      </w:ins>
      <w:ins w:id="1643" w:author="像个男人一样" w:date="2018-03-22T12:32:17Z">
        <w:r>
          <w:rPr/>
          <w:t xml:space="preserve">2 </w:t>
        </w:r>
      </w:ins>
      <w:ins w:id="1644" w:author="像个男人一样" w:date="2018-03-22T12:32:17Z">
        <w:r>
          <w:rPr>
            <w:rFonts w:hint="eastAsia"/>
            <w:lang w:eastAsia="zh-CN"/>
          </w:rPr>
          <w:t>:</w:t>
        </w:r>
      </w:ins>
      <w:ins w:id="1645" w:author="像个男人一样" w:date="2018-03-22T12:32:17Z">
        <w:r>
          <w:rPr>
            <w:rFonts w:hint="eastAsia"/>
            <w:lang w:val="en-US" w:eastAsia="zh-CN"/>
          </w:rPr>
          <w:t xml:space="preserve"> A </w:t>
        </w:r>
      </w:ins>
      <w:ins w:id="1646" w:author="像个男人一样" w:date="2018-03-22T12:32:17Z">
        <w:r>
          <w:rPr>
            <w:rFonts w:hint="eastAsia"/>
            <w:lang w:eastAsia="zh-CN"/>
          </w:rPr>
          <w:t>Vocal Concert</w:t>
        </w:r>
      </w:ins>
      <w:ins w:id="1647" w:author="像个男人一样" w:date="2018-03-22T12:32:17Z">
        <w:r>
          <w:rPr/>
          <w:tab/>
        </w:r>
      </w:ins>
      <w:ins w:id="1648" w:author="像个男人一样" w:date="2018-03-22T12:32:17Z">
        <w:r>
          <w:rPr/>
          <w:fldChar w:fldCharType="begin"/>
        </w:r>
      </w:ins>
      <w:ins w:id="1649" w:author="像个男人一样" w:date="2018-03-22T12:32:17Z">
        <w:r>
          <w:rPr/>
          <w:instrText xml:space="preserve"> PAGEREF _Toc29002 </w:instrText>
        </w:r>
      </w:ins>
      <w:ins w:id="1650" w:author="像个男人一样" w:date="2018-03-22T12:32:17Z">
        <w:r>
          <w:rPr/>
          <w:fldChar w:fldCharType="separate"/>
        </w:r>
      </w:ins>
      <w:ins w:id="1651" w:author="像个男人一样" w:date="2018-03-22T12:32:18Z">
        <w:r>
          <w:rPr/>
          <w:t>31</w:t>
        </w:r>
      </w:ins>
      <w:ins w:id="1652" w:author="像个男人一样" w:date="2018-03-22T12:32:17Z">
        <w:r>
          <w:rPr/>
          <w:fldChar w:fldCharType="end"/>
        </w:r>
      </w:ins>
      <w:ins w:id="1653" w:author="像个男人一样" w:date="2018-03-22T12:32:17Z">
        <w:r>
          <w:rPr>
            <w:bCs/>
          </w:rPr>
          <w:fldChar w:fldCharType="end"/>
        </w:r>
      </w:ins>
    </w:p>
    <w:p>
      <w:pPr>
        <w:pStyle w:val="18"/>
        <w:tabs>
          <w:tab w:val="right" w:leader="dot" w:pos="9026"/>
        </w:tabs>
        <w:rPr>
          <w:ins w:id="1654" w:author="像个男人一样" w:date="2018-03-22T12:32:17Z"/>
        </w:rPr>
      </w:pPr>
      <w:ins w:id="1655" w:author="像个男人一样" w:date="2018-03-22T12:32:17Z">
        <w:r>
          <w:rPr>
            <w:bCs/>
          </w:rPr>
          <w:fldChar w:fldCharType="begin"/>
        </w:r>
      </w:ins>
      <w:ins w:id="1656" w:author="像个男人一样" w:date="2018-03-22T12:32:17Z">
        <w:r>
          <w:rPr>
            <w:bCs/>
          </w:rPr>
          <w:instrText xml:space="preserve"> HYPERLINK \l _Toc20954 </w:instrText>
        </w:r>
      </w:ins>
      <w:ins w:id="1657" w:author="像个男人一样" w:date="2018-03-22T12:32:17Z">
        <w:r>
          <w:rPr>
            <w:bCs/>
          </w:rPr>
          <w:fldChar w:fldCharType="separate"/>
        </w:r>
      </w:ins>
      <w:ins w:id="1658" w:author="像个男人一样" w:date="2018-03-22T12:32:17Z">
        <w:r>
          <w:rPr/>
          <w:t>Figure 4</w:t>
        </w:r>
      </w:ins>
      <w:ins w:id="1659" w:author="像个男人一样" w:date="2018-03-22T12:32:17Z">
        <w:r>
          <w:rPr>
            <w:rFonts w:hint="eastAsia"/>
            <w:lang w:eastAsia="zh-CN"/>
          </w:rPr>
          <w:t>.</w:t>
        </w:r>
      </w:ins>
      <w:ins w:id="1660" w:author="像个男人一样" w:date="2018-03-22T12:32:17Z">
        <w:r>
          <w:rPr/>
          <w:t xml:space="preserve">3 </w:t>
        </w:r>
      </w:ins>
      <w:ins w:id="1661" w:author="像个男人一样" w:date="2018-03-22T12:32:17Z">
        <w:r>
          <w:rPr>
            <w:rFonts w:hint="eastAsia"/>
            <w:lang w:eastAsia="zh-CN"/>
          </w:rPr>
          <w:t>: Audiences shake glow sticks</w:t>
        </w:r>
      </w:ins>
      <w:ins w:id="1662" w:author="像个男人一样" w:date="2018-03-22T12:32:17Z">
        <w:r>
          <w:rPr/>
          <w:tab/>
        </w:r>
      </w:ins>
      <w:ins w:id="1663" w:author="像个男人一样" w:date="2018-03-22T12:32:17Z">
        <w:r>
          <w:rPr/>
          <w:fldChar w:fldCharType="begin"/>
        </w:r>
      </w:ins>
      <w:ins w:id="1664" w:author="像个男人一样" w:date="2018-03-22T12:32:17Z">
        <w:r>
          <w:rPr/>
          <w:instrText xml:space="preserve"> PAGEREF _Toc20954 </w:instrText>
        </w:r>
      </w:ins>
      <w:ins w:id="1665" w:author="像个男人一样" w:date="2018-03-22T12:32:17Z">
        <w:r>
          <w:rPr/>
          <w:fldChar w:fldCharType="separate"/>
        </w:r>
      </w:ins>
      <w:ins w:id="1666" w:author="像个男人一样" w:date="2018-03-22T12:32:18Z">
        <w:r>
          <w:rPr/>
          <w:t>32</w:t>
        </w:r>
      </w:ins>
      <w:ins w:id="1667" w:author="像个男人一样" w:date="2018-03-22T12:32:17Z">
        <w:r>
          <w:rPr/>
          <w:fldChar w:fldCharType="end"/>
        </w:r>
      </w:ins>
      <w:ins w:id="1668" w:author="像个男人一样" w:date="2018-03-22T12:32:17Z">
        <w:r>
          <w:rPr>
            <w:bCs/>
          </w:rPr>
          <w:fldChar w:fldCharType="end"/>
        </w:r>
      </w:ins>
    </w:p>
    <w:p>
      <w:pPr>
        <w:pStyle w:val="18"/>
        <w:tabs>
          <w:tab w:val="right" w:leader="dot" w:pos="9026"/>
        </w:tabs>
        <w:rPr>
          <w:ins w:id="1669" w:author="像个男人一样" w:date="2018-03-22T12:32:17Z"/>
        </w:rPr>
      </w:pPr>
      <w:ins w:id="1670" w:author="像个男人一样" w:date="2018-03-22T12:32:17Z">
        <w:r>
          <w:rPr>
            <w:bCs/>
          </w:rPr>
          <w:fldChar w:fldCharType="begin"/>
        </w:r>
      </w:ins>
      <w:ins w:id="1671" w:author="像个男人一样" w:date="2018-03-22T12:32:17Z">
        <w:r>
          <w:rPr>
            <w:bCs/>
          </w:rPr>
          <w:instrText xml:space="preserve"> HYPERLINK \l _Toc32203 </w:instrText>
        </w:r>
      </w:ins>
      <w:ins w:id="1672" w:author="像个男人一样" w:date="2018-03-22T12:32:17Z">
        <w:r>
          <w:rPr>
            <w:bCs/>
          </w:rPr>
          <w:fldChar w:fldCharType="separate"/>
        </w:r>
      </w:ins>
      <w:ins w:id="1673" w:author="像个男人一样" w:date="2018-03-22T12:32:17Z">
        <w:r>
          <w:rPr/>
          <w:t>Figure 4</w:t>
        </w:r>
      </w:ins>
      <w:ins w:id="1674" w:author="像个男人一样" w:date="2018-03-22T12:32:17Z">
        <w:r>
          <w:rPr>
            <w:rFonts w:hint="eastAsia"/>
            <w:lang w:eastAsia="zh-CN"/>
          </w:rPr>
          <w:t>.</w:t>
        </w:r>
      </w:ins>
      <w:ins w:id="1675" w:author="像个男人一样" w:date="2018-03-22T12:32:17Z">
        <w:r>
          <w:rPr/>
          <w:t xml:space="preserve">4 </w:t>
        </w:r>
      </w:ins>
      <w:ins w:id="1676" w:author="像个男人一样" w:date="2018-03-22T12:32:17Z">
        <w:r>
          <w:rPr>
            <w:rFonts w:hint="eastAsia"/>
            <w:lang w:eastAsia="zh-CN"/>
          </w:rPr>
          <w:t>:Scanning rooms with an iPhone</w:t>
        </w:r>
      </w:ins>
      <w:ins w:id="1677" w:author="像个男人一样" w:date="2018-03-22T12:32:17Z">
        <w:r>
          <w:rPr/>
          <w:tab/>
        </w:r>
      </w:ins>
      <w:ins w:id="1678" w:author="像个男人一样" w:date="2018-03-22T12:32:17Z">
        <w:r>
          <w:rPr/>
          <w:fldChar w:fldCharType="begin"/>
        </w:r>
      </w:ins>
      <w:ins w:id="1679" w:author="像个男人一样" w:date="2018-03-22T12:32:17Z">
        <w:r>
          <w:rPr/>
          <w:instrText xml:space="preserve"> PAGEREF _Toc32203 </w:instrText>
        </w:r>
      </w:ins>
      <w:ins w:id="1680" w:author="像个男人一样" w:date="2018-03-22T12:32:17Z">
        <w:r>
          <w:rPr/>
          <w:fldChar w:fldCharType="separate"/>
        </w:r>
      </w:ins>
      <w:ins w:id="1681" w:author="像个男人一样" w:date="2018-03-22T12:32:18Z">
        <w:r>
          <w:rPr/>
          <w:t>34</w:t>
        </w:r>
      </w:ins>
      <w:ins w:id="1682" w:author="像个男人一样" w:date="2018-03-22T12:32:17Z">
        <w:r>
          <w:rPr/>
          <w:fldChar w:fldCharType="end"/>
        </w:r>
      </w:ins>
      <w:ins w:id="1683" w:author="像个男人一样" w:date="2018-03-22T12:32:17Z">
        <w:r>
          <w:rPr>
            <w:bCs/>
          </w:rPr>
          <w:fldChar w:fldCharType="end"/>
        </w:r>
      </w:ins>
    </w:p>
    <w:p>
      <w:pPr>
        <w:pStyle w:val="18"/>
        <w:tabs>
          <w:tab w:val="right" w:leader="dot" w:pos="9026"/>
        </w:tabs>
        <w:rPr>
          <w:ins w:id="1684" w:author="像个男人一样" w:date="2018-03-22T12:32:17Z"/>
        </w:rPr>
      </w:pPr>
      <w:ins w:id="1685" w:author="像个男人一样" w:date="2018-03-22T12:32:17Z">
        <w:r>
          <w:rPr>
            <w:bCs/>
          </w:rPr>
          <w:fldChar w:fldCharType="begin"/>
        </w:r>
      </w:ins>
      <w:ins w:id="1686" w:author="像个男人一样" w:date="2018-03-22T12:32:17Z">
        <w:r>
          <w:rPr>
            <w:bCs/>
          </w:rPr>
          <w:instrText xml:space="preserve"> HYPERLINK \l _Toc31621 </w:instrText>
        </w:r>
      </w:ins>
      <w:ins w:id="1687" w:author="像个男人一样" w:date="2018-03-22T12:32:17Z">
        <w:r>
          <w:rPr>
            <w:bCs/>
          </w:rPr>
          <w:fldChar w:fldCharType="separate"/>
        </w:r>
      </w:ins>
      <w:ins w:id="1688" w:author="像个男人一样" w:date="2018-03-22T12:32:17Z">
        <w:r>
          <w:rPr/>
          <w:t>Figure 4</w:t>
        </w:r>
      </w:ins>
      <w:ins w:id="1689" w:author="像个男人一样" w:date="2018-03-22T12:32:17Z">
        <w:r>
          <w:rPr>
            <w:rFonts w:hint="eastAsia"/>
            <w:lang w:eastAsia="zh-CN"/>
          </w:rPr>
          <w:t>.</w:t>
        </w:r>
      </w:ins>
      <w:ins w:id="1690" w:author="像个男人一样" w:date="2018-03-22T12:32:17Z">
        <w:r>
          <w:rPr/>
          <w:t xml:space="preserve">5 </w:t>
        </w:r>
      </w:ins>
      <w:ins w:id="1691" w:author="像个男人一样" w:date="2018-03-22T12:32:17Z">
        <w:r>
          <w:rPr>
            <w:rFonts w:hint="eastAsia"/>
            <w:lang w:eastAsia="zh-CN"/>
          </w:rPr>
          <w:t>:Spinning Angle after High-pass algorithm</w:t>
        </w:r>
      </w:ins>
      <w:ins w:id="1692" w:author="像个男人一样" w:date="2018-03-22T12:32:17Z">
        <w:r>
          <w:rPr/>
          <w:tab/>
        </w:r>
      </w:ins>
      <w:ins w:id="1693" w:author="像个男人一样" w:date="2018-03-22T12:32:17Z">
        <w:r>
          <w:rPr/>
          <w:fldChar w:fldCharType="begin"/>
        </w:r>
      </w:ins>
      <w:ins w:id="1694" w:author="像个男人一样" w:date="2018-03-22T12:32:17Z">
        <w:r>
          <w:rPr/>
          <w:instrText xml:space="preserve"> PAGEREF _Toc31621 </w:instrText>
        </w:r>
      </w:ins>
      <w:ins w:id="1695" w:author="像个男人一样" w:date="2018-03-22T12:32:17Z">
        <w:r>
          <w:rPr/>
          <w:fldChar w:fldCharType="separate"/>
        </w:r>
      </w:ins>
      <w:ins w:id="1696" w:author="像个男人一样" w:date="2018-03-22T12:32:18Z">
        <w:r>
          <w:rPr/>
          <w:t>35</w:t>
        </w:r>
      </w:ins>
      <w:ins w:id="1697" w:author="像个男人一样" w:date="2018-03-22T12:32:17Z">
        <w:r>
          <w:rPr/>
          <w:fldChar w:fldCharType="end"/>
        </w:r>
      </w:ins>
      <w:ins w:id="1698" w:author="像个男人一样" w:date="2018-03-22T12:32:17Z">
        <w:r>
          <w:rPr>
            <w:bCs/>
          </w:rPr>
          <w:fldChar w:fldCharType="end"/>
        </w:r>
      </w:ins>
    </w:p>
    <w:p>
      <w:pPr>
        <w:pStyle w:val="18"/>
        <w:tabs>
          <w:tab w:val="right" w:leader="dot" w:pos="9026"/>
        </w:tabs>
        <w:rPr>
          <w:ins w:id="1699" w:author="像个男人一样" w:date="2018-03-22T12:32:17Z"/>
        </w:rPr>
      </w:pPr>
      <w:ins w:id="1700" w:author="像个男人一样" w:date="2018-03-22T12:32:17Z">
        <w:r>
          <w:rPr>
            <w:bCs/>
          </w:rPr>
          <w:fldChar w:fldCharType="begin"/>
        </w:r>
      </w:ins>
      <w:ins w:id="1701" w:author="像个男人一样" w:date="2018-03-22T12:32:17Z">
        <w:r>
          <w:rPr>
            <w:bCs/>
          </w:rPr>
          <w:instrText xml:space="preserve"> HYPERLINK \l _Toc1001 </w:instrText>
        </w:r>
      </w:ins>
      <w:ins w:id="1702" w:author="像个男人一样" w:date="2018-03-22T12:32:17Z">
        <w:r>
          <w:rPr>
            <w:bCs/>
          </w:rPr>
          <w:fldChar w:fldCharType="separate"/>
        </w:r>
      </w:ins>
      <w:ins w:id="1703" w:author="像个男人一样" w:date="2018-03-22T12:32:17Z">
        <w:r>
          <w:rPr/>
          <w:t>Figure 4</w:t>
        </w:r>
      </w:ins>
      <w:ins w:id="1704" w:author="像个男人一样" w:date="2018-03-22T12:32:17Z">
        <w:r>
          <w:rPr>
            <w:rFonts w:hint="eastAsia"/>
            <w:lang w:eastAsia="zh-CN"/>
          </w:rPr>
          <w:t>.</w:t>
        </w:r>
      </w:ins>
      <w:ins w:id="1705" w:author="像个男人一样" w:date="2018-03-22T12:32:17Z">
        <w:r>
          <w:rPr/>
          <w:t xml:space="preserve">6 </w:t>
        </w:r>
      </w:ins>
      <w:ins w:id="1706" w:author="像个男人一样" w:date="2018-03-22T12:32:17Z">
        <w:r>
          <w:rPr>
            <w:rFonts w:hint="eastAsia"/>
            <w:lang w:eastAsia="zh-CN"/>
          </w:rPr>
          <w:t>: The direction of the gravitational acceleration of an object</w:t>
        </w:r>
      </w:ins>
      <w:ins w:id="1707" w:author="像个男人一样" w:date="2018-03-22T12:32:17Z">
        <w:r>
          <w:rPr/>
          <w:tab/>
        </w:r>
      </w:ins>
      <w:ins w:id="1708" w:author="像个男人一样" w:date="2018-03-22T12:32:17Z">
        <w:r>
          <w:rPr/>
          <w:fldChar w:fldCharType="begin"/>
        </w:r>
      </w:ins>
      <w:ins w:id="1709" w:author="像个男人一样" w:date="2018-03-22T12:32:17Z">
        <w:r>
          <w:rPr/>
          <w:instrText xml:space="preserve"> PAGEREF _Toc1001 </w:instrText>
        </w:r>
      </w:ins>
      <w:ins w:id="1710" w:author="像个男人一样" w:date="2018-03-22T12:32:17Z">
        <w:r>
          <w:rPr/>
          <w:fldChar w:fldCharType="separate"/>
        </w:r>
      </w:ins>
      <w:ins w:id="1711" w:author="像个男人一样" w:date="2018-03-22T12:32:18Z">
        <w:r>
          <w:rPr/>
          <w:t>36</w:t>
        </w:r>
      </w:ins>
      <w:ins w:id="1712" w:author="像个男人一样" w:date="2018-03-22T12:32:17Z">
        <w:r>
          <w:rPr/>
          <w:fldChar w:fldCharType="end"/>
        </w:r>
      </w:ins>
      <w:ins w:id="1713" w:author="像个男人一样" w:date="2018-03-22T12:32:17Z">
        <w:r>
          <w:rPr>
            <w:bCs/>
          </w:rPr>
          <w:fldChar w:fldCharType="end"/>
        </w:r>
      </w:ins>
    </w:p>
    <w:p>
      <w:pPr>
        <w:pStyle w:val="18"/>
        <w:tabs>
          <w:tab w:val="right" w:leader="dot" w:pos="9026"/>
        </w:tabs>
        <w:rPr>
          <w:ins w:id="1714" w:author="像个男人一样" w:date="2018-03-22T12:32:17Z"/>
        </w:rPr>
      </w:pPr>
      <w:ins w:id="1715" w:author="像个男人一样" w:date="2018-03-22T12:32:17Z">
        <w:r>
          <w:rPr>
            <w:bCs/>
          </w:rPr>
          <w:fldChar w:fldCharType="begin"/>
        </w:r>
      </w:ins>
      <w:ins w:id="1716" w:author="像个男人一样" w:date="2018-03-22T12:32:17Z">
        <w:r>
          <w:rPr>
            <w:bCs/>
          </w:rPr>
          <w:instrText xml:space="preserve"> HYPERLINK \l _Toc12218 </w:instrText>
        </w:r>
      </w:ins>
      <w:ins w:id="1717" w:author="像个男人一样" w:date="2018-03-22T12:32:17Z">
        <w:r>
          <w:rPr>
            <w:bCs/>
          </w:rPr>
          <w:fldChar w:fldCharType="separate"/>
        </w:r>
      </w:ins>
      <w:ins w:id="1718" w:author="像个男人一样" w:date="2018-03-22T12:32:17Z">
        <w:r>
          <w:rPr/>
          <w:t>Figure 4</w:t>
        </w:r>
      </w:ins>
      <w:ins w:id="1719" w:author="像个男人一样" w:date="2018-03-22T12:32:17Z">
        <w:r>
          <w:rPr>
            <w:rFonts w:hint="eastAsia"/>
            <w:lang w:eastAsia="zh-CN"/>
          </w:rPr>
          <w:t>.</w:t>
        </w:r>
      </w:ins>
      <w:ins w:id="1720" w:author="像个男人一样" w:date="2018-03-22T12:32:17Z">
        <w:r>
          <w:rPr/>
          <w:t xml:space="preserve">7 </w:t>
        </w:r>
      </w:ins>
      <w:ins w:id="1721" w:author="像个男人一样" w:date="2018-03-22T12:32:17Z">
        <w:r>
          <w:rPr>
            <w:rFonts w:hint="eastAsia"/>
            <w:lang w:eastAsia="zh-CN"/>
          </w:rPr>
          <w:t>:Put the phone up</w:t>
        </w:r>
      </w:ins>
      <w:ins w:id="1722" w:author="像个男人一样" w:date="2018-03-22T12:32:17Z">
        <w:r>
          <w:rPr/>
          <w:tab/>
        </w:r>
      </w:ins>
      <w:ins w:id="1723" w:author="像个男人一样" w:date="2018-03-22T12:32:17Z">
        <w:r>
          <w:rPr/>
          <w:fldChar w:fldCharType="begin"/>
        </w:r>
      </w:ins>
      <w:ins w:id="1724" w:author="像个男人一样" w:date="2018-03-22T12:32:17Z">
        <w:r>
          <w:rPr/>
          <w:instrText xml:space="preserve"> PAGEREF _Toc12218 </w:instrText>
        </w:r>
      </w:ins>
      <w:ins w:id="1725" w:author="像个男人一样" w:date="2018-03-22T12:32:17Z">
        <w:r>
          <w:rPr/>
          <w:fldChar w:fldCharType="separate"/>
        </w:r>
      </w:ins>
      <w:ins w:id="1726" w:author="像个男人一样" w:date="2018-03-22T12:32:18Z">
        <w:r>
          <w:rPr/>
          <w:t>38</w:t>
        </w:r>
      </w:ins>
      <w:ins w:id="1727" w:author="像个男人一样" w:date="2018-03-22T12:32:17Z">
        <w:r>
          <w:rPr/>
          <w:fldChar w:fldCharType="end"/>
        </w:r>
      </w:ins>
      <w:ins w:id="1728" w:author="像个男人一样" w:date="2018-03-22T12:32:17Z">
        <w:r>
          <w:rPr>
            <w:bCs/>
          </w:rPr>
          <w:fldChar w:fldCharType="end"/>
        </w:r>
      </w:ins>
    </w:p>
    <w:p>
      <w:pPr>
        <w:pStyle w:val="18"/>
        <w:tabs>
          <w:tab w:val="right" w:leader="dot" w:pos="9026"/>
        </w:tabs>
        <w:rPr>
          <w:ins w:id="1729" w:author="像个男人一样" w:date="2018-03-22T12:32:17Z"/>
        </w:rPr>
      </w:pPr>
      <w:ins w:id="1730" w:author="像个男人一样" w:date="2018-03-22T12:32:17Z">
        <w:r>
          <w:rPr>
            <w:bCs/>
          </w:rPr>
          <w:fldChar w:fldCharType="begin"/>
        </w:r>
      </w:ins>
      <w:ins w:id="1731" w:author="像个男人一样" w:date="2018-03-22T12:32:17Z">
        <w:r>
          <w:rPr>
            <w:bCs/>
          </w:rPr>
          <w:instrText xml:space="preserve"> HYPERLINK \l _Toc10284 </w:instrText>
        </w:r>
      </w:ins>
      <w:ins w:id="1732" w:author="像个男人一样" w:date="2018-03-22T12:32:17Z">
        <w:r>
          <w:rPr>
            <w:bCs/>
          </w:rPr>
          <w:fldChar w:fldCharType="separate"/>
        </w:r>
      </w:ins>
      <w:ins w:id="1733" w:author="像个男人一样" w:date="2018-03-22T12:32:17Z">
        <w:r>
          <w:rPr/>
          <w:t>Figure 4</w:t>
        </w:r>
      </w:ins>
      <w:ins w:id="1734" w:author="像个男人一样" w:date="2018-03-22T12:32:17Z">
        <w:r>
          <w:rPr>
            <w:rFonts w:hint="eastAsia"/>
            <w:lang w:eastAsia="zh-CN"/>
          </w:rPr>
          <w:t>.</w:t>
        </w:r>
      </w:ins>
      <w:ins w:id="1735" w:author="像个男人一样" w:date="2018-03-22T12:32:17Z">
        <w:r>
          <w:rPr/>
          <w:t xml:space="preserve">8 </w:t>
        </w:r>
      </w:ins>
      <w:ins w:id="1736" w:author="像个男人一样" w:date="2018-03-22T12:32:17Z">
        <w:r>
          <w:rPr>
            <w:rFonts w:hint="eastAsia"/>
            <w:lang w:eastAsia="zh-CN"/>
          </w:rPr>
          <w:t>:Gyro data chang</w:t>
        </w:r>
      </w:ins>
      <w:ins w:id="1737" w:author="像个男人一样" w:date="2018-03-22T12:32:17Z">
        <w:r>
          <w:rPr/>
          <w:tab/>
        </w:r>
      </w:ins>
      <w:ins w:id="1738" w:author="像个男人一样" w:date="2018-03-22T12:32:17Z">
        <w:r>
          <w:rPr/>
          <w:fldChar w:fldCharType="begin"/>
        </w:r>
      </w:ins>
      <w:ins w:id="1739" w:author="像个男人一样" w:date="2018-03-22T12:32:17Z">
        <w:r>
          <w:rPr/>
          <w:instrText xml:space="preserve"> PAGEREF _Toc10284 </w:instrText>
        </w:r>
      </w:ins>
      <w:ins w:id="1740" w:author="像个男人一样" w:date="2018-03-22T12:32:17Z">
        <w:r>
          <w:rPr/>
          <w:fldChar w:fldCharType="separate"/>
        </w:r>
      </w:ins>
      <w:ins w:id="1741" w:author="像个男人一样" w:date="2018-03-22T12:32:18Z">
        <w:r>
          <w:rPr/>
          <w:t>39</w:t>
        </w:r>
      </w:ins>
      <w:ins w:id="1742" w:author="像个男人一样" w:date="2018-03-22T12:32:17Z">
        <w:r>
          <w:rPr/>
          <w:fldChar w:fldCharType="end"/>
        </w:r>
      </w:ins>
      <w:ins w:id="1743" w:author="像个男人一样" w:date="2018-03-22T12:32:17Z">
        <w:r>
          <w:rPr>
            <w:bCs/>
          </w:rPr>
          <w:fldChar w:fldCharType="end"/>
        </w:r>
      </w:ins>
    </w:p>
    <w:p>
      <w:pPr>
        <w:pStyle w:val="18"/>
        <w:tabs>
          <w:tab w:val="right" w:leader="dot" w:pos="9026"/>
        </w:tabs>
        <w:rPr>
          <w:ins w:id="1744" w:author="像个男人一样" w:date="2018-03-22T12:32:17Z"/>
        </w:rPr>
      </w:pPr>
      <w:ins w:id="1745" w:author="像个男人一样" w:date="2018-03-22T12:32:17Z">
        <w:r>
          <w:rPr>
            <w:bCs/>
          </w:rPr>
          <w:fldChar w:fldCharType="begin"/>
        </w:r>
      </w:ins>
      <w:ins w:id="1746" w:author="像个男人一样" w:date="2018-03-22T12:32:17Z">
        <w:r>
          <w:rPr>
            <w:bCs/>
          </w:rPr>
          <w:instrText xml:space="preserve"> HYPERLINK \l _Toc22582 </w:instrText>
        </w:r>
      </w:ins>
      <w:ins w:id="1747" w:author="像个男人一样" w:date="2018-03-22T12:32:17Z">
        <w:r>
          <w:rPr>
            <w:bCs/>
          </w:rPr>
          <w:fldChar w:fldCharType="separate"/>
        </w:r>
      </w:ins>
      <w:ins w:id="1748" w:author="像个男人一样" w:date="2018-03-22T12:32:17Z">
        <w:r>
          <w:rPr/>
          <w:t>Figure 4</w:t>
        </w:r>
      </w:ins>
      <w:ins w:id="1749" w:author="像个男人一样" w:date="2018-03-22T12:32:17Z">
        <w:r>
          <w:rPr>
            <w:rFonts w:hint="eastAsia"/>
            <w:lang w:eastAsia="zh-CN"/>
          </w:rPr>
          <w:t>.</w:t>
        </w:r>
      </w:ins>
      <w:ins w:id="1750" w:author="像个男人一样" w:date="2018-03-22T12:32:17Z">
        <w:r>
          <w:rPr/>
          <w:t xml:space="preserve">9 </w:t>
        </w:r>
      </w:ins>
      <w:ins w:id="1751" w:author="像个男人一样" w:date="2018-03-22T12:32:17Z">
        <w:r>
          <w:rPr>
            <w:rFonts w:hint="eastAsia"/>
            <w:lang w:eastAsia="zh-CN"/>
          </w:rPr>
          <w:t>: Shank the Phone in action1</w:t>
        </w:r>
      </w:ins>
      <w:ins w:id="1752" w:author="像个男人一样" w:date="2018-03-22T12:32:17Z">
        <w:r>
          <w:rPr/>
          <w:tab/>
        </w:r>
      </w:ins>
      <w:ins w:id="1753" w:author="像个男人一样" w:date="2018-03-22T12:32:17Z">
        <w:r>
          <w:rPr/>
          <w:fldChar w:fldCharType="begin"/>
        </w:r>
      </w:ins>
      <w:ins w:id="1754" w:author="像个男人一样" w:date="2018-03-22T12:32:17Z">
        <w:r>
          <w:rPr/>
          <w:instrText xml:space="preserve"> PAGEREF _Toc22582 </w:instrText>
        </w:r>
      </w:ins>
      <w:ins w:id="1755" w:author="像个男人一样" w:date="2018-03-22T12:32:17Z">
        <w:r>
          <w:rPr/>
          <w:fldChar w:fldCharType="separate"/>
        </w:r>
      </w:ins>
      <w:ins w:id="1756" w:author="像个男人一样" w:date="2018-03-22T12:32:18Z">
        <w:r>
          <w:rPr/>
          <w:t>40</w:t>
        </w:r>
      </w:ins>
      <w:ins w:id="1757" w:author="像个男人一样" w:date="2018-03-22T12:32:17Z">
        <w:r>
          <w:rPr/>
          <w:fldChar w:fldCharType="end"/>
        </w:r>
      </w:ins>
      <w:ins w:id="1758" w:author="像个男人一样" w:date="2018-03-22T12:32:17Z">
        <w:r>
          <w:rPr>
            <w:bCs/>
          </w:rPr>
          <w:fldChar w:fldCharType="end"/>
        </w:r>
      </w:ins>
    </w:p>
    <w:p>
      <w:pPr>
        <w:pStyle w:val="18"/>
        <w:tabs>
          <w:tab w:val="right" w:leader="dot" w:pos="9026"/>
        </w:tabs>
        <w:rPr>
          <w:ins w:id="1759" w:author="像个男人一样" w:date="2018-03-22T12:32:17Z"/>
        </w:rPr>
      </w:pPr>
      <w:ins w:id="1760" w:author="像个男人一样" w:date="2018-03-22T12:32:17Z">
        <w:r>
          <w:rPr>
            <w:bCs/>
          </w:rPr>
          <w:fldChar w:fldCharType="begin"/>
        </w:r>
      </w:ins>
      <w:ins w:id="1761" w:author="像个男人一样" w:date="2018-03-22T12:32:17Z">
        <w:r>
          <w:rPr>
            <w:bCs/>
          </w:rPr>
          <w:instrText xml:space="preserve"> HYPERLINK \l _Toc21337 </w:instrText>
        </w:r>
      </w:ins>
      <w:ins w:id="1762" w:author="像个男人一样" w:date="2018-03-22T12:32:17Z">
        <w:r>
          <w:rPr>
            <w:bCs/>
          </w:rPr>
          <w:fldChar w:fldCharType="separate"/>
        </w:r>
      </w:ins>
      <w:ins w:id="1763" w:author="像个男人一样" w:date="2018-03-22T12:32:17Z">
        <w:r>
          <w:rPr/>
          <w:t>Figure 4</w:t>
        </w:r>
      </w:ins>
      <w:ins w:id="1764" w:author="像个男人一样" w:date="2018-03-22T12:32:17Z">
        <w:r>
          <w:rPr>
            <w:rFonts w:hint="eastAsia"/>
            <w:lang w:eastAsia="zh-CN"/>
          </w:rPr>
          <w:t>.</w:t>
        </w:r>
      </w:ins>
      <w:ins w:id="1765" w:author="像个男人一样" w:date="2018-03-22T12:32:17Z">
        <w:r>
          <w:rPr/>
          <w:t xml:space="preserve">10 </w:t>
        </w:r>
      </w:ins>
      <w:ins w:id="1766" w:author="像个男人一样" w:date="2018-03-22T12:32:17Z">
        <w:r>
          <w:rPr>
            <w:rFonts w:hint="eastAsia"/>
            <w:lang w:eastAsia="zh-CN"/>
          </w:rPr>
          <w:t>:Spinning angle changes</w:t>
        </w:r>
      </w:ins>
      <w:ins w:id="1767" w:author="像个男人一样" w:date="2018-03-22T12:32:17Z">
        <w:r>
          <w:rPr>
            <w:rFonts w:hint="eastAsia"/>
            <w:lang w:val="en-US" w:eastAsia="zh-CN"/>
          </w:rPr>
          <w:t xml:space="preserve"> in action 1</w:t>
        </w:r>
      </w:ins>
      <w:ins w:id="1768" w:author="像个男人一样" w:date="2018-03-22T12:32:17Z">
        <w:r>
          <w:rPr/>
          <w:tab/>
        </w:r>
      </w:ins>
      <w:ins w:id="1769" w:author="像个男人一样" w:date="2018-03-22T12:32:17Z">
        <w:r>
          <w:rPr/>
          <w:fldChar w:fldCharType="begin"/>
        </w:r>
      </w:ins>
      <w:ins w:id="1770" w:author="像个男人一样" w:date="2018-03-22T12:32:17Z">
        <w:r>
          <w:rPr/>
          <w:instrText xml:space="preserve"> PAGEREF _Toc21337 </w:instrText>
        </w:r>
      </w:ins>
      <w:ins w:id="1771" w:author="像个男人一样" w:date="2018-03-22T12:32:17Z">
        <w:r>
          <w:rPr/>
          <w:fldChar w:fldCharType="separate"/>
        </w:r>
      </w:ins>
      <w:ins w:id="1772" w:author="像个男人一样" w:date="2018-03-22T12:32:18Z">
        <w:r>
          <w:rPr/>
          <w:t>40</w:t>
        </w:r>
      </w:ins>
      <w:ins w:id="1773" w:author="像个男人一样" w:date="2018-03-22T12:32:17Z">
        <w:r>
          <w:rPr/>
          <w:fldChar w:fldCharType="end"/>
        </w:r>
      </w:ins>
      <w:ins w:id="1774" w:author="像个男人一样" w:date="2018-03-22T12:32:17Z">
        <w:r>
          <w:rPr>
            <w:bCs/>
          </w:rPr>
          <w:fldChar w:fldCharType="end"/>
        </w:r>
      </w:ins>
    </w:p>
    <w:p>
      <w:pPr>
        <w:pStyle w:val="18"/>
        <w:tabs>
          <w:tab w:val="right" w:leader="dot" w:pos="9026"/>
        </w:tabs>
        <w:rPr>
          <w:ins w:id="1775" w:author="像个男人一样" w:date="2018-03-22T12:32:17Z"/>
        </w:rPr>
      </w:pPr>
      <w:ins w:id="1776" w:author="像个男人一样" w:date="2018-03-22T12:32:17Z">
        <w:r>
          <w:rPr>
            <w:bCs/>
          </w:rPr>
          <w:fldChar w:fldCharType="begin"/>
        </w:r>
      </w:ins>
      <w:ins w:id="1777" w:author="像个男人一样" w:date="2018-03-22T12:32:17Z">
        <w:r>
          <w:rPr>
            <w:bCs/>
          </w:rPr>
          <w:instrText xml:space="preserve"> HYPERLINK \l _Toc17258 </w:instrText>
        </w:r>
      </w:ins>
      <w:ins w:id="1778" w:author="像个男人一样" w:date="2018-03-22T12:32:17Z">
        <w:r>
          <w:rPr>
            <w:bCs/>
          </w:rPr>
          <w:fldChar w:fldCharType="separate"/>
        </w:r>
      </w:ins>
      <w:ins w:id="1779" w:author="像个男人一样" w:date="2018-03-22T12:32:17Z">
        <w:r>
          <w:rPr/>
          <w:t>Figure 4</w:t>
        </w:r>
      </w:ins>
      <w:ins w:id="1780" w:author="像个男人一样" w:date="2018-03-22T12:32:17Z">
        <w:r>
          <w:rPr>
            <w:rFonts w:hint="eastAsia"/>
            <w:lang w:eastAsia="zh-CN"/>
          </w:rPr>
          <w:t>.</w:t>
        </w:r>
      </w:ins>
      <w:ins w:id="1781" w:author="像个男人一样" w:date="2018-03-22T12:32:17Z">
        <w:r>
          <w:rPr/>
          <w:t xml:space="preserve">11 </w:t>
        </w:r>
      </w:ins>
      <w:ins w:id="1782" w:author="像个男人一样" w:date="2018-03-22T12:32:17Z">
        <w:r>
          <w:rPr>
            <w:rFonts w:hint="eastAsia"/>
            <w:lang w:eastAsia="zh-CN"/>
          </w:rPr>
          <w:t>: Angles with the gravity changes</w:t>
        </w:r>
      </w:ins>
      <w:ins w:id="1783" w:author="像个男人一样" w:date="2018-03-22T12:32:17Z">
        <w:r>
          <w:rPr>
            <w:rFonts w:hint="eastAsia"/>
            <w:lang w:val="en-US" w:eastAsia="zh-CN"/>
          </w:rPr>
          <w:t xml:space="preserve"> in action1</w:t>
        </w:r>
      </w:ins>
      <w:ins w:id="1784" w:author="像个男人一样" w:date="2018-03-22T12:32:17Z">
        <w:r>
          <w:rPr/>
          <w:tab/>
        </w:r>
      </w:ins>
      <w:ins w:id="1785" w:author="像个男人一样" w:date="2018-03-22T12:32:17Z">
        <w:r>
          <w:rPr/>
          <w:fldChar w:fldCharType="begin"/>
        </w:r>
      </w:ins>
      <w:ins w:id="1786" w:author="像个男人一样" w:date="2018-03-22T12:32:17Z">
        <w:r>
          <w:rPr/>
          <w:instrText xml:space="preserve"> PAGEREF _Toc17258 </w:instrText>
        </w:r>
      </w:ins>
      <w:ins w:id="1787" w:author="像个男人一样" w:date="2018-03-22T12:32:17Z">
        <w:r>
          <w:rPr/>
          <w:fldChar w:fldCharType="separate"/>
        </w:r>
      </w:ins>
      <w:ins w:id="1788" w:author="像个男人一样" w:date="2018-03-22T12:32:18Z">
        <w:r>
          <w:rPr/>
          <w:t>41</w:t>
        </w:r>
      </w:ins>
      <w:ins w:id="1789" w:author="像个男人一样" w:date="2018-03-22T12:32:17Z">
        <w:r>
          <w:rPr/>
          <w:fldChar w:fldCharType="end"/>
        </w:r>
      </w:ins>
      <w:ins w:id="1790" w:author="像个男人一样" w:date="2018-03-22T12:32:17Z">
        <w:r>
          <w:rPr>
            <w:bCs/>
          </w:rPr>
          <w:fldChar w:fldCharType="end"/>
        </w:r>
      </w:ins>
    </w:p>
    <w:p>
      <w:pPr>
        <w:pStyle w:val="18"/>
        <w:tabs>
          <w:tab w:val="right" w:leader="dot" w:pos="9026"/>
        </w:tabs>
        <w:rPr>
          <w:ins w:id="1791" w:author="像个男人一样" w:date="2018-03-22T12:32:17Z"/>
        </w:rPr>
      </w:pPr>
      <w:ins w:id="1792" w:author="像个男人一样" w:date="2018-03-22T12:32:17Z">
        <w:r>
          <w:rPr>
            <w:bCs/>
          </w:rPr>
          <w:fldChar w:fldCharType="begin"/>
        </w:r>
      </w:ins>
      <w:ins w:id="1793" w:author="像个男人一样" w:date="2018-03-22T12:32:17Z">
        <w:r>
          <w:rPr>
            <w:bCs/>
          </w:rPr>
          <w:instrText xml:space="preserve"> HYPERLINK \l _Toc32003 </w:instrText>
        </w:r>
      </w:ins>
      <w:ins w:id="1794" w:author="像个男人一样" w:date="2018-03-22T12:32:17Z">
        <w:r>
          <w:rPr>
            <w:bCs/>
          </w:rPr>
          <w:fldChar w:fldCharType="separate"/>
        </w:r>
      </w:ins>
      <w:ins w:id="1795" w:author="像个男人一样" w:date="2018-03-22T12:32:17Z">
        <w:r>
          <w:rPr/>
          <w:t>Figure 4</w:t>
        </w:r>
      </w:ins>
      <w:ins w:id="1796" w:author="像个男人一样" w:date="2018-03-22T12:32:17Z">
        <w:r>
          <w:rPr>
            <w:rFonts w:hint="eastAsia"/>
            <w:lang w:eastAsia="zh-CN"/>
          </w:rPr>
          <w:t>.</w:t>
        </w:r>
      </w:ins>
      <w:ins w:id="1797" w:author="像个男人一样" w:date="2018-03-22T12:32:17Z">
        <w:r>
          <w:rPr/>
          <w:t xml:space="preserve">12 </w:t>
        </w:r>
      </w:ins>
      <w:ins w:id="1798" w:author="像个男人一样" w:date="2018-03-22T12:32:17Z">
        <w:r>
          <w:rPr>
            <w:rFonts w:hint="eastAsia"/>
            <w:lang w:eastAsia="zh-CN"/>
          </w:rPr>
          <w:t xml:space="preserve">:Spinning angle changes in action </w:t>
        </w:r>
      </w:ins>
      <w:ins w:id="1799" w:author="像个男人一样" w:date="2018-03-22T12:32:17Z">
        <w:r>
          <w:rPr>
            <w:rFonts w:hint="eastAsia"/>
            <w:lang w:val="en-US" w:eastAsia="zh-CN"/>
          </w:rPr>
          <w:t>2</w:t>
        </w:r>
      </w:ins>
      <w:ins w:id="1800" w:author="像个男人一样" w:date="2018-03-22T12:32:17Z">
        <w:r>
          <w:rPr/>
          <w:tab/>
        </w:r>
      </w:ins>
      <w:ins w:id="1801" w:author="像个男人一样" w:date="2018-03-22T12:32:17Z">
        <w:r>
          <w:rPr/>
          <w:fldChar w:fldCharType="begin"/>
        </w:r>
      </w:ins>
      <w:ins w:id="1802" w:author="像个男人一样" w:date="2018-03-22T12:32:17Z">
        <w:r>
          <w:rPr/>
          <w:instrText xml:space="preserve"> PAGEREF _Toc32003 </w:instrText>
        </w:r>
      </w:ins>
      <w:ins w:id="1803" w:author="像个男人一样" w:date="2018-03-22T12:32:17Z">
        <w:r>
          <w:rPr/>
          <w:fldChar w:fldCharType="separate"/>
        </w:r>
      </w:ins>
      <w:ins w:id="1804" w:author="像个男人一样" w:date="2018-03-22T12:32:18Z">
        <w:r>
          <w:rPr/>
          <w:t>42</w:t>
        </w:r>
      </w:ins>
      <w:ins w:id="1805" w:author="像个男人一样" w:date="2018-03-22T12:32:17Z">
        <w:r>
          <w:rPr/>
          <w:fldChar w:fldCharType="end"/>
        </w:r>
      </w:ins>
      <w:ins w:id="1806" w:author="像个男人一样" w:date="2018-03-22T12:32:17Z">
        <w:r>
          <w:rPr>
            <w:bCs/>
          </w:rPr>
          <w:fldChar w:fldCharType="end"/>
        </w:r>
      </w:ins>
    </w:p>
    <w:p>
      <w:pPr>
        <w:pStyle w:val="18"/>
        <w:tabs>
          <w:tab w:val="right" w:leader="dot" w:pos="9026"/>
        </w:tabs>
        <w:rPr>
          <w:ins w:id="1807" w:author="像个男人一样" w:date="2018-03-22T12:32:17Z"/>
        </w:rPr>
      </w:pPr>
      <w:ins w:id="1808" w:author="像个男人一样" w:date="2018-03-22T12:32:17Z">
        <w:r>
          <w:rPr>
            <w:bCs/>
          </w:rPr>
          <w:fldChar w:fldCharType="begin"/>
        </w:r>
      </w:ins>
      <w:ins w:id="1809" w:author="像个男人一样" w:date="2018-03-22T12:32:17Z">
        <w:r>
          <w:rPr>
            <w:bCs/>
          </w:rPr>
          <w:instrText xml:space="preserve"> HYPERLINK \l _Toc22226 </w:instrText>
        </w:r>
      </w:ins>
      <w:ins w:id="1810" w:author="像个男人一样" w:date="2018-03-22T12:32:17Z">
        <w:r>
          <w:rPr>
            <w:bCs/>
          </w:rPr>
          <w:fldChar w:fldCharType="separate"/>
        </w:r>
      </w:ins>
      <w:ins w:id="1811" w:author="像个男人一样" w:date="2018-03-22T12:32:17Z">
        <w:r>
          <w:rPr/>
          <w:t>Figure 4</w:t>
        </w:r>
      </w:ins>
      <w:ins w:id="1812" w:author="像个男人一样" w:date="2018-03-22T12:32:17Z">
        <w:r>
          <w:rPr>
            <w:rFonts w:hint="eastAsia"/>
            <w:lang w:eastAsia="zh-CN"/>
          </w:rPr>
          <w:t>.</w:t>
        </w:r>
      </w:ins>
      <w:ins w:id="1813" w:author="像个男人一样" w:date="2018-03-22T12:32:17Z">
        <w:r>
          <w:rPr/>
          <w:t xml:space="preserve">13 </w:t>
        </w:r>
      </w:ins>
      <w:ins w:id="1814" w:author="像个男人一样" w:date="2018-03-22T12:32:17Z">
        <w:r>
          <w:rPr>
            <w:rFonts w:hint="eastAsia"/>
            <w:lang w:eastAsia="zh-CN"/>
          </w:rPr>
          <w:t>: Angles with the gravity changes in action 2</w:t>
        </w:r>
      </w:ins>
      <w:ins w:id="1815" w:author="像个男人一样" w:date="2018-03-22T12:32:17Z">
        <w:r>
          <w:rPr/>
          <w:tab/>
        </w:r>
      </w:ins>
      <w:ins w:id="1816" w:author="像个男人一样" w:date="2018-03-22T12:32:17Z">
        <w:r>
          <w:rPr/>
          <w:fldChar w:fldCharType="begin"/>
        </w:r>
      </w:ins>
      <w:ins w:id="1817" w:author="像个男人一样" w:date="2018-03-22T12:32:17Z">
        <w:r>
          <w:rPr/>
          <w:instrText xml:space="preserve"> PAGEREF _Toc22226 </w:instrText>
        </w:r>
      </w:ins>
      <w:ins w:id="1818" w:author="像个男人一样" w:date="2018-03-22T12:32:17Z">
        <w:r>
          <w:rPr/>
          <w:fldChar w:fldCharType="separate"/>
        </w:r>
      </w:ins>
      <w:ins w:id="1819" w:author="像个男人一样" w:date="2018-03-22T12:32:18Z">
        <w:r>
          <w:rPr/>
          <w:t>42</w:t>
        </w:r>
      </w:ins>
      <w:ins w:id="1820" w:author="像个男人一样" w:date="2018-03-22T12:32:17Z">
        <w:r>
          <w:rPr/>
          <w:fldChar w:fldCharType="end"/>
        </w:r>
      </w:ins>
      <w:ins w:id="1821" w:author="像个男人一样" w:date="2018-03-22T12:32:17Z">
        <w:r>
          <w:rPr>
            <w:bCs/>
          </w:rPr>
          <w:fldChar w:fldCharType="end"/>
        </w:r>
      </w:ins>
    </w:p>
    <w:p>
      <w:pPr>
        <w:pStyle w:val="18"/>
        <w:tabs>
          <w:tab w:val="right" w:leader="dot" w:pos="9026"/>
        </w:tabs>
        <w:rPr>
          <w:ins w:id="1822" w:author="像个男人一样" w:date="2018-03-22T12:32:17Z"/>
        </w:rPr>
      </w:pPr>
      <w:ins w:id="1823" w:author="像个男人一样" w:date="2018-03-22T12:32:17Z">
        <w:r>
          <w:rPr>
            <w:bCs/>
          </w:rPr>
          <w:fldChar w:fldCharType="begin"/>
        </w:r>
      </w:ins>
      <w:ins w:id="1824" w:author="像个男人一样" w:date="2018-03-22T12:32:17Z">
        <w:r>
          <w:rPr>
            <w:bCs/>
          </w:rPr>
          <w:instrText xml:space="preserve"> HYPERLINK \l _Toc17489 </w:instrText>
        </w:r>
      </w:ins>
      <w:ins w:id="1825" w:author="像个男人一样" w:date="2018-03-22T12:32:17Z">
        <w:r>
          <w:rPr>
            <w:bCs/>
          </w:rPr>
          <w:fldChar w:fldCharType="separate"/>
        </w:r>
      </w:ins>
      <w:ins w:id="1826" w:author="像个男人一样" w:date="2018-03-22T12:32:17Z">
        <w:r>
          <w:rPr/>
          <w:t>Figure 4</w:t>
        </w:r>
      </w:ins>
      <w:ins w:id="1827" w:author="像个男人一样" w:date="2018-03-22T12:32:17Z">
        <w:r>
          <w:rPr>
            <w:rFonts w:hint="eastAsia"/>
            <w:lang w:eastAsia="zh-CN"/>
          </w:rPr>
          <w:t>.</w:t>
        </w:r>
      </w:ins>
      <w:ins w:id="1828" w:author="像个男人一样" w:date="2018-03-22T12:32:17Z">
        <w:r>
          <w:rPr/>
          <w:t xml:space="preserve">14 </w:t>
        </w:r>
      </w:ins>
      <w:ins w:id="1829" w:author="像个男人一样" w:date="2018-03-22T12:32:17Z">
        <w:r>
          <w:rPr>
            <w:rFonts w:hint="eastAsia"/>
            <w:lang w:eastAsia="zh-CN"/>
          </w:rPr>
          <w:t>:</w:t>
        </w:r>
      </w:ins>
      <w:ins w:id="1830" w:author="像个男人一样" w:date="2018-03-22T12:32:17Z">
        <w:r>
          <w:rPr>
            <w:rFonts w:hint="eastAsia"/>
            <w:lang w:val="en-US" w:eastAsia="zh-CN"/>
          </w:rPr>
          <w:t xml:space="preserve"> </w:t>
        </w:r>
      </w:ins>
      <w:ins w:id="1831" w:author="像个男人一样" w:date="2018-03-22T12:32:17Z">
        <w:r>
          <w:rPr>
            <w:rFonts w:hint="eastAsia"/>
            <w:lang w:eastAsia="zh-CN"/>
          </w:rPr>
          <w:t>Spinning angle changes in action 3</w:t>
        </w:r>
      </w:ins>
      <w:ins w:id="1832" w:author="像个男人一样" w:date="2018-03-22T12:32:17Z">
        <w:r>
          <w:rPr/>
          <w:tab/>
        </w:r>
      </w:ins>
      <w:ins w:id="1833" w:author="像个男人一样" w:date="2018-03-22T12:32:17Z">
        <w:r>
          <w:rPr/>
          <w:fldChar w:fldCharType="begin"/>
        </w:r>
      </w:ins>
      <w:ins w:id="1834" w:author="像个男人一样" w:date="2018-03-22T12:32:17Z">
        <w:r>
          <w:rPr/>
          <w:instrText xml:space="preserve"> PAGEREF _Toc17489 </w:instrText>
        </w:r>
      </w:ins>
      <w:ins w:id="1835" w:author="像个男人一样" w:date="2018-03-22T12:32:17Z">
        <w:r>
          <w:rPr/>
          <w:fldChar w:fldCharType="separate"/>
        </w:r>
      </w:ins>
      <w:ins w:id="1836" w:author="像个男人一样" w:date="2018-03-22T12:32:18Z">
        <w:r>
          <w:rPr/>
          <w:t>43</w:t>
        </w:r>
      </w:ins>
      <w:ins w:id="1837" w:author="像个男人一样" w:date="2018-03-22T12:32:17Z">
        <w:r>
          <w:rPr/>
          <w:fldChar w:fldCharType="end"/>
        </w:r>
      </w:ins>
      <w:ins w:id="1838" w:author="像个男人一样" w:date="2018-03-22T12:32:17Z">
        <w:r>
          <w:rPr>
            <w:bCs/>
          </w:rPr>
          <w:fldChar w:fldCharType="end"/>
        </w:r>
      </w:ins>
    </w:p>
    <w:p>
      <w:pPr>
        <w:pStyle w:val="18"/>
        <w:tabs>
          <w:tab w:val="right" w:leader="dot" w:pos="9026"/>
        </w:tabs>
        <w:rPr>
          <w:ins w:id="1839" w:author="像个男人一样" w:date="2018-03-22T12:32:17Z"/>
        </w:rPr>
      </w:pPr>
      <w:ins w:id="1840" w:author="像个男人一样" w:date="2018-03-22T12:32:17Z">
        <w:r>
          <w:rPr>
            <w:bCs/>
          </w:rPr>
          <w:fldChar w:fldCharType="begin"/>
        </w:r>
      </w:ins>
      <w:ins w:id="1841" w:author="像个男人一样" w:date="2018-03-22T12:32:17Z">
        <w:r>
          <w:rPr>
            <w:bCs/>
          </w:rPr>
          <w:instrText xml:space="preserve"> HYPERLINK \l _Toc5978 </w:instrText>
        </w:r>
      </w:ins>
      <w:ins w:id="1842" w:author="像个男人一样" w:date="2018-03-22T12:32:17Z">
        <w:r>
          <w:rPr>
            <w:bCs/>
          </w:rPr>
          <w:fldChar w:fldCharType="separate"/>
        </w:r>
      </w:ins>
      <w:ins w:id="1843" w:author="像个男人一样" w:date="2018-03-22T12:32:17Z">
        <w:r>
          <w:rPr/>
          <w:t>Figure 4</w:t>
        </w:r>
      </w:ins>
      <w:ins w:id="1844" w:author="像个男人一样" w:date="2018-03-22T12:32:17Z">
        <w:r>
          <w:rPr>
            <w:rFonts w:hint="eastAsia"/>
            <w:lang w:eastAsia="zh-CN"/>
          </w:rPr>
          <w:t>.</w:t>
        </w:r>
      </w:ins>
      <w:ins w:id="1845" w:author="像个男人一样" w:date="2018-03-22T12:32:17Z">
        <w:r>
          <w:rPr/>
          <w:t xml:space="preserve">15 </w:t>
        </w:r>
      </w:ins>
      <w:ins w:id="1846" w:author="像个男人一样" w:date="2018-03-22T12:32:17Z">
        <w:r>
          <w:rPr>
            <w:rFonts w:hint="eastAsia"/>
            <w:lang w:eastAsia="zh-CN"/>
          </w:rPr>
          <w:t>:  Angles with the gravity changes in action 3</w:t>
        </w:r>
      </w:ins>
      <w:ins w:id="1847" w:author="像个男人一样" w:date="2018-03-22T12:32:17Z">
        <w:r>
          <w:rPr/>
          <w:tab/>
        </w:r>
      </w:ins>
      <w:ins w:id="1848" w:author="像个男人一样" w:date="2018-03-22T12:32:17Z">
        <w:r>
          <w:rPr/>
          <w:fldChar w:fldCharType="begin"/>
        </w:r>
      </w:ins>
      <w:ins w:id="1849" w:author="像个男人一样" w:date="2018-03-22T12:32:17Z">
        <w:r>
          <w:rPr/>
          <w:instrText xml:space="preserve"> PAGEREF _Toc5978 </w:instrText>
        </w:r>
      </w:ins>
      <w:ins w:id="1850" w:author="像个男人一样" w:date="2018-03-22T12:32:17Z">
        <w:r>
          <w:rPr/>
          <w:fldChar w:fldCharType="separate"/>
        </w:r>
      </w:ins>
      <w:ins w:id="1851" w:author="像个男人一样" w:date="2018-03-22T12:32:18Z">
        <w:r>
          <w:rPr/>
          <w:t>44</w:t>
        </w:r>
      </w:ins>
      <w:ins w:id="1852" w:author="像个男人一样" w:date="2018-03-22T12:32:17Z">
        <w:r>
          <w:rPr/>
          <w:fldChar w:fldCharType="end"/>
        </w:r>
      </w:ins>
      <w:ins w:id="1853" w:author="像个男人一样" w:date="2018-03-22T12:32:17Z">
        <w:r>
          <w:rPr>
            <w:bCs/>
          </w:rPr>
          <w:fldChar w:fldCharType="end"/>
        </w:r>
      </w:ins>
    </w:p>
    <w:p>
      <w:pPr>
        <w:pStyle w:val="19"/>
        <w:pageBreakBefore/>
        <w:tabs>
          <w:tab w:val="right" w:leader="dot" w:pos="9026"/>
        </w:tabs>
        <w:spacing w:beforeLines="0" w:afterLines="0" w:line="192" w:lineRule="auto"/>
        <w:ind w:left="238"/>
        <w:rPr>
          <w:bCs/>
          <w:sz w:val="21"/>
          <w:rPrChange w:id="1855" w:author="像个男人一样" w:date="2018-03-21T01:36:18Z">
            <w:rPr>
              <w:sz w:val="22"/>
            </w:rPr>
          </w:rPrChange>
        </w:rPr>
        <w:pPrChange w:id="1854" w:author="像个男人一样" w:date="2018-03-21T20:16:33Z">
          <w:pPr>
            <w:spacing w:line="192" w:lineRule="auto"/>
          </w:pPr>
        </w:pPrChange>
      </w:pPr>
      <w:ins w:id="1856" w:author="像个男人一样" w:date="2018-03-22T12:27:31Z">
        <w:r>
          <w:rPr>
            <w:bCs/>
          </w:rPr>
          <w:fldChar w:fldCharType="end"/>
        </w:r>
      </w:ins>
    </w:p>
    <w:p>
      <w:pPr>
        <w:pStyle w:val="3"/>
        <w:numPr>
          <w:ilvl w:val="0"/>
          <w:numId w:val="0"/>
        </w:numPr>
        <w:ind w:left="144"/>
        <w:rPr>
          <w:ins w:id="1857" w:author="像个男人一样" w:date="2018-03-21T02:42:09Z"/>
          <w:rFonts w:eastAsia="Microsoft JhengHei"/>
        </w:rPr>
      </w:pPr>
      <w:bookmarkStart w:id="41" w:name="_Toc223"/>
      <w:bookmarkStart w:id="42" w:name="_Toc19167"/>
      <w:bookmarkStart w:id="43" w:name="_Toc30704"/>
      <w:bookmarkStart w:id="44" w:name="_Toc18433"/>
      <w:bookmarkStart w:id="45" w:name="_Toc9742"/>
      <w:bookmarkStart w:id="46" w:name="_Toc22605"/>
      <w:bookmarkStart w:id="47" w:name="_Toc6264"/>
      <w:bookmarkStart w:id="48" w:name="_Toc2400"/>
      <w:bookmarkStart w:id="49" w:name="_Toc9702"/>
      <w:bookmarkStart w:id="50" w:name="_Toc15812"/>
      <w:bookmarkStart w:id="51" w:name="_Toc9363"/>
      <w:r>
        <w:rPr>
          <w:rFonts w:eastAsia="Microsoft JhengHei"/>
        </w:rPr>
        <w:t>List of Tables</w:t>
      </w:r>
      <w:bookmarkEnd w:id="41"/>
      <w:bookmarkEnd w:id="42"/>
      <w:bookmarkEnd w:id="43"/>
      <w:bookmarkEnd w:id="44"/>
      <w:bookmarkEnd w:id="45"/>
      <w:bookmarkEnd w:id="46"/>
      <w:bookmarkEnd w:id="47"/>
      <w:bookmarkEnd w:id="48"/>
      <w:bookmarkEnd w:id="49"/>
      <w:bookmarkEnd w:id="50"/>
      <w:bookmarkEnd w:id="51"/>
    </w:p>
    <w:p>
      <w:pPr>
        <w:pStyle w:val="18"/>
        <w:tabs>
          <w:tab w:val="right" w:leader="dot" w:pos="9026"/>
        </w:tabs>
        <w:rPr>
          <w:ins w:id="1858" w:author="像个男人一样" w:date="2018-03-22T12:32:16Z"/>
        </w:rPr>
      </w:pPr>
      <w:ins w:id="1859" w:author="像个男人一样" w:date="2018-03-22T12:27:22Z">
        <w:r>
          <w:rPr/>
          <w:fldChar w:fldCharType="begin"/>
        </w:r>
      </w:ins>
      <w:ins w:id="1860" w:author="像个男人一样" w:date="2018-03-22T12:27:22Z">
        <w:r>
          <w:rPr/>
          <w:instrText xml:space="preserve">TOC \h \c "Table"</w:instrText>
        </w:r>
      </w:ins>
      <w:ins w:id="1861" w:author="像个男人一样" w:date="2018-03-22T12:27:22Z">
        <w:r>
          <w:rPr/>
          <w:fldChar w:fldCharType="separate"/>
        </w:r>
      </w:ins>
      <w:ins w:id="1862" w:author="像个男人一样" w:date="2018-03-22T12:32:16Z">
        <w:r>
          <w:rPr/>
          <w:fldChar w:fldCharType="begin"/>
        </w:r>
      </w:ins>
      <w:ins w:id="1863" w:author="像个男人一样" w:date="2018-03-22T12:32:16Z">
        <w:r>
          <w:rPr/>
          <w:instrText xml:space="preserve"> HYPERLINK \l _Toc27588 </w:instrText>
        </w:r>
      </w:ins>
      <w:ins w:id="1864" w:author="像个男人一样" w:date="2018-03-22T12:32:16Z">
        <w:r>
          <w:rPr/>
          <w:fldChar w:fldCharType="separate"/>
        </w:r>
      </w:ins>
      <w:ins w:id="1865" w:author="像个男人一样" w:date="2018-03-22T12:32:16Z">
        <w:r>
          <w:rPr/>
          <w:t>Table 4</w:t>
        </w:r>
      </w:ins>
      <w:ins w:id="1866" w:author="像个男人一样" w:date="2018-03-22T12:32:16Z">
        <w:r>
          <w:rPr>
            <w:rFonts w:hint="eastAsia"/>
            <w:lang w:eastAsia="zh-CN"/>
          </w:rPr>
          <w:t>.</w:t>
        </w:r>
      </w:ins>
      <w:ins w:id="1867" w:author="像个男人一样" w:date="2018-03-22T12:32:16Z">
        <w:r>
          <w:rPr/>
          <w:t xml:space="preserve">1 </w:t>
        </w:r>
      </w:ins>
      <w:ins w:id="1868" w:author="像个男人一样" w:date="2018-03-22T12:32:16Z">
        <w:r>
          <w:rPr>
            <w:rFonts w:hint="eastAsia"/>
            <w:lang w:eastAsia="zh-CN"/>
          </w:rPr>
          <w:t>:Spinning angle restri</w:t>
        </w:r>
      </w:ins>
      <w:ins w:id="1869" w:author="像个男人一样" w:date="2018-03-22T12:32:16Z">
        <w:r>
          <w:rPr>
            <w:rFonts w:hint="eastAsia"/>
            <w:lang w:val="en-US" w:eastAsia="zh-CN"/>
          </w:rPr>
          <w:t>c</w:t>
        </w:r>
      </w:ins>
      <w:ins w:id="1870" w:author="像个男人一样" w:date="2018-03-22T12:32:16Z">
        <w:r>
          <w:rPr>
            <w:rFonts w:hint="eastAsia"/>
            <w:lang w:eastAsia="zh-CN"/>
          </w:rPr>
          <w:t>tions</w:t>
        </w:r>
      </w:ins>
      <w:ins w:id="1871" w:author="像个男人一样" w:date="2018-03-22T12:32:16Z">
        <w:r>
          <w:rPr>
            <w:rFonts w:hint="eastAsia"/>
            <w:lang w:val="en-US" w:eastAsia="zh-CN"/>
          </w:rPr>
          <w:t xml:space="preserve"> in action 1</w:t>
        </w:r>
      </w:ins>
      <w:ins w:id="1872" w:author="像个男人一样" w:date="2018-03-22T12:32:16Z">
        <w:r>
          <w:rPr/>
          <w:tab/>
        </w:r>
      </w:ins>
      <w:ins w:id="1873" w:author="像个男人一样" w:date="2018-03-22T12:32:16Z">
        <w:r>
          <w:rPr/>
          <w:fldChar w:fldCharType="begin"/>
        </w:r>
      </w:ins>
      <w:ins w:id="1874" w:author="像个男人一样" w:date="2018-03-22T12:32:16Z">
        <w:r>
          <w:rPr/>
          <w:instrText xml:space="preserve"> PAGEREF _Toc27588 </w:instrText>
        </w:r>
      </w:ins>
      <w:ins w:id="1875" w:author="像个男人一样" w:date="2018-03-22T12:32:16Z">
        <w:r>
          <w:rPr/>
          <w:fldChar w:fldCharType="separate"/>
        </w:r>
      </w:ins>
      <w:ins w:id="1876" w:author="像个男人一样" w:date="2018-03-22T12:32:16Z">
        <w:r>
          <w:rPr/>
          <w:t>40</w:t>
        </w:r>
      </w:ins>
      <w:ins w:id="1877" w:author="像个男人一样" w:date="2018-03-22T12:32:16Z">
        <w:r>
          <w:rPr/>
          <w:fldChar w:fldCharType="end"/>
        </w:r>
      </w:ins>
      <w:ins w:id="1878" w:author="像个男人一样" w:date="2018-03-22T12:32:16Z">
        <w:r>
          <w:rPr/>
          <w:fldChar w:fldCharType="end"/>
        </w:r>
      </w:ins>
    </w:p>
    <w:p>
      <w:pPr>
        <w:pStyle w:val="18"/>
        <w:tabs>
          <w:tab w:val="right" w:leader="dot" w:pos="9026"/>
        </w:tabs>
        <w:rPr>
          <w:ins w:id="1879" w:author="像个男人一样" w:date="2018-03-22T12:32:16Z"/>
        </w:rPr>
      </w:pPr>
      <w:ins w:id="1880" w:author="像个男人一样" w:date="2018-03-22T12:32:16Z">
        <w:r>
          <w:rPr/>
          <w:fldChar w:fldCharType="begin"/>
        </w:r>
      </w:ins>
      <w:ins w:id="1881" w:author="像个男人一样" w:date="2018-03-22T12:32:16Z">
        <w:r>
          <w:rPr/>
          <w:instrText xml:space="preserve"> HYPERLINK \l _Toc9974 </w:instrText>
        </w:r>
      </w:ins>
      <w:ins w:id="1882" w:author="像个男人一样" w:date="2018-03-22T12:32:16Z">
        <w:r>
          <w:rPr/>
          <w:fldChar w:fldCharType="separate"/>
        </w:r>
      </w:ins>
      <w:ins w:id="1883" w:author="像个男人一样" w:date="2018-03-22T12:32:16Z">
        <w:r>
          <w:rPr/>
          <w:t>Table 4</w:t>
        </w:r>
      </w:ins>
      <w:ins w:id="1884" w:author="像个男人一样" w:date="2018-03-22T12:32:16Z">
        <w:r>
          <w:rPr>
            <w:rFonts w:hint="eastAsia"/>
            <w:lang w:eastAsia="zh-CN"/>
          </w:rPr>
          <w:t>.</w:t>
        </w:r>
      </w:ins>
      <w:ins w:id="1885" w:author="像个男人一样" w:date="2018-03-22T12:32:16Z">
        <w:r>
          <w:rPr/>
          <w:t xml:space="preserve">2 </w:t>
        </w:r>
      </w:ins>
      <w:ins w:id="1886" w:author="像个男人一样" w:date="2018-03-22T12:32:16Z">
        <w:r>
          <w:rPr>
            <w:rFonts w:hint="eastAsia"/>
            <w:lang w:eastAsia="zh-CN"/>
          </w:rPr>
          <w:t>: Angles with the gravity restrictions in action 1</w:t>
        </w:r>
      </w:ins>
      <w:ins w:id="1887" w:author="像个男人一样" w:date="2018-03-22T12:32:16Z">
        <w:r>
          <w:rPr/>
          <w:tab/>
        </w:r>
      </w:ins>
      <w:ins w:id="1888" w:author="像个男人一样" w:date="2018-03-22T12:32:16Z">
        <w:r>
          <w:rPr/>
          <w:fldChar w:fldCharType="begin"/>
        </w:r>
      </w:ins>
      <w:ins w:id="1889" w:author="像个男人一样" w:date="2018-03-22T12:32:16Z">
        <w:r>
          <w:rPr/>
          <w:instrText xml:space="preserve"> PAGEREF _Toc9974 </w:instrText>
        </w:r>
      </w:ins>
      <w:ins w:id="1890" w:author="像个男人一样" w:date="2018-03-22T12:32:16Z">
        <w:r>
          <w:rPr/>
          <w:fldChar w:fldCharType="separate"/>
        </w:r>
      </w:ins>
      <w:ins w:id="1891" w:author="像个男人一样" w:date="2018-03-22T12:32:16Z">
        <w:r>
          <w:rPr/>
          <w:t>41</w:t>
        </w:r>
      </w:ins>
      <w:ins w:id="1892" w:author="像个男人一样" w:date="2018-03-22T12:32:16Z">
        <w:r>
          <w:rPr/>
          <w:fldChar w:fldCharType="end"/>
        </w:r>
      </w:ins>
      <w:ins w:id="1893" w:author="像个男人一样" w:date="2018-03-22T12:32:16Z">
        <w:r>
          <w:rPr/>
          <w:fldChar w:fldCharType="end"/>
        </w:r>
      </w:ins>
    </w:p>
    <w:p>
      <w:pPr>
        <w:pStyle w:val="18"/>
        <w:tabs>
          <w:tab w:val="right" w:leader="dot" w:pos="9026"/>
        </w:tabs>
        <w:rPr>
          <w:ins w:id="1894" w:author="像个男人一样" w:date="2018-03-22T12:32:16Z"/>
        </w:rPr>
      </w:pPr>
      <w:ins w:id="1895" w:author="像个男人一样" w:date="2018-03-22T12:32:16Z">
        <w:r>
          <w:rPr/>
          <w:fldChar w:fldCharType="begin"/>
        </w:r>
      </w:ins>
      <w:ins w:id="1896" w:author="像个男人一样" w:date="2018-03-22T12:32:16Z">
        <w:r>
          <w:rPr/>
          <w:instrText xml:space="preserve"> HYPERLINK \l _Toc30209 </w:instrText>
        </w:r>
      </w:ins>
      <w:ins w:id="1897" w:author="像个男人一样" w:date="2018-03-22T12:32:16Z">
        <w:r>
          <w:rPr/>
          <w:fldChar w:fldCharType="separate"/>
        </w:r>
      </w:ins>
      <w:ins w:id="1898" w:author="像个男人一样" w:date="2018-03-22T12:32:16Z">
        <w:r>
          <w:rPr/>
          <w:t>Table 4</w:t>
        </w:r>
      </w:ins>
      <w:ins w:id="1899" w:author="像个男人一样" w:date="2018-03-22T12:32:16Z">
        <w:r>
          <w:rPr>
            <w:rFonts w:hint="eastAsia"/>
            <w:lang w:eastAsia="zh-CN"/>
          </w:rPr>
          <w:t>.</w:t>
        </w:r>
      </w:ins>
      <w:ins w:id="1900" w:author="像个男人一样" w:date="2018-03-22T12:32:16Z">
        <w:r>
          <w:rPr/>
          <w:t xml:space="preserve">3 </w:t>
        </w:r>
      </w:ins>
      <w:ins w:id="1901" w:author="像个男人一样" w:date="2018-03-22T12:32:16Z">
        <w:r>
          <w:rPr>
            <w:rFonts w:hint="eastAsia"/>
            <w:lang w:eastAsia="zh-CN"/>
          </w:rPr>
          <w:t xml:space="preserve">:Spinning angle restrictions in action </w:t>
        </w:r>
      </w:ins>
      <w:ins w:id="1902" w:author="像个男人一样" w:date="2018-03-22T12:32:16Z">
        <w:r>
          <w:rPr>
            <w:rFonts w:hint="eastAsia"/>
            <w:lang w:val="en-US" w:eastAsia="zh-CN"/>
          </w:rPr>
          <w:t>2</w:t>
        </w:r>
      </w:ins>
      <w:ins w:id="1903" w:author="像个男人一样" w:date="2018-03-22T12:32:16Z">
        <w:r>
          <w:rPr/>
          <w:tab/>
        </w:r>
      </w:ins>
      <w:ins w:id="1904" w:author="像个男人一样" w:date="2018-03-22T12:32:16Z">
        <w:r>
          <w:rPr/>
          <w:fldChar w:fldCharType="begin"/>
        </w:r>
      </w:ins>
      <w:ins w:id="1905" w:author="像个男人一样" w:date="2018-03-22T12:32:16Z">
        <w:r>
          <w:rPr/>
          <w:instrText xml:space="preserve"> PAGEREF _Toc30209 </w:instrText>
        </w:r>
      </w:ins>
      <w:ins w:id="1906" w:author="像个男人一样" w:date="2018-03-22T12:32:16Z">
        <w:r>
          <w:rPr/>
          <w:fldChar w:fldCharType="separate"/>
        </w:r>
      </w:ins>
      <w:ins w:id="1907" w:author="像个男人一样" w:date="2018-03-22T12:32:16Z">
        <w:r>
          <w:rPr/>
          <w:t>42</w:t>
        </w:r>
      </w:ins>
      <w:ins w:id="1908" w:author="像个男人一样" w:date="2018-03-22T12:32:16Z">
        <w:r>
          <w:rPr/>
          <w:fldChar w:fldCharType="end"/>
        </w:r>
      </w:ins>
      <w:ins w:id="1909" w:author="像个男人一样" w:date="2018-03-22T12:32:16Z">
        <w:r>
          <w:rPr/>
          <w:fldChar w:fldCharType="end"/>
        </w:r>
      </w:ins>
    </w:p>
    <w:p>
      <w:pPr>
        <w:pStyle w:val="18"/>
        <w:tabs>
          <w:tab w:val="right" w:leader="dot" w:pos="9026"/>
        </w:tabs>
        <w:rPr>
          <w:ins w:id="1910" w:author="像个男人一样" w:date="2018-03-22T12:32:16Z"/>
        </w:rPr>
      </w:pPr>
      <w:ins w:id="1911" w:author="像个男人一样" w:date="2018-03-22T12:32:16Z">
        <w:r>
          <w:rPr/>
          <w:fldChar w:fldCharType="begin"/>
        </w:r>
      </w:ins>
      <w:ins w:id="1912" w:author="像个男人一样" w:date="2018-03-22T12:32:16Z">
        <w:r>
          <w:rPr/>
          <w:instrText xml:space="preserve"> HYPERLINK \l _Toc21849 </w:instrText>
        </w:r>
      </w:ins>
      <w:ins w:id="1913" w:author="像个男人一样" w:date="2018-03-22T12:32:16Z">
        <w:r>
          <w:rPr/>
          <w:fldChar w:fldCharType="separate"/>
        </w:r>
      </w:ins>
      <w:ins w:id="1914" w:author="像个男人一样" w:date="2018-03-22T12:32:16Z">
        <w:r>
          <w:rPr/>
          <w:t>Table 4</w:t>
        </w:r>
      </w:ins>
      <w:ins w:id="1915" w:author="像个男人一样" w:date="2018-03-22T12:32:16Z">
        <w:r>
          <w:rPr>
            <w:rFonts w:hint="eastAsia"/>
            <w:lang w:eastAsia="zh-CN"/>
          </w:rPr>
          <w:t>.</w:t>
        </w:r>
      </w:ins>
      <w:ins w:id="1916" w:author="像个男人一样" w:date="2018-03-22T12:32:16Z">
        <w:r>
          <w:rPr/>
          <w:t xml:space="preserve">4 </w:t>
        </w:r>
      </w:ins>
      <w:ins w:id="1917" w:author="像个男人一样" w:date="2018-03-22T12:32:16Z">
        <w:r>
          <w:rPr>
            <w:rFonts w:hint="eastAsia"/>
            <w:lang w:eastAsia="zh-CN"/>
          </w:rPr>
          <w:t>:Angles with the gravity restrictions in action</w:t>
        </w:r>
      </w:ins>
      <w:ins w:id="1918" w:author="像个男人一样" w:date="2018-03-22T12:32:16Z">
        <w:r>
          <w:rPr>
            <w:rFonts w:hint="eastAsia"/>
            <w:lang w:val="en-US" w:eastAsia="zh-CN"/>
          </w:rPr>
          <w:t xml:space="preserve"> 2</w:t>
        </w:r>
      </w:ins>
      <w:ins w:id="1919" w:author="像个男人一样" w:date="2018-03-22T12:32:16Z">
        <w:r>
          <w:rPr/>
          <w:tab/>
        </w:r>
      </w:ins>
      <w:ins w:id="1920" w:author="像个男人一样" w:date="2018-03-22T12:32:16Z">
        <w:r>
          <w:rPr/>
          <w:fldChar w:fldCharType="begin"/>
        </w:r>
      </w:ins>
      <w:ins w:id="1921" w:author="像个男人一样" w:date="2018-03-22T12:32:16Z">
        <w:r>
          <w:rPr/>
          <w:instrText xml:space="preserve"> PAGEREF _Toc21849 </w:instrText>
        </w:r>
      </w:ins>
      <w:ins w:id="1922" w:author="像个男人一样" w:date="2018-03-22T12:32:16Z">
        <w:r>
          <w:rPr/>
          <w:fldChar w:fldCharType="separate"/>
        </w:r>
      </w:ins>
      <w:ins w:id="1923" w:author="像个男人一样" w:date="2018-03-22T12:32:16Z">
        <w:r>
          <w:rPr/>
          <w:t>42</w:t>
        </w:r>
      </w:ins>
      <w:ins w:id="1924" w:author="像个男人一样" w:date="2018-03-22T12:32:16Z">
        <w:r>
          <w:rPr/>
          <w:fldChar w:fldCharType="end"/>
        </w:r>
      </w:ins>
      <w:ins w:id="1925" w:author="像个男人一样" w:date="2018-03-22T12:32:16Z">
        <w:r>
          <w:rPr/>
          <w:fldChar w:fldCharType="end"/>
        </w:r>
      </w:ins>
    </w:p>
    <w:p>
      <w:pPr>
        <w:pStyle w:val="18"/>
        <w:tabs>
          <w:tab w:val="right" w:leader="dot" w:pos="9026"/>
        </w:tabs>
        <w:rPr>
          <w:ins w:id="1926" w:author="像个男人一样" w:date="2018-03-22T12:32:16Z"/>
        </w:rPr>
      </w:pPr>
      <w:ins w:id="1927" w:author="像个男人一样" w:date="2018-03-22T12:32:16Z">
        <w:r>
          <w:rPr/>
          <w:fldChar w:fldCharType="begin"/>
        </w:r>
      </w:ins>
      <w:ins w:id="1928" w:author="像个男人一样" w:date="2018-03-22T12:32:16Z">
        <w:r>
          <w:rPr/>
          <w:instrText xml:space="preserve"> HYPERLINK \l _Toc17277 </w:instrText>
        </w:r>
      </w:ins>
      <w:ins w:id="1929" w:author="像个男人一样" w:date="2018-03-22T12:32:16Z">
        <w:r>
          <w:rPr/>
          <w:fldChar w:fldCharType="separate"/>
        </w:r>
      </w:ins>
      <w:ins w:id="1930" w:author="像个男人一样" w:date="2018-03-22T12:32:16Z">
        <w:r>
          <w:rPr/>
          <w:t>Table 4</w:t>
        </w:r>
      </w:ins>
      <w:ins w:id="1931" w:author="像个男人一样" w:date="2018-03-22T12:32:16Z">
        <w:r>
          <w:rPr>
            <w:rFonts w:hint="eastAsia"/>
            <w:lang w:eastAsia="zh-CN"/>
          </w:rPr>
          <w:t>.</w:t>
        </w:r>
      </w:ins>
      <w:ins w:id="1932" w:author="像个男人一样" w:date="2018-03-22T12:32:16Z">
        <w:r>
          <w:rPr/>
          <w:t xml:space="preserve">5 </w:t>
        </w:r>
      </w:ins>
      <w:ins w:id="1933" w:author="像个男人一样" w:date="2018-03-22T12:32:16Z">
        <w:r>
          <w:rPr>
            <w:rFonts w:hint="eastAsia"/>
            <w:lang w:eastAsia="zh-CN"/>
          </w:rPr>
          <w:t>:</w:t>
        </w:r>
      </w:ins>
      <w:ins w:id="1934" w:author="像个男人一样" w:date="2018-03-22T12:32:16Z">
        <w:r>
          <w:rPr>
            <w:rFonts w:hint="eastAsia"/>
            <w:lang w:val="en-US" w:eastAsia="zh-CN"/>
          </w:rPr>
          <w:t xml:space="preserve"> </w:t>
        </w:r>
      </w:ins>
      <w:ins w:id="1935" w:author="像个男人一样" w:date="2018-03-22T12:32:16Z">
        <w:r>
          <w:rPr>
            <w:rFonts w:hint="eastAsia"/>
            <w:lang w:eastAsia="zh-CN"/>
          </w:rPr>
          <w:t>Spinning angle restrictions in action 3</w:t>
        </w:r>
      </w:ins>
      <w:ins w:id="1936" w:author="像个男人一样" w:date="2018-03-22T12:32:16Z">
        <w:r>
          <w:rPr/>
          <w:tab/>
        </w:r>
      </w:ins>
      <w:ins w:id="1937" w:author="像个男人一样" w:date="2018-03-22T12:32:16Z">
        <w:r>
          <w:rPr/>
          <w:fldChar w:fldCharType="begin"/>
        </w:r>
      </w:ins>
      <w:ins w:id="1938" w:author="像个男人一样" w:date="2018-03-22T12:32:16Z">
        <w:r>
          <w:rPr/>
          <w:instrText xml:space="preserve"> PAGEREF _Toc17277 </w:instrText>
        </w:r>
      </w:ins>
      <w:ins w:id="1939" w:author="像个男人一样" w:date="2018-03-22T12:32:16Z">
        <w:r>
          <w:rPr/>
          <w:fldChar w:fldCharType="separate"/>
        </w:r>
      </w:ins>
      <w:ins w:id="1940" w:author="像个男人一样" w:date="2018-03-22T12:32:16Z">
        <w:r>
          <w:rPr/>
          <w:t>43</w:t>
        </w:r>
      </w:ins>
      <w:ins w:id="1941" w:author="像个男人一样" w:date="2018-03-22T12:32:16Z">
        <w:r>
          <w:rPr/>
          <w:fldChar w:fldCharType="end"/>
        </w:r>
      </w:ins>
      <w:ins w:id="1942" w:author="像个男人一样" w:date="2018-03-22T12:32:16Z">
        <w:r>
          <w:rPr/>
          <w:fldChar w:fldCharType="end"/>
        </w:r>
      </w:ins>
    </w:p>
    <w:p>
      <w:pPr>
        <w:pStyle w:val="18"/>
        <w:tabs>
          <w:tab w:val="right" w:leader="dot" w:pos="9026"/>
        </w:tabs>
        <w:rPr>
          <w:ins w:id="1943" w:author="像个男人一样" w:date="2018-03-22T12:32:16Z"/>
        </w:rPr>
      </w:pPr>
      <w:ins w:id="1944" w:author="像个男人一样" w:date="2018-03-22T12:32:16Z">
        <w:r>
          <w:rPr/>
          <w:fldChar w:fldCharType="begin"/>
        </w:r>
      </w:ins>
      <w:ins w:id="1945" w:author="像个男人一样" w:date="2018-03-22T12:32:16Z">
        <w:r>
          <w:rPr/>
          <w:instrText xml:space="preserve"> HYPERLINK \l _Toc15558 </w:instrText>
        </w:r>
      </w:ins>
      <w:ins w:id="1946" w:author="像个男人一样" w:date="2018-03-22T12:32:16Z">
        <w:r>
          <w:rPr/>
          <w:fldChar w:fldCharType="separate"/>
        </w:r>
      </w:ins>
      <w:ins w:id="1947" w:author="像个男人一样" w:date="2018-03-22T12:32:16Z">
        <w:r>
          <w:rPr/>
          <w:t>Table 4</w:t>
        </w:r>
      </w:ins>
      <w:ins w:id="1948" w:author="像个男人一样" w:date="2018-03-22T12:32:16Z">
        <w:r>
          <w:rPr>
            <w:rFonts w:hint="eastAsia"/>
            <w:lang w:eastAsia="zh-CN"/>
          </w:rPr>
          <w:t>.</w:t>
        </w:r>
      </w:ins>
      <w:ins w:id="1949" w:author="像个男人一样" w:date="2018-03-22T12:32:16Z">
        <w:r>
          <w:rPr/>
          <w:t xml:space="preserve">6 </w:t>
        </w:r>
      </w:ins>
      <w:ins w:id="1950" w:author="像个男人一样" w:date="2018-03-22T12:32:16Z">
        <w:r>
          <w:rPr>
            <w:rFonts w:hint="eastAsia"/>
            <w:lang w:eastAsia="zh-CN"/>
          </w:rPr>
          <w:t>:Angles with the gravity restrictions in action 3</w:t>
        </w:r>
      </w:ins>
      <w:ins w:id="1951" w:author="像个男人一样" w:date="2018-03-22T12:32:16Z">
        <w:r>
          <w:rPr/>
          <w:tab/>
        </w:r>
      </w:ins>
      <w:ins w:id="1952" w:author="像个男人一样" w:date="2018-03-22T12:32:16Z">
        <w:r>
          <w:rPr/>
          <w:fldChar w:fldCharType="begin"/>
        </w:r>
      </w:ins>
      <w:ins w:id="1953" w:author="像个男人一样" w:date="2018-03-22T12:32:16Z">
        <w:r>
          <w:rPr/>
          <w:instrText xml:space="preserve"> PAGEREF _Toc15558 </w:instrText>
        </w:r>
      </w:ins>
      <w:ins w:id="1954" w:author="像个男人一样" w:date="2018-03-22T12:32:16Z">
        <w:r>
          <w:rPr/>
          <w:fldChar w:fldCharType="separate"/>
        </w:r>
      </w:ins>
      <w:ins w:id="1955" w:author="像个男人一样" w:date="2018-03-22T12:32:16Z">
        <w:r>
          <w:rPr/>
          <w:t>44</w:t>
        </w:r>
      </w:ins>
      <w:ins w:id="1956" w:author="像个男人一样" w:date="2018-03-22T12:32:16Z">
        <w:r>
          <w:rPr/>
          <w:fldChar w:fldCharType="end"/>
        </w:r>
      </w:ins>
      <w:ins w:id="1957" w:author="像个男人一样" w:date="2018-03-22T12:32:16Z">
        <w:r>
          <w:rPr/>
          <w:fldChar w:fldCharType="end"/>
        </w:r>
      </w:ins>
    </w:p>
    <w:p>
      <w:ins w:id="1958" w:author="像个男人一样" w:date="2018-03-22T12:27:22Z">
        <w:r>
          <w:rPr/>
          <w:fldChar w:fldCharType="end"/>
        </w:r>
      </w:ins>
    </w:p>
    <w:p>
      <w:pPr>
        <w:pageBreakBefore/>
        <w:spacing w:beforeLines="0" w:afterLines="0"/>
        <w:pPrChange w:id="1959" w:author="像个男人一样" w:date="2018-03-21T20:16:16Z">
          <w:pPr/>
        </w:pPrChange>
      </w:pPr>
    </w:p>
    <w:p>
      <w:pPr>
        <w:pStyle w:val="3"/>
        <w:numPr>
          <w:ilvl w:val="-1"/>
          <w:numId w:val="0"/>
        </w:numPr>
        <w:ind w:left="-288" w:firstLine="0"/>
        <w:rPr>
          <w:ins w:id="1961" w:author="像个男人一样" w:date="2018-03-21T20:38:53Z"/>
          <w:rFonts w:eastAsia="Microsoft JhengHei"/>
        </w:rPr>
        <w:pPrChange w:id="1960" w:author="像个男人一样" w:date="2018-03-21T20:38:50Z">
          <w:pPr/>
        </w:pPrChange>
      </w:pPr>
      <w:bookmarkStart w:id="52" w:name="_Toc3614"/>
      <w:bookmarkStart w:id="53" w:name="_Toc15959"/>
      <w:bookmarkStart w:id="54" w:name="_Toc9058"/>
      <w:bookmarkStart w:id="55" w:name="_Toc5733"/>
      <w:bookmarkStart w:id="56" w:name="_Toc11157"/>
      <w:bookmarkStart w:id="57" w:name="_Toc32433"/>
      <w:bookmarkStart w:id="58" w:name="_Toc9327"/>
      <w:bookmarkStart w:id="59" w:name="_Toc19464"/>
      <w:bookmarkStart w:id="60" w:name="_Toc6061"/>
      <w:bookmarkStart w:id="61" w:name="_Toc25400"/>
      <w:bookmarkStart w:id="62" w:name="_Toc22911"/>
      <w:r>
        <w:rPr>
          <w:rFonts w:eastAsia="Microsoft JhengHei"/>
        </w:rPr>
        <w:t>Glossary of Abbreviations</w:t>
      </w:r>
      <w:bookmarkEnd w:id="52"/>
      <w:bookmarkEnd w:id="53"/>
      <w:bookmarkEnd w:id="54"/>
      <w:bookmarkEnd w:id="55"/>
      <w:bookmarkEnd w:id="56"/>
      <w:bookmarkEnd w:id="57"/>
      <w:bookmarkEnd w:id="58"/>
      <w:bookmarkEnd w:id="59"/>
      <w:bookmarkEnd w:id="60"/>
      <w:bookmarkEnd w:id="61"/>
      <w:bookmarkEnd w:id="62"/>
    </w:p>
    <w:p>
      <w:pPr>
        <w:rPr>
          <w:ins w:id="1962" w:author="像个男人一样" w:date="2018-03-21T20:37:58Z"/>
        </w:rPr>
      </w:pPr>
    </w:p>
    <w:tbl>
      <w:tblPr>
        <w:tblStyle w:val="28"/>
        <w:tblW w:w="92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Change w:id="1963" w:author="像个男人一样" w:date="2018-03-21T20:39:06Z">
          <w:tblPr>
            <w:tblStyle w:val="28"/>
            <w:tblW w:w="92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PrChange>
      </w:tblPr>
      <w:tblGrid>
        <w:gridCol w:w="3212"/>
        <w:gridCol w:w="6030"/>
        <w:tblGridChange w:id="1964">
          <w:tblGrid>
            <w:gridCol w:w="3212"/>
            <w:gridCol w:w="1409"/>
            <w:gridCol w:w="4621"/>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1966" w:author="像个男人一样" w:date="2018-03-21T20:39:06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1965" w:author="像个男人一样" w:date="2018-03-21T20:38:07Z"/>
        </w:trPr>
        <w:tc>
          <w:tcPr>
            <w:tcW w:w="3212" w:type="dxa"/>
            <w:tcPrChange w:id="1967" w:author="像个男人一样" w:date="2018-03-21T20:39:06Z">
              <w:tcPr>
                <w:tcW w:w="4621" w:type="dxa"/>
                <w:gridSpan w:val="2"/>
              </w:tcPr>
            </w:tcPrChange>
          </w:tcPr>
          <w:p>
            <w:pPr>
              <w:jc w:val="center"/>
              <w:rPr>
                <w:ins w:id="1969" w:author="像个男人一样" w:date="2018-03-21T20:38:07Z"/>
                <w:rFonts w:hint="eastAsia" w:eastAsia="宋体"/>
                <w:b/>
                <w:bCs/>
                <w:sz w:val="32"/>
                <w:szCs w:val="32"/>
                <w:vertAlign w:val="baseline"/>
                <w:lang w:val="en-US" w:eastAsia="zh-CN"/>
                <w:rPrChange w:id="1970" w:author="像个男人一样" w:date="2018-03-21T20:38:44Z">
                  <w:rPr>
                    <w:ins w:id="1971" w:author="像个男人一样" w:date="2018-03-21T20:38:07Z"/>
                    <w:rFonts w:hint="eastAsia" w:eastAsia="宋体"/>
                    <w:vertAlign w:val="baseline"/>
                    <w:lang w:val="en-US" w:eastAsia="zh-CN"/>
                  </w:rPr>
                </w:rPrChange>
              </w:rPr>
              <w:pPrChange w:id="1968" w:author="像个男人一样" w:date="2018-03-21T20:38:39Z">
                <w:pPr/>
              </w:pPrChange>
            </w:pPr>
            <w:ins w:id="1972" w:author="像个男人一样" w:date="2018-03-21T20:38:16Z">
              <w:r>
                <w:rPr>
                  <w:rFonts w:hint="eastAsia" w:eastAsia="宋体"/>
                  <w:b/>
                  <w:bCs/>
                  <w:sz w:val="32"/>
                  <w:szCs w:val="32"/>
                  <w:vertAlign w:val="baseline"/>
                  <w:lang w:val="en-US" w:eastAsia="zh-CN"/>
                  <w:rPrChange w:id="1973" w:author="像个男人一样" w:date="2018-03-21T20:38:44Z">
                    <w:rPr>
                      <w:rFonts w:hint="eastAsia" w:eastAsia="宋体"/>
                      <w:vertAlign w:val="baseline"/>
                      <w:lang w:val="en-US" w:eastAsia="zh-CN"/>
                    </w:rPr>
                  </w:rPrChange>
                </w:rPr>
                <w:t>A</w:t>
              </w:r>
            </w:ins>
            <w:ins w:id="1974" w:author="像个男人一样" w:date="2018-03-21T20:38:18Z">
              <w:r>
                <w:rPr>
                  <w:rFonts w:hint="eastAsia" w:eastAsia="宋体"/>
                  <w:b/>
                  <w:bCs/>
                  <w:sz w:val="32"/>
                  <w:szCs w:val="32"/>
                  <w:vertAlign w:val="baseline"/>
                  <w:lang w:val="en-US" w:eastAsia="zh-CN"/>
                  <w:rPrChange w:id="1975" w:author="像个男人一样" w:date="2018-03-21T20:38:44Z">
                    <w:rPr>
                      <w:rFonts w:hint="eastAsia" w:eastAsia="宋体"/>
                      <w:vertAlign w:val="baseline"/>
                      <w:lang w:val="en-US" w:eastAsia="zh-CN"/>
                    </w:rPr>
                  </w:rPrChange>
                </w:rPr>
                <w:t>b</w:t>
              </w:r>
            </w:ins>
            <w:ins w:id="1976" w:author="像个男人一样" w:date="2018-03-21T20:38:19Z">
              <w:r>
                <w:rPr>
                  <w:rFonts w:hint="eastAsia" w:eastAsia="宋体"/>
                  <w:b/>
                  <w:bCs/>
                  <w:sz w:val="32"/>
                  <w:szCs w:val="32"/>
                  <w:vertAlign w:val="baseline"/>
                  <w:lang w:val="en-US" w:eastAsia="zh-CN"/>
                  <w:rPrChange w:id="1977" w:author="像个男人一样" w:date="2018-03-21T20:38:44Z">
                    <w:rPr>
                      <w:rFonts w:hint="eastAsia" w:eastAsia="宋体"/>
                      <w:vertAlign w:val="baseline"/>
                      <w:lang w:val="en-US" w:eastAsia="zh-CN"/>
                    </w:rPr>
                  </w:rPrChange>
                </w:rPr>
                <w:t>b</w:t>
              </w:r>
            </w:ins>
            <w:ins w:id="1978" w:author="像个男人一样" w:date="2018-03-21T20:38:26Z">
              <w:r>
                <w:rPr>
                  <w:rFonts w:hint="eastAsia" w:eastAsia="宋体"/>
                  <w:b/>
                  <w:bCs/>
                  <w:sz w:val="32"/>
                  <w:szCs w:val="32"/>
                  <w:vertAlign w:val="baseline"/>
                  <w:lang w:val="en-US" w:eastAsia="zh-CN"/>
                  <w:rPrChange w:id="1979" w:author="像个男人一样" w:date="2018-03-21T20:38:44Z">
                    <w:rPr>
                      <w:rFonts w:hint="eastAsia" w:eastAsia="宋体"/>
                      <w:vertAlign w:val="baseline"/>
                      <w:lang w:val="en-US" w:eastAsia="zh-CN"/>
                    </w:rPr>
                  </w:rPrChange>
                </w:rPr>
                <w:t>re</w:t>
              </w:r>
            </w:ins>
            <w:ins w:id="1980" w:author="像个男人一样" w:date="2018-03-21T20:38:27Z">
              <w:r>
                <w:rPr>
                  <w:rFonts w:hint="eastAsia" w:eastAsia="宋体"/>
                  <w:b/>
                  <w:bCs/>
                  <w:sz w:val="32"/>
                  <w:szCs w:val="32"/>
                  <w:vertAlign w:val="baseline"/>
                  <w:lang w:val="en-US" w:eastAsia="zh-CN"/>
                  <w:rPrChange w:id="1981" w:author="像个男人一样" w:date="2018-03-21T20:38:44Z">
                    <w:rPr>
                      <w:rFonts w:hint="eastAsia" w:eastAsia="宋体"/>
                      <w:vertAlign w:val="baseline"/>
                      <w:lang w:val="en-US" w:eastAsia="zh-CN"/>
                    </w:rPr>
                  </w:rPrChange>
                </w:rPr>
                <w:t>vi</w:t>
              </w:r>
            </w:ins>
            <w:ins w:id="1982" w:author="像个男人一样" w:date="2018-03-21T20:38:28Z">
              <w:r>
                <w:rPr>
                  <w:rFonts w:hint="eastAsia" w:eastAsia="宋体"/>
                  <w:b/>
                  <w:bCs/>
                  <w:sz w:val="32"/>
                  <w:szCs w:val="32"/>
                  <w:vertAlign w:val="baseline"/>
                  <w:lang w:val="en-US" w:eastAsia="zh-CN"/>
                  <w:rPrChange w:id="1983" w:author="像个男人一样" w:date="2018-03-21T20:38:44Z">
                    <w:rPr>
                      <w:rFonts w:hint="eastAsia" w:eastAsia="宋体"/>
                      <w:vertAlign w:val="baseline"/>
                      <w:lang w:val="en-US" w:eastAsia="zh-CN"/>
                    </w:rPr>
                  </w:rPrChange>
                </w:rPr>
                <w:t>a</w:t>
              </w:r>
            </w:ins>
            <w:ins w:id="1984" w:author="像个男人一样" w:date="2018-03-21T20:38:29Z">
              <w:r>
                <w:rPr>
                  <w:rFonts w:hint="eastAsia" w:eastAsia="宋体"/>
                  <w:b/>
                  <w:bCs/>
                  <w:sz w:val="32"/>
                  <w:szCs w:val="32"/>
                  <w:vertAlign w:val="baseline"/>
                  <w:lang w:val="en-US" w:eastAsia="zh-CN"/>
                  <w:rPrChange w:id="1985" w:author="像个男人一样" w:date="2018-03-21T20:38:44Z">
                    <w:rPr>
                      <w:rFonts w:hint="eastAsia" w:eastAsia="宋体"/>
                      <w:vertAlign w:val="baseline"/>
                      <w:lang w:val="en-US" w:eastAsia="zh-CN"/>
                    </w:rPr>
                  </w:rPrChange>
                </w:rPr>
                <w:t>tion</w:t>
              </w:r>
            </w:ins>
          </w:p>
        </w:tc>
        <w:tc>
          <w:tcPr>
            <w:tcW w:w="6030" w:type="dxa"/>
            <w:tcPrChange w:id="1986" w:author="像个男人一样" w:date="2018-03-21T20:39:06Z">
              <w:tcPr>
                <w:tcW w:w="4621" w:type="dxa"/>
              </w:tcPr>
            </w:tcPrChange>
          </w:tcPr>
          <w:p>
            <w:pPr>
              <w:jc w:val="center"/>
              <w:rPr>
                <w:ins w:id="1988" w:author="像个男人一样" w:date="2018-03-21T20:38:07Z"/>
                <w:rFonts w:hint="eastAsia" w:eastAsia="宋体"/>
                <w:b/>
                <w:bCs/>
                <w:sz w:val="32"/>
                <w:szCs w:val="32"/>
                <w:vertAlign w:val="baseline"/>
                <w:lang w:val="en-US" w:eastAsia="zh-CN"/>
                <w:rPrChange w:id="1989" w:author="像个男人一样" w:date="2018-03-21T20:38:44Z">
                  <w:rPr>
                    <w:ins w:id="1990" w:author="像个男人一样" w:date="2018-03-21T20:38:07Z"/>
                    <w:rFonts w:hint="eastAsia" w:eastAsia="宋体"/>
                    <w:vertAlign w:val="baseline"/>
                    <w:lang w:val="en-US" w:eastAsia="zh-CN"/>
                  </w:rPr>
                </w:rPrChange>
              </w:rPr>
              <w:pPrChange w:id="1987" w:author="像个男人一样" w:date="2018-03-21T20:38:39Z">
                <w:pPr/>
              </w:pPrChange>
            </w:pPr>
            <w:ins w:id="1991" w:author="像个男人一样" w:date="2018-03-21T20:38:32Z">
              <w:r>
                <w:rPr>
                  <w:rFonts w:hint="eastAsia" w:eastAsia="宋体"/>
                  <w:b/>
                  <w:bCs/>
                  <w:sz w:val="32"/>
                  <w:szCs w:val="32"/>
                  <w:vertAlign w:val="baseline"/>
                  <w:lang w:val="en-US" w:eastAsia="zh-CN"/>
                  <w:rPrChange w:id="1992" w:author="像个男人一样" w:date="2018-03-21T20:38:44Z">
                    <w:rPr>
                      <w:rFonts w:hint="eastAsia" w:eastAsia="宋体"/>
                      <w:vertAlign w:val="baseline"/>
                      <w:lang w:val="en-US" w:eastAsia="zh-CN"/>
                    </w:rPr>
                  </w:rPrChange>
                </w:rPr>
                <w:t>Ful</w:t>
              </w:r>
            </w:ins>
            <w:ins w:id="1993" w:author="像个男人一样" w:date="2018-03-21T20:38:33Z">
              <w:r>
                <w:rPr>
                  <w:rFonts w:hint="eastAsia" w:eastAsia="宋体"/>
                  <w:b/>
                  <w:bCs/>
                  <w:sz w:val="32"/>
                  <w:szCs w:val="32"/>
                  <w:vertAlign w:val="baseline"/>
                  <w:lang w:val="en-US" w:eastAsia="zh-CN"/>
                  <w:rPrChange w:id="1994" w:author="像个男人一样" w:date="2018-03-21T20:38:44Z">
                    <w:rPr>
                      <w:rFonts w:hint="eastAsia" w:eastAsia="宋体"/>
                      <w:vertAlign w:val="baseline"/>
                      <w:lang w:val="en-US" w:eastAsia="zh-CN"/>
                    </w:rPr>
                  </w:rPrChange>
                </w:rPr>
                <w:t xml:space="preserve">l </w:t>
              </w:r>
            </w:ins>
            <w:ins w:id="1995" w:author="像个男人一样" w:date="2018-03-21T20:38:34Z">
              <w:r>
                <w:rPr>
                  <w:rFonts w:hint="eastAsia" w:eastAsia="宋体"/>
                  <w:b/>
                  <w:bCs/>
                  <w:sz w:val="32"/>
                  <w:szCs w:val="32"/>
                  <w:vertAlign w:val="baseline"/>
                  <w:lang w:val="en-US" w:eastAsia="zh-CN"/>
                  <w:rPrChange w:id="1996" w:author="像个男人一样" w:date="2018-03-21T20:38:44Z">
                    <w:rPr>
                      <w:rFonts w:hint="eastAsia" w:eastAsia="宋体"/>
                      <w:vertAlign w:val="baseline"/>
                      <w:lang w:val="en-US" w:eastAsia="zh-CN"/>
                    </w:rPr>
                  </w:rPrChange>
                </w:rPr>
                <w:t>Titl</w:t>
              </w:r>
            </w:ins>
            <w:ins w:id="1997" w:author="像个男人一样" w:date="2018-03-21T20:38:35Z">
              <w:r>
                <w:rPr>
                  <w:rFonts w:hint="eastAsia" w:eastAsia="宋体"/>
                  <w:b/>
                  <w:bCs/>
                  <w:sz w:val="32"/>
                  <w:szCs w:val="32"/>
                  <w:vertAlign w:val="baseline"/>
                  <w:lang w:val="en-US" w:eastAsia="zh-CN"/>
                  <w:rPrChange w:id="1998" w:author="像个男人一样" w:date="2018-03-21T20:38:44Z">
                    <w:rPr>
                      <w:rFonts w:hint="eastAsia" w:eastAsia="宋体"/>
                      <w:vertAlign w:val="baseline"/>
                      <w:lang w:val="en-US" w:eastAsia="zh-CN"/>
                    </w:rPr>
                  </w:rPrChange>
                </w:rPr>
                <w:t>e</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2000" w:author="像个男人一样" w:date="2018-03-21T20:39:06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1999" w:author="像个男人一样" w:date="2018-03-21T20:38:07Z"/>
        </w:trPr>
        <w:tc>
          <w:tcPr>
            <w:tcW w:w="3212" w:type="dxa"/>
            <w:tcPrChange w:id="2001" w:author="像个男人一样" w:date="2018-03-21T20:39:06Z">
              <w:tcPr>
                <w:tcW w:w="4621" w:type="dxa"/>
                <w:gridSpan w:val="2"/>
              </w:tcPr>
            </w:tcPrChange>
          </w:tcPr>
          <w:p>
            <w:pPr>
              <w:rPr>
                <w:ins w:id="2002" w:author="像个男人一样" w:date="2018-03-21T20:38:07Z"/>
                <w:rFonts w:hint="eastAsia" w:eastAsia="宋体"/>
                <w:b/>
                <w:bCs/>
                <w:sz w:val="28"/>
                <w:szCs w:val="24"/>
                <w:vertAlign w:val="baseline"/>
                <w:lang w:val="en-US" w:eastAsia="zh-CN"/>
                <w:rPrChange w:id="2003" w:author="像个男人一样" w:date="2018-03-21T20:39:35Z">
                  <w:rPr>
                    <w:ins w:id="2004" w:author="像个男人一样" w:date="2018-03-21T20:38:07Z"/>
                    <w:rFonts w:hint="eastAsia" w:eastAsia="宋体"/>
                    <w:vertAlign w:val="baseline"/>
                    <w:lang w:val="en-US" w:eastAsia="zh-CN"/>
                  </w:rPr>
                </w:rPrChange>
              </w:rPr>
            </w:pPr>
            <w:ins w:id="2005" w:author="像个男人一样" w:date="2018-03-21T20:38:58Z">
              <w:r>
                <w:rPr>
                  <w:rFonts w:hint="eastAsia" w:eastAsia="宋体"/>
                  <w:b/>
                  <w:bCs/>
                  <w:sz w:val="28"/>
                  <w:szCs w:val="24"/>
                  <w:vertAlign w:val="baseline"/>
                  <w:lang w:val="en-US" w:eastAsia="zh-CN"/>
                  <w:rPrChange w:id="2006" w:author="像个男人一样" w:date="2018-03-21T20:39:35Z">
                    <w:rPr>
                      <w:rFonts w:hint="eastAsia" w:eastAsia="宋体"/>
                      <w:vertAlign w:val="baseline"/>
                      <w:lang w:val="en-US" w:eastAsia="zh-CN"/>
                    </w:rPr>
                  </w:rPrChange>
                </w:rPr>
                <w:t>A</w:t>
              </w:r>
            </w:ins>
            <w:ins w:id="2007" w:author="像个男人一样" w:date="2018-03-21T20:38:59Z">
              <w:r>
                <w:rPr>
                  <w:rFonts w:hint="eastAsia" w:eastAsia="宋体"/>
                  <w:b/>
                  <w:bCs/>
                  <w:sz w:val="28"/>
                  <w:szCs w:val="24"/>
                  <w:vertAlign w:val="baseline"/>
                  <w:lang w:val="en-US" w:eastAsia="zh-CN"/>
                  <w:rPrChange w:id="2008" w:author="像个男人一样" w:date="2018-03-21T20:39:35Z">
                    <w:rPr>
                      <w:rFonts w:hint="eastAsia" w:eastAsia="宋体"/>
                      <w:vertAlign w:val="baseline"/>
                      <w:lang w:val="en-US" w:eastAsia="zh-CN"/>
                    </w:rPr>
                  </w:rPrChange>
                </w:rPr>
                <w:t>I</w:t>
              </w:r>
            </w:ins>
          </w:p>
        </w:tc>
        <w:tc>
          <w:tcPr>
            <w:tcW w:w="6030" w:type="dxa"/>
            <w:tcPrChange w:id="2009" w:author="像个男人一样" w:date="2018-03-21T20:39:06Z">
              <w:tcPr>
                <w:tcW w:w="4621" w:type="dxa"/>
              </w:tcPr>
            </w:tcPrChange>
          </w:tcPr>
          <w:p>
            <w:pPr>
              <w:rPr>
                <w:ins w:id="2010" w:author="像个男人一样" w:date="2018-03-21T20:38:07Z"/>
                <w:rFonts w:hint="eastAsia" w:eastAsia="宋体"/>
                <w:b/>
                <w:bCs/>
                <w:sz w:val="28"/>
                <w:szCs w:val="24"/>
                <w:vertAlign w:val="baseline"/>
                <w:lang w:val="en-US" w:eastAsia="zh-CN"/>
                <w:rPrChange w:id="2011" w:author="像个男人一样" w:date="2018-03-21T20:39:35Z">
                  <w:rPr>
                    <w:ins w:id="2012" w:author="像个男人一样" w:date="2018-03-21T20:38:07Z"/>
                    <w:rFonts w:hint="eastAsia" w:eastAsia="宋体"/>
                    <w:vertAlign w:val="baseline"/>
                    <w:lang w:val="en-US" w:eastAsia="zh-CN"/>
                  </w:rPr>
                </w:rPrChange>
              </w:rPr>
            </w:pPr>
            <w:ins w:id="2013" w:author="像个男人一样" w:date="2018-03-21T20:39:08Z">
              <w:r>
                <w:rPr>
                  <w:rFonts w:hint="eastAsia" w:eastAsia="宋体"/>
                  <w:b/>
                  <w:bCs/>
                  <w:sz w:val="28"/>
                  <w:szCs w:val="24"/>
                  <w:vertAlign w:val="baseline"/>
                  <w:lang w:val="en-US" w:eastAsia="zh-CN"/>
                  <w:rPrChange w:id="2014" w:author="像个男人一样" w:date="2018-03-21T20:39:35Z">
                    <w:rPr>
                      <w:rFonts w:hint="eastAsia" w:eastAsia="宋体"/>
                      <w:vertAlign w:val="baseline"/>
                      <w:lang w:val="en-US" w:eastAsia="zh-CN"/>
                    </w:rPr>
                  </w:rPrChange>
                </w:rPr>
                <w:t xml:space="preserve"> </w:t>
              </w:r>
            </w:ins>
            <w:ins w:id="2015" w:author="像个男人一样" w:date="2018-03-21T20:39:15Z">
              <w:r>
                <w:rPr>
                  <w:rFonts w:hint="eastAsia" w:eastAsia="宋体"/>
                  <w:b/>
                  <w:bCs/>
                  <w:sz w:val="28"/>
                  <w:szCs w:val="24"/>
                  <w:vertAlign w:val="baseline"/>
                  <w:lang w:val="en-US" w:eastAsia="zh-CN"/>
                  <w:rPrChange w:id="2016" w:author="像个男人一样" w:date="2018-03-21T20:39:35Z">
                    <w:rPr>
                      <w:rFonts w:hint="eastAsia" w:eastAsia="宋体"/>
                      <w:vertAlign w:val="baseline"/>
                      <w:lang w:val="en-US" w:eastAsia="zh-CN"/>
                    </w:rPr>
                  </w:rPrChange>
                </w:rPr>
                <w:t>A</w:t>
              </w:r>
            </w:ins>
            <w:ins w:id="2017" w:author="像个男人一样" w:date="2018-03-21T20:39:17Z">
              <w:r>
                <w:rPr>
                  <w:rFonts w:hint="eastAsia" w:eastAsia="宋体"/>
                  <w:b/>
                  <w:bCs/>
                  <w:sz w:val="28"/>
                  <w:szCs w:val="24"/>
                  <w:vertAlign w:val="baseline"/>
                  <w:lang w:val="en-US" w:eastAsia="zh-CN"/>
                  <w:rPrChange w:id="2018" w:author="像个男人一样" w:date="2018-03-21T20:39:35Z">
                    <w:rPr>
                      <w:rFonts w:hint="eastAsia" w:eastAsia="宋体"/>
                      <w:vertAlign w:val="baseline"/>
                      <w:lang w:val="en-US" w:eastAsia="zh-CN"/>
                    </w:rPr>
                  </w:rPrChange>
                </w:rPr>
                <w:t>rti</w:t>
              </w:r>
            </w:ins>
            <w:ins w:id="2019" w:author="像个男人一样" w:date="2018-03-21T20:39:19Z">
              <w:r>
                <w:rPr>
                  <w:rFonts w:hint="eastAsia" w:eastAsia="宋体"/>
                  <w:b/>
                  <w:bCs/>
                  <w:sz w:val="28"/>
                  <w:szCs w:val="24"/>
                  <w:vertAlign w:val="baseline"/>
                  <w:lang w:val="en-US" w:eastAsia="zh-CN"/>
                  <w:rPrChange w:id="2020" w:author="像个男人一样" w:date="2018-03-21T20:39:35Z">
                    <w:rPr>
                      <w:rFonts w:hint="eastAsia" w:eastAsia="宋体"/>
                      <w:vertAlign w:val="baseline"/>
                      <w:lang w:val="en-US" w:eastAsia="zh-CN"/>
                    </w:rPr>
                  </w:rPrChange>
                </w:rPr>
                <w:t>f</w:t>
              </w:r>
            </w:ins>
            <w:ins w:id="2021" w:author="像个男人一样" w:date="2018-03-21T20:39:20Z">
              <w:r>
                <w:rPr>
                  <w:rFonts w:hint="eastAsia" w:eastAsia="宋体"/>
                  <w:b/>
                  <w:bCs/>
                  <w:sz w:val="28"/>
                  <w:szCs w:val="24"/>
                  <w:vertAlign w:val="baseline"/>
                  <w:lang w:val="en-US" w:eastAsia="zh-CN"/>
                  <w:rPrChange w:id="2022" w:author="像个男人一样" w:date="2018-03-21T20:39:35Z">
                    <w:rPr>
                      <w:rFonts w:hint="eastAsia" w:eastAsia="宋体"/>
                      <w:vertAlign w:val="baseline"/>
                      <w:lang w:val="en-US" w:eastAsia="zh-CN"/>
                    </w:rPr>
                  </w:rPrChange>
                </w:rPr>
                <w:t>i</w:t>
              </w:r>
            </w:ins>
            <w:ins w:id="2023" w:author="像个男人一样" w:date="2018-03-21T20:39:21Z">
              <w:r>
                <w:rPr>
                  <w:rFonts w:hint="eastAsia" w:eastAsia="宋体"/>
                  <w:b/>
                  <w:bCs/>
                  <w:sz w:val="28"/>
                  <w:szCs w:val="24"/>
                  <w:vertAlign w:val="baseline"/>
                  <w:lang w:val="en-US" w:eastAsia="zh-CN"/>
                  <w:rPrChange w:id="2024" w:author="像个男人一样" w:date="2018-03-21T20:39:35Z">
                    <w:rPr>
                      <w:rFonts w:hint="eastAsia" w:eastAsia="宋体"/>
                      <w:vertAlign w:val="baseline"/>
                      <w:lang w:val="en-US" w:eastAsia="zh-CN"/>
                    </w:rPr>
                  </w:rPrChange>
                </w:rPr>
                <w:t>cial</w:t>
              </w:r>
            </w:ins>
            <w:ins w:id="2025" w:author="像个男人一样" w:date="2018-03-21T20:39:22Z">
              <w:r>
                <w:rPr>
                  <w:rFonts w:hint="eastAsia" w:eastAsia="宋体"/>
                  <w:b/>
                  <w:bCs/>
                  <w:sz w:val="28"/>
                  <w:szCs w:val="24"/>
                  <w:vertAlign w:val="baseline"/>
                  <w:lang w:val="en-US" w:eastAsia="zh-CN"/>
                  <w:rPrChange w:id="2026" w:author="像个男人一样" w:date="2018-03-21T20:39:35Z">
                    <w:rPr>
                      <w:rFonts w:hint="eastAsia" w:eastAsia="宋体"/>
                      <w:vertAlign w:val="baseline"/>
                      <w:lang w:val="en-US" w:eastAsia="zh-CN"/>
                    </w:rPr>
                  </w:rPrChange>
                </w:rPr>
                <w:t xml:space="preserve"> </w:t>
              </w:r>
            </w:ins>
            <w:ins w:id="2027" w:author="像个男人一样" w:date="2018-03-21T20:39:23Z">
              <w:r>
                <w:rPr>
                  <w:rFonts w:hint="eastAsia" w:eastAsia="宋体"/>
                  <w:b/>
                  <w:bCs/>
                  <w:sz w:val="28"/>
                  <w:szCs w:val="24"/>
                  <w:vertAlign w:val="baseline"/>
                  <w:lang w:val="en-US" w:eastAsia="zh-CN"/>
                  <w:rPrChange w:id="2028" w:author="像个男人一样" w:date="2018-03-21T20:39:35Z">
                    <w:rPr>
                      <w:rFonts w:hint="eastAsia" w:eastAsia="宋体"/>
                      <w:vertAlign w:val="baseline"/>
                      <w:lang w:val="en-US" w:eastAsia="zh-CN"/>
                    </w:rPr>
                  </w:rPrChange>
                </w:rPr>
                <w:t>In</w:t>
              </w:r>
            </w:ins>
            <w:ins w:id="2029" w:author="像个男人一样" w:date="2018-03-21T20:39:24Z">
              <w:r>
                <w:rPr>
                  <w:rFonts w:hint="eastAsia" w:eastAsia="宋体"/>
                  <w:b/>
                  <w:bCs/>
                  <w:sz w:val="28"/>
                  <w:szCs w:val="24"/>
                  <w:vertAlign w:val="baseline"/>
                  <w:lang w:val="en-US" w:eastAsia="zh-CN"/>
                  <w:rPrChange w:id="2030" w:author="像个男人一样" w:date="2018-03-21T20:39:35Z">
                    <w:rPr>
                      <w:rFonts w:hint="eastAsia" w:eastAsia="宋体"/>
                      <w:vertAlign w:val="baseline"/>
                      <w:lang w:val="en-US" w:eastAsia="zh-CN"/>
                    </w:rPr>
                  </w:rPrChange>
                </w:rPr>
                <w:t>tel</w:t>
              </w:r>
            </w:ins>
            <w:ins w:id="2031" w:author="像个男人一样" w:date="2018-03-21T20:39:26Z">
              <w:r>
                <w:rPr>
                  <w:rFonts w:hint="eastAsia" w:eastAsia="宋体"/>
                  <w:b/>
                  <w:bCs/>
                  <w:sz w:val="28"/>
                  <w:szCs w:val="24"/>
                  <w:vertAlign w:val="baseline"/>
                  <w:lang w:val="en-US" w:eastAsia="zh-CN"/>
                  <w:rPrChange w:id="2032" w:author="像个男人一样" w:date="2018-03-21T20:39:35Z">
                    <w:rPr>
                      <w:rFonts w:hint="eastAsia" w:eastAsia="宋体"/>
                      <w:vertAlign w:val="baseline"/>
                      <w:lang w:val="en-US" w:eastAsia="zh-CN"/>
                    </w:rPr>
                  </w:rPrChange>
                </w:rPr>
                <w:t>lige</w:t>
              </w:r>
            </w:ins>
            <w:ins w:id="2033" w:author="像个男人一样" w:date="2018-03-21T20:39:27Z">
              <w:r>
                <w:rPr>
                  <w:rFonts w:hint="eastAsia" w:eastAsia="宋体"/>
                  <w:b/>
                  <w:bCs/>
                  <w:sz w:val="28"/>
                  <w:szCs w:val="24"/>
                  <w:vertAlign w:val="baseline"/>
                  <w:lang w:val="en-US" w:eastAsia="zh-CN"/>
                  <w:rPrChange w:id="2034" w:author="像个男人一样" w:date="2018-03-21T20:39:35Z">
                    <w:rPr>
                      <w:rFonts w:hint="eastAsia" w:eastAsia="宋体"/>
                      <w:vertAlign w:val="baseline"/>
                      <w:lang w:val="en-US" w:eastAsia="zh-CN"/>
                    </w:rPr>
                  </w:rPrChange>
                </w:rPr>
                <w:t>nce</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035" w:author="像个男人一样" w:date="2018-03-21T20:52:47Z"/>
        </w:trPr>
        <w:tc>
          <w:tcPr>
            <w:tcW w:w="3212" w:type="dxa"/>
          </w:tcPr>
          <w:p>
            <w:pPr>
              <w:rPr>
                <w:ins w:id="2036" w:author="像个男人一样" w:date="2018-03-21T20:52:47Z"/>
                <w:rFonts w:hint="eastAsia" w:eastAsia="宋体"/>
                <w:b/>
                <w:bCs/>
                <w:sz w:val="28"/>
                <w:szCs w:val="24"/>
                <w:vertAlign w:val="baseline"/>
                <w:lang w:val="en-US" w:eastAsia="zh-CN"/>
              </w:rPr>
            </w:pPr>
            <w:ins w:id="2037" w:author="像个男人一样" w:date="2018-03-21T20:52:48Z">
              <w:r>
                <w:rPr>
                  <w:rFonts w:hint="eastAsia" w:eastAsia="宋体" w:cstheme="minorBidi"/>
                  <w:b/>
                  <w:bCs/>
                  <w:sz w:val="28"/>
                  <w:szCs w:val="24"/>
                  <w:lang w:val="en-US" w:eastAsia="zh-CN"/>
                  <w:rPrChange w:id="2038" w:author="像个男人一样" w:date="2018-03-21T20:53:23Z">
                    <w:rPr>
                      <w:rFonts w:hint="eastAsia" w:eastAsiaTheme="minorEastAsia" w:cstheme="minorBidi"/>
                      <w:b w:val="0"/>
                      <w:sz w:val="24"/>
                      <w:szCs w:val="22"/>
                      <w:lang w:val="en-US" w:eastAsia="zh-CN"/>
                    </w:rPr>
                  </w:rPrChange>
                </w:rPr>
                <w:t>GPRS</w:t>
              </w:r>
            </w:ins>
          </w:p>
        </w:tc>
        <w:tc>
          <w:tcPr>
            <w:tcW w:w="6030" w:type="dxa"/>
          </w:tcPr>
          <w:p>
            <w:pPr>
              <w:rPr>
                <w:ins w:id="2039" w:author="像个男人一样" w:date="2018-03-21T20:52:47Z"/>
                <w:rFonts w:hint="eastAsia" w:eastAsia="宋体"/>
                <w:b/>
                <w:bCs/>
                <w:sz w:val="28"/>
                <w:szCs w:val="24"/>
                <w:vertAlign w:val="baseline"/>
                <w:lang w:val="en-US" w:eastAsia="zh-CN"/>
              </w:rPr>
            </w:pPr>
            <w:ins w:id="2040" w:author="像个男人一样" w:date="2018-03-21T20:53:10Z">
              <w:r>
                <w:rPr>
                  <w:rFonts w:hint="eastAsia" w:eastAsia="宋体"/>
                  <w:b/>
                  <w:bCs/>
                  <w:sz w:val="28"/>
                  <w:szCs w:val="24"/>
                  <w:vertAlign w:val="baseline"/>
                  <w:lang w:val="en-US" w:eastAsia="zh-CN"/>
                </w:rPr>
                <w:t>Gener</w:t>
              </w:r>
            </w:ins>
            <w:ins w:id="2041" w:author="像个男人一样" w:date="2018-03-21T20:53:11Z">
              <w:r>
                <w:rPr>
                  <w:rFonts w:hint="eastAsia" w:eastAsia="宋体"/>
                  <w:b/>
                  <w:bCs/>
                  <w:sz w:val="28"/>
                  <w:szCs w:val="24"/>
                  <w:vertAlign w:val="baseline"/>
                  <w:lang w:val="en-US" w:eastAsia="zh-CN"/>
                </w:rPr>
                <w:t>al P</w:t>
              </w:r>
            </w:ins>
            <w:ins w:id="2042" w:author="像个男人一样" w:date="2018-03-21T20:53:12Z">
              <w:r>
                <w:rPr>
                  <w:rFonts w:hint="eastAsia" w:eastAsia="宋体"/>
                  <w:b/>
                  <w:bCs/>
                  <w:sz w:val="28"/>
                  <w:szCs w:val="24"/>
                  <w:vertAlign w:val="baseline"/>
                  <w:lang w:val="en-US" w:eastAsia="zh-CN"/>
                </w:rPr>
                <w:t>acke</w:t>
              </w:r>
            </w:ins>
            <w:ins w:id="2043" w:author="像个男人一样" w:date="2018-03-21T20:53:13Z">
              <w:r>
                <w:rPr>
                  <w:rFonts w:hint="eastAsia" w:eastAsia="宋体"/>
                  <w:b/>
                  <w:bCs/>
                  <w:sz w:val="28"/>
                  <w:szCs w:val="24"/>
                  <w:vertAlign w:val="baseline"/>
                  <w:lang w:val="en-US" w:eastAsia="zh-CN"/>
                </w:rPr>
                <w:t xml:space="preserve">t </w:t>
              </w:r>
            </w:ins>
            <w:ins w:id="2044" w:author="像个男人一样" w:date="2018-03-21T20:53:14Z">
              <w:r>
                <w:rPr>
                  <w:rFonts w:hint="eastAsia" w:eastAsia="宋体"/>
                  <w:b/>
                  <w:bCs/>
                  <w:sz w:val="28"/>
                  <w:szCs w:val="24"/>
                  <w:vertAlign w:val="baseline"/>
                  <w:lang w:val="en-US" w:eastAsia="zh-CN"/>
                </w:rPr>
                <w:t>Ra</w:t>
              </w:r>
            </w:ins>
            <w:ins w:id="2045" w:author="像个男人一样" w:date="2018-03-21T20:53:15Z">
              <w:r>
                <w:rPr>
                  <w:rFonts w:hint="eastAsia" w:eastAsia="宋体"/>
                  <w:b/>
                  <w:bCs/>
                  <w:sz w:val="28"/>
                  <w:szCs w:val="24"/>
                  <w:vertAlign w:val="baseline"/>
                  <w:lang w:val="en-US" w:eastAsia="zh-CN"/>
                </w:rPr>
                <w:t xml:space="preserve">dio </w:t>
              </w:r>
            </w:ins>
            <w:ins w:id="2046" w:author="像个男人一样" w:date="2018-03-21T20:53:16Z">
              <w:r>
                <w:rPr>
                  <w:rFonts w:hint="eastAsia" w:eastAsia="宋体"/>
                  <w:b/>
                  <w:bCs/>
                  <w:sz w:val="28"/>
                  <w:szCs w:val="24"/>
                  <w:vertAlign w:val="baseline"/>
                  <w:lang w:val="en-US" w:eastAsia="zh-CN"/>
                </w:rPr>
                <w:t>Ser</w:t>
              </w:r>
            </w:ins>
            <w:ins w:id="2047" w:author="像个男人一样" w:date="2018-03-21T20:53:17Z">
              <w:r>
                <w:rPr>
                  <w:rFonts w:hint="eastAsia" w:eastAsia="宋体"/>
                  <w:b/>
                  <w:bCs/>
                  <w:sz w:val="28"/>
                  <w:szCs w:val="24"/>
                  <w:vertAlign w:val="baseline"/>
                  <w:lang w:val="en-US" w:eastAsia="zh-CN"/>
                </w:rPr>
                <w:t>vice</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048" w:author="像个男人一样" w:date="2018-03-21T20:58:20Z"/>
        </w:trPr>
        <w:tc>
          <w:tcPr>
            <w:tcW w:w="3212" w:type="dxa"/>
          </w:tcPr>
          <w:p>
            <w:pPr>
              <w:rPr>
                <w:ins w:id="2049" w:author="像个男人一样" w:date="2018-03-21T20:58:20Z"/>
                <w:rFonts w:hint="eastAsia" w:eastAsia="宋体" w:cstheme="minorBidi"/>
                <w:b/>
                <w:bCs/>
                <w:sz w:val="28"/>
                <w:szCs w:val="24"/>
                <w:lang w:val="en-US" w:eastAsia="zh-CN"/>
              </w:rPr>
            </w:pPr>
            <w:ins w:id="2050" w:author="像个男人一样" w:date="2018-03-21T20:58:21Z">
              <w:r>
                <w:rPr>
                  <w:rFonts w:hint="eastAsia" w:eastAsia="宋体" w:cstheme="minorBidi"/>
                  <w:b/>
                  <w:bCs/>
                  <w:sz w:val="28"/>
                  <w:szCs w:val="24"/>
                  <w:lang w:val="en-US" w:eastAsia="zh-CN"/>
                </w:rPr>
                <w:t>G</w:t>
              </w:r>
            </w:ins>
            <w:ins w:id="2051" w:author="像个男人一样" w:date="2018-03-21T20:58:24Z">
              <w:r>
                <w:rPr>
                  <w:rFonts w:hint="eastAsia" w:eastAsia="宋体" w:cstheme="minorBidi"/>
                  <w:b/>
                  <w:bCs/>
                  <w:sz w:val="28"/>
                  <w:szCs w:val="24"/>
                  <w:lang w:val="en-US" w:eastAsia="zh-CN"/>
                </w:rPr>
                <w:t>yro</w:t>
              </w:r>
            </w:ins>
          </w:p>
        </w:tc>
        <w:tc>
          <w:tcPr>
            <w:tcW w:w="6030" w:type="dxa"/>
          </w:tcPr>
          <w:p>
            <w:pPr>
              <w:rPr>
                <w:ins w:id="2052" w:author="像个男人一样" w:date="2018-03-21T20:58:20Z"/>
                <w:rFonts w:hint="eastAsia" w:eastAsia="宋体"/>
                <w:b/>
                <w:bCs/>
                <w:sz w:val="28"/>
                <w:szCs w:val="24"/>
                <w:vertAlign w:val="baseline"/>
                <w:lang w:val="en-US" w:eastAsia="zh-CN"/>
              </w:rPr>
            </w:pPr>
            <w:ins w:id="2053" w:author="像个男人一样" w:date="2018-03-21T20:58:27Z">
              <w:r>
                <w:rPr>
                  <w:rFonts w:hint="eastAsia" w:eastAsia="宋体"/>
                  <w:b/>
                  <w:bCs/>
                  <w:sz w:val="28"/>
                  <w:szCs w:val="24"/>
                  <w:vertAlign w:val="baseline"/>
                  <w:lang w:val="en-US" w:eastAsia="zh-CN"/>
                </w:rPr>
                <w:t>Gyr</w:t>
              </w:r>
            </w:ins>
            <w:ins w:id="2054" w:author="像个男人一样" w:date="2018-03-21T20:58:28Z">
              <w:r>
                <w:rPr>
                  <w:rFonts w:hint="eastAsia" w:eastAsia="宋体"/>
                  <w:b/>
                  <w:bCs/>
                  <w:sz w:val="28"/>
                  <w:szCs w:val="24"/>
                  <w:vertAlign w:val="baseline"/>
                  <w:lang w:val="en-US" w:eastAsia="zh-CN"/>
                </w:rPr>
                <w:t>os</w:t>
              </w:r>
            </w:ins>
            <w:ins w:id="2055" w:author="像个男人一样" w:date="2018-03-21T20:58:29Z">
              <w:r>
                <w:rPr>
                  <w:rFonts w:hint="eastAsia" w:eastAsia="宋体"/>
                  <w:b/>
                  <w:bCs/>
                  <w:sz w:val="28"/>
                  <w:szCs w:val="24"/>
                  <w:vertAlign w:val="baseline"/>
                  <w:lang w:val="en-US" w:eastAsia="zh-CN"/>
                </w:rPr>
                <w:t>co</w:t>
              </w:r>
            </w:ins>
            <w:ins w:id="2056" w:author="像个男人一样" w:date="2018-03-21T20:58:30Z">
              <w:r>
                <w:rPr>
                  <w:rFonts w:hint="eastAsia" w:eastAsia="宋体"/>
                  <w:b/>
                  <w:bCs/>
                  <w:sz w:val="28"/>
                  <w:szCs w:val="24"/>
                  <w:vertAlign w:val="baseline"/>
                  <w:lang w:val="en-US" w:eastAsia="zh-CN"/>
                </w:rPr>
                <w:t>pe</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057" w:author="像个男人一样" w:date="2018-03-21T20:58:32Z"/>
        </w:trPr>
        <w:tc>
          <w:tcPr>
            <w:tcW w:w="3212" w:type="dxa"/>
          </w:tcPr>
          <w:p>
            <w:pPr>
              <w:rPr>
                <w:ins w:id="2058" w:author="像个男人一样" w:date="2018-03-21T20:58:32Z"/>
                <w:rFonts w:hint="eastAsia" w:eastAsia="宋体" w:cstheme="minorBidi"/>
                <w:b/>
                <w:bCs/>
                <w:sz w:val="28"/>
                <w:szCs w:val="24"/>
                <w:lang w:val="en-US" w:eastAsia="zh-CN"/>
              </w:rPr>
            </w:pPr>
            <w:ins w:id="2059" w:author="像个男人一样" w:date="2018-03-21T20:58:34Z">
              <w:r>
                <w:rPr>
                  <w:rFonts w:hint="eastAsia" w:eastAsia="宋体" w:cstheme="minorBidi"/>
                  <w:b/>
                  <w:bCs/>
                  <w:sz w:val="28"/>
                  <w:szCs w:val="24"/>
                  <w:lang w:val="en-US" w:eastAsia="zh-CN"/>
                </w:rPr>
                <w:t>G-</w:t>
              </w:r>
            </w:ins>
            <w:ins w:id="2060" w:author="像个男人一样" w:date="2018-03-21T20:58:35Z">
              <w:r>
                <w:rPr>
                  <w:rFonts w:hint="eastAsia" w:eastAsia="宋体" w:cstheme="minorBidi"/>
                  <w:b/>
                  <w:bCs/>
                  <w:sz w:val="28"/>
                  <w:szCs w:val="24"/>
                  <w:lang w:val="en-US" w:eastAsia="zh-CN"/>
                </w:rPr>
                <w:t>senso</w:t>
              </w:r>
            </w:ins>
            <w:ins w:id="2061" w:author="像个男人一样" w:date="2018-03-21T20:58:36Z">
              <w:r>
                <w:rPr>
                  <w:rFonts w:hint="eastAsia" w:eastAsia="宋体" w:cstheme="minorBidi"/>
                  <w:b/>
                  <w:bCs/>
                  <w:sz w:val="28"/>
                  <w:szCs w:val="24"/>
                  <w:lang w:val="en-US" w:eastAsia="zh-CN"/>
                </w:rPr>
                <w:t>r</w:t>
              </w:r>
            </w:ins>
          </w:p>
        </w:tc>
        <w:tc>
          <w:tcPr>
            <w:tcW w:w="6030" w:type="dxa"/>
          </w:tcPr>
          <w:p>
            <w:pPr>
              <w:rPr>
                <w:ins w:id="2062" w:author="像个男人一样" w:date="2018-03-21T20:58:32Z"/>
                <w:rFonts w:hint="eastAsia" w:eastAsia="宋体"/>
                <w:b/>
                <w:bCs/>
                <w:sz w:val="28"/>
                <w:szCs w:val="24"/>
                <w:vertAlign w:val="baseline"/>
                <w:lang w:val="en-US" w:eastAsia="zh-CN"/>
              </w:rPr>
            </w:pPr>
            <w:ins w:id="2063" w:author="像个男人一样" w:date="2018-03-21T20:58:38Z">
              <w:r>
                <w:rPr>
                  <w:rFonts w:hint="eastAsia" w:eastAsia="宋体"/>
                  <w:b/>
                  <w:bCs/>
                  <w:sz w:val="28"/>
                  <w:szCs w:val="24"/>
                  <w:vertAlign w:val="baseline"/>
                  <w:lang w:val="en-US" w:eastAsia="zh-CN"/>
                </w:rPr>
                <w:t>Acc</w:t>
              </w:r>
            </w:ins>
            <w:ins w:id="2064" w:author="像个男人一样" w:date="2018-03-21T20:58:39Z">
              <w:r>
                <w:rPr>
                  <w:rFonts w:hint="eastAsia" w:eastAsia="宋体"/>
                  <w:b/>
                  <w:bCs/>
                  <w:sz w:val="28"/>
                  <w:szCs w:val="24"/>
                  <w:vertAlign w:val="baseline"/>
                  <w:lang w:val="en-US" w:eastAsia="zh-CN"/>
                </w:rPr>
                <w:t>ele</w:t>
              </w:r>
            </w:ins>
            <w:ins w:id="2065" w:author="像个男人一样" w:date="2018-03-21T20:58:40Z">
              <w:r>
                <w:rPr>
                  <w:rFonts w:hint="eastAsia" w:eastAsia="宋体"/>
                  <w:b/>
                  <w:bCs/>
                  <w:sz w:val="28"/>
                  <w:szCs w:val="24"/>
                  <w:vertAlign w:val="baseline"/>
                  <w:lang w:val="en-US" w:eastAsia="zh-CN"/>
                </w:rPr>
                <w:t>rome</w:t>
              </w:r>
            </w:ins>
            <w:ins w:id="2066" w:author="像个男人一样" w:date="2018-03-21T20:58:41Z">
              <w:r>
                <w:rPr>
                  <w:rFonts w:hint="eastAsia" w:eastAsia="宋体"/>
                  <w:b/>
                  <w:bCs/>
                  <w:sz w:val="28"/>
                  <w:szCs w:val="24"/>
                  <w:vertAlign w:val="baseline"/>
                  <w:lang w:val="en-US" w:eastAsia="zh-CN"/>
                </w:rPr>
                <w:t>ter</w:t>
              </w:r>
            </w:ins>
          </w:p>
        </w:tc>
      </w:tr>
    </w:tbl>
    <w:p>
      <w:pPr>
        <w:rPr>
          <w:ins w:id="2067" w:author="像个男人一样" w:date="2018-03-21T20:37:58Z"/>
          <w:rFonts w:eastAsia="Microsoft JhengHei"/>
        </w:rPr>
      </w:pPr>
    </w:p>
    <w:p>
      <w:pPr>
        <w:pageBreakBefore/>
        <w:spacing w:beforeLines="0" w:afterLines="0"/>
        <w:rPr>
          <w:rFonts w:eastAsia="Microsoft JhengHei"/>
        </w:rPr>
        <w:pPrChange w:id="2068" w:author="像个男人一样" w:date="2018-03-21T22:59:09Z">
          <w:pPr/>
        </w:pPrChange>
      </w:pPr>
    </w:p>
    <w:p>
      <w:pPr>
        <w:pStyle w:val="3"/>
        <w:numPr>
          <w:ilvl w:val="-1"/>
          <w:numId w:val="0"/>
        </w:numPr>
        <w:ind w:left="0" w:firstLine="0"/>
        <w:rPr>
          <w:ins w:id="2070" w:author="像个男人一样" w:date="2018-03-21T20:19:14Z"/>
          <w:rFonts w:hint="default" w:eastAsiaTheme="majorEastAsia"/>
          <w:lang w:val="en-US" w:eastAsia="zh-CN"/>
          <w:rPrChange w:id="2071" w:author="像个男人一样" w:date="2018-03-21T20:19:25Z">
            <w:rPr>
              <w:ins w:id="2072" w:author="像个男人一样" w:date="2018-03-21T20:19:14Z"/>
              <w:rFonts w:hint="eastAsia" w:eastAsia="宋体"/>
              <w:lang w:val="en-US" w:eastAsia="zh-CN"/>
            </w:rPr>
          </w:rPrChange>
        </w:rPr>
        <w:pPrChange w:id="2069" w:author="像个男人一样" w:date="2018-03-22T11:35:28Z">
          <w:pPr/>
        </w:pPrChange>
      </w:pPr>
      <w:bookmarkStart w:id="63" w:name="_Toc27094"/>
      <w:bookmarkStart w:id="64" w:name="_Toc27583"/>
      <w:bookmarkStart w:id="65" w:name="_Toc10498"/>
      <w:bookmarkStart w:id="66" w:name="_Toc32232"/>
      <w:bookmarkStart w:id="67" w:name="_Toc32352"/>
      <w:bookmarkStart w:id="68" w:name="_Toc19716"/>
      <w:bookmarkStart w:id="69" w:name="_Toc2724"/>
      <w:bookmarkStart w:id="70" w:name="_Toc7844"/>
      <w:bookmarkStart w:id="71" w:name="_Toc18176"/>
      <w:bookmarkStart w:id="72" w:name="_Toc27363"/>
      <w:bookmarkStart w:id="73" w:name="_Toc27579"/>
      <w:r>
        <w:rPr>
          <w:rFonts w:eastAsiaTheme="majorEastAsia"/>
          <w:rPrChange w:id="2073" w:author="像个男人一样" w:date="2018-03-21T20:19:25Z">
            <w:rPr>
              <w:rFonts w:eastAsia="Microsoft JhengHei"/>
            </w:rPr>
          </w:rPrChange>
        </w:rPr>
        <w:t>Acknowledgement</w:t>
      </w:r>
      <w:bookmarkEnd w:id="63"/>
      <w:ins w:id="2074" w:author="像个男人一样" w:date="2018-03-21T20:19:03Z">
        <w:r>
          <w:rPr>
            <w:rFonts w:hint="eastAsia" w:eastAsiaTheme="majorEastAsia"/>
            <w:lang w:val="en-US" w:eastAsia="zh-CN"/>
            <w:rPrChange w:id="2075" w:author="像个男人一样" w:date="2018-03-21T20:19:25Z">
              <w:rPr>
                <w:rFonts w:hint="eastAsia" w:eastAsia="宋体"/>
                <w:lang w:val="en-US" w:eastAsia="zh-CN"/>
              </w:rPr>
            </w:rPrChange>
          </w:rPr>
          <w:t>s</w:t>
        </w:r>
        <w:bookmarkEnd w:id="64"/>
        <w:bookmarkEnd w:id="65"/>
        <w:bookmarkEnd w:id="66"/>
        <w:bookmarkEnd w:id="67"/>
        <w:bookmarkEnd w:id="68"/>
        <w:bookmarkEnd w:id="69"/>
        <w:bookmarkEnd w:id="70"/>
        <w:bookmarkEnd w:id="71"/>
        <w:bookmarkEnd w:id="72"/>
      </w:ins>
    </w:p>
    <w:p>
      <w:pPr>
        <w:numPr>
          <w:ilvl w:val="0"/>
          <w:numId w:val="0"/>
        </w:numPr>
        <w:ind w:left="144"/>
        <w:rPr>
          <w:ins w:id="2077" w:author="像个男人一样" w:date="2018-03-21T20:19:41Z"/>
          <w:rFonts w:hint="default" w:eastAsiaTheme="minorEastAsia"/>
          <w:lang w:val="en-IE" w:eastAsia="zh-CN"/>
          <w:rPrChange w:id="2078" w:author="像个男人一样" w:date="2018-03-21T23:35:08Z">
            <w:rPr>
              <w:ins w:id="2079" w:author="像个男人一样" w:date="2018-03-21T20:19:41Z"/>
              <w:rFonts w:hint="eastAsia" w:eastAsia="宋体"/>
              <w:lang w:val="en-US" w:eastAsia="zh-CN"/>
            </w:rPr>
          </w:rPrChange>
        </w:rPr>
        <w:pPrChange w:id="2076" w:author="像个男人一样" w:date="2018-03-21T23:35:08Z">
          <w:pPr>
            <w:pStyle w:val="3"/>
            <w:numPr>
              <w:ilvl w:val="0"/>
              <w:numId w:val="0"/>
            </w:numPr>
            <w:ind w:left="144"/>
          </w:pPr>
        </w:pPrChange>
      </w:pPr>
      <w:ins w:id="2080" w:author="像个男人一样" w:date="2018-03-21T20:19:16Z">
        <w:bookmarkStart w:id="74" w:name="_Toc13948"/>
        <w:bookmarkStart w:id="75" w:name="_Toc12245"/>
        <w:r>
          <w:rPr>
            <w:rFonts w:hint="default" w:eastAsiaTheme="minorEastAsia"/>
            <w:lang w:val="en-IE" w:eastAsia="zh-CN"/>
            <w:rPrChange w:id="2081" w:author="像个男人一样" w:date="2018-03-21T23:35:08Z">
              <w:rPr>
                <w:rFonts w:hint="eastAsia" w:eastAsia="宋体"/>
                <w:lang w:val="en-US" w:eastAsia="zh-CN"/>
              </w:rPr>
            </w:rPrChange>
          </w:rPr>
          <w:t>F</w:t>
        </w:r>
      </w:ins>
      <w:ins w:id="2082" w:author="像个男人一样" w:date="2018-03-21T20:53:29Z">
        <w:r>
          <w:rPr>
            <w:rFonts w:hint="default" w:eastAsiaTheme="minorEastAsia" w:cstheme="minorBidi"/>
            <w:b w:val="0"/>
            <w:sz w:val="24"/>
            <w:szCs w:val="22"/>
            <w:lang w:val="en-IE" w:eastAsia="zh-CN"/>
            <w:rPrChange w:id="2083" w:author="像个男人一样" w:date="2018-03-21T23:35:08Z">
              <w:rPr>
                <w:rFonts w:hint="eastAsia" w:eastAsiaTheme="minorEastAsia" w:cstheme="minorBidi"/>
                <w:b w:val="0"/>
                <w:sz w:val="24"/>
                <w:szCs w:val="22"/>
                <w:lang w:val="en-US" w:eastAsia="zh-CN"/>
              </w:rPr>
            </w:rPrChange>
          </w:rPr>
          <w:t>ir</w:t>
        </w:r>
      </w:ins>
      <w:ins w:id="2084" w:author="像个男人一样" w:date="2018-03-21T20:19:18Z">
        <w:r>
          <w:rPr>
            <w:rFonts w:hint="default" w:eastAsiaTheme="minorEastAsia"/>
            <w:lang w:val="en-IE" w:eastAsia="zh-CN"/>
            <w:rPrChange w:id="2085" w:author="像个男人一样" w:date="2018-03-21T23:35:08Z">
              <w:rPr>
                <w:rFonts w:hint="eastAsia" w:eastAsia="宋体"/>
                <w:lang w:val="en-US" w:eastAsia="zh-CN"/>
              </w:rPr>
            </w:rPrChange>
          </w:rPr>
          <w:t>st and</w:t>
        </w:r>
      </w:ins>
      <w:ins w:id="2086" w:author="像个男人一样" w:date="2018-03-21T20:19:19Z">
        <w:r>
          <w:rPr>
            <w:rFonts w:hint="default" w:eastAsiaTheme="minorEastAsia"/>
            <w:lang w:val="en-IE" w:eastAsia="zh-CN"/>
            <w:rPrChange w:id="2087" w:author="像个男人一样" w:date="2018-03-21T23:35:08Z">
              <w:rPr>
                <w:rFonts w:hint="eastAsia" w:eastAsia="宋体"/>
                <w:lang w:val="en-US" w:eastAsia="zh-CN"/>
              </w:rPr>
            </w:rPrChange>
          </w:rPr>
          <w:t xml:space="preserve"> </w:t>
        </w:r>
      </w:ins>
      <w:ins w:id="2088" w:author="像个男人一样" w:date="2018-03-21T20:19:53Z">
        <w:r>
          <w:rPr>
            <w:rFonts w:hint="default" w:eastAsiaTheme="minorEastAsia"/>
            <w:lang w:val="en-IE" w:eastAsia="zh-CN"/>
            <w:rPrChange w:id="2089" w:author="像个男人一样" w:date="2018-03-21T23:35:08Z">
              <w:rPr>
                <w:rFonts w:hint="eastAsia" w:eastAsia="宋体"/>
                <w:lang w:val="en-US" w:eastAsia="zh-CN"/>
              </w:rPr>
            </w:rPrChange>
          </w:rPr>
          <w:t>for</w:t>
        </w:r>
      </w:ins>
      <w:ins w:id="2090" w:author="像个男人一样" w:date="2018-03-21T20:19:54Z">
        <w:r>
          <w:rPr>
            <w:rFonts w:hint="default" w:eastAsiaTheme="minorEastAsia"/>
            <w:lang w:val="en-IE" w:eastAsia="zh-CN"/>
            <w:rPrChange w:id="2091" w:author="像个男人一样" w:date="2018-03-21T23:35:08Z">
              <w:rPr>
                <w:rFonts w:hint="eastAsia" w:eastAsia="宋体"/>
                <w:lang w:val="en-US" w:eastAsia="zh-CN"/>
              </w:rPr>
            </w:rPrChange>
          </w:rPr>
          <w:t>emos</w:t>
        </w:r>
      </w:ins>
      <w:ins w:id="2092" w:author="像个男人一样" w:date="2018-03-21T20:19:55Z">
        <w:r>
          <w:rPr>
            <w:rFonts w:hint="default" w:eastAsiaTheme="minorEastAsia"/>
            <w:lang w:val="en-IE" w:eastAsia="zh-CN"/>
            <w:rPrChange w:id="2093" w:author="像个男人一样" w:date="2018-03-21T23:35:08Z">
              <w:rPr>
                <w:rFonts w:hint="eastAsia" w:eastAsia="宋体"/>
                <w:lang w:val="en-US" w:eastAsia="zh-CN"/>
              </w:rPr>
            </w:rPrChange>
          </w:rPr>
          <w:t xml:space="preserve">t </w:t>
        </w:r>
      </w:ins>
      <w:ins w:id="2094" w:author="像个男人一样" w:date="2018-03-21T20:19:56Z">
        <w:r>
          <w:rPr>
            <w:rFonts w:hint="default" w:eastAsiaTheme="minorEastAsia"/>
            <w:lang w:val="en-IE" w:eastAsia="zh-CN"/>
            <w:rPrChange w:id="2095" w:author="像个男人一样" w:date="2018-03-21T23:35:08Z">
              <w:rPr>
                <w:rFonts w:hint="eastAsia" w:eastAsia="宋体"/>
                <w:lang w:val="en-US" w:eastAsia="zh-CN"/>
              </w:rPr>
            </w:rPrChange>
          </w:rPr>
          <w:t>I</w:t>
        </w:r>
      </w:ins>
      <w:ins w:id="2096" w:author="像个男人一样" w:date="2018-03-21T20:19:57Z">
        <w:r>
          <w:rPr>
            <w:rFonts w:hint="default" w:eastAsiaTheme="minorEastAsia"/>
            <w:lang w:val="en-IE" w:eastAsia="zh-CN"/>
            <w:rPrChange w:id="2097" w:author="像个男人一样" w:date="2018-03-21T23:35:08Z">
              <w:rPr>
                <w:rFonts w:hint="eastAsia" w:eastAsia="宋体"/>
                <w:lang w:val="en-US" w:eastAsia="zh-CN"/>
              </w:rPr>
            </w:rPrChange>
          </w:rPr>
          <w:t xml:space="preserve"> </w:t>
        </w:r>
      </w:ins>
      <w:ins w:id="2098" w:author="像个男人一样" w:date="2018-03-21T20:19:58Z">
        <w:r>
          <w:rPr>
            <w:rFonts w:hint="default" w:eastAsiaTheme="minorEastAsia"/>
            <w:lang w:val="en-IE" w:eastAsia="zh-CN"/>
            <w:rPrChange w:id="2099" w:author="像个男人一样" w:date="2018-03-21T23:35:08Z">
              <w:rPr>
                <w:rFonts w:hint="eastAsia" w:eastAsia="宋体"/>
                <w:lang w:val="en-US" w:eastAsia="zh-CN"/>
              </w:rPr>
            </w:rPrChange>
          </w:rPr>
          <w:t>would l</w:t>
        </w:r>
      </w:ins>
      <w:ins w:id="2100" w:author="像个男人一样" w:date="2018-03-21T20:19:59Z">
        <w:r>
          <w:rPr>
            <w:rFonts w:hint="default" w:eastAsiaTheme="minorEastAsia"/>
            <w:lang w:val="en-IE" w:eastAsia="zh-CN"/>
            <w:rPrChange w:id="2101" w:author="像个男人一样" w:date="2018-03-21T23:35:08Z">
              <w:rPr>
                <w:rFonts w:hint="eastAsia" w:eastAsia="宋体"/>
                <w:lang w:val="en-US" w:eastAsia="zh-CN"/>
              </w:rPr>
            </w:rPrChange>
          </w:rPr>
          <w:t xml:space="preserve">ike </w:t>
        </w:r>
      </w:ins>
      <w:ins w:id="2102" w:author="像个男人一样" w:date="2018-03-21T20:20:00Z">
        <w:r>
          <w:rPr>
            <w:rFonts w:hint="default" w:eastAsiaTheme="minorEastAsia"/>
            <w:lang w:val="en-IE" w:eastAsia="zh-CN"/>
            <w:rPrChange w:id="2103" w:author="像个男人一样" w:date="2018-03-21T23:35:08Z">
              <w:rPr>
                <w:rFonts w:hint="eastAsia" w:eastAsia="宋体"/>
                <w:lang w:val="en-US" w:eastAsia="zh-CN"/>
              </w:rPr>
            </w:rPrChange>
          </w:rPr>
          <w:t>to th</w:t>
        </w:r>
      </w:ins>
      <w:ins w:id="2104" w:author="像个男人一样" w:date="2018-03-21T20:20:01Z">
        <w:r>
          <w:rPr>
            <w:rFonts w:hint="default" w:eastAsiaTheme="minorEastAsia"/>
            <w:lang w:val="en-IE" w:eastAsia="zh-CN"/>
            <w:rPrChange w:id="2105" w:author="像个男人一样" w:date="2018-03-21T23:35:08Z">
              <w:rPr>
                <w:rFonts w:hint="eastAsia" w:eastAsia="宋体"/>
                <w:lang w:val="en-US" w:eastAsia="zh-CN"/>
              </w:rPr>
            </w:rPrChange>
          </w:rPr>
          <w:t>ank</w:t>
        </w:r>
      </w:ins>
      <w:ins w:id="2106" w:author="像个男人一样" w:date="2018-03-21T20:20:02Z">
        <w:r>
          <w:rPr>
            <w:rFonts w:hint="default" w:eastAsiaTheme="minorEastAsia"/>
            <w:lang w:val="en-IE" w:eastAsia="zh-CN"/>
            <w:rPrChange w:id="2107" w:author="像个男人一样" w:date="2018-03-21T23:35:08Z">
              <w:rPr>
                <w:rFonts w:hint="eastAsia" w:eastAsia="宋体"/>
                <w:lang w:val="en-US" w:eastAsia="zh-CN"/>
              </w:rPr>
            </w:rPrChange>
          </w:rPr>
          <w:t xml:space="preserve"> my </w:t>
        </w:r>
      </w:ins>
      <w:ins w:id="2108" w:author="像个男人一样" w:date="2018-03-21T20:20:03Z">
        <w:r>
          <w:rPr>
            <w:rFonts w:hint="default" w:eastAsiaTheme="minorEastAsia"/>
            <w:lang w:val="en-IE" w:eastAsia="zh-CN"/>
            <w:rPrChange w:id="2109" w:author="像个男人一样" w:date="2018-03-21T23:35:08Z">
              <w:rPr>
                <w:rFonts w:hint="eastAsia" w:eastAsia="宋体"/>
                <w:lang w:val="en-US" w:eastAsia="zh-CN"/>
              </w:rPr>
            </w:rPrChange>
          </w:rPr>
          <w:t>sup</w:t>
        </w:r>
      </w:ins>
      <w:ins w:id="2110" w:author="像个男人一样" w:date="2018-03-21T20:20:04Z">
        <w:r>
          <w:rPr>
            <w:rFonts w:hint="default" w:eastAsiaTheme="minorEastAsia"/>
            <w:lang w:val="en-IE" w:eastAsia="zh-CN"/>
            <w:rPrChange w:id="2111" w:author="像个男人一样" w:date="2018-03-21T23:35:08Z">
              <w:rPr>
                <w:rFonts w:hint="eastAsia" w:eastAsia="宋体"/>
                <w:lang w:val="en-US" w:eastAsia="zh-CN"/>
              </w:rPr>
            </w:rPrChange>
          </w:rPr>
          <w:t>ervi</w:t>
        </w:r>
      </w:ins>
      <w:ins w:id="2112" w:author="像个男人一样" w:date="2018-03-21T20:20:05Z">
        <w:r>
          <w:rPr>
            <w:rFonts w:hint="default" w:eastAsiaTheme="minorEastAsia"/>
            <w:lang w:val="en-IE" w:eastAsia="zh-CN"/>
            <w:rPrChange w:id="2113" w:author="像个男人一样" w:date="2018-03-21T23:35:08Z">
              <w:rPr>
                <w:rFonts w:hint="eastAsia" w:eastAsia="宋体"/>
                <w:lang w:val="en-US" w:eastAsia="zh-CN"/>
              </w:rPr>
            </w:rPrChange>
          </w:rPr>
          <w:t>sor</w:t>
        </w:r>
      </w:ins>
      <w:ins w:id="2114" w:author="像个男人一样" w:date="2018-03-21T20:20:07Z">
        <w:r>
          <w:rPr>
            <w:rFonts w:hint="default" w:eastAsiaTheme="minorEastAsia"/>
            <w:lang w:val="en-IE" w:eastAsia="zh-CN"/>
            <w:rPrChange w:id="2115" w:author="像个男人一样" w:date="2018-03-21T23:35:08Z">
              <w:rPr>
                <w:rFonts w:hint="eastAsia" w:eastAsia="宋体"/>
                <w:lang w:val="en-US" w:eastAsia="zh-CN"/>
              </w:rPr>
            </w:rPrChange>
          </w:rPr>
          <w:t>,</w:t>
        </w:r>
      </w:ins>
      <w:ins w:id="2116" w:author="像个男人一样" w:date="2018-03-21T20:20:08Z">
        <w:r>
          <w:rPr>
            <w:rFonts w:hint="default" w:eastAsiaTheme="minorEastAsia"/>
            <w:lang w:val="en-IE" w:eastAsia="zh-CN"/>
            <w:rPrChange w:id="2117" w:author="像个男人一样" w:date="2018-03-21T23:35:08Z">
              <w:rPr>
                <w:rFonts w:hint="eastAsia" w:eastAsia="宋体"/>
                <w:lang w:val="en-US" w:eastAsia="zh-CN"/>
              </w:rPr>
            </w:rPrChange>
          </w:rPr>
          <w:t>Dr</w:t>
        </w:r>
      </w:ins>
      <w:ins w:id="2118" w:author="像个男人一样" w:date="2018-03-21T20:22:47Z">
        <w:r>
          <w:rPr>
            <w:rFonts w:hint="default" w:eastAsiaTheme="minorEastAsia"/>
            <w:lang w:val="en-IE" w:eastAsia="zh-CN"/>
            <w:rPrChange w:id="2119" w:author="像个男人一样" w:date="2018-03-21T23:35:08Z">
              <w:rPr>
                <w:rFonts w:hint="eastAsia" w:eastAsia="宋体"/>
                <w:lang w:val="en-US" w:eastAsia="zh-CN"/>
              </w:rPr>
            </w:rPrChange>
          </w:rPr>
          <w:t>.</w:t>
        </w:r>
      </w:ins>
      <w:ins w:id="2120" w:author="像个男人一样" w:date="2018-03-21T20:22:48Z">
        <w:r>
          <w:rPr>
            <w:rFonts w:hint="default" w:eastAsiaTheme="minorEastAsia"/>
            <w:lang w:val="en-IE" w:eastAsia="zh-CN"/>
            <w:rPrChange w:id="2121" w:author="像个男人一样" w:date="2018-03-21T23:35:08Z">
              <w:rPr>
                <w:rFonts w:hint="eastAsia" w:eastAsia="宋体"/>
                <w:lang w:val="en-US" w:eastAsia="zh-CN"/>
              </w:rPr>
            </w:rPrChange>
          </w:rPr>
          <w:t xml:space="preserve"> Fra</w:t>
        </w:r>
      </w:ins>
      <w:ins w:id="2122" w:author="像个男人一样" w:date="2018-03-21T20:22:49Z">
        <w:r>
          <w:rPr>
            <w:rFonts w:hint="default" w:eastAsiaTheme="minorEastAsia"/>
            <w:lang w:val="en-IE" w:eastAsia="zh-CN"/>
            <w:rPrChange w:id="2123" w:author="像个男人一样" w:date="2018-03-21T23:35:08Z">
              <w:rPr>
                <w:rFonts w:hint="eastAsia" w:eastAsia="宋体"/>
                <w:lang w:val="en-US" w:eastAsia="zh-CN"/>
              </w:rPr>
            </w:rPrChange>
          </w:rPr>
          <w:t>nk</w:t>
        </w:r>
      </w:ins>
      <w:ins w:id="2124" w:author="像个男人一样" w:date="2018-03-21T20:22:50Z">
        <w:r>
          <w:rPr>
            <w:rFonts w:hint="default" w:eastAsiaTheme="minorEastAsia"/>
            <w:lang w:val="en-IE" w:eastAsia="zh-CN"/>
            <w:rPrChange w:id="2125" w:author="像个男人一样" w:date="2018-03-21T23:35:08Z">
              <w:rPr>
                <w:rFonts w:hint="eastAsia" w:eastAsia="宋体"/>
                <w:lang w:val="en-US" w:eastAsia="zh-CN"/>
              </w:rPr>
            </w:rPrChange>
          </w:rPr>
          <w:t xml:space="preserve"> Gl</w:t>
        </w:r>
      </w:ins>
      <w:ins w:id="2126" w:author="像个男人一样" w:date="2018-03-21T20:22:51Z">
        <w:r>
          <w:rPr>
            <w:rFonts w:hint="default" w:eastAsiaTheme="minorEastAsia"/>
            <w:lang w:val="en-IE" w:eastAsia="zh-CN"/>
            <w:rPrChange w:id="2127" w:author="像个男人一样" w:date="2018-03-21T23:35:08Z">
              <w:rPr>
                <w:rFonts w:hint="eastAsia" w:eastAsia="宋体"/>
                <w:lang w:val="en-US" w:eastAsia="zh-CN"/>
              </w:rPr>
            </w:rPrChange>
          </w:rPr>
          <w:t>avi</w:t>
        </w:r>
      </w:ins>
      <w:ins w:id="2128" w:author="像个男人一样" w:date="2018-03-21T20:22:52Z">
        <w:r>
          <w:rPr>
            <w:rFonts w:hint="default" w:eastAsiaTheme="minorEastAsia"/>
            <w:lang w:val="en-IE" w:eastAsia="zh-CN"/>
            <w:rPrChange w:id="2129" w:author="像个男人一样" w:date="2018-03-21T23:35:08Z">
              <w:rPr>
                <w:rFonts w:hint="eastAsia" w:eastAsia="宋体"/>
                <w:lang w:val="en-US" w:eastAsia="zh-CN"/>
              </w:rPr>
            </w:rPrChange>
          </w:rPr>
          <w:t>n</w:t>
        </w:r>
      </w:ins>
      <w:ins w:id="2130" w:author="像个男人一样" w:date="2018-03-21T20:22:53Z">
        <w:r>
          <w:rPr>
            <w:rFonts w:hint="default" w:eastAsiaTheme="minorEastAsia"/>
            <w:lang w:val="en-IE" w:eastAsia="zh-CN"/>
            <w:rPrChange w:id="2131" w:author="像个男人一样" w:date="2018-03-21T23:35:08Z">
              <w:rPr>
                <w:rFonts w:hint="eastAsia" w:eastAsia="宋体"/>
                <w:lang w:val="en-US" w:eastAsia="zh-CN"/>
              </w:rPr>
            </w:rPrChange>
          </w:rPr>
          <w:t xml:space="preserve"> </w:t>
        </w:r>
      </w:ins>
      <w:ins w:id="2132" w:author="像个男人一样" w:date="2018-03-21T20:22:54Z">
        <w:r>
          <w:rPr>
            <w:rFonts w:hint="default" w:eastAsiaTheme="minorEastAsia"/>
            <w:lang w:val="en-IE" w:eastAsia="zh-CN"/>
            <w:rPrChange w:id="2133" w:author="像个男人一样" w:date="2018-03-21T23:35:08Z">
              <w:rPr>
                <w:rFonts w:hint="eastAsia" w:eastAsia="宋体"/>
                <w:lang w:val="en-US" w:eastAsia="zh-CN"/>
              </w:rPr>
            </w:rPrChange>
          </w:rPr>
          <w:t xml:space="preserve">for </w:t>
        </w:r>
      </w:ins>
      <w:ins w:id="2134" w:author="像个男人一样" w:date="2018-03-21T20:22:58Z">
        <w:r>
          <w:rPr>
            <w:rFonts w:hint="default" w:eastAsiaTheme="minorEastAsia"/>
            <w:lang w:val="en-IE" w:eastAsia="zh-CN"/>
            <w:rPrChange w:id="2135" w:author="像个男人一样" w:date="2018-03-21T23:35:08Z">
              <w:rPr>
                <w:rFonts w:hint="eastAsia" w:eastAsia="宋体"/>
                <w:lang w:val="en-US" w:eastAsia="zh-CN"/>
              </w:rPr>
            </w:rPrChange>
          </w:rPr>
          <w:t xml:space="preserve">his </w:t>
        </w:r>
      </w:ins>
      <w:ins w:id="2136" w:author="像个男人一样" w:date="2018-03-21T20:23:01Z">
        <w:r>
          <w:rPr>
            <w:rFonts w:hint="default" w:eastAsiaTheme="minorEastAsia"/>
            <w:lang w:val="en-IE" w:eastAsia="zh-CN"/>
            <w:rPrChange w:id="2137" w:author="像个男人一样" w:date="2018-03-21T23:35:08Z">
              <w:rPr>
                <w:rFonts w:hint="eastAsia" w:eastAsia="宋体"/>
                <w:lang w:val="en-US" w:eastAsia="zh-CN"/>
              </w:rPr>
            </w:rPrChange>
          </w:rPr>
          <w:t>c</w:t>
        </w:r>
      </w:ins>
      <w:ins w:id="2138" w:author="像个男人一样" w:date="2018-03-21T20:23:02Z">
        <w:r>
          <w:rPr>
            <w:rFonts w:hint="default" w:eastAsiaTheme="minorEastAsia"/>
            <w:lang w:val="en-IE" w:eastAsia="zh-CN"/>
            <w:rPrChange w:id="2139" w:author="像个男人一样" w:date="2018-03-21T23:35:08Z">
              <w:rPr>
                <w:rFonts w:hint="eastAsia" w:eastAsia="宋体"/>
                <w:lang w:val="en-US" w:eastAsia="zh-CN"/>
              </w:rPr>
            </w:rPrChange>
          </w:rPr>
          <w:t>on</w:t>
        </w:r>
      </w:ins>
      <w:ins w:id="2140" w:author="像个男人一样" w:date="2018-03-21T20:23:03Z">
        <w:r>
          <w:rPr>
            <w:rFonts w:hint="default" w:eastAsiaTheme="minorEastAsia"/>
            <w:lang w:val="en-IE" w:eastAsia="zh-CN"/>
            <w:rPrChange w:id="2141" w:author="像个男人一样" w:date="2018-03-21T23:35:08Z">
              <w:rPr>
                <w:rFonts w:hint="eastAsia" w:eastAsia="宋体"/>
                <w:lang w:val="en-US" w:eastAsia="zh-CN"/>
              </w:rPr>
            </w:rPrChange>
          </w:rPr>
          <w:t>tinue</w:t>
        </w:r>
      </w:ins>
      <w:ins w:id="2142" w:author="像个男人一样" w:date="2018-03-21T20:23:04Z">
        <w:r>
          <w:rPr>
            <w:rFonts w:hint="default" w:eastAsiaTheme="minorEastAsia"/>
            <w:lang w:val="en-IE" w:eastAsia="zh-CN"/>
            <w:rPrChange w:id="2143" w:author="像个男人一样" w:date="2018-03-21T23:35:08Z">
              <w:rPr>
                <w:rFonts w:hint="eastAsia" w:eastAsia="宋体"/>
                <w:lang w:val="en-US" w:eastAsia="zh-CN"/>
              </w:rPr>
            </w:rPrChange>
          </w:rPr>
          <w:t>d s</w:t>
        </w:r>
      </w:ins>
      <w:ins w:id="2144" w:author="像个男人一样" w:date="2018-03-21T20:23:05Z">
        <w:r>
          <w:rPr>
            <w:rFonts w:hint="default" w:eastAsiaTheme="minorEastAsia"/>
            <w:lang w:val="en-IE" w:eastAsia="zh-CN"/>
            <w:rPrChange w:id="2145" w:author="像个男人一样" w:date="2018-03-21T23:35:08Z">
              <w:rPr>
                <w:rFonts w:hint="eastAsia" w:eastAsia="宋体"/>
                <w:lang w:val="en-US" w:eastAsia="zh-CN"/>
              </w:rPr>
            </w:rPrChange>
          </w:rPr>
          <w:t>upp</w:t>
        </w:r>
      </w:ins>
      <w:ins w:id="2146" w:author="像个男人一样" w:date="2018-03-21T20:23:08Z">
        <w:r>
          <w:rPr>
            <w:rFonts w:hint="default" w:eastAsiaTheme="minorEastAsia"/>
            <w:lang w:val="en-IE" w:eastAsia="zh-CN"/>
            <w:rPrChange w:id="2147" w:author="像个男人一样" w:date="2018-03-21T23:35:08Z">
              <w:rPr>
                <w:rFonts w:hint="eastAsia" w:eastAsia="宋体"/>
                <w:lang w:val="en-US" w:eastAsia="zh-CN"/>
              </w:rPr>
            </w:rPrChange>
          </w:rPr>
          <w:t>ort</w:t>
        </w:r>
      </w:ins>
      <w:ins w:id="2148" w:author="像个男人一样" w:date="2018-03-21T20:23:09Z">
        <w:r>
          <w:rPr>
            <w:rFonts w:hint="default" w:eastAsiaTheme="minorEastAsia"/>
            <w:lang w:val="en-IE" w:eastAsia="zh-CN"/>
            <w:rPrChange w:id="2149" w:author="像个男人一样" w:date="2018-03-21T23:35:08Z">
              <w:rPr>
                <w:rFonts w:hint="eastAsia" w:eastAsia="宋体"/>
                <w:lang w:val="en-US" w:eastAsia="zh-CN"/>
              </w:rPr>
            </w:rPrChange>
          </w:rPr>
          <w:t xml:space="preserve">, </w:t>
        </w:r>
      </w:ins>
      <w:ins w:id="2150" w:author="像个男人一样" w:date="2018-03-21T20:23:18Z">
        <w:r>
          <w:rPr>
            <w:rFonts w:hint="default" w:eastAsiaTheme="minorEastAsia"/>
            <w:lang w:val="en-IE" w:eastAsia="zh-CN"/>
            <w:rPrChange w:id="2151" w:author="像个男人一样" w:date="2018-03-21T23:35:08Z">
              <w:rPr>
                <w:rFonts w:hint="eastAsia" w:eastAsia="宋体"/>
                <w:lang w:val="en-US" w:eastAsia="zh-CN"/>
              </w:rPr>
            </w:rPrChange>
          </w:rPr>
          <w:t>sp</w:t>
        </w:r>
      </w:ins>
      <w:ins w:id="2152" w:author="像个男人一样" w:date="2018-03-21T20:23:19Z">
        <w:r>
          <w:rPr>
            <w:rFonts w:hint="default" w:eastAsiaTheme="minorEastAsia"/>
            <w:lang w:val="en-IE" w:eastAsia="zh-CN"/>
            <w:rPrChange w:id="2153" w:author="像个男人一样" w:date="2018-03-21T23:35:08Z">
              <w:rPr>
                <w:rFonts w:hint="eastAsia" w:eastAsia="宋体"/>
                <w:lang w:val="en-US" w:eastAsia="zh-CN"/>
              </w:rPr>
            </w:rPrChange>
          </w:rPr>
          <w:t>eci</w:t>
        </w:r>
      </w:ins>
      <w:ins w:id="2154" w:author="像个男人一样" w:date="2018-03-21T20:23:20Z">
        <w:r>
          <w:rPr>
            <w:rFonts w:hint="default" w:eastAsiaTheme="minorEastAsia"/>
            <w:lang w:val="en-IE" w:eastAsia="zh-CN"/>
            <w:rPrChange w:id="2155" w:author="像个男人一样" w:date="2018-03-21T23:35:08Z">
              <w:rPr>
                <w:rFonts w:hint="eastAsia" w:eastAsia="宋体"/>
                <w:lang w:val="en-US" w:eastAsia="zh-CN"/>
              </w:rPr>
            </w:rPrChange>
          </w:rPr>
          <w:t>ally</w:t>
        </w:r>
      </w:ins>
      <w:ins w:id="2156" w:author="像个男人一样" w:date="2018-03-21T20:23:21Z">
        <w:r>
          <w:rPr>
            <w:rFonts w:hint="default" w:eastAsiaTheme="minorEastAsia"/>
            <w:lang w:val="en-IE" w:eastAsia="zh-CN"/>
            <w:rPrChange w:id="2157" w:author="像个男人一样" w:date="2018-03-21T23:35:08Z">
              <w:rPr>
                <w:rFonts w:hint="eastAsia" w:eastAsia="宋体"/>
                <w:lang w:val="en-US" w:eastAsia="zh-CN"/>
              </w:rPr>
            </w:rPrChange>
          </w:rPr>
          <w:t xml:space="preserve"> for </w:t>
        </w:r>
      </w:ins>
      <w:ins w:id="2158" w:author="像个男人一样" w:date="2018-03-21T20:23:22Z">
        <w:r>
          <w:rPr>
            <w:rFonts w:hint="default" w:eastAsiaTheme="minorEastAsia"/>
            <w:lang w:val="en-IE" w:eastAsia="zh-CN"/>
            <w:rPrChange w:id="2159" w:author="像个男人一样" w:date="2018-03-21T23:35:08Z">
              <w:rPr>
                <w:rFonts w:hint="eastAsia" w:eastAsia="宋体"/>
                <w:lang w:val="en-US" w:eastAsia="zh-CN"/>
              </w:rPr>
            </w:rPrChange>
          </w:rPr>
          <w:t>me, s</w:t>
        </w:r>
      </w:ins>
      <w:ins w:id="2160" w:author="像个男人一样" w:date="2018-03-21T20:23:23Z">
        <w:r>
          <w:rPr>
            <w:rFonts w:hint="default" w:eastAsiaTheme="minorEastAsia"/>
            <w:lang w:val="en-IE" w:eastAsia="zh-CN"/>
            <w:rPrChange w:id="2161" w:author="像个男人一样" w:date="2018-03-21T23:35:08Z">
              <w:rPr>
                <w:rFonts w:hint="eastAsia" w:eastAsia="宋体"/>
                <w:lang w:val="en-US" w:eastAsia="zh-CN"/>
              </w:rPr>
            </w:rPrChange>
          </w:rPr>
          <w:t>ince</w:t>
        </w:r>
      </w:ins>
      <w:ins w:id="2162" w:author="像个男人一样" w:date="2018-03-21T20:23:24Z">
        <w:r>
          <w:rPr>
            <w:rFonts w:hint="default" w:eastAsiaTheme="minorEastAsia"/>
            <w:lang w:val="en-IE" w:eastAsia="zh-CN"/>
            <w:rPrChange w:id="2163" w:author="像个男人一样" w:date="2018-03-21T23:35:08Z">
              <w:rPr>
                <w:rFonts w:hint="eastAsia" w:eastAsia="宋体"/>
                <w:lang w:val="en-US" w:eastAsia="zh-CN"/>
              </w:rPr>
            </w:rPrChange>
          </w:rPr>
          <w:t xml:space="preserve"> I </w:t>
        </w:r>
      </w:ins>
      <w:ins w:id="2164" w:author="像个男人一样" w:date="2018-03-21T20:23:28Z">
        <w:r>
          <w:rPr>
            <w:rFonts w:hint="default" w:eastAsiaTheme="minorEastAsia"/>
            <w:lang w:val="en-IE" w:eastAsia="zh-CN"/>
            <w:rPrChange w:id="2165" w:author="像个男人一样" w:date="2018-03-21T23:35:08Z">
              <w:rPr>
                <w:rFonts w:hint="eastAsia" w:eastAsia="宋体"/>
                <w:lang w:val="en-US" w:eastAsia="zh-CN"/>
              </w:rPr>
            </w:rPrChange>
          </w:rPr>
          <w:t>nearl</w:t>
        </w:r>
      </w:ins>
      <w:ins w:id="2166" w:author="像个男人一样" w:date="2018-03-21T20:23:29Z">
        <w:r>
          <w:rPr>
            <w:rFonts w:hint="default" w:eastAsiaTheme="minorEastAsia"/>
            <w:lang w:val="en-IE" w:eastAsia="zh-CN"/>
            <w:rPrChange w:id="2167" w:author="像个男人一样" w:date="2018-03-21T23:35:08Z">
              <w:rPr>
                <w:rFonts w:hint="eastAsia" w:eastAsia="宋体"/>
                <w:lang w:val="en-US" w:eastAsia="zh-CN"/>
              </w:rPr>
            </w:rPrChange>
          </w:rPr>
          <w:t xml:space="preserve">y </w:t>
        </w:r>
      </w:ins>
      <w:ins w:id="2168" w:author="像个男人一样" w:date="2018-03-21T20:23:35Z">
        <w:r>
          <w:rPr>
            <w:rFonts w:hint="default" w:eastAsiaTheme="minorEastAsia"/>
            <w:lang w:val="en-IE" w:eastAsia="zh-CN"/>
            <w:rPrChange w:id="2169" w:author="像个男人一样" w:date="2018-03-21T23:35:08Z">
              <w:rPr>
                <w:rFonts w:hint="eastAsia" w:eastAsia="宋体"/>
                <w:lang w:val="en-US" w:eastAsia="zh-CN"/>
              </w:rPr>
            </w:rPrChange>
          </w:rPr>
          <w:t>di</w:t>
        </w:r>
      </w:ins>
      <w:ins w:id="2170" w:author="像个男人一样" w:date="2018-03-21T20:23:36Z">
        <w:r>
          <w:rPr>
            <w:rFonts w:hint="default" w:eastAsiaTheme="minorEastAsia"/>
            <w:lang w:val="en-IE" w:eastAsia="zh-CN"/>
            <w:rPrChange w:id="2171" w:author="像个男人一样" w:date="2018-03-21T23:35:08Z">
              <w:rPr>
                <w:rFonts w:hint="eastAsia" w:eastAsia="宋体"/>
                <w:lang w:val="en-US" w:eastAsia="zh-CN"/>
              </w:rPr>
            </w:rPrChange>
          </w:rPr>
          <w:t xml:space="preserve">d </w:t>
        </w:r>
      </w:ins>
      <w:ins w:id="2172" w:author="像个男人一样" w:date="2018-03-21T20:23:37Z">
        <w:r>
          <w:rPr>
            <w:rFonts w:hint="default" w:eastAsiaTheme="minorEastAsia"/>
            <w:lang w:val="en-IE" w:eastAsia="zh-CN"/>
            <w:rPrChange w:id="2173" w:author="像个男人一样" w:date="2018-03-21T23:35:08Z">
              <w:rPr>
                <w:rFonts w:hint="eastAsia" w:eastAsia="宋体"/>
                <w:lang w:val="en-US" w:eastAsia="zh-CN"/>
              </w:rPr>
            </w:rPrChange>
          </w:rPr>
          <w:t>my</w:t>
        </w:r>
      </w:ins>
      <w:ins w:id="2174" w:author="像个男人一样" w:date="2018-03-21T20:23:38Z">
        <w:r>
          <w:rPr>
            <w:rFonts w:hint="default" w:eastAsiaTheme="minorEastAsia"/>
            <w:lang w:val="en-IE" w:eastAsia="zh-CN"/>
            <w:rPrChange w:id="2175" w:author="像个男人一样" w:date="2018-03-21T23:35:08Z">
              <w:rPr>
                <w:rFonts w:hint="eastAsia" w:eastAsia="宋体"/>
                <w:lang w:val="en-US" w:eastAsia="zh-CN"/>
              </w:rPr>
            </w:rPrChange>
          </w:rPr>
          <w:t xml:space="preserve"> </w:t>
        </w:r>
      </w:ins>
      <w:ins w:id="2176" w:author="像个男人一样" w:date="2018-03-21T20:23:45Z">
        <w:r>
          <w:rPr>
            <w:rFonts w:hint="default" w:eastAsiaTheme="minorEastAsia"/>
            <w:lang w:val="en-IE" w:eastAsia="zh-CN"/>
            <w:rPrChange w:id="2177" w:author="像个男人一样" w:date="2018-03-21T23:35:08Z">
              <w:rPr>
                <w:rFonts w:hint="eastAsia" w:eastAsia="宋体"/>
                <w:lang w:val="en-US" w:eastAsia="zh-CN"/>
              </w:rPr>
            </w:rPrChange>
          </w:rPr>
          <w:t>i</w:t>
        </w:r>
      </w:ins>
      <w:ins w:id="2178" w:author="像个男人一样" w:date="2018-03-21T20:23:46Z">
        <w:r>
          <w:rPr>
            <w:rFonts w:hint="default" w:eastAsiaTheme="minorEastAsia"/>
            <w:lang w:val="en-IE" w:eastAsia="zh-CN"/>
            <w:rPrChange w:id="2179" w:author="像个男人一样" w:date="2018-03-21T23:35:08Z">
              <w:rPr>
                <w:rFonts w:hint="eastAsia" w:eastAsia="宋体"/>
                <w:lang w:val="en-US" w:eastAsia="zh-CN"/>
              </w:rPr>
            </w:rPrChange>
          </w:rPr>
          <w:t>nte</w:t>
        </w:r>
      </w:ins>
      <w:ins w:id="2180" w:author="像个男人一样" w:date="2018-03-21T20:23:47Z">
        <w:r>
          <w:rPr>
            <w:rFonts w:hint="default" w:eastAsiaTheme="minorEastAsia"/>
            <w:lang w:val="en-IE" w:eastAsia="zh-CN"/>
            <w:rPrChange w:id="2181" w:author="像个男人一样" w:date="2018-03-21T23:35:08Z">
              <w:rPr>
                <w:rFonts w:hint="eastAsia" w:eastAsia="宋体"/>
                <w:lang w:val="en-US" w:eastAsia="zh-CN"/>
              </w:rPr>
            </w:rPrChange>
          </w:rPr>
          <w:t>rn</w:t>
        </w:r>
      </w:ins>
      <w:ins w:id="2182" w:author="像个男人一样" w:date="2018-03-21T20:23:49Z">
        <w:r>
          <w:rPr>
            <w:rFonts w:hint="default" w:eastAsiaTheme="minorEastAsia"/>
            <w:lang w:val="en-IE" w:eastAsia="zh-CN"/>
            <w:rPrChange w:id="2183" w:author="像个男人一样" w:date="2018-03-21T23:35:08Z">
              <w:rPr>
                <w:rFonts w:hint="eastAsia" w:eastAsia="宋体"/>
                <w:lang w:val="en-US" w:eastAsia="zh-CN"/>
              </w:rPr>
            </w:rPrChange>
          </w:rPr>
          <w:t>shi</w:t>
        </w:r>
      </w:ins>
      <w:ins w:id="2184" w:author="像个男人一样" w:date="2018-03-21T20:23:50Z">
        <w:r>
          <w:rPr>
            <w:rFonts w:hint="default" w:eastAsiaTheme="minorEastAsia"/>
            <w:lang w:val="en-IE" w:eastAsia="zh-CN"/>
            <w:rPrChange w:id="2185" w:author="像个男人一样" w:date="2018-03-21T23:35:08Z">
              <w:rPr>
                <w:rFonts w:hint="eastAsia" w:eastAsia="宋体"/>
                <w:lang w:val="en-US" w:eastAsia="zh-CN"/>
              </w:rPr>
            </w:rPrChange>
          </w:rPr>
          <w:t xml:space="preserve">p </w:t>
        </w:r>
      </w:ins>
      <w:ins w:id="2186" w:author="像个男人一样" w:date="2018-03-21T20:23:51Z">
        <w:r>
          <w:rPr>
            <w:rFonts w:hint="default" w:eastAsiaTheme="minorEastAsia"/>
            <w:lang w:val="en-IE" w:eastAsia="zh-CN"/>
            <w:rPrChange w:id="2187" w:author="像个男人一样" w:date="2018-03-21T23:35:08Z">
              <w:rPr>
                <w:rFonts w:hint="eastAsia" w:eastAsia="宋体"/>
                <w:lang w:val="en-US" w:eastAsia="zh-CN"/>
              </w:rPr>
            </w:rPrChange>
          </w:rPr>
          <w:t xml:space="preserve">in </w:t>
        </w:r>
      </w:ins>
      <w:ins w:id="2188" w:author="像个男人一样" w:date="2018-03-21T20:23:52Z">
        <w:r>
          <w:rPr>
            <w:rFonts w:hint="default" w:eastAsiaTheme="minorEastAsia"/>
            <w:lang w:val="en-IE" w:eastAsia="zh-CN"/>
            <w:rPrChange w:id="2189" w:author="像个男人一样" w:date="2018-03-21T23:35:08Z">
              <w:rPr>
                <w:rFonts w:hint="eastAsia" w:eastAsia="宋体"/>
                <w:lang w:val="en-US" w:eastAsia="zh-CN"/>
              </w:rPr>
            </w:rPrChange>
          </w:rPr>
          <w:t>som</w:t>
        </w:r>
      </w:ins>
      <w:ins w:id="2190" w:author="像个男人一样" w:date="2018-03-21T20:23:53Z">
        <w:r>
          <w:rPr>
            <w:rFonts w:hint="default" w:eastAsiaTheme="minorEastAsia"/>
            <w:lang w:val="en-IE" w:eastAsia="zh-CN"/>
            <w:rPrChange w:id="2191" w:author="像个男人一样" w:date="2018-03-21T23:35:08Z">
              <w:rPr>
                <w:rFonts w:hint="eastAsia" w:eastAsia="宋体"/>
                <w:lang w:val="en-US" w:eastAsia="zh-CN"/>
              </w:rPr>
            </w:rPrChange>
          </w:rPr>
          <w:t>e c</w:t>
        </w:r>
      </w:ins>
      <w:ins w:id="2192" w:author="像个男人一样" w:date="2018-03-21T20:23:54Z">
        <w:r>
          <w:rPr>
            <w:rFonts w:hint="default" w:eastAsiaTheme="minorEastAsia"/>
            <w:lang w:val="en-IE" w:eastAsia="zh-CN"/>
            <w:rPrChange w:id="2193" w:author="像个男人一样" w:date="2018-03-21T23:35:08Z">
              <w:rPr>
                <w:rFonts w:hint="eastAsia" w:eastAsia="宋体"/>
                <w:lang w:val="en-US" w:eastAsia="zh-CN"/>
              </w:rPr>
            </w:rPrChange>
          </w:rPr>
          <w:t>om</w:t>
        </w:r>
      </w:ins>
      <w:ins w:id="2194" w:author="像个男人一样" w:date="2018-03-21T20:23:56Z">
        <w:r>
          <w:rPr>
            <w:rFonts w:hint="default" w:eastAsiaTheme="minorEastAsia"/>
            <w:lang w:val="en-IE" w:eastAsia="zh-CN"/>
            <w:rPrChange w:id="2195" w:author="像个男人一样" w:date="2018-03-21T23:35:08Z">
              <w:rPr>
                <w:rFonts w:hint="eastAsia" w:eastAsia="宋体"/>
                <w:lang w:val="en-US" w:eastAsia="zh-CN"/>
              </w:rPr>
            </w:rPrChange>
          </w:rPr>
          <w:t>pan</w:t>
        </w:r>
      </w:ins>
      <w:ins w:id="2196" w:author="像个男人一样" w:date="2018-03-21T20:23:57Z">
        <w:r>
          <w:rPr>
            <w:rFonts w:hint="default" w:eastAsiaTheme="minorEastAsia"/>
            <w:lang w:val="en-IE" w:eastAsia="zh-CN"/>
            <w:rPrChange w:id="2197" w:author="像个男人一样" w:date="2018-03-21T23:35:08Z">
              <w:rPr>
                <w:rFonts w:hint="eastAsia" w:eastAsia="宋体"/>
                <w:lang w:val="en-US" w:eastAsia="zh-CN"/>
              </w:rPr>
            </w:rPrChange>
          </w:rPr>
          <w:t xml:space="preserve">y </w:t>
        </w:r>
      </w:ins>
      <w:ins w:id="2198" w:author="像个男人一样" w:date="2018-03-21T20:23:59Z">
        <w:r>
          <w:rPr>
            <w:rFonts w:hint="default" w:eastAsiaTheme="minorEastAsia"/>
            <w:lang w:val="en-IE" w:eastAsia="zh-CN"/>
            <w:rPrChange w:id="2199" w:author="像个男人一样" w:date="2018-03-21T23:35:08Z">
              <w:rPr>
                <w:rFonts w:hint="eastAsia" w:eastAsia="宋体"/>
                <w:lang w:val="en-US" w:eastAsia="zh-CN"/>
              </w:rPr>
            </w:rPrChange>
          </w:rPr>
          <w:t xml:space="preserve">for </w:t>
        </w:r>
      </w:ins>
      <w:ins w:id="2200" w:author="像个男人一样" w:date="2018-03-21T20:24:08Z">
        <w:r>
          <w:rPr>
            <w:rFonts w:hint="default" w:eastAsiaTheme="minorEastAsia"/>
            <w:lang w:val="en-IE" w:eastAsia="zh-CN"/>
            <w:rPrChange w:id="2201" w:author="像个男人一样" w:date="2018-03-21T23:35:08Z">
              <w:rPr>
                <w:rFonts w:hint="eastAsia" w:eastAsia="宋体"/>
                <w:lang w:val="en-US" w:eastAsia="zh-CN"/>
              </w:rPr>
            </w:rPrChange>
          </w:rPr>
          <w:t>more</w:t>
        </w:r>
      </w:ins>
      <w:ins w:id="2202" w:author="像个男人一样" w:date="2018-03-21T20:24:09Z">
        <w:r>
          <w:rPr>
            <w:rFonts w:hint="default" w:eastAsiaTheme="minorEastAsia"/>
            <w:lang w:val="en-IE" w:eastAsia="zh-CN"/>
            <w:rPrChange w:id="2203" w:author="像个男人一样" w:date="2018-03-21T23:35:08Z">
              <w:rPr>
                <w:rFonts w:hint="eastAsia" w:eastAsia="宋体"/>
                <w:lang w:val="en-US" w:eastAsia="zh-CN"/>
              </w:rPr>
            </w:rPrChange>
          </w:rPr>
          <w:t xml:space="preserve"> t</w:t>
        </w:r>
      </w:ins>
      <w:ins w:id="2204" w:author="像个男人一样" w:date="2018-03-21T20:24:10Z">
        <w:r>
          <w:rPr>
            <w:rFonts w:hint="default" w:eastAsiaTheme="minorEastAsia"/>
            <w:lang w:val="en-IE" w:eastAsia="zh-CN"/>
            <w:rPrChange w:id="2205" w:author="像个男人一样" w:date="2018-03-21T23:35:08Z">
              <w:rPr>
                <w:rFonts w:hint="eastAsia" w:eastAsia="宋体"/>
                <w:lang w:val="en-US" w:eastAsia="zh-CN"/>
              </w:rPr>
            </w:rPrChange>
          </w:rPr>
          <w:t>han h</w:t>
        </w:r>
      </w:ins>
      <w:ins w:id="2206" w:author="像个男人一样" w:date="2018-03-21T20:24:11Z">
        <w:r>
          <w:rPr>
            <w:rFonts w:hint="default" w:eastAsiaTheme="minorEastAsia"/>
            <w:lang w:val="en-IE" w:eastAsia="zh-CN"/>
            <w:rPrChange w:id="2207" w:author="像个男人一样" w:date="2018-03-21T23:35:08Z">
              <w:rPr>
                <w:rFonts w:hint="eastAsia" w:eastAsia="宋体"/>
                <w:lang w:val="en-US" w:eastAsia="zh-CN"/>
              </w:rPr>
            </w:rPrChange>
          </w:rPr>
          <w:t>alf</w:t>
        </w:r>
      </w:ins>
      <w:ins w:id="2208" w:author="像个男人一样" w:date="2018-03-21T20:24:12Z">
        <w:r>
          <w:rPr>
            <w:rFonts w:hint="default" w:eastAsiaTheme="minorEastAsia"/>
            <w:lang w:val="en-IE" w:eastAsia="zh-CN"/>
            <w:rPrChange w:id="2209" w:author="像个男人一样" w:date="2018-03-21T23:35:08Z">
              <w:rPr>
                <w:rFonts w:hint="eastAsia" w:eastAsia="宋体"/>
                <w:lang w:val="en-US" w:eastAsia="zh-CN"/>
              </w:rPr>
            </w:rPrChange>
          </w:rPr>
          <w:t xml:space="preserve"> y</w:t>
        </w:r>
      </w:ins>
      <w:ins w:id="2210" w:author="像个男人一样" w:date="2018-03-21T20:24:13Z">
        <w:r>
          <w:rPr>
            <w:rFonts w:hint="default" w:eastAsiaTheme="minorEastAsia"/>
            <w:lang w:val="en-IE" w:eastAsia="zh-CN"/>
            <w:rPrChange w:id="2211" w:author="像个男人一样" w:date="2018-03-21T23:35:08Z">
              <w:rPr>
                <w:rFonts w:hint="eastAsia" w:eastAsia="宋体"/>
                <w:lang w:val="en-US" w:eastAsia="zh-CN"/>
              </w:rPr>
            </w:rPrChange>
          </w:rPr>
          <w:t xml:space="preserve">ear </w:t>
        </w:r>
      </w:ins>
      <w:ins w:id="2212" w:author="像个男人一样" w:date="2018-03-21T20:24:15Z">
        <w:r>
          <w:rPr>
            <w:rFonts w:hint="default" w:eastAsiaTheme="minorEastAsia"/>
            <w:lang w:val="en-IE" w:eastAsia="zh-CN"/>
            <w:rPrChange w:id="2213" w:author="像个男人一样" w:date="2018-03-21T23:35:08Z">
              <w:rPr>
                <w:rFonts w:hint="eastAsia" w:eastAsia="宋体"/>
                <w:lang w:val="en-US" w:eastAsia="zh-CN"/>
              </w:rPr>
            </w:rPrChange>
          </w:rPr>
          <w:t xml:space="preserve"> </w:t>
        </w:r>
      </w:ins>
      <w:ins w:id="2214" w:author="像个男人一样" w:date="2018-03-21T20:24:16Z">
        <w:r>
          <w:rPr>
            <w:rFonts w:hint="default" w:eastAsiaTheme="minorEastAsia"/>
            <w:lang w:val="en-IE" w:eastAsia="zh-CN"/>
            <w:rPrChange w:id="2215" w:author="像个男人一样" w:date="2018-03-21T23:35:08Z">
              <w:rPr>
                <w:rFonts w:hint="eastAsia" w:eastAsia="宋体"/>
                <w:lang w:val="en-US" w:eastAsia="zh-CN"/>
              </w:rPr>
            </w:rPrChange>
          </w:rPr>
          <w:t>i</w:t>
        </w:r>
      </w:ins>
      <w:ins w:id="2216" w:author="像个男人一样" w:date="2018-03-21T20:24:18Z">
        <w:r>
          <w:rPr>
            <w:rFonts w:hint="default" w:eastAsiaTheme="minorEastAsia"/>
            <w:lang w:val="en-IE" w:eastAsia="zh-CN"/>
            <w:rPrChange w:id="2217" w:author="像个男人一样" w:date="2018-03-21T23:35:08Z">
              <w:rPr>
                <w:rFonts w:hint="eastAsia" w:eastAsia="宋体"/>
                <w:lang w:val="en-US" w:eastAsia="zh-CN"/>
              </w:rPr>
            </w:rPrChange>
          </w:rPr>
          <w:t>n th</w:t>
        </w:r>
      </w:ins>
      <w:ins w:id="2218" w:author="像个男人一样" w:date="2018-03-21T20:24:22Z">
        <w:r>
          <w:rPr>
            <w:rFonts w:hint="default" w:eastAsiaTheme="minorEastAsia"/>
            <w:lang w:val="en-IE" w:eastAsia="zh-CN"/>
            <w:rPrChange w:id="2219" w:author="像个男人一样" w:date="2018-03-21T23:35:08Z">
              <w:rPr>
                <w:rFonts w:hint="eastAsia" w:eastAsia="宋体"/>
                <w:lang w:val="en-US" w:eastAsia="zh-CN"/>
              </w:rPr>
            </w:rPrChange>
          </w:rPr>
          <w:t xml:space="preserve">e </w:t>
        </w:r>
      </w:ins>
      <w:ins w:id="2220" w:author="像个男人一样" w:date="2018-03-21T20:24:23Z">
        <w:r>
          <w:rPr>
            <w:rFonts w:hint="default" w:eastAsiaTheme="minorEastAsia"/>
            <w:lang w:val="en-IE" w:eastAsia="zh-CN"/>
            <w:rPrChange w:id="2221" w:author="像个男人一样" w:date="2018-03-21T23:35:08Z">
              <w:rPr>
                <w:rFonts w:hint="eastAsia" w:eastAsia="宋体"/>
                <w:lang w:val="en-US" w:eastAsia="zh-CN"/>
              </w:rPr>
            </w:rPrChange>
          </w:rPr>
          <w:t>se</w:t>
        </w:r>
      </w:ins>
      <w:ins w:id="2222" w:author="像个男人一样" w:date="2018-03-21T20:24:24Z">
        <w:r>
          <w:rPr>
            <w:rFonts w:hint="default" w:eastAsiaTheme="minorEastAsia"/>
            <w:lang w:val="en-IE" w:eastAsia="zh-CN"/>
            <w:rPrChange w:id="2223" w:author="像个男人一样" w:date="2018-03-21T23:35:08Z">
              <w:rPr>
                <w:rFonts w:hint="eastAsia" w:eastAsia="宋体"/>
                <w:lang w:val="en-US" w:eastAsia="zh-CN"/>
              </w:rPr>
            </w:rPrChange>
          </w:rPr>
          <w:t>con</w:t>
        </w:r>
      </w:ins>
      <w:ins w:id="2224" w:author="像个男人一样" w:date="2018-03-21T20:24:25Z">
        <w:r>
          <w:rPr>
            <w:rFonts w:hint="default" w:eastAsiaTheme="minorEastAsia"/>
            <w:lang w:val="en-IE" w:eastAsia="zh-CN"/>
            <w:rPrChange w:id="2225" w:author="像个男人一样" w:date="2018-03-21T23:35:08Z">
              <w:rPr>
                <w:rFonts w:hint="eastAsia" w:eastAsia="宋体"/>
                <w:lang w:val="en-US" w:eastAsia="zh-CN"/>
              </w:rPr>
            </w:rPrChange>
          </w:rPr>
          <w:t xml:space="preserve">d </w:t>
        </w:r>
      </w:ins>
      <w:ins w:id="2226" w:author="像个男人一样" w:date="2018-03-21T20:24:26Z">
        <w:r>
          <w:rPr>
            <w:rFonts w:hint="default" w:eastAsiaTheme="minorEastAsia"/>
            <w:lang w:val="en-IE" w:eastAsia="zh-CN"/>
            <w:rPrChange w:id="2227" w:author="像个男人一样" w:date="2018-03-21T23:35:08Z">
              <w:rPr>
                <w:rFonts w:hint="eastAsia" w:eastAsia="宋体"/>
                <w:lang w:val="en-US" w:eastAsia="zh-CN"/>
              </w:rPr>
            </w:rPrChange>
          </w:rPr>
          <w:t>a</w:t>
        </w:r>
      </w:ins>
      <w:ins w:id="2228" w:author="像个男人一样" w:date="2018-03-21T20:24:35Z">
        <w:r>
          <w:rPr>
            <w:rFonts w:hint="default" w:eastAsiaTheme="minorEastAsia"/>
            <w:lang w:val="en-IE" w:eastAsia="zh-CN"/>
            <w:rPrChange w:id="2229" w:author="像个男人一样" w:date="2018-03-21T23:35:08Z">
              <w:rPr>
                <w:rFonts w:hint="eastAsia" w:eastAsia="宋体"/>
                <w:lang w:val="en-US" w:eastAsia="zh-CN"/>
              </w:rPr>
            </w:rPrChange>
          </w:rPr>
          <w:t>c</w:t>
        </w:r>
      </w:ins>
      <w:ins w:id="2230" w:author="像个男人一样" w:date="2018-03-21T20:24:52Z">
        <w:r>
          <w:rPr>
            <w:rFonts w:hint="default" w:eastAsiaTheme="minorEastAsia"/>
            <w:lang w:val="en-IE" w:eastAsia="zh-CN"/>
            <w:rPrChange w:id="2231" w:author="像个男人一样" w:date="2018-03-21T23:35:08Z">
              <w:rPr>
                <w:rFonts w:hint="eastAsia" w:eastAsia="宋体"/>
                <w:lang w:val="en-US" w:eastAsia="zh-CN"/>
              </w:rPr>
            </w:rPrChange>
          </w:rPr>
          <w:t>a</w:t>
        </w:r>
      </w:ins>
      <w:ins w:id="2232" w:author="像个男人一样" w:date="2018-03-21T20:24:35Z">
        <w:r>
          <w:rPr>
            <w:rFonts w:hint="default" w:eastAsiaTheme="minorEastAsia"/>
            <w:lang w:val="en-IE" w:eastAsia="zh-CN"/>
            <w:rPrChange w:id="2233" w:author="像个男人一样" w:date="2018-03-21T23:35:08Z">
              <w:rPr>
                <w:rFonts w:hint="eastAsia" w:eastAsia="宋体"/>
                <w:lang w:val="en-US" w:eastAsia="zh-CN"/>
              </w:rPr>
            </w:rPrChange>
          </w:rPr>
          <w:t>de</w:t>
        </w:r>
      </w:ins>
      <w:ins w:id="2234" w:author="像个男人一样" w:date="2018-03-21T20:24:36Z">
        <w:r>
          <w:rPr>
            <w:rFonts w:hint="default" w:eastAsiaTheme="minorEastAsia"/>
            <w:lang w:val="en-IE" w:eastAsia="zh-CN"/>
            <w:rPrChange w:id="2235" w:author="像个男人一样" w:date="2018-03-21T23:35:08Z">
              <w:rPr>
                <w:rFonts w:hint="eastAsia" w:eastAsia="宋体"/>
                <w:lang w:val="en-US" w:eastAsia="zh-CN"/>
              </w:rPr>
            </w:rPrChange>
          </w:rPr>
          <w:t>mic</w:t>
        </w:r>
      </w:ins>
      <w:ins w:id="2236" w:author="像个男人一样" w:date="2018-03-21T20:24:53Z">
        <w:r>
          <w:rPr>
            <w:rFonts w:hint="default" w:eastAsiaTheme="minorEastAsia"/>
            <w:lang w:val="en-IE" w:eastAsia="zh-CN"/>
            <w:rPrChange w:id="2237" w:author="像个男人一样" w:date="2018-03-21T23:35:08Z">
              <w:rPr>
                <w:rFonts w:hint="eastAsia" w:eastAsia="宋体"/>
                <w:lang w:val="en-US" w:eastAsia="zh-CN"/>
              </w:rPr>
            </w:rPrChange>
          </w:rPr>
          <w:t xml:space="preserve"> </w:t>
        </w:r>
      </w:ins>
      <w:ins w:id="2238" w:author="像个男人一样" w:date="2018-03-21T20:24:54Z">
        <w:r>
          <w:rPr>
            <w:rFonts w:hint="default" w:eastAsiaTheme="minorEastAsia"/>
            <w:lang w:val="en-IE" w:eastAsia="zh-CN"/>
            <w:rPrChange w:id="2239" w:author="像个男人一样" w:date="2018-03-21T23:35:08Z">
              <w:rPr>
                <w:rFonts w:hint="eastAsia" w:eastAsia="宋体"/>
                <w:lang w:val="en-US" w:eastAsia="zh-CN"/>
              </w:rPr>
            </w:rPrChange>
          </w:rPr>
          <w:t>ye</w:t>
        </w:r>
      </w:ins>
      <w:ins w:id="2240" w:author="像个男人一样" w:date="2018-03-21T20:24:55Z">
        <w:r>
          <w:rPr>
            <w:rFonts w:hint="default" w:eastAsiaTheme="minorEastAsia"/>
            <w:lang w:val="en-IE" w:eastAsia="zh-CN"/>
            <w:rPrChange w:id="2241" w:author="像个男人一样" w:date="2018-03-21T23:35:08Z">
              <w:rPr>
                <w:rFonts w:hint="eastAsia" w:eastAsia="宋体"/>
                <w:lang w:val="en-US" w:eastAsia="zh-CN"/>
              </w:rPr>
            </w:rPrChange>
          </w:rPr>
          <w:t>ar</w:t>
        </w:r>
      </w:ins>
      <w:ins w:id="2242" w:author="像个男人一样" w:date="2018-03-21T20:24:56Z">
        <w:r>
          <w:rPr>
            <w:rFonts w:hint="default" w:eastAsiaTheme="minorEastAsia"/>
            <w:lang w:val="en-IE" w:eastAsia="zh-CN"/>
            <w:rPrChange w:id="2243" w:author="像个男人一样" w:date="2018-03-21T23:35:08Z">
              <w:rPr>
                <w:rFonts w:hint="eastAsia" w:eastAsia="宋体"/>
                <w:lang w:val="en-US" w:eastAsia="zh-CN"/>
              </w:rPr>
            </w:rPrChange>
          </w:rPr>
          <w:t>.</w:t>
        </w:r>
      </w:ins>
      <w:ins w:id="2244" w:author="像个男人一样" w:date="2018-03-21T20:24:58Z">
        <w:r>
          <w:rPr>
            <w:rFonts w:hint="default" w:eastAsiaTheme="minorEastAsia"/>
            <w:lang w:val="en-IE" w:eastAsia="zh-CN"/>
            <w:rPrChange w:id="2245" w:author="像个男人一样" w:date="2018-03-21T23:35:08Z">
              <w:rPr>
                <w:rFonts w:hint="eastAsia" w:eastAsia="宋体"/>
                <w:lang w:val="en-US" w:eastAsia="zh-CN"/>
              </w:rPr>
            </w:rPrChange>
          </w:rPr>
          <w:t xml:space="preserve"> </w:t>
        </w:r>
      </w:ins>
      <w:ins w:id="2246" w:author="像个男人一样" w:date="2018-03-21T20:25:19Z">
        <w:r>
          <w:rPr>
            <w:rFonts w:hint="default" w:eastAsiaTheme="minorEastAsia"/>
            <w:lang w:val="en-IE" w:eastAsia="zh-CN"/>
            <w:rPrChange w:id="2247" w:author="像个男人一样" w:date="2018-03-21T23:35:08Z">
              <w:rPr>
                <w:rFonts w:hint="eastAsia" w:eastAsia="宋体"/>
                <w:lang w:val="en-US" w:eastAsia="zh-CN"/>
              </w:rPr>
            </w:rPrChange>
          </w:rPr>
          <w:t xml:space="preserve"> </w:t>
        </w:r>
      </w:ins>
      <w:ins w:id="2248" w:author="像个男人一样" w:date="2018-03-21T20:25:21Z">
        <w:r>
          <w:rPr>
            <w:rFonts w:hint="default" w:eastAsiaTheme="minorEastAsia"/>
            <w:lang w:val="en-IE" w:eastAsia="zh-CN"/>
            <w:rPrChange w:id="2249" w:author="像个男人一样" w:date="2018-03-21T23:35:08Z">
              <w:rPr>
                <w:rFonts w:hint="eastAsia" w:eastAsia="宋体"/>
                <w:lang w:val="en-US" w:eastAsia="zh-CN"/>
              </w:rPr>
            </w:rPrChange>
          </w:rPr>
          <w:t>How</w:t>
        </w:r>
      </w:ins>
      <w:ins w:id="2250" w:author="像个男人一样" w:date="2018-03-21T20:25:22Z">
        <w:r>
          <w:rPr>
            <w:rFonts w:hint="default" w:eastAsiaTheme="minorEastAsia"/>
            <w:lang w:val="en-IE" w:eastAsia="zh-CN"/>
            <w:rPrChange w:id="2251" w:author="像个男人一样" w:date="2018-03-21T23:35:08Z">
              <w:rPr>
                <w:rFonts w:hint="eastAsia" w:eastAsia="宋体"/>
                <w:lang w:val="en-US" w:eastAsia="zh-CN"/>
              </w:rPr>
            </w:rPrChange>
          </w:rPr>
          <w:t>e</w:t>
        </w:r>
      </w:ins>
      <w:ins w:id="2252" w:author="像个男人一样" w:date="2018-03-21T20:25:23Z">
        <w:r>
          <w:rPr>
            <w:rFonts w:hint="default" w:eastAsiaTheme="minorEastAsia"/>
            <w:lang w:val="en-IE" w:eastAsia="zh-CN"/>
            <w:rPrChange w:id="2253" w:author="像个男人一样" w:date="2018-03-21T23:35:08Z">
              <w:rPr>
                <w:rFonts w:hint="eastAsia" w:eastAsia="宋体"/>
                <w:lang w:val="en-US" w:eastAsia="zh-CN"/>
              </w:rPr>
            </w:rPrChange>
          </w:rPr>
          <w:t>ver</w:t>
        </w:r>
      </w:ins>
      <w:ins w:id="2254" w:author="像个男人一样" w:date="2018-03-21T20:25:24Z">
        <w:r>
          <w:rPr>
            <w:rFonts w:hint="default" w:eastAsiaTheme="minorEastAsia"/>
            <w:lang w:val="en-IE" w:eastAsia="zh-CN"/>
            <w:rPrChange w:id="2255" w:author="像个男人一样" w:date="2018-03-21T23:35:08Z">
              <w:rPr>
                <w:rFonts w:hint="eastAsia" w:eastAsia="宋体"/>
                <w:lang w:val="en-US" w:eastAsia="zh-CN"/>
              </w:rPr>
            </w:rPrChange>
          </w:rPr>
          <w:t xml:space="preserve">, </w:t>
        </w:r>
      </w:ins>
      <w:ins w:id="2256" w:author="像个男人一样" w:date="2018-03-21T20:25:27Z">
        <w:r>
          <w:rPr>
            <w:rFonts w:hint="default" w:eastAsiaTheme="minorEastAsia"/>
            <w:lang w:val="en-IE" w:eastAsia="zh-CN"/>
            <w:rPrChange w:id="2257" w:author="像个男人一样" w:date="2018-03-21T23:35:08Z">
              <w:rPr>
                <w:rFonts w:hint="eastAsia" w:eastAsia="宋体"/>
                <w:lang w:val="en-US" w:eastAsia="zh-CN"/>
              </w:rPr>
            </w:rPrChange>
          </w:rPr>
          <w:t>it is</w:t>
        </w:r>
      </w:ins>
      <w:ins w:id="2258" w:author="像个男人一样" w:date="2018-03-21T20:25:28Z">
        <w:r>
          <w:rPr>
            <w:rFonts w:hint="default" w:eastAsiaTheme="minorEastAsia"/>
            <w:lang w:val="en-IE" w:eastAsia="zh-CN"/>
            <w:rPrChange w:id="2259" w:author="像个男人一样" w:date="2018-03-21T23:35:08Z">
              <w:rPr>
                <w:rFonts w:hint="eastAsia" w:eastAsia="宋体"/>
                <w:lang w:val="en-US" w:eastAsia="zh-CN"/>
              </w:rPr>
            </w:rPrChange>
          </w:rPr>
          <w:t xml:space="preserve"> </w:t>
        </w:r>
      </w:ins>
      <w:ins w:id="2260" w:author="像个男人一样" w:date="2018-03-21T20:25:29Z">
        <w:r>
          <w:rPr>
            <w:rFonts w:hint="default" w:eastAsiaTheme="minorEastAsia"/>
            <w:lang w:val="en-IE" w:eastAsia="zh-CN"/>
            <w:rPrChange w:id="2261" w:author="像个男人一样" w:date="2018-03-21T23:35:08Z">
              <w:rPr>
                <w:rFonts w:hint="eastAsia" w:eastAsia="宋体"/>
                <w:lang w:val="en-US" w:eastAsia="zh-CN"/>
              </w:rPr>
            </w:rPrChange>
          </w:rPr>
          <w:t>s</w:t>
        </w:r>
      </w:ins>
      <w:ins w:id="2262" w:author="像个男人一样" w:date="2018-03-21T20:25:30Z">
        <w:r>
          <w:rPr>
            <w:rFonts w:hint="default" w:eastAsiaTheme="minorEastAsia"/>
            <w:lang w:val="en-IE" w:eastAsia="zh-CN"/>
            <w:rPrChange w:id="2263" w:author="像个男人一样" w:date="2018-03-21T23:35:08Z">
              <w:rPr>
                <w:rFonts w:hint="eastAsia" w:eastAsia="宋体"/>
                <w:lang w:val="en-US" w:eastAsia="zh-CN"/>
              </w:rPr>
            </w:rPrChange>
          </w:rPr>
          <w:t>till go</w:t>
        </w:r>
      </w:ins>
      <w:ins w:id="2264" w:author="像个男人一样" w:date="2018-03-21T20:25:31Z">
        <w:r>
          <w:rPr>
            <w:rFonts w:hint="default" w:eastAsiaTheme="minorEastAsia"/>
            <w:lang w:val="en-IE" w:eastAsia="zh-CN"/>
            <w:rPrChange w:id="2265" w:author="像个男人一样" w:date="2018-03-21T23:35:08Z">
              <w:rPr>
                <w:rFonts w:hint="eastAsia" w:eastAsia="宋体"/>
                <w:lang w:val="en-US" w:eastAsia="zh-CN"/>
              </w:rPr>
            </w:rPrChange>
          </w:rPr>
          <w:t xml:space="preserve">ing </w:t>
        </w:r>
      </w:ins>
      <w:ins w:id="2266" w:author="像个男人一样" w:date="2018-03-21T20:25:32Z">
        <w:r>
          <w:rPr>
            <w:rFonts w:hint="default" w:eastAsiaTheme="minorEastAsia"/>
            <w:lang w:val="en-IE" w:eastAsia="zh-CN"/>
            <w:rPrChange w:id="2267" w:author="像个男人一样" w:date="2018-03-21T23:35:08Z">
              <w:rPr>
                <w:rFonts w:hint="eastAsia" w:eastAsia="宋体"/>
                <w:lang w:val="en-US" w:eastAsia="zh-CN"/>
              </w:rPr>
            </w:rPrChange>
          </w:rPr>
          <w:t>well</w:t>
        </w:r>
      </w:ins>
      <w:ins w:id="2268" w:author="像个男人一样" w:date="2018-03-21T20:25:33Z">
        <w:r>
          <w:rPr>
            <w:rFonts w:hint="default" w:eastAsiaTheme="minorEastAsia"/>
            <w:lang w:val="en-IE" w:eastAsia="zh-CN"/>
            <w:rPrChange w:id="2269" w:author="像个男人一样" w:date="2018-03-21T23:35:08Z">
              <w:rPr>
                <w:rFonts w:hint="eastAsia" w:eastAsia="宋体"/>
                <w:lang w:val="en-US" w:eastAsia="zh-CN"/>
              </w:rPr>
            </w:rPrChange>
          </w:rPr>
          <w:t xml:space="preserve"> </w:t>
        </w:r>
      </w:ins>
      <w:ins w:id="2270" w:author="像个男人一样" w:date="2018-03-21T20:25:34Z">
        <w:r>
          <w:rPr>
            <w:rFonts w:hint="default" w:eastAsiaTheme="minorEastAsia"/>
            <w:lang w:val="en-IE" w:eastAsia="zh-CN"/>
            <w:rPrChange w:id="2271" w:author="像个男人一样" w:date="2018-03-21T23:35:08Z">
              <w:rPr>
                <w:rFonts w:hint="eastAsia" w:eastAsia="宋体"/>
                <w:lang w:val="en-US" w:eastAsia="zh-CN"/>
              </w:rPr>
            </w:rPrChange>
          </w:rPr>
          <w:t>du</w:t>
        </w:r>
      </w:ins>
      <w:ins w:id="2272" w:author="像个男人一样" w:date="2018-03-21T20:25:38Z">
        <w:r>
          <w:rPr>
            <w:rFonts w:hint="default" w:eastAsiaTheme="minorEastAsia"/>
            <w:lang w:val="en-IE" w:eastAsia="zh-CN"/>
            <w:rPrChange w:id="2273" w:author="像个男人一样" w:date="2018-03-21T23:35:08Z">
              <w:rPr>
                <w:rFonts w:hint="eastAsia" w:eastAsia="宋体"/>
                <w:lang w:val="en-US" w:eastAsia="zh-CN"/>
              </w:rPr>
            </w:rPrChange>
          </w:rPr>
          <w:t>e to</w:t>
        </w:r>
      </w:ins>
      <w:ins w:id="2274" w:author="像个男人一样" w:date="2018-03-21T20:25:39Z">
        <w:r>
          <w:rPr>
            <w:rFonts w:hint="default" w:eastAsiaTheme="minorEastAsia"/>
            <w:lang w:val="en-IE" w:eastAsia="zh-CN"/>
            <w:rPrChange w:id="2275" w:author="像个男人一样" w:date="2018-03-21T23:35:08Z">
              <w:rPr>
                <w:rFonts w:hint="eastAsia" w:eastAsia="宋体"/>
                <w:lang w:val="en-US" w:eastAsia="zh-CN"/>
              </w:rPr>
            </w:rPrChange>
          </w:rPr>
          <w:t xml:space="preserve"> </w:t>
        </w:r>
      </w:ins>
      <w:ins w:id="2276" w:author="像个男人一样" w:date="2018-03-21T20:25:42Z">
        <w:r>
          <w:rPr>
            <w:rFonts w:hint="default" w:eastAsiaTheme="minorEastAsia"/>
            <w:lang w:val="en-IE" w:eastAsia="zh-CN"/>
            <w:rPrChange w:id="2277" w:author="像个男人一样" w:date="2018-03-21T23:35:08Z">
              <w:rPr>
                <w:rFonts w:hint="eastAsia" w:eastAsia="宋体"/>
                <w:lang w:val="en-US" w:eastAsia="zh-CN"/>
              </w:rPr>
            </w:rPrChange>
          </w:rPr>
          <w:t>D</w:t>
        </w:r>
      </w:ins>
      <w:ins w:id="2278" w:author="像个男人一样" w:date="2018-03-21T20:25:43Z">
        <w:r>
          <w:rPr>
            <w:rFonts w:hint="default" w:eastAsiaTheme="minorEastAsia"/>
            <w:lang w:val="en-IE" w:eastAsia="zh-CN"/>
            <w:rPrChange w:id="2279" w:author="像个男人一样" w:date="2018-03-21T23:35:08Z">
              <w:rPr>
                <w:rFonts w:hint="eastAsia" w:eastAsia="宋体"/>
                <w:lang w:val="en-US" w:eastAsia="zh-CN"/>
              </w:rPr>
            </w:rPrChange>
          </w:rPr>
          <w:t>r</w:t>
        </w:r>
      </w:ins>
      <w:ins w:id="2280" w:author="像个男人一样" w:date="2018-03-21T20:25:44Z">
        <w:r>
          <w:rPr>
            <w:rFonts w:hint="default" w:eastAsiaTheme="minorEastAsia"/>
            <w:lang w:val="en-IE" w:eastAsia="zh-CN"/>
            <w:rPrChange w:id="2281" w:author="像个男人一样" w:date="2018-03-21T23:35:08Z">
              <w:rPr>
                <w:rFonts w:hint="eastAsia" w:eastAsia="宋体"/>
                <w:lang w:val="en-US" w:eastAsia="zh-CN"/>
              </w:rPr>
            </w:rPrChange>
          </w:rPr>
          <w:t>.</w:t>
        </w:r>
      </w:ins>
      <w:ins w:id="2282" w:author="像个男人一样" w:date="2018-03-21T20:25:45Z">
        <w:r>
          <w:rPr>
            <w:rFonts w:hint="default" w:eastAsiaTheme="minorEastAsia"/>
            <w:lang w:val="en-IE" w:eastAsia="zh-CN"/>
            <w:rPrChange w:id="2283" w:author="像个男人一样" w:date="2018-03-21T23:35:08Z">
              <w:rPr>
                <w:rFonts w:hint="eastAsia" w:eastAsia="宋体"/>
                <w:lang w:val="en-US" w:eastAsia="zh-CN"/>
              </w:rPr>
            </w:rPrChange>
          </w:rPr>
          <w:t>Fran</w:t>
        </w:r>
      </w:ins>
      <w:ins w:id="2284" w:author="像个男人一样" w:date="2018-03-21T20:25:46Z">
        <w:r>
          <w:rPr>
            <w:rFonts w:hint="default" w:eastAsiaTheme="minorEastAsia"/>
            <w:lang w:val="en-IE" w:eastAsia="zh-CN"/>
            <w:rPrChange w:id="2285" w:author="像个男人一样" w:date="2018-03-21T23:35:08Z">
              <w:rPr>
                <w:rFonts w:hint="eastAsia" w:eastAsia="宋体"/>
                <w:lang w:val="en-US" w:eastAsia="zh-CN"/>
              </w:rPr>
            </w:rPrChange>
          </w:rPr>
          <w:t xml:space="preserve">k </w:t>
        </w:r>
      </w:ins>
      <w:ins w:id="2286" w:author="像个男人一样" w:date="2018-03-21T20:25:53Z">
        <w:r>
          <w:rPr>
            <w:rFonts w:hint="default" w:eastAsiaTheme="minorEastAsia"/>
            <w:lang w:val="en-IE" w:eastAsia="zh-CN"/>
            <w:rPrChange w:id="2287" w:author="像个男人一样" w:date="2018-03-21T23:35:08Z">
              <w:rPr>
                <w:rFonts w:hint="eastAsia" w:eastAsia="宋体"/>
                <w:lang w:val="en-US" w:eastAsia="zh-CN"/>
              </w:rPr>
            </w:rPrChange>
          </w:rPr>
          <w:t>p</w:t>
        </w:r>
      </w:ins>
      <w:ins w:id="2288" w:author="像个男人一样" w:date="2018-03-21T20:25:54Z">
        <w:r>
          <w:rPr>
            <w:rFonts w:hint="default" w:eastAsiaTheme="minorEastAsia"/>
            <w:lang w:val="en-IE" w:eastAsia="zh-CN"/>
            <w:rPrChange w:id="2289" w:author="像个男人一样" w:date="2018-03-21T23:35:08Z">
              <w:rPr>
                <w:rFonts w:hint="eastAsia" w:eastAsia="宋体"/>
                <w:lang w:val="en-US" w:eastAsia="zh-CN"/>
              </w:rPr>
            </w:rPrChange>
          </w:rPr>
          <w:t xml:space="preserve">aying </w:t>
        </w:r>
      </w:ins>
      <w:ins w:id="2290" w:author="像个男人一样" w:date="2018-03-21T20:25:55Z">
        <w:r>
          <w:rPr>
            <w:rFonts w:hint="default" w:eastAsiaTheme="minorEastAsia"/>
            <w:lang w:val="en-IE" w:eastAsia="zh-CN"/>
            <w:rPrChange w:id="2291" w:author="像个男人一样" w:date="2018-03-21T23:35:08Z">
              <w:rPr>
                <w:rFonts w:hint="eastAsia" w:eastAsia="宋体"/>
                <w:lang w:val="en-US" w:eastAsia="zh-CN"/>
              </w:rPr>
            </w:rPrChange>
          </w:rPr>
          <w:t>l</w:t>
        </w:r>
      </w:ins>
      <w:ins w:id="2292" w:author="像个男人一样" w:date="2018-03-21T20:25:56Z">
        <w:r>
          <w:rPr>
            <w:rFonts w:hint="default" w:eastAsiaTheme="minorEastAsia"/>
            <w:lang w:val="en-IE" w:eastAsia="zh-CN"/>
            <w:rPrChange w:id="2293" w:author="像个男人一样" w:date="2018-03-21T23:35:08Z">
              <w:rPr>
                <w:rFonts w:hint="eastAsia" w:eastAsia="宋体"/>
                <w:lang w:val="en-US" w:eastAsia="zh-CN"/>
              </w:rPr>
            </w:rPrChange>
          </w:rPr>
          <w:t>ots</w:t>
        </w:r>
      </w:ins>
      <w:ins w:id="2294" w:author="像个男人一样" w:date="2018-03-21T20:25:57Z">
        <w:r>
          <w:rPr>
            <w:rFonts w:hint="default" w:eastAsiaTheme="minorEastAsia"/>
            <w:lang w:val="en-IE" w:eastAsia="zh-CN"/>
            <w:rPrChange w:id="2295" w:author="像个男人一样" w:date="2018-03-21T23:35:08Z">
              <w:rPr>
                <w:rFonts w:hint="eastAsia" w:eastAsia="宋体"/>
                <w:lang w:val="en-US" w:eastAsia="zh-CN"/>
              </w:rPr>
            </w:rPrChange>
          </w:rPr>
          <w:t xml:space="preserve"> </w:t>
        </w:r>
      </w:ins>
      <w:ins w:id="2296" w:author="像个男人一样" w:date="2018-03-21T20:25:58Z">
        <w:r>
          <w:rPr>
            <w:rFonts w:hint="default" w:eastAsiaTheme="minorEastAsia"/>
            <w:lang w:val="en-IE" w:eastAsia="zh-CN"/>
            <w:rPrChange w:id="2297" w:author="像个男人一样" w:date="2018-03-21T23:35:08Z">
              <w:rPr>
                <w:rFonts w:hint="eastAsia" w:eastAsia="宋体"/>
                <w:lang w:val="en-US" w:eastAsia="zh-CN"/>
              </w:rPr>
            </w:rPrChange>
          </w:rPr>
          <w:t>a</w:t>
        </w:r>
      </w:ins>
      <w:ins w:id="2298" w:author="像个男人一样" w:date="2018-03-21T20:25:59Z">
        <w:r>
          <w:rPr>
            <w:rFonts w:hint="default" w:eastAsiaTheme="minorEastAsia"/>
            <w:lang w:val="en-IE" w:eastAsia="zh-CN"/>
            <w:rPrChange w:id="2299" w:author="像个男人一样" w:date="2018-03-21T23:35:08Z">
              <w:rPr>
                <w:rFonts w:hint="eastAsia" w:eastAsia="宋体"/>
                <w:lang w:val="en-US" w:eastAsia="zh-CN"/>
              </w:rPr>
            </w:rPrChange>
          </w:rPr>
          <w:t>tten</w:t>
        </w:r>
      </w:ins>
      <w:ins w:id="2300" w:author="像个男人一样" w:date="2018-03-21T20:26:00Z">
        <w:r>
          <w:rPr>
            <w:rFonts w:hint="default" w:eastAsiaTheme="minorEastAsia"/>
            <w:lang w:val="en-IE" w:eastAsia="zh-CN"/>
            <w:rPrChange w:id="2301" w:author="像个男人一样" w:date="2018-03-21T23:35:08Z">
              <w:rPr>
                <w:rFonts w:hint="eastAsia" w:eastAsia="宋体"/>
                <w:lang w:val="en-US" w:eastAsia="zh-CN"/>
              </w:rPr>
            </w:rPrChange>
          </w:rPr>
          <w:t xml:space="preserve">tion </w:t>
        </w:r>
      </w:ins>
      <w:ins w:id="2302" w:author="像个男人一样" w:date="2018-03-21T20:26:01Z">
        <w:r>
          <w:rPr>
            <w:rFonts w:hint="default" w:eastAsiaTheme="minorEastAsia"/>
            <w:lang w:val="en-IE" w:eastAsia="zh-CN"/>
            <w:rPrChange w:id="2303" w:author="像个男人一样" w:date="2018-03-21T23:35:08Z">
              <w:rPr>
                <w:rFonts w:hint="eastAsia" w:eastAsia="宋体"/>
                <w:lang w:val="en-US" w:eastAsia="zh-CN"/>
              </w:rPr>
            </w:rPrChange>
          </w:rPr>
          <w:t>to</w:t>
        </w:r>
      </w:ins>
      <w:ins w:id="2304" w:author="像个男人一样" w:date="2018-03-21T20:26:02Z">
        <w:r>
          <w:rPr>
            <w:rFonts w:hint="default" w:eastAsiaTheme="minorEastAsia"/>
            <w:lang w:val="en-IE" w:eastAsia="zh-CN"/>
            <w:rPrChange w:id="2305" w:author="像个男人一样" w:date="2018-03-21T23:35:08Z">
              <w:rPr>
                <w:rFonts w:hint="eastAsia" w:eastAsia="宋体"/>
                <w:lang w:val="en-US" w:eastAsia="zh-CN"/>
              </w:rPr>
            </w:rPrChange>
          </w:rPr>
          <w:t xml:space="preserve"> m</w:t>
        </w:r>
      </w:ins>
      <w:ins w:id="2306" w:author="像个男人一样" w:date="2018-03-21T20:26:35Z">
        <w:r>
          <w:rPr>
            <w:rFonts w:hint="default" w:eastAsiaTheme="minorEastAsia"/>
            <w:lang w:val="en-IE" w:eastAsia="zh-CN"/>
            <w:rPrChange w:id="2307" w:author="像个男人一样" w:date="2018-03-21T23:35:08Z">
              <w:rPr>
                <w:rFonts w:hint="eastAsia" w:eastAsia="宋体"/>
                <w:lang w:val="en-US" w:eastAsia="zh-CN"/>
              </w:rPr>
            </w:rPrChange>
          </w:rPr>
          <w:t xml:space="preserve">e </w:t>
        </w:r>
      </w:ins>
      <w:ins w:id="2308" w:author="像个男人一样" w:date="2018-03-21T20:26:08Z">
        <w:r>
          <w:rPr>
            <w:rFonts w:hint="default" w:eastAsiaTheme="minorEastAsia"/>
            <w:lang w:val="en-IE" w:eastAsia="zh-CN"/>
            <w:rPrChange w:id="2309" w:author="像个男人一样" w:date="2018-03-21T23:35:08Z">
              <w:rPr>
                <w:rFonts w:hint="eastAsia" w:eastAsia="宋体"/>
                <w:lang w:val="en-US" w:eastAsia="zh-CN"/>
              </w:rPr>
            </w:rPrChange>
          </w:rPr>
          <w:t>a</w:t>
        </w:r>
      </w:ins>
      <w:ins w:id="2310" w:author="像个男人一样" w:date="2018-03-21T20:26:09Z">
        <w:r>
          <w:rPr>
            <w:rFonts w:hint="default" w:eastAsiaTheme="minorEastAsia"/>
            <w:lang w:val="en-IE" w:eastAsia="zh-CN"/>
            <w:rPrChange w:id="2311" w:author="像个男人一样" w:date="2018-03-21T23:35:08Z">
              <w:rPr>
                <w:rFonts w:hint="eastAsia" w:eastAsia="宋体"/>
                <w:lang w:val="en-US" w:eastAsia="zh-CN"/>
              </w:rPr>
            </w:rPrChange>
          </w:rPr>
          <w:t xml:space="preserve">nd </w:t>
        </w:r>
      </w:ins>
      <w:ins w:id="2312" w:author="像个男人一样" w:date="2018-03-21T20:26:12Z">
        <w:r>
          <w:rPr>
            <w:rFonts w:hint="default" w:eastAsiaTheme="minorEastAsia"/>
            <w:lang w:val="en-IE" w:eastAsia="zh-CN"/>
            <w:rPrChange w:id="2313" w:author="像个男人一样" w:date="2018-03-21T23:35:08Z">
              <w:rPr>
                <w:rFonts w:hint="eastAsia" w:eastAsia="宋体"/>
                <w:lang w:val="en-US" w:eastAsia="zh-CN"/>
              </w:rPr>
            </w:rPrChange>
          </w:rPr>
          <w:t>ch</w:t>
        </w:r>
      </w:ins>
      <w:ins w:id="2314" w:author="像个男人一样" w:date="2018-03-21T20:26:14Z">
        <w:r>
          <w:rPr>
            <w:rFonts w:hint="default" w:eastAsiaTheme="minorEastAsia"/>
            <w:lang w:val="en-IE" w:eastAsia="zh-CN"/>
            <w:rPrChange w:id="2315" w:author="像个男人一样" w:date="2018-03-21T23:35:08Z">
              <w:rPr>
                <w:rFonts w:hint="eastAsia" w:eastAsia="宋体"/>
                <w:lang w:val="en-US" w:eastAsia="zh-CN"/>
              </w:rPr>
            </w:rPrChange>
          </w:rPr>
          <w:t>ec</w:t>
        </w:r>
      </w:ins>
      <w:ins w:id="2316" w:author="像个男人一样" w:date="2018-03-21T20:26:15Z">
        <w:r>
          <w:rPr>
            <w:rFonts w:hint="default" w:eastAsiaTheme="minorEastAsia"/>
            <w:lang w:val="en-IE" w:eastAsia="zh-CN"/>
            <w:rPrChange w:id="2317" w:author="像个男人一样" w:date="2018-03-21T23:35:08Z">
              <w:rPr>
                <w:rFonts w:hint="eastAsia" w:eastAsia="宋体"/>
                <w:lang w:val="en-US" w:eastAsia="zh-CN"/>
              </w:rPr>
            </w:rPrChange>
          </w:rPr>
          <w:t xml:space="preserve">king </w:t>
        </w:r>
      </w:ins>
      <w:ins w:id="2318" w:author="像个男人一样" w:date="2018-03-21T20:26:16Z">
        <w:r>
          <w:rPr>
            <w:rFonts w:hint="default" w:eastAsiaTheme="minorEastAsia"/>
            <w:lang w:val="en-IE" w:eastAsia="zh-CN"/>
            <w:rPrChange w:id="2319" w:author="像个男人一样" w:date="2018-03-21T23:35:08Z">
              <w:rPr>
                <w:rFonts w:hint="eastAsia" w:eastAsia="宋体"/>
                <w:lang w:val="en-US" w:eastAsia="zh-CN"/>
              </w:rPr>
            </w:rPrChange>
          </w:rPr>
          <w:t>the</w:t>
        </w:r>
      </w:ins>
      <w:ins w:id="2320" w:author="像个男人一样" w:date="2018-03-21T20:26:37Z">
        <w:r>
          <w:rPr>
            <w:rFonts w:hint="default" w:eastAsiaTheme="minorEastAsia"/>
            <w:lang w:val="en-IE" w:eastAsia="zh-CN"/>
            <w:rPrChange w:id="2321" w:author="像个男人一样" w:date="2018-03-21T23:35:08Z">
              <w:rPr>
                <w:rFonts w:hint="eastAsia" w:eastAsia="宋体"/>
                <w:lang w:val="en-US" w:eastAsia="zh-CN"/>
              </w:rPr>
            </w:rPrChange>
          </w:rPr>
          <w:t xml:space="preserve"> pro</w:t>
        </w:r>
      </w:ins>
      <w:ins w:id="2322" w:author="像个男人一样" w:date="2018-03-21T20:26:38Z">
        <w:r>
          <w:rPr>
            <w:rFonts w:hint="default" w:eastAsiaTheme="minorEastAsia"/>
            <w:lang w:val="en-IE" w:eastAsia="zh-CN"/>
            <w:rPrChange w:id="2323" w:author="像个男人一样" w:date="2018-03-21T23:35:08Z">
              <w:rPr>
                <w:rFonts w:hint="eastAsia" w:eastAsia="宋体"/>
                <w:lang w:val="en-US" w:eastAsia="zh-CN"/>
              </w:rPr>
            </w:rPrChange>
          </w:rPr>
          <w:t>gre</w:t>
        </w:r>
      </w:ins>
      <w:ins w:id="2324" w:author="像个男人一样" w:date="2018-03-21T20:26:39Z">
        <w:r>
          <w:rPr>
            <w:rFonts w:hint="default" w:eastAsiaTheme="minorEastAsia"/>
            <w:lang w:val="en-IE" w:eastAsia="zh-CN"/>
            <w:rPrChange w:id="2325" w:author="像个男人一样" w:date="2018-03-21T23:35:08Z">
              <w:rPr>
                <w:rFonts w:hint="eastAsia" w:eastAsia="宋体"/>
                <w:lang w:val="en-US" w:eastAsia="zh-CN"/>
              </w:rPr>
            </w:rPrChange>
          </w:rPr>
          <w:t xml:space="preserve">ss </w:t>
        </w:r>
      </w:ins>
      <w:ins w:id="2326" w:author="像个男人一样" w:date="2018-03-21T20:26:40Z">
        <w:r>
          <w:rPr>
            <w:rFonts w:hint="default" w:eastAsiaTheme="minorEastAsia"/>
            <w:lang w:val="en-IE" w:eastAsia="zh-CN"/>
            <w:rPrChange w:id="2327" w:author="像个男人一样" w:date="2018-03-21T23:35:08Z">
              <w:rPr>
                <w:rFonts w:hint="eastAsia" w:eastAsia="宋体"/>
                <w:lang w:val="en-US" w:eastAsia="zh-CN"/>
              </w:rPr>
            </w:rPrChange>
          </w:rPr>
          <w:t>a</w:t>
        </w:r>
      </w:ins>
      <w:ins w:id="2328" w:author="像个男人一样" w:date="2018-03-21T20:26:41Z">
        <w:r>
          <w:rPr>
            <w:rFonts w:hint="default" w:eastAsiaTheme="minorEastAsia"/>
            <w:lang w:val="en-IE" w:eastAsia="zh-CN"/>
            <w:rPrChange w:id="2329" w:author="像个男人一样" w:date="2018-03-21T23:35:08Z">
              <w:rPr>
                <w:rFonts w:hint="eastAsia" w:eastAsia="宋体"/>
                <w:lang w:val="en-US" w:eastAsia="zh-CN"/>
              </w:rPr>
            </w:rPrChange>
          </w:rPr>
          <w:t>lmo</w:t>
        </w:r>
      </w:ins>
      <w:ins w:id="2330" w:author="像个男人一样" w:date="2018-03-21T20:26:42Z">
        <w:r>
          <w:rPr>
            <w:rFonts w:hint="default" w:eastAsiaTheme="minorEastAsia"/>
            <w:lang w:val="en-IE" w:eastAsia="zh-CN"/>
            <w:rPrChange w:id="2331" w:author="像个男人一样" w:date="2018-03-21T23:35:08Z">
              <w:rPr>
                <w:rFonts w:hint="eastAsia" w:eastAsia="宋体"/>
                <w:lang w:val="en-US" w:eastAsia="zh-CN"/>
              </w:rPr>
            </w:rPrChange>
          </w:rPr>
          <w:t xml:space="preserve">st </w:t>
        </w:r>
      </w:ins>
      <w:ins w:id="2332" w:author="像个男人一样" w:date="2018-03-21T20:26:47Z">
        <w:r>
          <w:rPr>
            <w:rFonts w:hint="default" w:eastAsiaTheme="minorEastAsia"/>
            <w:lang w:val="en-IE" w:eastAsia="zh-CN"/>
            <w:rPrChange w:id="2333" w:author="像个男人一样" w:date="2018-03-21T23:35:08Z">
              <w:rPr>
                <w:rFonts w:hint="eastAsia" w:eastAsia="宋体"/>
                <w:lang w:val="en-US" w:eastAsia="zh-CN"/>
              </w:rPr>
            </w:rPrChange>
          </w:rPr>
          <w:t>o</w:t>
        </w:r>
      </w:ins>
      <w:ins w:id="2334" w:author="像个男人一样" w:date="2018-03-21T20:26:48Z">
        <w:r>
          <w:rPr>
            <w:rFonts w:hint="default" w:eastAsiaTheme="minorEastAsia"/>
            <w:lang w:val="en-IE" w:eastAsia="zh-CN"/>
            <w:rPrChange w:id="2335" w:author="像个男人一样" w:date="2018-03-21T23:35:08Z">
              <w:rPr>
                <w:rFonts w:hint="eastAsia" w:eastAsia="宋体"/>
                <w:lang w:val="en-US" w:eastAsia="zh-CN"/>
              </w:rPr>
            </w:rPrChange>
          </w:rPr>
          <w:t>n</w:t>
        </w:r>
      </w:ins>
      <w:ins w:id="2336" w:author="像个男人一样" w:date="2018-03-21T20:26:49Z">
        <w:r>
          <w:rPr>
            <w:rFonts w:hint="default" w:eastAsiaTheme="minorEastAsia"/>
            <w:lang w:val="en-IE" w:eastAsia="zh-CN"/>
            <w:rPrChange w:id="2337" w:author="像个男人一样" w:date="2018-03-21T23:35:08Z">
              <w:rPr>
                <w:rFonts w:hint="eastAsia" w:eastAsia="宋体"/>
                <w:lang w:val="en-US" w:eastAsia="zh-CN"/>
              </w:rPr>
            </w:rPrChange>
          </w:rPr>
          <w:t>c</w:t>
        </w:r>
      </w:ins>
      <w:ins w:id="2338" w:author="像个男人一样" w:date="2018-03-21T20:26:50Z">
        <w:r>
          <w:rPr>
            <w:rFonts w:hint="default" w:eastAsiaTheme="minorEastAsia"/>
            <w:lang w:val="en-IE" w:eastAsia="zh-CN"/>
            <w:rPrChange w:id="2339" w:author="像个男人一样" w:date="2018-03-21T23:35:08Z">
              <w:rPr>
                <w:rFonts w:hint="eastAsia" w:eastAsia="宋体"/>
                <w:lang w:val="en-US" w:eastAsia="zh-CN"/>
              </w:rPr>
            </w:rPrChange>
          </w:rPr>
          <w:t>e a w</w:t>
        </w:r>
      </w:ins>
      <w:ins w:id="2340" w:author="像个男人一样" w:date="2018-03-21T20:26:51Z">
        <w:r>
          <w:rPr>
            <w:rFonts w:hint="default" w:eastAsiaTheme="minorEastAsia"/>
            <w:lang w:val="en-IE" w:eastAsia="zh-CN"/>
            <w:rPrChange w:id="2341" w:author="像个男人一样" w:date="2018-03-21T23:35:08Z">
              <w:rPr>
                <w:rFonts w:hint="eastAsia" w:eastAsia="宋体"/>
                <w:lang w:val="en-US" w:eastAsia="zh-CN"/>
              </w:rPr>
            </w:rPrChange>
          </w:rPr>
          <w:t>eek</w:t>
        </w:r>
      </w:ins>
      <w:ins w:id="2342" w:author="像个男人一样" w:date="2018-03-21T20:26:54Z">
        <w:r>
          <w:rPr>
            <w:rFonts w:hint="default" w:eastAsiaTheme="minorEastAsia"/>
            <w:lang w:val="en-IE" w:eastAsia="zh-CN"/>
            <w:rPrChange w:id="2343" w:author="像个男人一样" w:date="2018-03-21T23:35:08Z">
              <w:rPr>
                <w:rFonts w:hint="eastAsia" w:eastAsia="宋体"/>
                <w:lang w:val="en-US" w:eastAsia="zh-CN"/>
              </w:rPr>
            </w:rPrChange>
          </w:rPr>
          <w:t xml:space="preserve">, </w:t>
        </w:r>
      </w:ins>
      <w:ins w:id="2344" w:author="像个男人一样" w:date="2018-03-21T20:27:03Z">
        <w:r>
          <w:rPr>
            <w:rFonts w:hint="default" w:eastAsiaTheme="minorEastAsia"/>
            <w:lang w:val="en-IE" w:eastAsia="zh-CN"/>
            <w:rPrChange w:id="2345" w:author="像个男人一样" w:date="2018-03-21T23:35:08Z">
              <w:rPr>
                <w:rFonts w:hint="eastAsia" w:eastAsia="宋体"/>
                <w:lang w:val="en-US" w:eastAsia="zh-CN"/>
              </w:rPr>
            </w:rPrChange>
          </w:rPr>
          <w:t>t</w:t>
        </w:r>
      </w:ins>
      <w:ins w:id="2346" w:author="像个男人一样" w:date="2018-03-21T20:27:04Z">
        <w:r>
          <w:rPr>
            <w:rFonts w:hint="default" w:eastAsiaTheme="minorEastAsia"/>
            <w:lang w:val="en-IE" w:eastAsia="zh-CN"/>
            <w:rPrChange w:id="2347" w:author="像个男人一样" w:date="2018-03-21T23:35:08Z">
              <w:rPr>
                <w:rFonts w:hint="eastAsia" w:eastAsia="宋体"/>
                <w:lang w:val="en-US" w:eastAsia="zh-CN"/>
              </w:rPr>
            </w:rPrChange>
          </w:rPr>
          <w:t>hat I</w:t>
        </w:r>
      </w:ins>
      <w:ins w:id="2348" w:author="像个男人一样" w:date="2018-03-21T20:27:05Z">
        <w:r>
          <w:rPr>
            <w:rFonts w:hint="default" w:eastAsiaTheme="minorEastAsia"/>
            <w:lang w:val="en-IE" w:eastAsia="zh-CN"/>
            <w:rPrChange w:id="2349" w:author="像个男人一样" w:date="2018-03-21T23:35:08Z">
              <w:rPr>
                <w:rFonts w:hint="eastAsia" w:eastAsia="宋体"/>
                <w:lang w:val="en-US" w:eastAsia="zh-CN"/>
              </w:rPr>
            </w:rPrChange>
          </w:rPr>
          <w:t xml:space="preserve"> </w:t>
        </w:r>
      </w:ins>
      <w:ins w:id="2350" w:author="像个男人一样" w:date="2018-03-21T20:27:06Z">
        <w:r>
          <w:rPr>
            <w:rFonts w:hint="default" w:eastAsiaTheme="minorEastAsia"/>
            <w:lang w:val="en-IE" w:eastAsia="zh-CN"/>
            <w:rPrChange w:id="2351" w:author="像个男人一样" w:date="2018-03-21T23:35:08Z">
              <w:rPr>
                <w:rFonts w:hint="eastAsia" w:eastAsia="宋体"/>
                <w:lang w:val="en-US" w:eastAsia="zh-CN"/>
              </w:rPr>
            </w:rPrChange>
          </w:rPr>
          <w:t>ap</w:t>
        </w:r>
      </w:ins>
      <w:ins w:id="2352" w:author="像个男人一样" w:date="2018-03-21T20:27:07Z">
        <w:r>
          <w:rPr>
            <w:rFonts w:hint="default" w:eastAsiaTheme="minorEastAsia"/>
            <w:lang w:val="en-IE" w:eastAsia="zh-CN"/>
            <w:rPrChange w:id="2353" w:author="像个男人一样" w:date="2018-03-21T23:35:08Z">
              <w:rPr>
                <w:rFonts w:hint="eastAsia" w:eastAsia="宋体"/>
                <w:lang w:val="en-US" w:eastAsia="zh-CN"/>
              </w:rPr>
            </w:rPrChange>
          </w:rPr>
          <w:t>preci</w:t>
        </w:r>
      </w:ins>
      <w:ins w:id="2354" w:author="像个男人一样" w:date="2018-03-21T20:27:08Z">
        <w:r>
          <w:rPr>
            <w:rFonts w:hint="default" w:eastAsiaTheme="minorEastAsia"/>
            <w:lang w:val="en-IE" w:eastAsia="zh-CN"/>
            <w:rPrChange w:id="2355" w:author="像个男人一样" w:date="2018-03-21T23:35:08Z">
              <w:rPr>
                <w:rFonts w:hint="eastAsia" w:eastAsia="宋体"/>
                <w:lang w:val="en-US" w:eastAsia="zh-CN"/>
              </w:rPr>
            </w:rPrChange>
          </w:rPr>
          <w:t xml:space="preserve">ate </w:t>
        </w:r>
      </w:ins>
      <w:ins w:id="2356" w:author="像个男人一样" w:date="2018-03-21T20:27:09Z">
        <w:r>
          <w:rPr>
            <w:rFonts w:hint="default" w:eastAsiaTheme="minorEastAsia"/>
            <w:lang w:val="en-IE" w:eastAsia="zh-CN"/>
            <w:rPrChange w:id="2357" w:author="像个男人一样" w:date="2018-03-21T23:35:08Z">
              <w:rPr>
                <w:rFonts w:hint="eastAsia" w:eastAsia="宋体"/>
                <w:lang w:val="en-US" w:eastAsia="zh-CN"/>
              </w:rPr>
            </w:rPrChange>
          </w:rPr>
          <w:t>so mu</w:t>
        </w:r>
      </w:ins>
      <w:ins w:id="2358" w:author="像个男人一样" w:date="2018-03-21T20:27:10Z">
        <w:r>
          <w:rPr>
            <w:rFonts w:hint="default" w:eastAsiaTheme="minorEastAsia"/>
            <w:lang w:val="en-IE" w:eastAsia="zh-CN"/>
            <w:rPrChange w:id="2359" w:author="像个男人一样" w:date="2018-03-21T23:35:08Z">
              <w:rPr>
                <w:rFonts w:hint="eastAsia" w:eastAsia="宋体"/>
                <w:lang w:val="en-US" w:eastAsia="zh-CN"/>
              </w:rPr>
            </w:rPrChange>
          </w:rPr>
          <w:t>ch.</w:t>
        </w:r>
        <w:bookmarkEnd w:id="74"/>
        <w:bookmarkEnd w:id="75"/>
      </w:ins>
      <w:ins w:id="2360" w:author="像个男人一样" w:date="2018-03-21T20:27:11Z">
        <w:r>
          <w:rPr>
            <w:rFonts w:hint="default" w:eastAsiaTheme="minorEastAsia"/>
            <w:lang w:val="en-IE" w:eastAsia="zh-CN"/>
            <w:rPrChange w:id="2361" w:author="像个男人一样" w:date="2018-03-21T23:35:08Z">
              <w:rPr>
                <w:rFonts w:hint="eastAsia" w:eastAsia="宋体"/>
                <w:lang w:val="en-US" w:eastAsia="zh-CN"/>
              </w:rPr>
            </w:rPrChange>
          </w:rPr>
          <w:t xml:space="preserve"> </w:t>
        </w:r>
      </w:ins>
    </w:p>
    <w:p>
      <w:pPr>
        <w:pStyle w:val="3"/>
        <w:pageBreakBefore/>
        <w:numPr>
          <w:ilvl w:val="0"/>
          <w:numId w:val="0"/>
          <w:ins w:id="2363" w:author="像个男人一样" w:date=""/>
        </w:numPr>
        <w:spacing w:beforeLines="0" w:afterLines="0"/>
        <w:ind w:left="142"/>
        <w:rPr>
          <w:rFonts w:eastAsia="Microsoft JhengHei"/>
        </w:rPr>
        <w:pPrChange w:id="2362" w:author="像个男人一样" w:date="2018-03-21T20:19:47Z">
          <w:pPr>
            <w:pStyle w:val="3"/>
            <w:numPr>
              <w:ilvl w:val="0"/>
              <w:numId w:val="0"/>
            </w:numPr>
            <w:ind w:left="144"/>
          </w:pPr>
        </w:pPrChange>
      </w:pPr>
      <w:del w:id="2364" w:author="像个男人一样" w:date="2018-03-21T20:18:50Z">
        <w:bookmarkStart w:id="76" w:name="_Toc11628"/>
        <w:bookmarkStart w:id="77" w:name="_Toc32255"/>
        <w:bookmarkStart w:id="78" w:name="_Toc15101"/>
        <w:bookmarkStart w:id="79" w:name="_Toc16571"/>
        <w:bookmarkStart w:id="80" w:name="_Toc1224"/>
        <w:bookmarkStart w:id="81" w:name="_Toc17542"/>
        <w:bookmarkStart w:id="82" w:name="_Toc21510"/>
        <w:bookmarkStart w:id="83" w:name="_Toc11434"/>
        <w:bookmarkStart w:id="84" w:name="_Toc21509"/>
        <w:r>
          <w:rPr>
            <w:rFonts w:hint="eastAsia" w:eastAsia="宋体"/>
            <w:lang w:eastAsia="zh-CN"/>
          </w:rPr>
          <w:delText>：</w:delText>
        </w:r>
        <w:bookmarkEnd w:id="73"/>
        <w:bookmarkEnd w:id="76"/>
        <w:bookmarkEnd w:id="77"/>
        <w:bookmarkEnd w:id="78"/>
        <w:bookmarkEnd w:id="79"/>
        <w:bookmarkEnd w:id="80"/>
        <w:bookmarkEnd w:id="81"/>
        <w:bookmarkEnd w:id="82"/>
        <w:bookmarkEnd w:id="83"/>
        <w:bookmarkEnd w:id="84"/>
      </w:del>
    </w:p>
    <w:p>
      <w:pPr>
        <w:pStyle w:val="3"/>
        <w:numPr>
          <w:ilvl w:val="0"/>
          <w:numId w:val="0"/>
        </w:numPr>
        <w:ind w:left="0"/>
        <w:rPr>
          <w:ins w:id="2366" w:author="像个男人一样" w:date="2018-03-21T20:33:31Z"/>
          <w:rFonts w:eastAsia="Microsoft JhengHei"/>
        </w:rPr>
        <w:pPrChange w:id="2365" w:author="像个男人一样" w:date="2018-03-21T20:31:41Z">
          <w:pPr>
            <w:pStyle w:val="3"/>
            <w:numPr>
              <w:ilvl w:val="0"/>
              <w:numId w:val="0"/>
            </w:numPr>
            <w:ind w:left="144"/>
          </w:pPr>
        </w:pPrChange>
      </w:pPr>
      <w:bookmarkStart w:id="85" w:name="_Toc19034"/>
      <w:bookmarkStart w:id="86" w:name="_Toc15158"/>
      <w:bookmarkStart w:id="87" w:name="_Toc20397"/>
      <w:bookmarkStart w:id="88" w:name="_Toc28407"/>
      <w:bookmarkStart w:id="89" w:name="_Toc29505"/>
      <w:bookmarkStart w:id="90" w:name="_Toc29068"/>
      <w:bookmarkStart w:id="91" w:name="_Toc17437"/>
      <w:bookmarkStart w:id="92" w:name="_Toc22896"/>
      <w:bookmarkStart w:id="93" w:name="_Toc30591"/>
      <w:bookmarkStart w:id="94" w:name="_Toc24662"/>
      <w:bookmarkStart w:id="95" w:name="_Toc22593"/>
      <w:r>
        <w:rPr>
          <w:rFonts w:eastAsia="Microsoft JhengHei"/>
        </w:rPr>
        <w:t>Abstract</w:t>
      </w:r>
      <w:bookmarkEnd w:id="85"/>
      <w:bookmarkEnd w:id="86"/>
      <w:bookmarkEnd w:id="87"/>
      <w:bookmarkEnd w:id="88"/>
      <w:bookmarkEnd w:id="89"/>
      <w:bookmarkEnd w:id="90"/>
      <w:bookmarkEnd w:id="91"/>
      <w:bookmarkEnd w:id="92"/>
      <w:bookmarkEnd w:id="93"/>
      <w:bookmarkEnd w:id="94"/>
      <w:bookmarkEnd w:id="95"/>
    </w:p>
    <w:p>
      <w:pPr>
        <w:numPr>
          <w:ilvl w:val="0"/>
          <w:numId w:val="0"/>
        </w:numPr>
        <w:ind w:left="144"/>
        <w:rPr>
          <w:rFonts w:hint="default" w:eastAsiaTheme="minorEastAsia"/>
          <w:lang w:val="en-IE" w:eastAsia="zh-CN"/>
          <w:rPrChange w:id="2368" w:author="像个男人一样" w:date="2018-03-21T23:34:57Z">
            <w:rPr>
              <w:rFonts w:hint="eastAsia" w:eastAsia="宋体"/>
              <w:lang w:val="en-US" w:eastAsia="zh-CN"/>
            </w:rPr>
          </w:rPrChange>
        </w:rPr>
        <w:pPrChange w:id="2367" w:author="像个男人一样" w:date="2018-03-21T23:34:57Z">
          <w:pPr>
            <w:pStyle w:val="3"/>
            <w:numPr>
              <w:ilvl w:val="0"/>
              <w:numId w:val="0"/>
            </w:numPr>
            <w:ind w:left="144"/>
          </w:pPr>
        </w:pPrChange>
      </w:pPr>
      <w:ins w:id="2369" w:author="像个男人一样" w:date="2018-03-21T20:39:55Z">
        <w:bookmarkStart w:id="96" w:name="_Toc2039"/>
        <w:bookmarkStart w:id="97" w:name="_Toc17360"/>
        <w:r>
          <w:rPr>
            <w:rFonts w:hint="default" w:eastAsiaTheme="minorEastAsia"/>
            <w:lang w:val="en-IE" w:eastAsia="zh-CN"/>
            <w:rPrChange w:id="2370" w:author="像个男人一样" w:date="2018-03-21T23:34:57Z">
              <w:rPr>
                <w:rFonts w:hint="eastAsia" w:eastAsia="宋体"/>
                <w:lang w:val="en-US" w:eastAsia="zh-CN"/>
              </w:rPr>
            </w:rPrChange>
          </w:rPr>
          <w:t>N</w:t>
        </w:r>
      </w:ins>
      <w:ins w:id="2371" w:author="像个男人一样" w:date="2018-03-21T20:39:55Z">
        <w:r>
          <w:rPr>
            <w:rFonts w:hint="default" w:eastAsiaTheme="minorEastAsia"/>
            <w:lang w:val="en-IE" w:eastAsia="zh-CN"/>
            <w:rPrChange w:id="2372" w:author="像个男人一样" w:date="2018-03-21T23:34:57Z">
              <w:rPr>
                <w:rFonts w:hint="eastAsia" w:eastAsia="宋体"/>
                <w:lang w:val="en-US" w:eastAsia="zh-CN"/>
              </w:rPr>
            </w:rPrChange>
          </w:rPr>
          <w:t>o</w:t>
        </w:r>
      </w:ins>
      <w:ins w:id="2373" w:author="像个男人一样" w:date="2018-03-21T20:39:56Z">
        <w:r>
          <w:rPr>
            <w:rFonts w:hint="default" w:eastAsiaTheme="minorEastAsia"/>
            <w:lang w:val="en-IE" w:eastAsia="zh-CN"/>
            <w:rPrChange w:id="2374" w:author="像个男人一样" w:date="2018-03-21T23:34:57Z">
              <w:rPr>
                <w:rFonts w:hint="eastAsia" w:eastAsia="宋体"/>
                <w:lang w:val="en-US" w:eastAsia="zh-CN"/>
              </w:rPr>
            </w:rPrChange>
          </w:rPr>
          <w:t>wa</w:t>
        </w:r>
      </w:ins>
      <w:ins w:id="2375" w:author="像个男人一样" w:date="2018-03-21T20:39:57Z">
        <w:r>
          <w:rPr>
            <w:rFonts w:hint="default" w:eastAsiaTheme="minorEastAsia"/>
            <w:lang w:val="en-IE" w:eastAsia="zh-CN"/>
            <w:rPrChange w:id="2376" w:author="像个男人一样" w:date="2018-03-21T23:34:57Z">
              <w:rPr>
                <w:rFonts w:hint="eastAsia" w:eastAsia="宋体"/>
                <w:lang w:val="en-US" w:eastAsia="zh-CN"/>
              </w:rPr>
            </w:rPrChange>
          </w:rPr>
          <w:t>da</w:t>
        </w:r>
      </w:ins>
      <w:ins w:id="2377" w:author="像个男人一样" w:date="2018-03-21T20:39:58Z">
        <w:r>
          <w:rPr>
            <w:rFonts w:hint="default" w:eastAsiaTheme="minorEastAsia"/>
            <w:lang w:val="en-IE" w:eastAsia="zh-CN"/>
            <w:rPrChange w:id="2378" w:author="像个男人一样" w:date="2018-03-21T23:34:57Z">
              <w:rPr>
                <w:rFonts w:hint="eastAsia" w:eastAsia="宋体"/>
                <w:lang w:val="en-US" w:eastAsia="zh-CN"/>
              </w:rPr>
            </w:rPrChange>
          </w:rPr>
          <w:t>y</w:t>
        </w:r>
      </w:ins>
      <w:ins w:id="2379" w:author="像个男人一样" w:date="2018-03-21T20:39:59Z">
        <w:r>
          <w:rPr>
            <w:rFonts w:hint="default" w:eastAsiaTheme="minorEastAsia"/>
            <w:lang w:val="en-IE" w:eastAsia="zh-CN"/>
            <w:rPrChange w:id="2380" w:author="像个男人一样" w:date="2018-03-21T23:34:57Z">
              <w:rPr>
                <w:rFonts w:hint="eastAsia" w:eastAsia="宋体"/>
                <w:lang w:val="en-US" w:eastAsia="zh-CN"/>
              </w:rPr>
            </w:rPrChange>
          </w:rPr>
          <w:t xml:space="preserve">s, </w:t>
        </w:r>
      </w:ins>
      <w:ins w:id="2381" w:author="像个男人一样" w:date="2018-03-21T20:40:00Z">
        <w:r>
          <w:rPr>
            <w:rFonts w:hint="default" w:eastAsiaTheme="minorEastAsia"/>
            <w:lang w:val="en-IE" w:eastAsia="zh-CN"/>
            <w:rPrChange w:id="2382" w:author="像个男人一样" w:date="2018-03-21T23:34:57Z">
              <w:rPr>
                <w:rFonts w:hint="eastAsia" w:eastAsia="宋体"/>
                <w:lang w:val="en-US" w:eastAsia="zh-CN"/>
              </w:rPr>
            </w:rPrChange>
          </w:rPr>
          <w:t>A</w:t>
        </w:r>
      </w:ins>
      <w:ins w:id="2383" w:author="像个男人一样" w:date="2018-03-21T20:40:17Z">
        <w:r>
          <w:rPr>
            <w:rFonts w:hint="default" w:eastAsiaTheme="minorEastAsia"/>
            <w:lang w:val="en-IE" w:eastAsia="zh-CN"/>
            <w:rPrChange w:id="2384" w:author="像个男人一样" w:date="2018-03-21T23:34:57Z">
              <w:rPr>
                <w:rFonts w:hint="eastAsia" w:eastAsia="宋体"/>
                <w:lang w:val="en-US" w:eastAsia="zh-CN"/>
              </w:rPr>
            </w:rPrChange>
          </w:rPr>
          <w:t>rt</w:t>
        </w:r>
      </w:ins>
      <w:ins w:id="2385" w:author="像个男人一样" w:date="2018-03-21T20:40:18Z">
        <w:r>
          <w:rPr>
            <w:rFonts w:hint="default" w:eastAsiaTheme="minorEastAsia"/>
            <w:lang w:val="en-IE" w:eastAsia="zh-CN"/>
            <w:rPrChange w:id="2386" w:author="像个男人一样" w:date="2018-03-21T23:34:57Z">
              <w:rPr>
                <w:rFonts w:hint="eastAsia" w:eastAsia="宋体"/>
                <w:lang w:val="en-US" w:eastAsia="zh-CN"/>
              </w:rPr>
            </w:rPrChange>
          </w:rPr>
          <w:t>i</w:t>
        </w:r>
      </w:ins>
      <w:ins w:id="2387" w:author="像个男人一样" w:date="2018-03-21T20:40:19Z">
        <w:r>
          <w:rPr>
            <w:rFonts w:hint="default" w:eastAsiaTheme="minorEastAsia"/>
            <w:lang w:val="en-IE" w:eastAsia="zh-CN"/>
            <w:rPrChange w:id="2388" w:author="像个男人一样" w:date="2018-03-21T23:34:57Z">
              <w:rPr>
                <w:rFonts w:hint="eastAsia" w:eastAsia="宋体"/>
                <w:lang w:val="en-US" w:eastAsia="zh-CN"/>
              </w:rPr>
            </w:rPrChange>
          </w:rPr>
          <w:t>f</w:t>
        </w:r>
      </w:ins>
      <w:ins w:id="2389" w:author="像个男人一样" w:date="2018-03-21T20:40:23Z">
        <w:r>
          <w:rPr>
            <w:rFonts w:hint="default" w:eastAsiaTheme="minorEastAsia"/>
            <w:lang w:val="en-IE" w:eastAsia="zh-CN"/>
            <w:rPrChange w:id="2390" w:author="像个男人一样" w:date="2018-03-21T23:34:57Z">
              <w:rPr>
                <w:rFonts w:hint="eastAsia" w:eastAsia="宋体"/>
                <w:lang w:val="en-US" w:eastAsia="zh-CN"/>
              </w:rPr>
            </w:rPrChange>
          </w:rPr>
          <w:t>ic</w:t>
        </w:r>
      </w:ins>
      <w:ins w:id="2391" w:author="像个男人一样" w:date="2018-03-21T20:40:24Z">
        <w:r>
          <w:rPr>
            <w:rFonts w:hint="default" w:eastAsiaTheme="minorEastAsia"/>
            <w:lang w:val="en-IE" w:eastAsia="zh-CN"/>
            <w:rPrChange w:id="2392" w:author="像个男人一样" w:date="2018-03-21T23:34:57Z">
              <w:rPr>
                <w:rFonts w:hint="eastAsia" w:eastAsia="宋体"/>
                <w:lang w:val="en-US" w:eastAsia="zh-CN"/>
              </w:rPr>
            </w:rPrChange>
          </w:rPr>
          <w:t>i</w:t>
        </w:r>
      </w:ins>
      <w:ins w:id="2393" w:author="像个男人一样" w:date="2018-03-21T20:40:25Z">
        <w:r>
          <w:rPr>
            <w:rFonts w:hint="default" w:eastAsiaTheme="minorEastAsia"/>
            <w:lang w:val="en-IE" w:eastAsia="zh-CN"/>
            <w:rPrChange w:id="2394" w:author="像个男人一样" w:date="2018-03-21T23:34:57Z">
              <w:rPr>
                <w:rFonts w:hint="eastAsia" w:eastAsia="宋体"/>
                <w:lang w:val="en-US" w:eastAsia="zh-CN"/>
              </w:rPr>
            </w:rPrChange>
          </w:rPr>
          <w:t xml:space="preserve">al </w:t>
        </w:r>
      </w:ins>
      <w:ins w:id="2395" w:author="像个男人一样" w:date="2018-03-21T20:40:27Z">
        <w:r>
          <w:rPr>
            <w:rFonts w:hint="default" w:eastAsiaTheme="minorEastAsia"/>
            <w:lang w:val="en-IE" w:eastAsia="zh-CN"/>
            <w:rPrChange w:id="2396" w:author="像个男人一样" w:date="2018-03-21T23:34:57Z">
              <w:rPr>
                <w:rFonts w:hint="eastAsia" w:eastAsia="宋体"/>
                <w:lang w:val="en-US" w:eastAsia="zh-CN"/>
              </w:rPr>
            </w:rPrChange>
          </w:rPr>
          <w:t>In</w:t>
        </w:r>
      </w:ins>
      <w:ins w:id="2397" w:author="像个男人一样" w:date="2018-03-21T20:40:28Z">
        <w:r>
          <w:rPr>
            <w:rFonts w:hint="default" w:eastAsiaTheme="minorEastAsia"/>
            <w:lang w:val="en-IE" w:eastAsia="zh-CN"/>
            <w:rPrChange w:id="2398" w:author="像个男人一样" w:date="2018-03-21T23:34:57Z">
              <w:rPr>
                <w:rFonts w:hint="eastAsia" w:eastAsia="宋体"/>
                <w:lang w:val="en-US" w:eastAsia="zh-CN"/>
              </w:rPr>
            </w:rPrChange>
          </w:rPr>
          <w:t>t</w:t>
        </w:r>
      </w:ins>
      <w:ins w:id="2399" w:author="像个男人一样" w:date="2018-03-21T20:40:29Z">
        <w:r>
          <w:rPr>
            <w:rFonts w:hint="default" w:eastAsiaTheme="minorEastAsia"/>
            <w:lang w:val="en-IE" w:eastAsia="zh-CN"/>
            <w:rPrChange w:id="2400" w:author="像个男人一样" w:date="2018-03-21T23:34:57Z">
              <w:rPr>
                <w:rFonts w:hint="eastAsia" w:eastAsia="宋体"/>
                <w:lang w:val="en-US" w:eastAsia="zh-CN"/>
              </w:rPr>
            </w:rPrChange>
          </w:rPr>
          <w:t>el</w:t>
        </w:r>
      </w:ins>
      <w:ins w:id="2401" w:author="像个男人一样" w:date="2018-03-21T20:40:30Z">
        <w:r>
          <w:rPr>
            <w:rFonts w:hint="default" w:eastAsiaTheme="minorEastAsia"/>
            <w:lang w:val="en-IE" w:eastAsia="zh-CN"/>
            <w:rPrChange w:id="2402" w:author="像个男人一样" w:date="2018-03-21T23:34:57Z">
              <w:rPr>
                <w:rFonts w:hint="eastAsia" w:eastAsia="宋体"/>
                <w:lang w:val="en-US" w:eastAsia="zh-CN"/>
              </w:rPr>
            </w:rPrChange>
          </w:rPr>
          <w:t>l</w:t>
        </w:r>
      </w:ins>
      <w:ins w:id="2403" w:author="像个男人一样" w:date="2018-03-21T20:40:35Z">
        <w:r>
          <w:rPr>
            <w:rFonts w:hint="default" w:eastAsiaTheme="minorEastAsia"/>
            <w:lang w:val="en-IE" w:eastAsia="zh-CN"/>
            <w:rPrChange w:id="2404" w:author="像个男人一样" w:date="2018-03-21T23:34:57Z">
              <w:rPr>
                <w:rFonts w:hint="eastAsia" w:eastAsia="宋体"/>
                <w:lang w:val="en-US" w:eastAsia="zh-CN"/>
              </w:rPr>
            </w:rPrChange>
          </w:rPr>
          <w:t>igenc</w:t>
        </w:r>
      </w:ins>
      <w:ins w:id="2405" w:author="像个男人一样" w:date="2018-03-21T20:40:36Z">
        <w:r>
          <w:rPr>
            <w:rFonts w:hint="default" w:eastAsiaTheme="minorEastAsia"/>
            <w:lang w:val="en-IE" w:eastAsia="zh-CN"/>
            <w:rPrChange w:id="2406" w:author="像个男人一样" w:date="2018-03-21T23:34:57Z">
              <w:rPr>
                <w:rFonts w:hint="eastAsia" w:eastAsia="宋体"/>
                <w:lang w:val="en-US" w:eastAsia="zh-CN"/>
              </w:rPr>
            </w:rPrChange>
          </w:rPr>
          <w:t xml:space="preserve">e </w:t>
        </w:r>
      </w:ins>
      <w:ins w:id="2407" w:author="像个男人一样" w:date="2018-03-21T20:40:58Z">
        <w:r>
          <w:rPr>
            <w:rFonts w:hint="default" w:eastAsiaTheme="minorEastAsia"/>
            <w:lang w:val="en-IE" w:eastAsia="zh-CN"/>
            <w:rPrChange w:id="2408" w:author="像个男人一样" w:date="2018-03-21T23:34:57Z">
              <w:rPr>
                <w:rFonts w:hint="eastAsia" w:eastAsia="宋体"/>
                <w:lang w:val="en-US" w:eastAsia="zh-CN"/>
              </w:rPr>
            </w:rPrChange>
          </w:rPr>
          <w:t>(</w:t>
        </w:r>
      </w:ins>
      <w:ins w:id="2409" w:author="像个男人一样" w:date="2018-03-21T20:41:00Z">
        <w:r>
          <w:rPr>
            <w:rFonts w:hint="default" w:eastAsiaTheme="minorEastAsia"/>
            <w:lang w:val="en-IE" w:eastAsia="zh-CN"/>
            <w:rPrChange w:id="2410" w:author="像个男人一样" w:date="2018-03-21T23:34:57Z">
              <w:rPr>
                <w:rFonts w:hint="eastAsia" w:eastAsia="宋体"/>
                <w:lang w:val="en-US" w:eastAsia="zh-CN"/>
              </w:rPr>
            </w:rPrChange>
          </w:rPr>
          <w:t>AI</w:t>
        </w:r>
      </w:ins>
      <w:ins w:id="2411" w:author="像个男人一样" w:date="2018-03-21T20:40:58Z">
        <w:r>
          <w:rPr>
            <w:rFonts w:hint="default" w:eastAsiaTheme="minorEastAsia"/>
            <w:lang w:val="en-IE" w:eastAsia="zh-CN"/>
            <w:rPrChange w:id="2412" w:author="像个男人一样" w:date="2018-03-21T23:34:57Z">
              <w:rPr>
                <w:rFonts w:hint="eastAsia" w:eastAsia="宋体"/>
                <w:lang w:val="en-US" w:eastAsia="zh-CN"/>
              </w:rPr>
            </w:rPrChange>
          </w:rPr>
          <w:t>)</w:t>
        </w:r>
      </w:ins>
      <w:ins w:id="2413" w:author="像个男人一样" w:date="2018-03-21T20:41:02Z">
        <w:r>
          <w:rPr>
            <w:rFonts w:hint="default" w:eastAsiaTheme="minorEastAsia"/>
            <w:lang w:val="en-IE" w:eastAsia="zh-CN"/>
            <w:rPrChange w:id="2414" w:author="像个男人一样" w:date="2018-03-21T23:34:57Z">
              <w:rPr>
                <w:rFonts w:hint="eastAsia" w:eastAsia="宋体"/>
                <w:lang w:val="en-US" w:eastAsia="zh-CN"/>
              </w:rPr>
            </w:rPrChange>
          </w:rPr>
          <w:t xml:space="preserve"> </w:t>
        </w:r>
      </w:ins>
      <w:ins w:id="2415" w:author="像个男人一样" w:date="2018-03-21T20:42:48Z">
        <w:r>
          <w:rPr>
            <w:rFonts w:hint="default" w:eastAsiaTheme="minorEastAsia"/>
            <w:lang w:val="en-IE" w:eastAsia="zh-CN"/>
            <w:rPrChange w:id="2416" w:author="像个男人一样" w:date="2018-03-21T23:34:57Z">
              <w:rPr>
                <w:rFonts w:hint="eastAsia" w:eastAsia="宋体"/>
                <w:lang w:val="en-US" w:eastAsia="zh-CN"/>
              </w:rPr>
            </w:rPrChange>
          </w:rPr>
          <w:t>has</w:t>
        </w:r>
      </w:ins>
      <w:ins w:id="2417" w:author="像个男人一样" w:date="2018-03-21T20:42:49Z">
        <w:r>
          <w:rPr>
            <w:rFonts w:hint="default" w:eastAsiaTheme="minorEastAsia"/>
            <w:lang w:val="en-IE" w:eastAsia="zh-CN"/>
            <w:rPrChange w:id="2418" w:author="像个男人一样" w:date="2018-03-21T23:34:57Z">
              <w:rPr>
                <w:rFonts w:hint="eastAsia" w:eastAsia="宋体"/>
                <w:lang w:val="en-US" w:eastAsia="zh-CN"/>
              </w:rPr>
            </w:rPrChange>
          </w:rPr>
          <w:t xml:space="preserve"> </w:t>
        </w:r>
      </w:ins>
      <w:ins w:id="2419" w:author="像个男人一样" w:date="2018-03-21T20:42:50Z">
        <w:r>
          <w:rPr>
            <w:rFonts w:hint="default" w:eastAsiaTheme="minorEastAsia"/>
            <w:lang w:val="en-IE" w:eastAsia="zh-CN"/>
            <w:rPrChange w:id="2420" w:author="像个男人一样" w:date="2018-03-21T23:34:57Z">
              <w:rPr>
                <w:rFonts w:hint="eastAsia" w:eastAsia="宋体"/>
                <w:lang w:val="en-US" w:eastAsia="zh-CN"/>
              </w:rPr>
            </w:rPrChange>
          </w:rPr>
          <w:t>beco</w:t>
        </w:r>
      </w:ins>
      <w:ins w:id="2421" w:author="像个男人一样" w:date="2018-03-21T20:42:51Z">
        <w:r>
          <w:rPr>
            <w:rFonts w:hint="default" w:eastAsiaTheme="minorEastAsia"/>
            <w:lang w:val="en-IE" w:eastAsia="zh-CN"/>
            <w:rPrChange w:id="2422" w:author="像个男人一样" w:date="2018-03-21T23:34:57Z">
              <w:rPr>
                <w:rFonts w:hint="eastAsia" w:eastAsia="宋体"/>
                <w:lang w:val="en-US" w:eastAsia="zh-CN"/>
              </w:rPr>
            </w:rPrChange>
          </w:rPr>
          <w:t>me</w:t>
        </w:r>
      </w:ins>
      <w:ins w:id="2423" w:author="像个男人一样" w:date="2018-03-21T20:42:53Z">
        <w:r>
          <w:rPr>
            <w:rFonts w:hint="default" w:eastAsiaTheme="minorEastAsia"/>
            <w:lang w:val="en-IE" w:eastAsia="zh-CN"/>
            <w:rPrChange w:id="2424" w:author="像个男人一样" w:date="2018-03-21T23:34:57Z">
              <w:rPr>
                <w:rFonts w:hint="eastAsia" w:eastAsia="宋体"/>
                <w:lang w:val="en-US" w:eastAsia="zh-CN"/>
              </w:rPr>
            </w:rPrChange>
          </w:rPr>
          <w:t xml:space="preserve"> </w:t>
        </w:r>
      </w:ins>
      <w:ins w:id="2425" w:author="像个男人一样" w:date="2018-03-21T20:42:56Z">
        <w:r>
          <w:rPr>
            <w:rFonts w:hint="default" w:eastAsiaTheme="minorEastAsia"/>
            <w:lang w:val="en-IE" w:eastAsia="zh-CN"/>
            <w:rPrChange w:id="2426" w:author="像个男人一样" w:date="2018-03-21T23:34:57Z">
              <w:rPr>
                <w:rFonts w:hint="eastAsia" w:eastAsia="宋体"/>
                <w:lang w:val="en-US" w:eastAsia="zh-CN"/>
              </w:rPr>
            </w:rPrChange>
          </w:rPr>
          <w:t>more</w:t>
        </w:r>
      </w:ins>
      <w:ins w:id="2427" w:author="像个男人一样" w:date="2018-03-21T20:42:57Z">
        <w:r>
          <w:rPr>
            <w:rFonts w:hint="default" w:eastAsiaTheme="minorEastAsia"/>
            <w:lang w:val="en-IE" w:eastAsia="zh-CN"/>
            <w:rPrChange w:id="2428" w:author="像个男人一样" w:date="2018-03-21T23:34:57Z">
              <w:rPr>
                <w:rFonts w:hint="eastAsia" w:eastAsia="宋体"/>
                <w:lang w:val="en-US" w:eastAsia="zh-CN"/>
              </w:rPr>
            </w:rPrChange>
          </w:rPr>
          <w:t xml:space="preserve"> an</w:t>
        </w:r>
      </w:ins>
      <w:ins w:id="2429" w:author="像个男人一样" w:date="2018-03-21T20:42:59Z">
        <w:r>
          <w:rPr>
            <w:rFonts w:hint="default" w:eastAsiaTheme="minorEastAsia"/>
            <w:lang w:val="en-IE" w:eastAsia="zh-CN"/>
            <w:rPrChange w:id="2430" w:author="像个男人一样" w:date="2018-03-21T23:34:57Z">
              <w:rPr>
                <w:rFonts w:hint="eastAsia" w:eastAsia="宋体"/>
                <w:lang w:val="en-US" w:eastAsia="zh-CN"/>
              </w:rPr>
            </w:rPrChange>
          </w:rPr>
          <w:t>d m</w:t>
        </w:r>
      </w:ins>
      <w:ins w:id="2431" w:author="像个男人一样" w:date="2018-03-21T20:43:00Z">
        <w:r>
          <w:rPr>
            <w:rFonts w:hint="default" w:eastAsiaTheme="minorEastAsia"/>
            <w:lang w:val="en-IE" w:eastAsia="zh-CN"/>
            <w:rPrChange w:id="2432" w:author="像个男人一样" w:date="2018-03-21T23:34:57Z">
              <w:rPr>
                <w:rFonts w:hint="eastAsia" w:eastAsia="宋体"/>
                <w:lang w:val="en-US" w:eastAsia="zh-CN"/>
              </w:rPr>
            </w:rPrChange>
          </w:rPr>
          <w:t>ore po</w:t>
        </w:r>
      </w:ins>
      <w:ins w:id="2433" w:author="像个男人一样" w:date="2018-03-21T20:43:01Z">
        <w:r>
          <w:rPr>
            <w:rFonts w:hint="default" w:eastAsiaTheme="minorEastAsia"/>
            <w:lang w:val="en-IE" w:eastAsia="zh-CN"/>
            <w:rPrChange w:id="2434" w:author="像个男人一样" w:date="2018-03-21T23:34:57Z">
              <w:rPr>
                <w:rFonts w:hint="eastAsia" w:eastAsia="宋体"/>
                <w:lang w:val="en-US" w:eastAsia="zh-CN"/>
              </w:rPr>
            </w:rPrChange>
          </w:rPr>
          <w:t>p</w:t>
        </w:r>
      </w:ins>
      <w:ins w:id="2435" w:author="像个男人一样" w:date="2018-03-21T20:43:02Z">
        <w:r>
          <w:rPr>
            <w:rFonts w:hint="default" w:eastAsiaTheme="minorEastAsia"/>
            <w:lang w:val="en-IE" w:eastAsia="zh-CN"/>
            <w:rPrChange w:id="2436" w:author="像个男人一样" w:date="2018-03-21T23:34:57Z">
              <w:rPr>
                <w:rFonts w:hint="eastAsia" w:eastAsia="宋体"/>
                <w:lang w:val="en-US" w:eastAsia="zh-CN"/>
              </w:rPr>
            </w:rPrChange>
          </w:rPr>
          <w:t>ular</w:t>
        </w:r>
      </w:ins>
      <w:ins w:id="2437" w:author="像个男人一样" w:date="2018-03-21T20:43:10Z">
        <w:r>
          <w:rPr>
            <w:rFonts w:hint="default" w:eastAsiaTheme="minorEastAsia"/>
            <w:lang w:val="en-IE" w:eastAsia="zh-CN"/>
            <w:rPrChange w:id="2438" w:author="像个男人一样" w:date="2018-03-21T23:34:57Z">
              <w:rPr>
                <w:rFonts w:hint="eastAsia" w:eastAsia="宋体"/>
                <w:lang w:val="en-US" w:eastAsia="zh-CN"/>
              </w:rPr>
            </w:rPrChange>
          </w:rPr>
          <w:t>, a</w:t>
        </w:r>
      </w:ins>
      <w:ins w:id="2439" w:author="像个男人一样" w:date="2018-03-21T20:43:11Z">
        <w:r>
          <w:rPr>
            <w:rFonts w:hint="default" w:eastAsiaTheme="minorEastAsia"/>
            <w:lang w:val="en-IE" w:eastAsia="zh-CN"/>
            <w:rPrChange w:id="2440" w:author="像个男人一样" w:date="2018-03-21T23:34:57Z">
              <w:rPr>
                <w:rFonts w:hint="eastAsia" w:eastAsia="宋体"/>
                <w:lang w:val="en-US" w:eastAsia="zh-CN"/>
              </w:rPr>
            </w:rPrChange>
          </w:rPr>
          <w:t xml:space="preserve">nd </w:t>
        </w:r>
      </w:ins>
      <w:ins w:id="2441" w:author="像个男人一样" w:date="2018-03-21T20:43:13Z">
        <w:r>
          <w:rPr>
            <w:rFonts w:hint="default" w:eastAsiaTheme="minorEastAsia"/>
            <w:lang w:val="en-IE" w:eastAsia="zh-CN"/>
            <w:rPrChange w:id="2442" w:author="像个男人一样" w:date="2018-03-21T23:34:57Z">
              <w:rPr>
                <w:rFonts w:hint="eastAsia" w:eastAsia="宋体"/>
                <w:lang w:val="en-US" w:eastAsia="zh-CN"/>
              </w:rPr>
            </w:rPrChange>
          </w:rPr>
          <w:t>th</w:t>
        </w:r>
      </w:ins>
      <w:ins w:id="2443" w:author="像个男人一样" w:date="2018-03-21T20:43:14Z">
        <w:r>
          <w:rPr>
            <w:rFonts w:hint="default" w:eastAsiaTheme="minorEastAsia"/>
            <w:lang w:val="en-IE" w:eastAsia="zh-CN"/>
            <w:rPrChange w:id="2444" w:author="像个男人一样" w:date="2018-03-21T23:34:57Z">
              <w:rPr>
                <w:rFonts w:hint="eastAsia" w:eastAsia="宋体"/>
                <w:lang w:val="en-US" w:eastAsia="zh-CN"/>
              </w:rPr>
            </w:rPrChange>
          </w:rPr>
          <w:t xml:space="preserve">e </w:t>
        </w:r>
      </w:ins>
      <w:ins w:id="2445" w:author="像个男人一样" w:date="2018-03-21T20:43:19Z">
        <w:r>
          <w:rPr>
            <w:rFonts w:hint="default" w:eastAsiaTheme="minorEastAsia"/>
            <w:lang w:val="en-IE" w:eastAsia="zh-CN"/>
            <w:rPrChange w:id="2446" w:author="像个男人一样" w:date="2018-03-21T23:34:57Z">
              <w:rPr>
                <w:rFonts w:hint="eastAsia" w:eastAsia="宋体"/>
                <w:lang w:val="en-US" w:eastAsia="zh-CN"/>
              </w:rPr>
            </w:rPrChange>
          </w:rPr>
          <w:t>a</w:t>
        </w:r>
      </w:ins>
      <w:ins w:id="2447" w:author="像个男人一样" w:date="2018-03-21T20:43:20Z">
        <w:r>
          <w:rPr>
            <w:rFonts w:hint="default" w:eastAsiaTheme="minorEastAsia"/>
            <w:lang w:val="en-IE" w:eastAsia="zh-CN"/>
            <w:rPrChange w:id="2448" w:author="像个男人一样" w:date="2018-03-21T23:34:57Z">
              <w:rPr>
                <w:rFonts w:hint="eastAsia" w:eastAsia="宋体"/>
                <w:lang w:val="en-US" w:eastAsia="zh-CN"/>
              </w:rPr>
            </w:rPrChange>
          </w:rPr>
          <w:t>ction</w:t>
        </w:r>
      </w:ins>
      <w:ins w:id="2449" w:author="像个男人一样" w:date="2018-03-21T20:43:21Z">
        <w:r>
          <w:rPr>
            <w:rFonts w:hint="default" w:eastAsiaTheme="minorEastAsia"/>
            <w:lang w:val="en-IE" w:eastAsia="zh-CN"/>
            <w:rPrChange w:id="2450" w:author="像个男人一样" w:date="2018-03-21T23:34:57Z">
              <w:rPr>
                <w:rFonts w:hint="eastAsia" w:eastAsia="宋体"/>
                <w:lang w:val="en-US" w:eastAsia="zh-CN"/>
              </w:rPr>
            </w:rPrChange>
          </w:rPr>
          <w:t xml:space="preserve"> re</w:t>
        </w:r>
      </w:ins>
      <w:ins w:id="2451" w:author="像个男人一样" w:date="2018-03-21T20:43:22Z">
        <w:r>
          <w:rPr>
            <w:rFonts w:hint="default" w:eastAsiaTheme="minorEastAsia"/>
            <w:lang w:val="en-IE" w:eastAsia="zh-CN"/>
            <w:rPrChange w:id="2452" w:author="像个男人一样" w:date="2018-03-21T23:34:57Z">
              <w:rPr>
                <w:rFonts w:hint="eastAsia" w:eastAsia="宋体"/>
                <w:lang w:val="en-US" w:eastAsia="zh-CN"/>
              </w:rPr>
            </w:rPrChange>
          </w:rPr>
          <w:t>cog</w:t>
        </w:r>
      </w:ins>
      <w:ins w:id="2453" w:author="像个男人一样" w:date="2018-03-21T20:43:23Z">
        <w:r>
          <w:rPr>
            <w:rFonts w:hint="default" w:eastAsiaTheme="minorEastAsia"/>
            <w:lang w:val="en-IE" w:eastAsia="zh-CN"/>
            <w:rPrChange w:id="2454" w:author="像个男人一样" w:date="2018-03-21T23:34:57Z">
              <w:rPr>
                <w:rFonts w:hint="eastAsia" w:eastAsia="宋体"/>
                <w:lang w:val="en-US" w:eastAsia="zh-CN"/>
              </w:rPr>
            </w:rPrChange>
          </w:rPr>
          <w:t>ni</w:t>
        </w:r>
      </w:ins>
      <w:ins w:id="2455" w:author="像个男人一样" w:date="2018-03-21T20:43:25Z">
        <w:r>
          <w:rPr>
            <w:rFonts w:hint="default" w:eastAsiaTheme="minorEastAsia"/>
            <w:lang w:val="en-IE" w:eastAsia="zh-CN"/>
            <w:rPrChange w:id="2456" w:author="像个男人一样" w:date="2018-03-21T23:34:57Z">
              <w:rPr>
                <w:rFonts w:hint="eastAsia" w:eastAsia="宋体"/>
                <w:lang w:val="en-US" w:eastAsia="zh-CN"/>
              </w:rPr>
            </w:rPrChange>
          </w:rPr>
          <w:t xml:space="preserve">tion </w:t>
        </w:r>
      </w:ins>
      <w:ins w:id="2457" w:author="像个男人一样" w:date="2018-03-21T20:45:03Z">
        <w:r>
          <w:rPr>
            <w:rFonts w:hint="default" w:eastAsiaTheme="minorEastAsia" w:cstheme="minorBidi"/>
            <w:b w:val="0"/>
            <w:sz w:val="24"/>
            <w:szCs w:val="22"/>
            <w:lang w:val="en-IE" w:eastAsia="zh-CN"/>
            <w:rPrChange w:id="2458" w:author="像个男人一样" w:date="2018-03-21T23:34:57Z">
              <w:rPr>
                <w:rFonts w:hint="eastAsia" w:eastAsiaTheme="minorEastAsia" w:cstheme="minorBidi"/>
                <w:b w:val="0"/>
                <w:sz w:val="24"/>
                <w:szCs w:val="22"/>
                <w:lang w:val="en-US" w:eastAsia="zh-CN"/>
              </w:rPr>
            </w:rPrChange>
          </w:rPr>
          <w:t>al</w:t>
        </w:r>
      </w:ins>
      <w:ins w:id="2459" w:author="像个男人一样" w:date="2018-03-21T20:45:04Z">
        <w:r>
          <w:rPr>
            <w:rFonts w:hint="default" w:eastAsiaTheme="minorEastAsia" w:cstheme="minorBidi"/>
            <w:b w:val="0"/>
            <w:sz w:val="24"/>
            <w:szCs w:val="22"/>
            <w:lang w:val="en-IE" w:eastAsia="zh-CN"/>
            <w:rPrChange w:id="2460" w:author="像个男人一样" w:date="2018-03-21T23:34:57Z">
              <w:rPr>
                <w:rFonts w:hint="eastAsia" w:eastAsiaTheme="minorEastAsia" w:cstheme="minorBidi"/>
                <w:b w:val="0"/>
                <w:sz w:val="24"/>
                <w:szCs w:val="22"/>
                <w:lang w:val="en-US" w:eastAsia="zh-CN"/>
              </w:rPr>
            </w:rPrChange>
          </w:rPr>
          <w:t>go</w:t>
        </w:r>
      </w:ins>
      <w:ins w:id="2461" w:author="像个男人一样" w:date="2018-03-21T20:45:05Z">
        <w:r>
          <w:rPr>
            <w:rFonts w:hint="default" w:eastAsiaTheme="minorEastAsia" w:cstheme="minorBidi"/>
            <w:b w:val="0"/>
            <w:sz w:val="24"/>
            <w:szCs w:val="22"/>
            <w:lang w:val="en-IE" w:eastAsia="zh-CN"/>
            <w:rPrChange w:id="2462" w:author="像个男人一样" w:date="2018-03-21T23:34:57Z">
              <w:rPr>
                <w:rFonts w:hint="eastAsia" w:eastAsiaTheme="minorEastAsia" w:cstheme="minorBidi"/>
                <w:b w:val="0"/>
                <w:sz w:val="24"/>
                <w:szCs w:val="22"/>
                <w:lang w:val="en-US" w:eastAsia="zh-CN"/>
              </w:rPr>
            </w:rPrChange>
          </w:rPr>
          <w:t>ri</w:t>
        </w:r>
      </w:ins>
      <w:ins w:id="2463" w:author="像个男人一样" w:date="2018-03-21T20:45:06Z">
        <w:r>
          <w:rPr>
            <w:rFonts w:hint="default" w:eastAsiaTheme="minorEastAsia" w:cstheme="minorBidi"/>
            <w:b w:val="0"/>
            <w:sz w:val="24"/>
            <w:szCs w:val="22"/>
            <w:lang w:val="en-IE" w:eastAsia="zh-CN"/>
            <w:rPrChange w:id="2464" w:author="像个男人一样" w:date="2018-03-21T23:34:57Z">
              <w:rPr>
                <w:rFonts w:hint="eastAsia" w:eastAsiaTheme="minorEastAsia" w:cstheme="minorBidi"/>
                <w:b w:val="0"/>
                <w:sz w:val="24"/>
                <w:szCs w:val="22"/>
                <w:lang w:val="en-US" w:eastAsia="zh-CN"/>
              </w:rPr>
            </w:rPrChange>
          </w:rPr>
          <w:t xml:space="preserve">thm </w:t>
        </w:r>
      </w:ins>
      <w:ins w:id="2465" w:author="像个男人一样" w:date="2018-03-21T20:45:08Z">
        <w:r>
          <w:rPr>
            <w:rFonts w:hint="default" w:eastAsiaTheme="minorEastAsia" w:cstheme="minorBidi"/>
            <w:b w:val="0"/>
            <w:sz w:val="24"/>
            <w:szCs w:val="22"/>
            <w:lang w:val="en-IE" w:eastAsia="zh-CN"/>
            <w:rPrChange w:id="2466" w:author="像个男人一样" w:date="2018-03-21T23:34:57Z">
              <w:rPr>
                <w:rFonts w:hint="eastAsia" w:eastAsiaTheme="minorEastAsia" w:cstheme="minorBidi"/>
                <w:b w:val="0"/>
                <w:sz w:val="24"/>
                <w:szCs w:val="22"/>
                <w:lang w:val="en-US" w:eastAsia="zh-CN"/>
              </w:rPr>
            </w:rPrChange>
          </w:rPr>
          <w:t xml:space="preserve">is </w:t>
        </w:r>
      </w:ins>
      <w:ins w:id="2467" w:author="像个男人一样" w:date="2018-03-21T20:45:20Z">
        <w:r>
          <w:rPr>
            <w:rFonts w:hint="default" w:eastAsiaTheme="minorEastAsia" w:cstheme="minorBidi"/>
            <w:b w:val="0"/>
            <w:sz w:val="24"/>
            <w:szCs w:val="22"/>
            <w:lang w:val="en-IE" w:eastAsia="zh-CN"/>
            <w:rPrChange w:id="2468" w:author="像个男人一样" w:date="2018-03-21T23:34:57Z">
              <w:rPr>
                <w:rFonts w:hint="eastAsia" w:eastAsiaTheme="minorEastAsia" w:cstheme="minorBidi"/>
                <w:b w:val="0"/>
                <w:sz w:val="24"/>
                <w:szCs w:val="22"/>
                <w:lang w:val="en-US" w:eastAsia="zh-CN"/>
              </w:rPr>
            </w:rPrChange>
          </w:rPr>
          <w:t xml:space="preserve">a </w:t>
        </w:r>
      </w:ins>
      <w:ins w:id="2469" w:author="像个男人一样" w:date="2018-03-21T20:45:11Z">
        <w:r>
          <w:rPr>
            <w:rFonts w:hint="default" w:eastAsiaTheme="minorEastAsia" w:cstheme="minorBidi"/>
            <w:b w:val="0"/>
            <w:sz w:val="24"/>
            <w:szCs w:val="22"/>
            <w:lang w:val="en-IE" w:eastAsia="zh-CN"/>
            <w:rPrChange w:id="2470" w:author="像个男人一样" w:date="2018-03-21T23:34:57Z">
              <w:rPr>
                <w:rFonts w:hint="eastAsia" w:eastAsiaTheme="minorEastAsia" w:cstheme="minorBidi"/>
                <w:b w:val="0"/>
                <w:sz w:val="24"/>
                <w:szCs w:val="22"/>
                <w:lang w:val="en-US" w:eastAsia="zh-CN"/>
              </w:rPr>
            </w:rPrChange>
          </w:rPr>
          <w:t xml:space="preserve">very </w:t>
        </w:r>
      </w:ins>
      <w:ins w:id="2471" w:author="像个男人一样" w:date="2018-03-21T20:45:12Z">
        <w:r>
          <w:rPr>
            <w:rFonts w:hint="default" w:eastAsiaTheme="minorEastAsia" w:cstheme="minorBidi"/>
            <w:b w:val="0"/>
            <w:sz w:val="24"/>
            <w:szCs w:val="22"/>
            <w:lang w:val="en-IE" w:eastAsia="zh-CN"/>
            <w:rPrChange w:id="2472" w:author="像个男人一样" w:date="2018-03-21T23:34:57Z">
              <w:rPr>
                <w:rFonts w:hint="eastAsia" w:eastAsiaTheme="minorEastAsia" w:cstheme="minorBidi"/>
                <w:b w:val="0"/>
                <w:sz w:val="24"/>
                <w:szCs w:val="22"/>
                <w:lang w:val="en-US" w:eastAsia="zh-CN"/>
              </w:rPr>
            </w:rPrChange>
          </w:rPr>
          <w:t>imp</w:t>
        </w:r>
      </w:ins>
      <w:ins w:id="2473" w:author="像个男人一样" w:date="2018-03-21T20:45:13Z">
        <w:r>
          <w:rPr>
            <w:rFonts w:hint="default" w:eastAsiaTheme="minorEastAsia" w:cstheme="minorBidi"/>
            <w:b w:val="0"/>
            <w:sz w:val="24"/>
            <w:szCs w:val="22"/>
            <w:lang w:val="en-IE" w:eastAsia="zh-CN"/>
            <w:rPrChange w:id="2474" w:author="像个男人一样" w:date="2018-03-21T23:34:57Z">
              <w:rPr>
                <w:rFonts w:hint="eastAsia" w:eastAsiaTheme="minorEastAsia" w:cstheme="minorBidi"/>
                <w:b w:val="0"/>
                <w:sz w:val="24"/>
                <w:szCs w:val="22"/>
                <w:lang w:val="en-US" w:eastAsia="zh-CN"/>
              </w:rPr>
            </w:rPrChange>
          </w:rPr>
          <w:t>ort</w:t>
        </w:r>
      </w:ins>
      <w:ins w:id="2475" w:author="像个男人一样" w:date="2018-03-21T20:45:14Z">
        <w:r>
          <w:rPr>
            <w:rFonts w:hint="default" w:eastAsiaTheme="minorEastAsia" w:cstheme="minorBidi"/>
            <w:b w:val="0"/>
            <w:sz w:val="24"/>
            <w:szCs w:val="22"/>
            <w:lang w:val="en-IE" w:eastAsia="zh-CN"/>
            <w:rPrChange w:id="2476" w:author="像个男人一样" w:date="2018-03-21T23:34:57Z">
              <w:rPr>
                <w:rFonts w:hint="eastAsia" w:eastAsiaTheme="minorEastAsia" w:cstheme="minorBidi"/>
                <w:b w:val="0"/>
                <w:sz w:val="24"/>
                <w:szCs w:val="22"/>
                <w:lang w:val="en-US" w:eastAsia="zh-CN"/>
              </w:rPr>
            </w:rPrChange>
          </w:rPr>
          <w:t>a</w:t>
        </w:r>
      </w:ins>
      <w:ins w:id="2477" w:author="像个男人一样" w:date="2018-03-21T20:45:15Z">
        <w:r>
          <w:rPr>
            <w:rFonts w:hint="default" w:eastAsiaTheme="minorEastAsia" w:cstheme="minorBidi"/>
            <w:b w:val="0"/>
            <w:sz w:val="24"/>
            <w:szCs w:val="22"/>
            <w:lang w:val="en-IE" w:eastAsia="zh-CN"/>
            <w:rPrChange w:id="2478" w:author="像个男人一样" w:date="2018-03-21T23:34:57Z">
              <w:rPr>
                <w:rFonts w:hint="eastAsia" w:eastAsiaTheme="minorEastAsia" w:cstheme="minorBidi"/>
                <w:b w:val="0"/>
                <w:sz w:val="24"/>
                <w:szCs w:val="22"/>
                <w:lang w:val="en-US" w:eastAsia="zh-CN"/>
              </w:rPr>
            </w:rPrChange>
          </w:rPr>
          <w:t>nt</w:t>
        </w:r>
      </w:ins>
      <w:ins w:id="2479" w:author="像个男人一样" w:date="2018-03-21T20:45:23Z">
        <w:r>
          <w:rPr>
            <w:rFonts w:hint="default" w:eastAsiaTheme="minorEastAsia" w:cstheme="minorBidi"/>
            <w:b w:val="0"/>
            <w:sz w:val="24"/>
            <w:szCs w:val="22"/>
            <w:lang w:val="en-IE" w:eastAsia="zh-CN"/>
            <w:rPrChange w:id="2480" w:author="像个男人一样" w:date="2018-03-21T23:34:57Z">
              <w:rPr>
                <w:rFonts w:hint="eastAsia" w:eastAsiaTheme="minorEastAsia" w:cstheme="minorBidi"/>
                <w:b w:val="0"/>
                <w:sz w:val="24"/>
                <w:szCs w:val="22"/>
                <w:lang w:val="en-US" w:eastAsia="zh-CN"/>
              </w:rPr>
            </w:rPrChange>
          </w:rPr>
          <w:t xml:space="preserve"> par</w:t>
        </w:r>
      </w:ins>
      <w:ins w:id="2481" w:author="像个男人一样" w:date="2018-03-21T20:45:24Z">
        <w:r>
          <w:rPr>
            <w:rFonts w:hint="default" w:eastAsiaTheme="minorEastAsia" w:cstheme="minorBidi"/>
            <w:b w:val="0"/>
            <w:sz w:val="24"/>
            <w:szCs w:val="22"/>
            <w:lang w:val="en-IE" w:eastAsia="zh-CN"/>
            <w:rPrChange w:id="2482" w:author="像个男人一样" w:date="2018-03-21T23:34:57Z">
              <w:rPr>
                <w:rFonts w:hint="eastAsia" w:eastAsiaTheme="minorEastAsia" w:cstheme="minorBidi"/>
                <w:b w:val="0"/>
                <w:sz w:val="24"/>
                <w:szCs w:val="22"/>
                <w:lang w:val="en-US" w:eastAsia="zh-CN"/>
              </w:rPr>
            </w:rPrChange>
          </w:rPr>
          <w:t xml:space="preserve">t </w:t>
        </w:r>
      </w:ins>
      <w:ins w:id="2483" w:author="像个男人一样" w:date="2018-03-21T20:45:25Z">
        <w:r>
          <w:rPr>
            <w:rFonts w:hint="default" w:eastAsiaTheme="minorEastAsia" w:cstheme="minorBidi"/>
            <w:b w:val="0"/>
            <w:sz w:val="24"/>
            <w:szCs w:val="22"/>
            <w:lang w:val="en-IE" w:eastAsia="zh-CN"/>
            <w:rPrChange w:id="2484" w:author="像个男人一样" w:date="2018-03-21T23:34:57Z">
              <w:rPr>
                <w:rFonts w:hint="eastAsia" w:eastAsiaTheme="minorEastAsia" w:cstheme="minorBidi"/>
                <w:b w:val="0"/>
                <w:sz w:val="24"/>
                <w:szCs w:val="22"/>
                <w:lang w:val="en-US" w:eastAsia="zh-CN"/>
              </w:rPr>
            </w:rPrChange>
          </w:rPr>
          <w:t>and</w:t>
        </w:r>
      </w:ins>
      <w:ins w:id="2485" w:author="像个男人一样" w:date="2018-03-21T20:45:26Z">
        <w:r>
          <w:rPr>
            <w:rFonts w:hint="default" w:eastAsiaTheme="minorEastAsia" w:cstheme="minorBidi"/>
            <w:b w:val="0"/>
            <w:sz w:val="24"/>
            <w:szCs w:val="22"/>
            <w:lang w:val="en-IE" w:eastAsia="zh-CN"/>
            <w:rPrChange w:id="2486" w:author="像个男人一样" w:date="2018-03-21T23:34:57Z">
              <w:rPr>
                <w:rFonts w:hint="eastAsia" w:eastAsiaTheme="minorEastAsia" w:cstheme="minorBidi"/>
                <w:b w:val="0"/>
                <w:sz w:val="24"/>
                <w:szCs w:val="22"/>
                <w:lang w:val="en-US" w:eastAsia="zh-CN"/>
              </w:rPr>
            </w:rPrChange>
          </w:rPr>
          <w:t xml:space="preserve"> </w:t>
        </w:r>
      </w:ins>
      <w:ins w:id="2487" w:author="像个男人一样" w:date="2018-03-21T20:45:27Z">
        <w:r>
          <w:rPr>
            <w:rFonts w:hint="default" w:eastAsiaTheme="minorEastAsia" w:cstheme="minorBidi"/>
            <w:b w:val="0"/>
            <w:sz w:val="24"/>
            <w:szCs w:val="22"/>
            <w:lang w:val="en-IE" w:eastAsia="zh-CN"/>
            <w:rPrChange w:id="2488" w:author="像个男人一样" w:date="2018-03-21T23:34:57Z">
              <w:rPr>
                <w:rFonts w:hint="eastAsia" w:eastAsiaTheme="minorEastAsia" w:cstheme="minorBidi"/>
                <w:b w:val="0"/>
                <w:sz w:val="24"/>
                <w:szCs w:val="22"/>
                <w:lang w:val="en-US" w:eastAsia="zh-CN"/>
              </w:rPr>
            </w:rPrChange>
          </w:rPr>
          <w:t>re</w:t>
        </w:r>
      </w:ins>
      <w:ins w:id="2489" w:author="像个男人一样" w:date="2018-03-21T20:45:28Z">
        <w:r>
          <w:rPr>
            <w:rFonts w:hint="default" w:eastAsiaTheme="minorEastAsia" w:cstheme="minorBidi"/>
            <w:b w:val="0"/>
            <w:sz w:val="24"/>
            <w:szCs w:val="22"/>
            <w:lang w:val="en-IE" w:eastAsia="zh-CN"/>
            <w:rPrChange w:id="2490" w:author="像个男人一样" w:date="2018-03-21T23:34:57Z">
              <w:rPr>
                <w:rFonts w:hint="eastAsia" w:eastAsiaTheme="minorEastAsia" w:cstheme="minorBidi"/>
                <w:b w:val="0"/>
                <w:sz w:val="24"/>
                <w:szCs w:val="22"/>
                <w:lang w:val="en-US" w:eastAsia="zh-CN"/>
              </w:rPr>
            </w:rPrChange>
          </w:rPr>
          <w:t>s</w:t>
        </w:r>
      </w:ins>
      <w:ins w:id="2491" w:author="像个男人一样" w:date="2018-03-21T20:45:30Z">
        <w:r>
          <w:rPr>
            <w:rFonts w:hint="default" w:eastAsiaTheme="minorEastAsia" w:cstheme="minorBidi"/>
            <w:b w:val="0"/>
            <w:sz w:val="24"/>
            <w:szCs w:val="22"/>
            <w:lang w:val="en-IE" w:eastAsia="zh-CN"/>
            <w:rPrChange w:id="2492" w:author="像个男人一样" w:date="2018-03-21T23:34:57Z">
              <w:rPr>
                <w:rFonts w:hint="eastAsia" w:eastAsiaTheme="minorEastAsia" w:cstheme="minorBidi"/>
                <w:b w:val="0"/>
                <w:sz w:val="24"/>
                <w:szCs w:val="22"/>
                <w:lang w:val="en-US" w:eastAsia="zh-CN"/>
              </w:rPr>
            </w:rPrChange>
          </w:rPr>
          <w:t>ear</w:t>
        </w:r>
      </w:ins>
      <w:ins w:id="2493" w:author="像个男人一样" w:date="2018-03-21T20:45:31Z">
        <w:r>
          <w:rPr>
            <w:rFonts w:hint="default" w:eastAsiaTheme="minorEastAsia" w:cstheme="minorBidi"/>
            <w:b w:val="0"/>
            <w:sz w:val="24"/>
            <w:szCs w:val="22"/>
            <w:lang w:val="en-IE" w:eastAsia="zh-CN"/>
            <w:rPrChange w:id="2494" w:author="像个男人一样" w:date="2018-03-21T23:34:57Z">
              <w:rPr>
                <w:rFonts w:hint="eastAsia" w:eastAsiaTheme="minorEastAsia" w:cstheme="minorBidi"/>
                <w:b w:val="0"/>
                <w:sz w:val="24"/>
                <w:szCs w:val="22"/>
                <w:lang w:val="en-US" w:eastAsia="zh-CN"/>
              </w:rPr>
            </w:rPrChange>
          </w:rPr>
          <w:t xml:space="preserve">ched </w:t>
        </w:r>
      </w:ins>
      <w:ins w:id="2495" w:author="像个男人一样" w:date="2018-03-21T20:45:33Z">
        <w:r>
          <w:rPr>
            <w:rFonts w:hint="default" w:eastAsiaTheme="minorEastAsia" w:cstheme="minorBidi"/>
            <w:b w:val="0"/>
            <w:sz w:val="24"/>
            <w:szCs w:val="22"/>
            <w:lang w:val="en-IE" w:eastAsia="zh-CN"/>
            <w:rPrChange w:id="2496" w:author="像个男人一样" w:date="2018-03-21T23:34:57Z">
              <w:rPr>
                <w:rFonts w:hint="eastAsia" w:eastAsiaTheme="minorEastAsia" w:cstheme="minorBidi"/>
                <w:b w:val="0"/>
                <w:sz w:val="24"/>
                <w:szCs w:val="22"/>
                <w:lang w:val="en-US" w:eastAsia="zh-CN"/>
              </w:rPr>
            </w:rPrChange>
          </w:rPr>
          <w:t xml:space="preserve">by </w:t>
        </w:r>
      </w:ins>
      <w:ins w:id="2497" w:author="像个男人一样" w:date="2018-03-21T20:45:35Z">
        <w:r>
          <w:rPr>
            <w:rFonts w:hint="default" w:eastAsiaTheme="minorEastAsia" w:cstheme="minorBidi"/>
            <w:b w:val="0"/>
            <w:sz w:val="24"/>
            <w:szCs w:val="22"/>
            <w:lang w:val="en-IE" w:eastAsia="zh-CN"/>
            <w:rPrChange w:id="2498" w:author="像个男人一样" w:date="2018-03-21T23:34:57Z">
              <w:rPr>
                <w:rFonts w:hint="eastAsia" w:eastAsiaTheme="minorEastAsia" w:cstheme="minorBidi"/>
                <w:b w:val="0"/>
                <w:sz w:val="24"/>
                <w:szCs w:val="22"/>
                <w:lang w:val="en-US" w:eastAsia="zh-CN"/>
              </w:rPr>
            </w:rPrChange>
          </w:rPr>
          <w:t>m</w:t>
        </w:r>
      </w:ins>
      <w:ins w:id="2499" w:author="像个男人一样" w:date="2018-03-21T20:45:36Z">
        <w:r>
          <w:rPr>
            <w:rFonts w:hint="default" w:eastAsiaTheme="minorEastAsia" w:cstheme="minorBidi"/>
            <w:b w:val="0"/>
            <w:sz w:val="24"/>
            <w:szCs w:val="22"/>
            <w:lang w:val="en-IE" w:eastAsia="zh-CN"/>
            <w:rPrChange w:id="2500" w:author="像个男人一样" w:date="2018-03-21T23:34:57Z">
              <w:rPr>
                <w:rFonts w:hint="eastAsia" w:eastAsiaTheme="minorEastAsia" w:cstheme="minorBidi"/>
                <w:b w:val="0"/>
                <w:sz w:val="24"/>
                <w:szCs w:val="22"/>
                <w:lang w:val="en-US" w:eastAsia="zh-CN"/>
              </w:rPr>
            </w:rPrChange>
          </w:rPr>
          <w:t>ore and m</w:t>
        </w:r>
      </w:ins>
      <w:ins w:id="2501" w:author="像个男人一样" w:date="2018-03-21T20:45:37Z">
        <w:r>
          <w:rPr>
            <w:rFonts w:hint="default" w:eastAsiaTheme="minorEastAsia" w:cstheme="minorBidi"/>
            <w:b w:val="0"/>
            <w:sz w:val="24"/>
            <w:szCs w:val="22"/>
            <w:lang w:val="en-IE" w:eastAsia="zh-CN"/>
            <w:rPrChange w:id="2502" w:author="像个男人一样" w:date="2018-03-21T23:34:57Z">
              <w:rPr>
                <w:rFonts w:hint="eastAsia" w:eastAsiaTheme="minorEastAsia" w:cstheme="minorBidi"/>
                <w:b w:val="0"/>
                <w:sz w:val="24"/>
                <w:szCs w:val="22"/>
                <w:lang w:val="en-US" w:eastAsia="zh-CN"/>
              </w:rPr>
            </w:rPrChange>
          </w:rPr>
          <w:t>ore e</w:t>
        </w:r>
      </w:ins>
      <w:ins w:id="2503" w:author="像个男人一样" w:date="2018-03-21T20:45:38Z">
        <w:r>
          <w:rPr>
            <w:rFonts w:hint="default" w:eastAsiaTheme="minorEastAsia" w:cstheme="minorBidi"/>
            <w:b w:val="0"/>
            <w:sz w:val="24"/>
            <w:szCs w:val="22"/>
            <w:lang w:val="en-IE" w:eastAsia="zh-CN"/>
            <w:rPrChange w:id="2504" w:author="像个男人一样" w:date="2018-03-21T23:34:57Z">
              <w:rPr>
                <w:rFonts w:hint="eastAsia" w:eastAsiaTheme="minorEastAsia" w:cstheme="minorBidi"/>
                <w:b w:val="0"/>
                <w:sz w:val="24"/>
                <w:szCs w:val="22"/>
                <w:lang w:val="en-US" w:eastAsia="zh-CN"/>
              </w:rPr>
            </w:rPrChange>
          </w:rPr>
          <w:t>xpe</w:t>
        </w:r>
      </w:ins>
      <w:ins w:id="2505" w:author="像个男人一样" w:date="2018-03-21T20:45:40Z">
        <w:r>
          <w:rPr>
            <w:rFonts w:hint="default" w:eastAsiaTheme="minorEastAsia" w:cstheme="minorBidi"/>
            <w:b w:val="0"/>
            <w:sz w:val="24"/>
            <w:szCs w:val="22"/>
            <w:lang w:val="en-IE" w:eastAsia="zh-CN"/>
            <w:rPrChange w:id="2506" w:author="像个男人一样" w:date="2018-03-21T23:34:57Z">
              <w:rPr>
                <w:rFonts w:hint="eastAsia" w:eastAsiaTheme="minorEastAsia" w:cstheme="minorBidi"/>
                <w:b w:val="0"/>
                <w:sz w:val="24"/>
                <w:szCs w:val="22"/>
                <w:lang w:val="en-US" w:eastAsia="zh-CN"/>
              </w:rPr>
            </w:rPrChange>
          </w:rPr>
          <w:t>rts</w:t>
        </w:r>
      </w:ins>
      <w:ins w:id="2507" w:author="像个男人一样" w:date="2018-03-21T20:45:42Z">
        <w:r>
          <w:rPr>
            <w:rFonts w:hint="default" w:eastAsiaTheme="minorEastAsia" w:cstheme="minorBidi"/>
            <w:b w:val="0"/>
            <w:sz w:val="24"/>
            <w:szCs w:val="22"/>
            <w:lang w:val="en-IE" w:eastAsia="zh-CN"/>
            <w:rPrChange w:id="2508" w:author="像个男人一样" w:date="2018-03-21T23:34:57Z">
              <w:rPr>
                <w:rFonts w:hint="eastAsia" w:eastAsiaTheme="minorEastAsia" w:cstheme="minorBidi"/>
                <w:b w:val="0"/>
                <w:sz w:val="24"/>
                <w:szCs w:val="22"/>
                <w:lang w:val="en-US" w:eastAsia="zh-CN"/>
              </w:rPr>
            </w:rPrChange>
          </w:rPr>
          <w:t xml:space="preserve">. </w:t>
        </w:r>
      </w:ins>
      <w:ins w:id="2509" w:author="像个男人一样" w:date="2018-03-21T20:45:48Z">
        <w:r>
          <w:rPr>
            <w:rFonts w:hint="default" w:eastAsiaTheme="minorEastAsia" w:cstheme="minorBidi"/>
            <w:b w:val="0"/>
            <w:sz w:val="24"/>
            <w:szCs w:val="22"/>
            <w:lang w:val="en-IE" w:eastAsia="zh-CN"/>
            <w:rPrChange w:id="2510" w:author="像个男人一样" w:date="2018-03-21T23:34:57Z">
              <w:rPr>
                <w:rFonts w:hint="eastAsia" w:eastAsiaTheme="minorEastAsia" w:cstheme="minorBidi"/>
                <w:b w:val="0"/>
                <w:sz w:val="24"/>
                <w:szCs w:val="22"/>
                <w:lang w:val="en-US" w:eastAsia="zh-CN"/>
              </w:rPr>
            </w:rPrChange>
          </w:rPr>
          <w:t xml:space="preserve"> </w:t>
        </w:r>
      </w:ins>
      <w:ins w:id="2511" w:author="像个男人一样" w:date="2018-03-21T20:45:49Z">
        <w:r>
          <w:rPr>
            <w:rFonts w:hint="default" w:eastAsiaTheme="minorEastAsia" w:cstheme="minorBidi"/>
            <w:b w:val="0"/>
            <w:sz w:val="24"/>
            <w:szCs w:val="22"/>
            <w:lang w:val="en-IE" w:eastAsia="zh-CN"/>
            <w:rPrChange w:id="2512" w:author="像个男人一样" w:date="2018-03-21T23:34:57Z">
              <w:rPr>
                <w:rFonts w:hint="eastAsia" w:eastAsiaTheme="minorEastAsia" w:cstheme="minorBidi"/>
                <w:b w:val="0"/>
                <w:sz w:val="24"/>
                <w:szCs w:val="22"/>
                <w:lang w:val="en-US" w:eastAsia="zh-CN"/>
              </w:rPr>
            </w:rPrChange>
          </w:rPr>
          <w:t>E</w:t>
        </w:r>
      </w:ins>
      <w:ins w:id="2513" w:author="像个男人一样" w:date="2018-03-21T20:45:50Z">
        <w:r>
          <w:rPr>
            <w:rFonts w:hint="default" w:eastAsiaTheme="minorEastAsia" w:cstheme="minorBidi"/>
            <w:b w:val="0"/>
            <w:sz w:val="24"/>
            <w:szCs w:val="22"/>
            <w:lang w:val="en-IE" w:eastAsia="zh-CN"/>
            <w:rPrChange w:id="2514" w:author="像个男人一样" w:date="2018-03-21T23:34:57Z">
              <w:rPr>
                <w:rFonts w:hint="eastAsia" w:eastAsiaTheme="minorEastAsia" w:cstheme="minorBidi"/>
                <w:b w:val="0"/>
                <w:sz w:val="24"/>
                <w:szCs w:val="22"/>
                <w:lang w:val="en-US" w:eastAsia="zh-CN"/>
              </w:rPr>
            </w:rPrChange>
          </w:rPr>
          <w:t>xac</w:t>
        </w:r>
      </w:ins>
      <w:ins w:id="2515" w:author="像个男人一样" w:date="2018-03-21T20:45:51Z">
        <w:r>
          <w:rPr>
            <w:rFonts w:hint="default" w:eastAsiaTheme="minorEastAsia" w:cstheme="minorBidi"/>
            <w:b w:val="0"/>
            <w:sz w:val="24"/>
            <w:szCs w:val="22"/>
            <w:lang w:val="en-IE" w:eastAsia="zh-CN"/>
            <w:rPrChange w:id="2516" w:author="像个男人一样" w:date="2018-03-21T23:34:57Z">
              <w:rPr>
                <w:rFonts w:hint="eastAsia" w:eastAsiaTheme="minorEastAsia" w:cstheme="minorBidi"/>
                <w:b w:val="0"/>
                <w:sz w:val="24"/>
                <w:szCs w:val="22"/>
                <w:lang w:val="en-US" w:eastAsia="zh-CN"/>
              </w:rPr>
            </w:rPrChange>
          </w:rPr>
          <w:t>tly</w:t>
        </w:r>
      </w:ins>
      <w:ins w:id="2517" w:author="像个男人一样" w:date="2018-03-21T20:45:52Z">
        <w:r>
          <w:rPr>
            <w:rFonts w:hint="default" w:eastAsiaTheme="minorEastAsia" w:cstheme="minorBidi"/>
            <w:b w:val="0"/>
            <w:sz w:val="24"/>
            <w:szCs w:val="22"/>
            <w:lang w:val="en-IE" w:eastAsia="zh-CN"/>
            <w:rPrChange w:id="2518" w:author="像个男人一样" w:date="2018-03-21T23:34:57Z">
              <w:rPr>
                <w:rFonts w:hint="eastAsia" w:eastAsiaTheme="minorEastAsia" w:cstheme="minorBidi"/>
                <w:b w:val="0"/>
                <w:sz w:val="24"/>
                <w:szCs w:val="22"/>
                <w:lang w:val="en-US" w:eastAsia="zh-CN"/>
              </w:rPr>
            </w:rPrChange>
          </w:rPr>
          <w:t>, t</w:t>
        </w:r>
      </w:ins>
      <w:ins w:id="2519" w:author="像个男人一样" w:date="2018-03-21T20:45:53Z">
        <w:r>
          <w:rPr>
            <w:rFonts w:hint="default" w:eastAsiaTheme="minorEastAsia" w:cstheme="minorBidi"/>
            <w:b w:val="0"/>
            <w:sz w:val="24"/>
            <w:szCs w:val="22"/>
            <w:lang w:val="en-IE" w:eastAsia="zh-CN"/>
            <w:rPrChange w:id="2520" w:author="像个男人一样" w:date="2018-03-21T23:34:57Z">
              <w:rPr>
                <w:rFonts w:hint="eastAsia" w:eastAsiaTheme="minorEastAsia" w:cstheme="minorBidi"/>
                <w:b w:val="0"/>
                <w:sz w:val="24"/>
                <w:szCs w:val="22"/>
                <w:lang w:val="en-US" w:eastAsia="zh-CN"/>
              </w:rPr>
            </w:rPrChange>
          </w:rPr>
          <w:t>he act</w:t>
        </w:r>
      </w:ins>
      <w:ins w:id="2521" w:author="像个男人一样" w:date="2018-03-21T20:45:54Z">
        <w:r>
          <w:rPr>
            <w:rFonts w:hint="default" w:eastAsiaTheme="minorEastAsia" w:cstheme="minorBidi"/>
            <w:b w:val="0"/>
            <w:sz w:val="24"/>
            <w:szCs w:val="22"/>
            <w:lang w:val="en-IE" w:eastAsia="zh-CN"/>
            <w:rPrChange w:id="2522" w:author="像个男人一样" w:date="2018-03-21T23:34:57Z">
              <w:rPr>
                <w:rFonts w:hint="eastAsia" w:eastAsiaTheme="minorEastAsia" w:cstheme="minorBidi"/>
                <w:b w:val="0"/>
                <w:sz w:val="24"/>
                <w:szCs w:val="22"/>
                <w:lang w:val="en-US" w:eastAsia="zh-CN"/>
              </w:rPr>
            </w:rPrChange>
          </w:rPr>
          <w:t>ion r</w:t>
        </w:r>
      </w:ins>
      <w:ins w:id="2523" w:author="像个男人一样" w:date="2018-03-21T20:45:55Z">
        <w:r>
          <w:rPr>
            <w:rFonts w:hint="default" w:eastAsiaTheme="minorEastAsia" w:cstheme="minorBidi"/>
            <w:b w:val="0"/>
            <w:sz w:val="24"/>
            <w:szCs w:val="22"/>
            <w:lang w:val="en-IE" w:eastAsia="zh-CN"/>
            <w:rPrChange w:id="2524" w:author="像个男人一样" w:date="2018-03-21T23:34:57Z">
              <w:rPr>
                <w:rFonts w:hint="eastAsia" w:eastAsiaTheme="minorEastAsia" w:cstheme="minorBidi"/>
                <w:b w:val="0"/>
                <w:sz w:val="24"/>
                <w:szCs w:val="22"/>
                <w:lang w:val="en-US" w:eastAsia="zh-CN"/>
              </w:rPr>
            </w:rPrChange>
          </w:rPr>
          <w:t>eco</w:t>
        </w:r>
      </w:ins>
      <w:ins w:id="2525" w:author="像个男人一样" w:date="2018-03-21T20:45:56Z">
        <w:r>
          <w:rPr>
            <w:rFonts w:hint="default" w:eastAsiaTheme="minorEastAsia" w:cstheme="minorBidi"/>
            <w:b w:val="0"/>
            <w:sz w:val="24"/>
            <w:szCs w:val="22"/>
            <w:lang w:val="en-IE" w:eastAsia="zh-CN"/>
            <w:rPrChange w:id="2526" w:author="像个男人一样" w:date="2018-03-21T23:34:57Z">
              <w:rPr>
                <w:rFonts w:hint="eastAsia" w:eastAsiaTheme="minorEastAsia" w:cstheme="minorBidi"/>
                <w:b w:val="0"/>
                <w:sz w:val="24"/>
                <w:szCs w:val="22"/>
                <w:lang w:val="en-US" w:eastAsia="zh-CN"/>
              </w:rPr>
            </w:rPrChange>
          </w:rPr>
          <w:t>g</w:t>
        </w:r>
      </w:ins>
      <w:ins w:id="2527" w:author="像个男人一样" w:date="2018-03-21T20:45:57Z">
        <w:r>
          <w:rPr>
            <w:rFonts w:hint="default" w:eastAsiaTheme="minorEastAsia" w:cstheme="minorBidi"/>
            <w:b w:val="0"/>
            <w:sz w:val="24"/>
            <w:szCs w:val="22"/>
            <w:lang w:val="en-IE" w:eastAsia="zh-CN"/>
            <w:rPrChange w:id="2528" w:author="像个男人一样" w:date="2018-03-21T23:34:57Z">
              <w:rPr>
                <w:rFonts w:hint="eastAsia" w:eastAsiaTheme="minorEastAsia" w:cstheme="minorBidi"/>
                <w:b w:val="0"/>
                <w:sz w:val="24"/>
                <w:szCs w:val="22"/>
                <w:lang w:val="en-US" w:eastAsia="zh-CN"/>
              </w:rPr>
            </w:rPrChange>
          </w:rPr>
          <w:t>nitio</w:t>
        </w:r>
      </w:ins>
      <w:ins w:id="2529" w:author="像个男人一样" w:date="2018-03-21T20:45:58Z">
        <w:r>
          <w:rPr>
            <w:rFonts w:hint="default" w:eastAsiaTheme="minorEastAsia" w:cstheme="minorBidi"/>
            <w:b w:val="0"/>
            <w:sz w:val="24"/>
            <w:szCs w:val="22"/>
            <w:lang w:val="en-IE" w:eastAsia="zh-CN"/>
            <w:rPrChange w:id="2530" w:author="像个男人一样" w:date="2018-03-21T23:34:57Z">
              <w:rPr>
                <w:rFonts w:hint="eastAsia" w:eastAsiaTheme="minorEastAsia" w:cstheme="minorBidi"/>
                <w:b w:val="0"/>
                <w:sz w:val="24"/>
                <w:szCs w:val="22"/>
                <w:lang w:val="en-US" w:eastAsia="zh-CN"/>
              </w:rPr>
            </w:rPrChange>
          </w:rPr>
          <w:t>n a</w:t>
        </w:r>
      </w:ins>
      <w:ins w:id="2531" w:author="像个男人一样" w:date="2018-03-21T20:45:59Z">
        <w:r>
          <w:rPr>
            <w:rFonts w:hint="default" w:eastAsiaTheme="minorEastAsia" w:cstheme="minorBidi"/>
            <w:b w:val="0"/>
            <w:sz w:val="24"/>
            <w:szCs w:val="22"/>
            <w:lang w:val="en-IE" w:eastAsia="zh-CN"/>
            <w:rPrChange w:id="2532" w:author="像个男人一样" w:date="2018-03-21T23:34:57Z">
              <w:rPr>
                <w:rFonts w:hint="eastAsia" w:eastAsiaTheme="minorEastAsia" w:cstheme="minorBidi"/>
                <w:b w:val="0"/>
                <w:sz w:val="24"/>
                <w:szCs w:val="22"/>
                <w:lang w:val="en-US" w:eastAsia="zh-CN"/>
              </w:rPr>
            </w:rPrChange>
          </w:rPr>
          <w:t>lgor</w:t>
        </w:r>
      </w:ins>
      <w:ins w:id="2533" w:author="像个男人一样" w:date="2018-03-21T20:46:00Z">
        <w:r>
          <w:rPr>
            <w:rFonts w:hint="default" w:eastAsiaTheme="minorEastAsia" w:cstheme="minorBidi"/>
            <w:b w:val="0"/>
            <w:sz w:val="24"/>
            <w:szCs w:val="22"/>
            <w:lang w:val="en-IE" w:eastAsia="zh-CN"/>
            <w:rPrChange w:id="2534" w:author="像个男人一样" w:date="2018-03-21T23:34:57Z">
              <w:rPr>
                <w:rFonts w:hint="eastAsia" w:eastAsiaTheme="minorEastAsia" w:cstheme="minorBidi"/>
                <w:b w:val="0"/>
                <w:sz w:val="24"/>
                <w:szCs w:val="22"/>
                <w:lang w:val="en-US" w:eastAsia="zh-CN"/>
              </w:rPr>
            </w:rPrChange>
          </w:rPr>
          <w:t>ith</w:t>
        </w:r>
      </w:ins>
      <w:ins w:id="2535" w:author="像个男人一样" w:date="2018-03-21T20:46:01Z">
        <w:r>
          <w:rPr>
            <w:rFonts w:hint="default" w:eastAsiaTheme="minorEastAsia" w:cstheme="minorBidi"/>
            <w:b w:val="0"/>
            <w:sz w:val="24"/>
            <w:szCs w:val="22"/>
            <w:lang w:val="en-IE" w:eastAsia="zh-CN"/>
            <w:rPrChange w:id="2536" w:author="像个男人一样" w:date="2018-03-21T23:34:57Z">
              <w:rPr>
                <w:rFonts w:hint="eastAsia" w:eastAsiaTheme="minorEastAsia" w:cstheme="minorBidi"/>
                <w:b w:val="0"/>
                <w:sz w:val="24"/>
                <w:szCs w:val="22"/>
                <w:lang w:val="en-US" w:eastAsia="zh-CN"/>
              </w:rPr>
            </w:rPrChange>
          </w:rPr>
          <w:t>m</w:t>
        </w:r>
      </w:ins>
      <w:ins w:id="2537" w:author="像个男人一样" w:date="2018-03-21T20:46:02Z">
        <w:r>
          <w:rPr>
            <w:rFonts w:hint="default" w:eastAsiaTheme="minorEastAsia" w:cstheme="minorBidi"/>
            <w:b w:val="0"/>
            <w:sz w:val="24"/>
            <w:szCs w:val="22"/>
            <w:lang w:val="en-IE" w:eastAsia="zh-CN"/>
            <w:rPrChange w:id="2538" w:author="像个男人一样" w:date="2018-03-21T23:34:57Z">
              <w:rPr>
                <w:rFonts w:hint="eastAsia" w:eastAsiaTheme="minorEastAsia" w:cstheme="minorBidi"/>
                <w:b w:val="0"/>
                <w:sz w:val="24"/>
                <w:szCs w:val="22"/>
                <w:lang w:val="en-US" w:eastAsia="zh-CN"/>
              </w:rPr>
            </w:rPrChange>
          </w:rPr>
          <w:t xml:space="preserve"> </w:t>
        </w:r>
      </w:ins>
      <w:ins w:id="2539" w:author="像个男人一样" w:date="2018-03-21T20:46:05Z">
        <w:r>
          <w:rPr>
            <w:rFonts w:hint="default" w:eastAsiaTheme="minorEastAsia" w:cstheme="minorBidi"/>
            <w:b w:val="0"/>
            <w:sz w:val="24"/>
            <w:szCs w:val="22"/>
            <w:lang w:val="en-IE" w:eastAsia="zh-CN"/>
            <w:rPrChange w:id="2540" w:author="像个男人一样" w:date="2018-03-21T23:34:57Z">
              <w:rPr>
                <w:rFonts w:hint="eastAsia" w:eastAsiaTheme="minorEastAsia" w:cstheme="minorBidi"/>
                <w:b w:val="0"/>
                <w:sz w:val="24"/>
                <w:szCs w:val="22"/>
                <w:lang w:val="en-US" w:eastAsia="zh-CN"/>
              </w:rPr>
            </w:rPrChange>
          </w:rPr>
          <w:t xml:space="preserve">is </w:t>
        </w:r>
      </w:ins>
      <w:ins w:id="2541" w:author="像个男人一样" w:date="2018-03-21T20:46:06Z">
        <w:r>
          <w:rPr>
            <w:rFonts w:hint="default" w:eastAsiaTheme="minorEastAsia" w:cstheme="minorBidi"/>
            <w:b w:val="0"/>
            <w:sz w:val="24"/>
            <w:szCs w:val="22"/>
            <w:lang w:val="en-IE" w:eastAsia="zh-CN"/>
            <w:rPrChange w:id="2542" w:author="像个男人一样" w:date="2018-03-21T23:34:57Z">
              <w:rPr>
                <w:rFonts w:hint="eastAsia" w:eastAsiaTheme="minorEastAsia" w:cstheme="minorBidi"/>
                <w:b w:val="0"/>
                <w:sz w:val="24"/>
                <w:szCs w:val="22"/>
                <w:lang w:val="en-US" w:eastAsia="zh-CN"/>
              </w:rPr>
            </w:rPrChange>
          </w:rPr>
          <w:t>not</w:t>
        </w:r>
      </w:ins>
      <w:ins w:id="2543" w:author="像个男人一样" w:date="2018-03-21T20:57:14Z">
        <w:r>
          <w:rPr>
            <w:rFonts w:hint="default" w:eastAsiaTheme="minorEastAsia" w:cstheme="minorBidi"/>
            <w:b w:val="0"/>
            <w:sz w:val="24"/>
            <w:szCs w:val="22"/>
            <w:lang w:val="en-IE" w:eastAsia="zh-CN"/>
            <w:rPrChange w:id="2544" w:author="像个男人一样" w:date="2018-03-21T23:34:57Z">
              <w:rPr>
                <w:rFonts w:hint="eastAsia" w:eastAsiaTheme="minorEastAsia" w:cstheme="minorBidi"/>
                <w:b w:val="0"/>
                <w:sz w:val="24"/>
                <w:szCs w:val="22"/>
                <w:lang w:val="en-US" w:eastAsia="zh-CN"/>
              </w:rPr>
            </w:rPrChange>
          </w:rPr>
          <w:t xml:space="preserve"> </w:t>
        </w:r>
      </w:ins>
      <w:ins w:id="2545" w:author="像个男人一样" w:date="2018-03-21T20:57:12Z">
        <w:r>
          <w:rPr>
            <w:rFonts w:hint="default" w:eastAsiaTheme="minorEastAsia" w:cstheme="minorBidi"/>
            <w:b w:val="0"/>
            <w:sz w:val="24"/>
            <w:szCs w:val="22"/>
            <w:lang w:val="en-IE" w:eastAsia="zh-CN"/>
            <w:rPrChange w:id="2546" w:author="像个男人一样" w:date="2018-03-21T23:34:57Z">
              <w:rPr>
                <w:rFonts w:hint="eastAsia" w:eastAsiaTheme="minorEastAsia" w:cstheme="minorBidi"/>
                <w:b w:val="0"/>
                <w:sz w:val="24"/>
                <w:szCs w:val="22"/>
                <w:lang w:val="en-US" w:eastAsia="zh-CN"/>
              </w:rPr>
            </w:rPrChange>
          </w:rPr>
          <w:t>a</w:t>
        </w:r>
      </w:ins>
      <w:ins w:id="2547" w:author="像个男人一样" w:date="2018-03-21T20:57:13Z">
        <w:r>
          <w:rPr>
            <w:rFonts w:hint="default" w:eastAsiaTheme="minorEastAsia" w:cstheme="minorBidi"/>
            <w:b w:val="0"/>
            <w:sz w:val="24"/>
            <w:szCs w:val="22"/>
            <w:lang w:val="en-IE" w:eastAsia="zh-CN"/>
            <w:rPrChange w:id="2548" w:author="像个男人一样" w:date="2018-03-21T23:34:57Z">
              <w:rPr>
                <w:rFonts w:hint="eastAsia" w:eastAsiaTheme="minorEastAsia" w:cstheme="minorBidi"/>
                <w:b w:val="0"/>
                <w:sz w:val="24"/>
                <w:szCs w:val="22"/>
                <w:lang w:val="en-US" w:eastAsia="zh-CN"/>
              </w:rPr>
            </w:rPrChange>
          </w:rPr>
          <w:t xml:space="preserve"> </w:t>
        </w:r>
      </w:ins>
      <w:ins w:id="2549" w:author="像个男人一样" w:date="2018-03-21T20:46:08Z">
        <w:r>
          <w:rPr>
            <w:rFonts w:hint="default" w:eastAsiaTheme="minorEastAsia" w:cstheme="minorBidi"/>
            <w:b w:val="0"/>
            <w:sz w:val="24"/>
            <w:szCs w:val="22"/>
            <w:lang w:val="en-IE" w:eastAsia="zh-CN"/>
            <w:rPrChange w:id="2550" w:author="像个男人一样" w:date="2018-03-21T23:34:57Z">
              <w:rPr>
                <w:rFonts w:hint="eastAsia" w:eastAsiaTheme="minorEastAsia" w:cstheme="minorBidi"/>
                <w:b w:val="0"/>
                <w:sz w:val="24"/>
                <w:szCs w:val="22"/>
                <w:lang w:val="en-US" w:eastAsia="zh-CN"/>
              </w:rPr>
            </w:rPrChange>
          </w:rPr>
          <w:t>st</w:t>
        </w:r>
      </w:ins>
      <w:ins w:id="2551" w:author="像个男人一样" w:date="2018-03-21T20:46:09Z">
        <w:r>
          <w:rPr>
            <w:rFonts w:hint="default" w:eastAsiaTheme="minorEastAsia" w:cstheme="minorBidi"/>
            <w:b w:val="0"/>
            <w:sz w:val="24"/>
            <w:szCs w:val="22"/>
            <w:lang w:val="en-IE" w:eastAsia="zh-CN"/>
            <w:rPrChange w:id="2552" w:author="像个男人一样" w:date="2018-03-21T23:34:57Z">
              <w:rPr>
                <w:rFonts w:hint="eastAsia" w:eastAsiaTheme="minorEastAsia" w:cstheme="minorBidi"/>
                <w:b w:val="0"/>
                <w:sz w:val="24"/>
                <w:szCs w:val="22"/>
                <w:lang w:val="en-US" w:eastAsia="zh-CN"/>
              </w:rPr>
            </w:rPrChange>
          </w:rPr>
          <w:t xml:space="preserve">rangle </w:t>
        </w:r>
      </w:ins>
      <w:ins w:id="2553" w:author="像个男人一样" w:date="2018-03-21T20:47:43Z">
        <w:r>
          <w:rPr>
            <w:rFonts w:hint="default" w:eastAsiaTheme="minorEastAsia" w:cstheme="minorBidi"/>
            <w:b w:val="0"/>
            <w:sz w:val="24"/>
            <w:szCs w:val="22"/>
            <w:lang w:val="en-IE" w:eastAsia="zh-CN"/>
            <w:rPrChange w:id="2554" w:author="像个男人一样" w:date="2018-03-21T23:34:57Z">
              <w:rPr>
                <w:rFonts w:hint="eastAsia" w:eastAsiaTheme="minorEastAsia" w:cstheme="minorBidi"/>
                <w:b w:val="0"/>
                <w:sz w:val="24"/>
                <w:szCs w:val="22"/>
                <w:lang w:val="en-US" w:eastAsia="zh-CN"/>
              </w:rPr>
            </w:rPrChange>
          </w:rPr>
          <w:t>thing</w:t>
        </w:r>
      </w:ins>
      <w:ins w:id="2555" w:author="像个男人一样" w:date="2018-03-21T20:47:51Z">
        <w:r>
          <w:rPr>
            <w:rFonts w:hint="default" w:eastAsiaTheme="minorEastAsia" w:cstheme="minorBidi"/>
            <w:b w:val="0"/>
            <w:sz w:val="24"/>
            <w:szCs w:val="22"/>
            <w:lang w:val="en-IE" w:eastAsia="zh-CN"/>
            <w:rPrChange w:id="2556" w:author="像个男人一样" w:date="2018-03-21T23:34:57Z">
              <w:rPr>
                <w:rFonts w:hint="eastAsia" w:eastAsiaTheme="minorEastAsia" w:cstheme="minorBidi"/>
                <w:b w:val="0"/>
                <w:sz w:val="24"/>
                <w:szCs w:val="22"/>
                <w:lang w:val="en-US" w:eastAsia="zh-CN"/>
              </w:rPr>
            </w:rPrChange>
          </w:rPr>
          <w:t xml:space="preserve"> th</w:t>
        </w:r>
      </w:ins>
      <w:ins w:id="2557" w:author="像个男人一样" w:date="2018-03-21T20:47:52Z">
        <w:r>
          <w:rPr>
            <w:rFonts w:hint="default" w:eastAsiaTheme="minorEastAsia" w:cstheme="minorBidi"/>
            <w:b w:val="0"/>
            <w:sz w:val="24"/>
            <w:szCs w:val="22"/>
            <w:lang w:val="en-IE" w:eastAsia="zh-CN"/>
            <w:rPrChange w:id="2558" w:author="像个男人一样" w:date="2018-03-21T23:34:57Z">
              <w:rPr>
                <w:rFonts w:hint="eastAsia" w:eastAsiaTheme="minorEastAsia" w:cstheme="minorBidi"/>
                <w:b w:val="0"/>
                <w:sz w:val="24"/>
                <w:szCs w:val="22"/>
                <w:lang w:val="en-US" w:eastAsia="zh-CN"/>
              </w:rPr>
            </w:rPrChange>
          </w:rPr>
          <w:t xml:space="preserve">at </w:t>
        </w:r>
      </w:ins>
      <w:ins w:id="2559" w:author="像个男人一样" w:date="2018-03-21T20:47:53Z">
        <w:r>
          <w:rPr>
            <w:rFonts w:hint="default" w:eastAsiaTheme="minorEastAsia" w:cstheme="minorBidi"/>
            <w:b w:val="0"/>
            <w:sz w:val="24"/>
            <w:szCs w:val="22"/>
            <w:lang w:val="en-IE" w:eastAsia="zh-CN"/>
            <w:rPrChange w:id="2560" w:author="像个男人一样" w:date="2018-03-21T23:34:57Z">
              <w:rPr>
                <w:rFonts w:hint="eastAsia" w:eastAsiaTheme="minorEastAsia" w:cstheme="minorBidi"/>
                <w:b w:val="0"/>
                <w:sz w:val="24"/>
                <w:szCs w:val="22"/>
                <w:lang w:val="en-US" w:eastAsia="zh-CN"/>
              </w:rPr>
            </w:rPrChange>
          </w:rPr>
          <w:t xml:space="preserve">has </w:t>
        </w:r>
      </w:ins>
      <w:ins w:id="2561" w:author="像个男人一样" w:date="2018-03-21T20:47:54Z">
        <w:r>
          <w:rPr>
            <w:rFonts w:hint="default" w:eastAsiaTheme="minorEastAsia" w:cstheme="minorBidi"/>
            <w:b w:val="0"/>
            <w:sz w:val="24"/>
            <w:szCs w:val="22"/>
            <w:lang w:val="en-IE" w:eastAsia="zh-CN"/>
            <w:rPrChange w:id="2562" w:author="像个男人一样" w:date="2018-03-21T23:34:57Z">
              <w:rPr>
                <w:rFonts w:hint="eastAsia" w:eastAsiaTheme="minorEastAsia" w:cstheme="minorBidi"/>
                <w:b w:val="0"/>
                <w:sz w:val="24"/>
                <w:szCs w:val="22"/>
                <w:lang w:val="en-US" w:eastAsia="zh-CN"/>
              </w:rPr>
            </w:rPrChange>
          </w:rPr>
          <w:t xml:space="preserve">been </w:t>
        </w:r>
      </w:ins>
      <w:ins w:id="2563" w:author="像个男人一样" w:date="2018-03-21T20:47:55Z">
        <w:r>
          <w:rPr>
            <w:rFonts w:hint="default" w:eastAsiaTheme="minorEastAsia" w:cstheme="minorBidi"/>
            <w:b w:val="0"/>
            <w:sz w:val="24"/>
            <w:szCs w:val="22"/>
            <w:lang w:val="en-IE" w:eastAsia="zh-CN"/>
            <w:rPrChange w:id="2564" w:author="像个男人一样" w:date="2018-03-21T23:34:57Z">
              <w:rPr>
                <w:rFonts w:hint="eastAsia" w:eastAsiaTheme="minorEastAsia" w:cstheme="minorBidi"/>
                <w:b w:val="0"/>
                <w:sz w:val="24"/>
                <w:szCs w:val="22"/>
                <w:lang w:val="en-US" w:eastAsia="zh-CN"/>
              </w:rPr>
            </w:rPrChange>
          </w:rPr>
          <w:t>used</w:t>
        </w:r>
      </w:ins>
      <w:ins w:id="2565" w:author="像个男人一样" w:date="2018-03-21T20:47:56Z">
        <w:r>
          <w:rPr>
            <w:rFonts w:hint="default" w:eastAsiaTheme="minorEastAsia" w:cstheme="minorBidi"/>
            <w:b w:val="0"/>
            <w:sz w:val="24"/>
            <w:szCs w:val="22"/>
            <w:lang w:val="en-IE" w:eastAsia="zh-CN"/>
            <w:rPrChange w:id="2566" w:author="像个男人一样" w:date="2018-03-21T23:34:57Z">
              <w:rPr>
                <w:rFonts w:hint="eastAsia" w:eastAsiaTheme="minorEastAsia" w:cstheme="minorBidi"/>
                <w:b w:val="0"/>
                <w:sz w:val="24"/>
                <w:szCs w:val="22"/>
                <w:lang w:val="en-US" w:eastAsia="zh-CN"/>
              </w:rPr>
            </w:rPrChange>
          </w:rPr>
          <w:t xml:space="preserve"> not</w:t>
        </w:r>
      </w:ins>
      <w:ins w:id="2567" w:author="像个男人一样" w:date="2018-03-21T20:47:57Z">
        <w:r>
          <w:rPr>
            <w:rFonts w:hint="default" w:eastAsiaTheme="minorEastAsia" w:cstheme="minorBidi"/>
            <w:b w:val="0"/>
            <w:sz w:val="24"/>
            <w:szCs w:val="22"/>
            <w:lang w:val="en-IE" w:eastAsia="zh-CN"/>
            <w:rPrChange w:id="2568" w:author="像个男人一样" w:date="2018-03-21T23:34:57Z">
              <w:rPr>
                <w:rFonts w:hint="eastAsia" w:eastAsiaTheme="minorEastAsia" w:cstheme="minorBidi"/>
                <w:b w:val="0"/>
                <w:sz w:val="24"/>
                <w:szCs w:val="22"/>
                <w:lang w:val="en-US" w:eastAsia="zh-CN"/>
              </w:rPr>
            </w:rPrChange>
          </w:rPr>
          <w:t xml:space="preserve"> </w:t>
        </w:r>
      </w:ins>
      <w:ins w:id="2569" w:author="像个男人一样" w:date="2018-03-21T20:47:58Z">
        <w:r>
          <w:rPr>
            <w:rFonts w:hint="default" w:eastAsiaTheme="minorEastAsia" w:cstheme="minorBidi"/>
            <w:b w:val="0"/>
            <w:sz w:val="24"/>
            <w:szCs w:val="22"/>
            <w:lang w:val="en-IE" w:eastAsia="zh-CN"/>
            <w:rPrChange w:id="2570" w:author="像个男人一样" w:date="2018-03-21T23:34:57Z">
              <w:rPr>
                <w:rFonts w:hint="eastAsia" w:eastAsiaTheme="minorEastAsia" w:cstheme="minorBidi"/>
                <w:b w:val="0"/>
                <w:sz w:val="24"/>
                <w:szCs w:val="22"/>
                <w:lang w:val="en-US" w:eastAsia="zh-CN"/>
              </w:rPr>
            </w:rPrChange>
          </w:rPr>
          <w:t>only o</w:t>
        </w:r>
      </w:ins>
      <w:ins w:id="2571" w:author="像个男人一样" w:date="2018-03-21T20:47:59Z">
        <w:r>
          <w:rPr>
            <w:rFonts w:hint="default" w:eastAsiaTheme="minorEastAsia" w:cstheme="minorBidi"/>
            <w:b w:val="0"/>
            <w:sz w:val="24"/>
            <w:szCs w:val="22"/>
            <w:lang w:val="en-IE" w:eastAsia="zh-CN"/>
            <w:rPrChange w:id="2572" w:author="像个男人一样" w:date="2018-03-21T23:34:57Z">
              <w:rPr>
                <w:rFonts w:hint="eastAsia" w:eastAsiaTheme="minorEastAsia" w:cstheme="minorBidi"/>
                <w:b w:val="0"/>
                <w:sz w:val="24"/>
                <w:szCs w:val="22"/>
                <w:lang w:val="en-US" w:eastAsia="zh-CN"/>
              </w:rPr>
            </w:rPrChange>
          </w:rPr>
          <w:t xml:space="preserve">n a </w:t>
        </w:r>
      </w:ins>
      <w:ins w:id="2573" w:author="像个男人一样" w:date="2018-03-21T20:48:10Z">
        <w:r>
          <w:rPr>
            <w:rFonts w:hint="default" w:eastAsiaTheme="minorEastAsia" w:cstheme="minorBidi"/>
            <w:b w:val="0"/>
            <w:sz w:val="24"/>
            <w:szCs w:val="22"/>
            <w:lang w:val="en-IE" w:eastAsia="zh-CN"/>
            <w:rPrChange w:id="2574" w:author="像个男人一样" w:date="2018-03-21T23:34:57Z">
              <w:rPr>
                <w:rFonts w:hint="eastAsia" w:eastAsiaTheme="minorEastAsia" w:cstheme="minorBidi"/>
                <w:b w:val="0"/>
                <w:sz w:val="24"/>
                <w:szCs w:val="22"/>
                <w:lang w:val="en-US" w:eastAsia="zh-CN"/>
              </w:rPr>
            </w:rPrChange>
          </w:rPr>
          <w:t>ro</w:t>
        </w:r>
      </w:ins>
      <w:ins w:id="2575" w:author="像个男人一样" w:date="2018-03-21T20:48:11Z">
        <w:r>
          <w:rPr>
            <w:rFonts w:hint="default" w:eastAsiaTheme="minorEastAsia" w:cstheme="minorBidi"/>
            <w:b w:val="0"/>
            <w:sz w:val="24"/>
            <w:szCs w:val="22"/>
            <w:lang w:val="en-IE" w:eastAsia="zh-CN"/>
            <w:rPrChange w:id="2576" w:author="像个男人一样" w:date="2018-03-21T23:34:57Z">
              <w:rPr>
                <w:rFonts w:hint="eastAsia" w:eastAsiaTheme="minorEastAsia" w:cstheme="minorBidi"/>
                <w:b w:val="0"/>
                <w:sz w:val="24"/>
                <w:szCs w:val="22"/>
                <w:lang w:val="en-US" w:eastAsia="zh-CN"/>
              </w:rPr>
            </w:rPrChange>
          </w:rPr>
          <w:t>bot</w:t>
        </w:r>
      </w:ins>
      <w:ins w:id="2577" w:author="像个男人一样" w:date="2018-03-21T20:48:12Z">
        <w:r>
          <w:rPr>
            <w:rFonts w:hint="default" w:eastAsiaTheme="minorEastAsia" w:cstheme="minorBidi"/>
            <w:b w:val="0"/>
            <w:sz w:val="24"/>
            <w:szCs w:val="22"/>
            <w:lang w:val="en-IE" w:eastAsia="zh-CN"/>
            <w:rPrChange w:id="2578" w:author="像个男人一样" w:date="2018-03-21T23:34:57Z">
              <w:rPr>
                <w:rFonts w:hint="eastAsia" w:eastAsiaTheme="minorEastAsia" w:cstheme="minorBidi"/>
                <w:b w:val="0"/>
                <w:sz w:val="24"/>
                <w:szCs w:val="22"/>
                <w:lang w:val="en-US" w:eastAsia="zh-CN"/>
              </w:rPr>
            </w:rPrChange>
          </w:rPr>
          <w:t xml:space="preserve">, </w:t>
        </w:r>
      </w:ins>
      <w:ins w:id="2579" w:author="像个男人一样" w:date="2018-03-21T20:48:13Z">
        <w:r>
          <w:rPr>
            <w:rFonts w:hint="default" w:eastAsiaTheme="minorEastAsia" w:cstheme="minorBidi"/>
            <w:b w:val="0"/>
            <w:sz w:val="24"/>
            <w:szCs w:val="22"/>
            <w:lang w:val="en-IE" w:eastAsia="zh-CN"/>
            <w:rPrChange w:id="2580" w:author="像个男人一样" w:date="2018-03-21T23:34:57Z">
              <w:rPr>
                <w:rFonts w:hint="eastAsia" w:eastAsiaTheme="minorEastAsia" w:cstheme="minorBidi"/>
                <w:b w:val="0"/>
                <w:sz w:val="24"/>
                <w:szCs w:val="22"/>
                <w:lang w:val="en-US" w:eastAsia="zh-CN"/>
              </w:rPr>
            </w:rPrChange>
          </w:rPr>
          <w:t xml:space="preserve">but </w:t>
        </w:r>
      </w:ins>
      <w:ins w:id="2581" w:author="像个男人一样" w:date="2018-03-21T20:48:14Z">
        <w:r>
          <w:rPr>
            <w:rFonts w:hint="default" w:eastAsiaTheme="minorEastAsia" w:cstheme="minorBidi"/>
            <w:b w:val="0"/>
            <w:sz w:val="24"/>
            <w:szCs w:val="22"/>
            <w:lang w:val="en-IE" w:eastAsia="zh-CN"/>
            <w:rPrChange w:id="2582" w:author="像个男人一样" w:date="2018-03-21T23:34:57Z">
              <w:rPr>
                <w:rFonts w:hint="eastAsia" w:eastAsiaTheme="minorEastAsia" w:cstheme="minorBidi"/>
                <w:b w:val="0"/>
                <w:sz w:val="24"/>
                <w:szCs w:val="22"/>
                <w:lang w:val="en-US" w:eastAsia="zh-CN"/>
              </w:rPr>
            </w:rPrChange>
          </w:rPr>
          <w:t>a</w:t>
        </w:r>
      </w:ins>
      <w:ins w:id="2583" w:author="像个男人一样" w:date="2018-03-21T20:48:15Z">
        <w:r>
          <w:rPr>
            <w:rFonts w:hint="default" w:eastAsiaTheme="minorEastAsia" w:cstheme="minorBidi"/>
            <w:b w:val="0"/>
            <w:sz w:val="24"/>
            <w:szCs w:val="22"/>
            <w:lang w:val="en-IE" w:eastAsia="zh-CN"/>
            <w:rPrChange w:id="2584" w:author="像个男人一样" w:date="2018-03-21T23:34:57Z">
              <w:rPr>
                <w:rFonts w:hint="eastAsia" w:eastAsiaTheme="minorEastAsia" w:cstheme="minorBidi"/>
                <w:b w:val="0"/>
                <w:sz w:val="24"/>
                <w:szCs w:val="22"/>
                <w:lang w:val="en-US" w:eastAsia="zh-CN"/>
              </w:rPr>
            </w:rPrChange>
          </w:rPr>
          <w:t xml:space="preserve">lso </w:t>
        </w:r>
      </w:ins>
      <w:ins w:id="2585" w:author="像个男人一样" w:date="2018-03-21T20:57:29Z">
        <w:r>
          <w:rPr>
            <w:rFonts w:hint="default" w:eastAsiaTheme="minorEastAsia" w:cstheme="minorBidi"/>
            <w:b w:val="0"/>
            <w:sz w:val="24"/>
            <w:szCs w:val="22"/>
            <w:lang w:val="en-IE" w:eastAsia="zh-CN"/>
            <w:rPrChange w:id="2586" w:author="像个男人一样" w:date="2018-03-21T23:34:57Z">
              <w:rPr>
                <w:rFonts w:hint="eastAsia" w:eastAsiaTheme="minorEastAsia" w:cstheme="minorBidi"/>
                <w:b w:val="0"/>
                <w:sz w:val="24"/>
                <w:szCs w:val="22"/>
                <w:lang w:val="en-US" w:eastAsia="zh-CN"/>
              </w:rPr>
            </w:rPrChange>
          </w:rPr>
          <w:t xml:space="preserve">n </w:t>
        </w:r>
      </w:ins>
      <w:ins w:id="2587" w:author="像个男人一样" w:date="2018-03-21T20:48:32Z">
        <w:r>
          <w:rPr>
            <w:rFonts w:hint="default" w:eastAsiaTheme="minorEastAsia" w:cstheme="minorBidi"/>
            <w:b w:val="0"/>
            <w:sz w:val="24"/>
            <w:szCs w:val="22"/>
            <w:lang w:val="en-IE" w:eastAsia="zh-CN"/>
            <w:rPrChange w:id="2588" w:author="像个男人一样" w:date="2018-03-21T23:34:57Z">
              <w:rPr>
                <w:rFonts w:hint="eastAsia" w:eastAsiaTheme="minorEastAsia" w:cstheme="minorBidi"/>
                <w:b w:val="0"/>
                <w:sz w:val="24"/>
                <w:szCs w:val="22"/>
                <w:lang w:val="en-US" w:eastAsia="zh-CN"/>
              </w:rPr>
            </w:rPrChange>
          </w:rPr>
          <w:t xml:space="preserve">our </w:t>
        </w:r>
      </w:ins>
      <w:ins w:id="2589" w:author="像个男人一样" w:date="2018-03-21T20:48:33Z">
        <w:r>
          <w:rPr>
            <w:rFonts w:hint="default" w:eastAsiaTheme="minorEastAsia" w:cstheme="minorBidi"/>
            <w:b w:val="0"/>
            <w:sz w:val="24"/>
            <w:szCs w:val="22"/>
            <w:lang w:val="en-IE" w:eastAsia="zh-CN"/>
            <w:rPrChange w:id="2590" w:author="像个男人一样" w:date="2018-03-21T23:34:57Z">
              <w:rPr>
                <w:rFonts w:hint="eastAsia" w:eastAsiaTheme="minorEastAsia" w:cstheme="minorBidi"/>
                <w:b w:val="0"/>
                <w:sz w:val="24"/>
                <w:szCs w:val="22"/>
                <w:lang w:val="en-US" w:eastAsia="zh-CN"/>
              </w:rPr>
            </w:rPrChange>
          </w:rPr>
          <w:t>dai</w:t>
        </w:r>
      </w:ins>
      <w:ins w:id="2591" w:author="像个男人一样" w:date="2018-03-21T20:48:34Z">
        <w:r>
          <w:rPr>
            <w:rFonts w:hint="default" w:eastAsiaTheme="minorEastAsia" w:cstheme="minorBidi"/>
            <w:b w:val="0"/>
            <w:sz w:val="24"/>
            <w:szCs w:val="22"/>
            <w:lang w:val="en-IE" w:eastAsia="zh-CN"/>
            <w:rPrChange w:id="2592" w:author="像个男人一样" w:date="2018-03-21T23:34:57Z">
              <w:rPr>
                <w:rFonts w:hint="eastAsia" w:eastAsiaTheme="minorEastAsia" w:cstheme="minorBidi"/>
                <w:b w:val="0"/>
                <w:sz w:val="24"/>
                <w:szCs w:val="22"/>
                <w:lang w:val="en-US" w:eastAsia="zh-CN"/>
              </w:rPr>
            </w:rPrChange>
          </w:rPr>
          <w:t xml:space="preserve">ly </w:t>
        </w:r>
      </w:ins>
      <w:ins w:id="2593" w:author="像个男人一样" w:date="2018-03-21T20:48:35Z">
        <w:r>
          <w:rPr>
            <w:rFonts w:hint="default" w:eastAsiaTheme="minorEastAsia" w:cstheme="minorBidi"/>
            <w:b w:val="0"/>
            <w:sz w:val="24"/>
            <w:szCs w:val="22"/>
            <w:lang w:val="en-IE" w:eastAsia="zh-CN"/>
            <w:rPrChange w:id="2594" w:author="像个男人一样" w:date="2018-03-21T23:34:57Z">
              <w:rPr>
                <w:rFonts w:hint="eastAsia" w:eastAsiaTheme="minorEastAsia" w:cstheme="minorBidi"/>
                <w:b w:val="0"/>
                <w:sz w:val="24"/>
                <w:szCs w:val="22"/>
                <w:lang w:val="en-US" w:eastAsia="zh-CN"/>
              </w:rPr>
            </w:rPrChange>
          </w:rPr>
          <w:t>li</w:t>
        </w:r>
      </w:ins>
      <w:ins w:id="2595" w:author="像个男人一样" w:date="2018-03-21T20:48:36Z">
        <w:r>
          <w:rPr>
            <w:rFonts w:hint="default" w:eastAsiaTheme="minorEastAsia" w:cstheme="minorBidi"/>
            <w:b w:val="0"/>
            <w:sz w:val="24"/>
            <w:szCs w:val="22"/>
            <w:lang w:val="en-IE" w:eastAsia="zh-CN"/>
            <w:rPrChange w:id="2596" w:author="像个男人一样" w:date="2018-03-21T23:34:57Z">
              <w:rPr>
                <w:rFonts w:hint="eastAsia" w:eastAsiaTheme="minorEastAsia" w:cstheme="minorBidi"/>
                <w:b w:val="0"/>
                <w:sz w:val="24"/>
                <w:szCs w:val="22"/>
                <w:lang w:val="en-US" w:eastAsia="zh-CN"/>
              </w:rPr>
            </w:rPrChange>
          </w:rPr>
          <w:t>ve</w:t>
        </w:r>
      </w:ins>
      <w:ins w:id="2597" w:author="像个男人一样" w:date="2018-03-21T20:48:37Z">
        <w:r>
          <w:rPr>
            <w:rFonts w:hint="default" w:eastAsiaTheme="minorEastAsia" w:cstheme="minorBidi"/>
            <w:b w:val="0"/>
            <w:sz w:val="24"/>
            <w:szCs w:val="22"/>
            <w:lang w:val="en-IE" w:eastAsia="zh-CN"/>
            <w:rPrChange w:id="2598" w:author="像个男人一样" w:date="2018-03-21T23:34:57Z">
              <w:rPr>
                <w:rFonts w:hint="eastAsia" w:eastAsiaTheme="minorEastAsia" w:cstheme="minorBidi"/>
                <w:b w:val="0"/>
                <w:sz w:val="24"/>
                <w:szCs w:val="22"/>
                <w:lang w:val="en-US" w:eastAsia="zh-CN"/>
              </w:rPr>
            </w:rPrChange>
          </w:rPr>
          <w:t xml:space="preserve">s, </w:t>
        </w:r>
      </w:ins>
      <w:ins w:id="2599" w:author="像个男人一样" w:date="2018-03-21T20:48:46Z">
        <w:r>
          <w:rPr>
            <w:rFonts w:hint="default" w:eastAsiaTheme="minorEastAsia" w:cstheme="minorBidi"/>
            <w:b w:val="0"/>
            <w:sz w:val="24"/>
            <w:szCs w:val="22"/>
            <w:lang w:val="en-IE" w:eastAsia="zh-CN"/>
            <w:rPrChange w:id="2600" w:author="像个男人一样" w:date="2018-03-21T23:34:57Z">
              <w:rPr>
                <w:rFonts w:hint="eastAsia" w:eastAsiaTheme="minorEastAsia" w:cstheme="minorBidi"/>
                <w:b w:val="0"/>
                <w:sz w:val="24"/>
                <w:szCs w:val="22"/>
                <w:lang w:val="en-US" w:eastAsia="zh-CN"/>
              </w:rPr>
            </w:rPrChange>
          </w:rPr>
          <w:t>su</w:t>
        </w:r>
      </w:ins>
      <w:ins w:id="2601" w:author="像个男人一样" w:date="2018-03-21T20:48:47Z">
        <w:r>
          <w:rPr>
            <w:rFonts w:hint="default" w:eastAsiaTheme="minorEastAsia" w:cstheme="minorBidi"/>
            <w:b w:val="0"/>
            <w:sz w:val="24"/>
            <w:szCs w:val="22"/>
            <w:lang w:val="en-IE" w:eastAsia="zh-CN"/>
            <w:rPrChange w:id="2602" w:author="像个男人一样" w:date="2018-03-21T23:34:57Z">
              <w:rPr>
                <w:rFonts w:hint="eastAsia" w:eastAsiaTheme="minorEastAsia" w:cstheme="minorBidi"/>
                <w:b w:val="0"/>
                <w:sz w:val="24"/>
                <w:szCs w:val="22"/>
                <w:lang w:val="en-US" w:eastAsia="zh-CN"/>
              </w:rPr>
            </w:rPrChange>
          </w:rPr>
          <w:t xml:space="preserve">ch as </w:t>
        </w:r>
      </w:ins>
      <w:ins w:id="2603" w:author="像个男人一样" w:date="2018-03-21T20:48:55Z">
        <w:r>
          <w:rPr>
            <w:rFonts w:hint="default" w:eastAsiaTheme="minorEastAsia" w:cstheme="minorBidi"/>
            <w:b w:val="0"/>
            <w:sz w:val="24"/>
            <w:szCs w:val="22"/>
            <w:lang w:val="en-IE" w:eastAsia="zh-CN"/>
            <w:rPrChange w:id="2604" w:author="像个男人一样" w:date="2018-03-21T23:34:57Z">
              <w:rPr>
                <w:rFonts w:hint="eastAsia" w:eastAsiaTheme="minorEastAsia" w:cstheme="minorBidi"/>
                <w:b w:val="0"/>
                <w:sz w:val="24"/>
                <w:szCs w:val="22"/>
                <w:lang w:val="en-US" w:eastAsia="zh-CN"/>
              </w:rPr>
            </w:rPrChange>
          </w:rPr>
          <w:t>iPho</w:t>
        </w:r>
      </w:ins>
      <w:ins w:id="2605" w:author="像个男人一样" w:date="2018-03-21T20:48:56Z">
        <w:r>
          <w:rPr>
            <w:rFonts w:hint="default" w:eastAsiaTheme="minorEastAsia" w:cstheme="minorBidi"/>
            <w:b w:val="0"/>
            <w:sz w:val="24"/>
            <w:szCs w:val="22"/>
            <w:lang w:val="en-IE" w:eastAsia="zh-CN"/>
            <w:rPrChange w:id="2606" w:author="像个男人一样" w:date="2018-03-21T23:34:57Z">
              <w:rPr>
                <w:rFonts w:hint="eastAsia" w:eastAsiaTheme="minorEastAsia" w:cstheme="minorBidi"/>
                <w:b w:val="0"/>
                <w:sz w:val="24"/>
                <w:szCs w:val="22"/>
                <w:lang w:val="en-US" w:eastAsia="zh-CN"/>
              </w:rPr>
            </w:rPrChange>
          </w:rPr>
          <w:t>ne</w:t>
        </w:r>
      </w:ins>
      <w:ins w:id="2607" w:author="像个男人一样" w:date="2018-03-21T20:56:25Z">
        <w:r>
          <w:rPr>
            <w:rFonts w:hint="default" w:eastAsiaTheme="minorEastAsia" w:cstheme="minorBidi"/>
            <w:b w:val="0"/>
            <w:sz w:val="24"/>
            <w:szCs w:val="22"/>
            <w:lang w:val="en-IE" w:eastAsia="zh-CN"/>
            <w:rPrChange w:id="2608" w:author="像个男人一样" w:date="2018-03-21T23:34:57Z">
              <w:rPr>
                <w:rFonts w:hint="eastAsia" w:eastAsiaTheme="minorEastAsia" w:cstheme="minorBidi"/>
                <w:b w:val="0"/>
                <w:sz w:val="24"/>
                <w:szCs w:val="22"/>
                <w:lang w:val="en-US" w:eastAsia="zh-CN"/>
              </w:rPr>
            </w:rPrChange>
          </w:rPr>
          <w:t xml:space="preserve">, </w:t>
        </w:r>
      </w:ins>
      <w:ins w:id="2609" w:author="像个男人一样" w:date="2018-03-21T20:56:26Z">
        <w:r>
          <w:rPr>
            <w:rFonts w:hint="default" w:eastAsiaTheme="minorEastAsia" w:cstheme="minorBidi"/>
            <w:b w:val="0"/>
            <w:sz w:val="24"/>
            <w:szCs w:val="22"/>
            <w:lang w:val="en-IE" w:eastAsia="zh-CN"/>
            <w:rPrChange w:id="2610" w:author="像个男人一样" w:date="2018-03-21T23:34:57Z">
              <w:rPr>
                <w:rFonts w:hint="eastAsia" w:eastAsiaTheme="minorEastAsia" w:cstheme="minorBidi"/>
                <w:b w:val="0"/>
                <w:sz w:val="24"/>
                <w:szCs w:val="22"/>
                <w:lang w:val="en-US" w:eastAsia="zh-CN"/>
              </w:rPr>
            </w:rPrChange>
          </w:rPr>
          <w:t>i</w:t>
        </w:r>
      </w:ins>
      <w:ins w:id="2611" w:author="像个男人一样" w:date="2018-03-21T20:56:29Z">
        <w:r>
          <w:rPr>
            <w:rFonts w:hint="default" w:eastAsiaTheme="minorEastAsia" w:cstheme="minorBidi"/>
            <w:b w:val="0"/>
            <w:sz w:val="24"/>
            <w:szCs w:val="22"/>
            <w:lang w:val="en-IE" w:eastAsia="zh-CN"/>
            <w:rPrChange w:id="2612" w:author="像个男人一样" w:date="2018-03-21T23:34:57Z">
              <w:rPr>
                <w:rFonts w:hint="eastAsia" w:eastAsiaTheme="minorEastAsia" w:cstheme="minorBidi"/>
                <w:b w:val="0"/>
                <w:sz w:val="24"/>
                <w:szCs w:val="22"/>
                <w:lang w:val="en-US" w:eastAsia="zh-CN"/>
              </w:rPr>
            </w:rPrChange>
          </w:rPr>
          <w:t>Pad</w:t>
        </w:r>
      </w:ins>
      <w:ins w:id="2613" w:author="像个男人一样" w:date="2018-03-21T20:56:30Z">
        <w:r>
          <w:rPr>
            <w:rFonts w:hint="default" w:eastAsiaTheme="minorEastAsia" w:cstheme="minorBidi"/>
            <w:b w:val="0"/>
            <w:sz w:val="24"/>
            <w:szCs w:val="22"/>
            <w:lang w:val="en-IE" w:eastAsia="zh-CN"/>
            <w:rPrChange w:id="2614" w:author="像个男人一样" w:date="2018-03-21T23:34:57Z">
              <w:rPr>
                <w:rFonts w:hint="eastAsia" w:eastAsiaTheme="minorEastAsia" w:cstheme="minorBidi"/>
                <w:b w:val="0"/>
                <w:sz w:val="24"/>
                <w:szCs w:val="22"/>
                <w:lang w:val="en-US" w:eastAsia="zh-CN"/>
              </w:rPr>
            </w:rPrChange>
          </w:rPr>
          <w:t xml:space="preserve"> </w:t>
        </w:r>
      </w:ins>
      <w:ins w:id="2615" w:author="像个男人一样" w:date="2018-03-21T20:56:44Z">
        <w:r>
          <w:rPr>
            <w:rFonts w:hint="default" w:eastAsiaTheme="minorEastAsia" w:cstheme="minorBidi"/>
            <w:b w:val="0"/>
            <w:sz w:val="24"/>
            <w:szCs w:val="22"/>
            <w:lang w:val="en-IE" w:eastAsia="zh-CN"/>
            <w:rPrChange w:id="2616" w:author="像个男人一样" w:date="2018-03-21T23:34:57Z">
              <w:rPr>
                <w:rFonts w:hint="eastAsia" w:eastAsiaTheme="minorEastAsia" w:cstheme="minorBidi"/>
                <w:b w:val="0"/>
                <w:sz w:val="24"/>
                <w:szCs w:val="22"/>
                <w:lang w:val="en-US" w:eastAsia="zh-CN"/>
              </w:rPr>
            </w:rPrChange>
          </w:rPr>
          <w:t>,</w:t>
        </w:r>
      </w:ins>
      <w:ins w:id="2617" w:author="像个男人一样" w:date="2018-03-21T20:56:45Z">
        <w:r>
          <w:rPr>
            <w:rFonts w:hint="default" w:eastAsiaTheme="minorEastAsia" w:cstheme="minorBidi"/>
            <w:b w:val="0"/>
            <w:sz w:val="24"/>
            <w:szCs w:val="22"/>
            <w:lang w:val="en-IE" w:eastAsia="zh-CN"/>
            <w:rPrChange w:id="2618" w:author="像个男人一样" w:date="2018-03-21T23:34:57Z">
              <w:rPr>
                <w:rFonts w:hint="eastAsia" w:eastAsiaTheme="minorEastAsia" w:cstheme="minorBidi"/>
                <w:b w:val="0"/>
                <w:sz w:val="24"/>
                <w:szCs w:val="22"/>
                <w:lang w:val="en-US" w:eastAsia="zh-CN"/>
              </w:rPr>
            </w:rPrChange>
          </w:rPr>
          <w:t xml:space="preserve"> </w:t>
        </w:r>
      </w:ins>
      <w:ins w:id="2619" w:author="像个男人一样" w:date="2018-03-21T20:56:18Z">
        <w:r>
          <w:rPr>
            <w:rFonts w:hint="default" w:eastAsiaTheme="minorEastAsia" w:cstheme="minorBidi"/>
            <w:b w:val="0"/>
            <w:sz w:val="24"/>
            <w:szCs w:val="22"/>
            <w:lang w:val="en-IE" w:eastAsia="zh-CN"/>
            <w:rPrChange w:id="2620" w:author="像个男人一样" w:date="2018-03-21T23:34:57Z">
              <w:rPr>
                <w:rFonts w:hint="eastAsia" w:eastAsiaTheme="minorEastAsia" w:cstheme="minorBidi"/>
                <w:b w:val="0"/>
                <w:sz w:val="24"/>
                <w:szCs w:val="22"/>
                <w:lang w:val="en-US" w:eastAsia="zh-CN"/>
              </w:rPr>
            </w:rPrChange>
          </w:rPr>
          <w:t>s</w:t>
        </w:r>
      </w:ins>
      <w:ins w:id="2621" w:author="像个男人一样" w:date="2018-03-21T20:56:19Z">
        <w:r>
          <w:rPr>
            <w:rFonts w:hint="default" w:eastAsiaTheme="minorEastAsia" w:cstheme="minorBidi"/>
            <w:b w:val="0"/>
            <w:sz w:val="24"/>
            <w:szCs w:val="22"/>
            <w:lang w:val="en-IE" w:eastAsia="zh-CN"/>
            <w:rPrChange w:id="2622" w:author="像个男人一样" w:date="2018-03-21T23:34:57Z">
              <w:rPr>
                <w:rFonts w:hint="eastAsia" w:eastAsiaTheme="minorEastAsia" w:cstheme="minorBidi"/>
                <w:b w:val="0"/>
                <w:sz w:val="24"/>
                <w:szCs w:val="22"/>
                <w:lang w:val="en-US" w:eastAsia="zh-CN"/>
              </w:rPr>
            </w:rPrChange>
          </w:rPr>
          <w:t xml:space="preserve">mart </w:t>
        </w:r>
      </w:ins>
      <w:ins w:id="2623" w:author="像个男人一样" w:date="2018-03-21T20:56:20Z">
        <w:r>
          <w:rPr>
            <w:rFonts w:hint="default" w:eastAsiaTheme="minorEastAsia" w:cstheme="minorBidi"/>
            <w:b w:val="0"/>
            <w:sz w:val="24"/>
            <w:szCs w:val="22"/>
            <w:lang w:val="en-IE" w:eastAsia="zh-CN"/>
            <w:rPrChange w:id="2624" w:author="像个男人一样" w:date="2018-03-21T23:34:57Z">
              <w:rPr>
                <w:rFonts w:hint="eastAsia" w:eastAsiaTheme="minorEastAsia" w:cstheme="minorBidi"/>
                <w:b w:val="0"/>
                <w:sz w:val="24"/>
                <w:szCs w:val="22"/>
                <w:lang w:val="en-US" w:eastAsia="zh-CN"/>
              </w:rPr>
            </w:rPrChange>
          </w:rPr>
          <w:t>wa</w:t>
        </w:r>
      </w:ins>
      <w:ins w:id="2625" w:author="像个男人一样" w:date="2018-03-21T20:56:21Z">
        <w:r>
          <w:rPr>
            <w:rFonts w:hint="default" w:eastAsiaTheme="minorEastAsia" w:cstheme="minorBidi"/>
            <w:b w:val="0"/>
            <w:sz w:val="24"/>
            <w:szCs w:val="22"/>
            <w:lang w:val="en-IE" w:eastAsia="zh-CN"/>
            <w:rPrChange w:id="2626" w:author="像个男人一样" w:date="2018-03-21T23:34:57Z">
              <w:rPr>
                <w:rFonts w:hint="eastAsia" w:eastAsiaTheme="minorEastAsia" w:cstheme="minorBidi"/>
                <w:b w:val="0"/>
                <w:sz w:val="24"/>
                <w:szCs w:val="22"/>
                <w:lang w:val="en-US" w:eastAsia="zh-CN"/>
              </w:rPr>
            </w:rPrChange>
          </w:rPr>
          <w:t>t</w:t>
        </w:r>
      </w:ins>
      <w:ins w:id="2627" w:author="像个男人一样" w:date="2018-03-21T20:56:22Z">
        <w:r>
          <w:rPr>
            <w:rFonts w:hint="default" w:eastAsiaTheme="minorEastAsia" w:cstheme="minorBidi"/>
            <w:b w:val="0"/>
            <w:sz w:val="24"/>
            <w:szCs w:val="22"/>
            <w:lang w:val="en-IE" w:eastAsia="zh-CN"/>
            <w:rPrChange w:id="2628" w:author="像个男人一样" w:date="2018-03-21T23:34:57Z">
              <w:rPr>
                <w:rFonts w:hint="eastAsia" w:eastAsiaTheme="minorEastAsia" w:cstheme="minorBidi"/>
                <w:b w:val="0"/>
                <w:sz w:val="24"/>
                <w:szCs w:val="22"/>
                <w:lang w:val="en-US" w:eastAsia="zh-CN"/>
              </w:rPr>
            </w:rPrChange>
          </w:rPr>
          <w:t>ch</w:t>
        </w:r>
      </w:ins>
      <w:ins w:id="2629" w:author="像个男人一样" w:date="2018-03-21T20:56:46Z">
        <w:r>
          <w:rPr>
            <w:rFonts w:hint="default" w:eastAsiaTheme="minorEastAsia" w:cstheme="minorBidi"/>
            <w:b w:val="0"/>
            <w:sz w:val="24"/>
            <w:szCs w:val="22"/>
            <w:lang w:val="en-IE" w:eastAsia="zh-CN"/>
            <w:rPrChange w:id="2630" w:author="像个男人一样" w:date="2018-03-21T23:34:57Z">
              <w:rPr>
                <w:rFonts w:hint="eastAsia" w:eastAsiaTheme="minorEastAsia" w:cstheme="minorBidi"/>
                <w:b w:val="0"/>
                <w:sz w:val="24"/>
                <w:szCs w:val="22"/>
                <w:lang w:val="en-US" w:eastAsia="zh-CN"/>
              </w:rPr>
            </w:rPrChange>
          </w:rPr>
          <w:t xml:space="preserve"> a</w:t>
        </w:r>
      </w:ins>
      <w:ins w:id="2631" w:author="像个男人一样" w:date="2018-03-21T20:56:47Z">
        <w:r>
          <w:rPr>
            <w:rFonts w:hint="default" w:eastAsiaTheme="minorEastAsia" w:cstheme="minorBidi"/>
            <w:b w:val="0"/>
            <w:sz w:val="24"/>
            <w:szCs w:val="22"/>
            <w:lang w:val="en-IE" w:eastAsia="zh-CN"/>
            <w:rPrChange w:id="2632" w:author="像个男人一样" w:date="2018-03-21T23:34:57Z">
              <w:rPr>
                <w:rFonts w:hint="eastAsia" w:eastAsiaTheme="minorEastAsia" w:cstheme="minorBidi"/>
                <w:b w:val="0"/>
                <w:sz w:val="24"/>
                <w:szCs w:val="22"/>
                <w:lang w:val="en-US" w:eastAsia="zh-CN"/>
              </w:rPr>
            </w:rPrChange>
          </w:rPr>
          <w:t>nd s</w:t>
        </w:r>
      </w:ins>
      <w:ins w:id="2633" w:author="像个男人一样" w:date="2018-03-21T20:56:50Z">
        <w:r>
          <w:rPr>
            <w:rFonts w:hint="default" w:eastAsiaTheme="minorEastAsia" w:cstheme="minorBidi"/>
            <w:b w:val="0"/>
            <w:sz w:val="24"/>
            <w:szCs w:val="22"/>
            <w:lang w:val="en-IE" w:eastAsia="zh-CN"/>
            <w:rPrChange w:id="2634" w:author="像个男人一样" w:date="2018-03-21T23:34:57Z">
              <w:rPr>
                <w:rFonts w:hint="eastAsia" w:eastAsiaTheme="minorEastAsia" w:cstheme="minorBidi"/>
                <w:b w:val="0"/>
                <w:sz w:val="24"/>
                <w:szCs w:val="22"/>
                <w:lang w:val="en-US" w:eastAsia="zh-CN"/>
              </w:rPr>
            </w:rPrChange>
          </w:rPr>
          <w:t>mar</w:t>
        </w:r>
      </w:ins>
      <w:ins w:id="2635" w:author="像个男人一样" w:date="2018-03-21T20:56:51Z">
        <w:r>
          <w:rPr>
            <w:rFonts w:hint="default" w:eastAsiaTheme="minorEastAsia" w:cstheme="minorBidi"/>
            <w:b w:val="0"/>
            <w:sz w:val="24"/>
            <w:szCs w:val="22"/>
            <w:lang w:val="en-IE" w:eastAsia="zh-CN"/>
            <w:rPrChange w:id="2636" w:author="像个男人一样" w:date="2018-03-21T23:34:57Z">
              <w:rPr>
                <w:rFonts w:hint="eastAsia" w:eastAsiaTheme="minorEastAsia" w:cstheme="minorBidi"/>
                <w:b w:val="0"/>
                <w:sz w:val="24"/>
                <w:szCs w:val="22"/>
                <w:lang w:val="en-US" w:eastAsia="zh-CN"/>
              </w:rPr>
            </w:rPrChange>
          </w:rPr>
          <w:t xml:space="preserve">t </w:t>
        </w:r>
      </w:ins>
      <w:ins w:id="2637" w:author="像个男人一样" w:date="2018-03-21T20:56:56Z">
        <w:r>
          <w:rPr>
            <w:rFonts w:hint="default" w:eastAsiaTheme="minorEastAsia" w:cstheme="minorBidi"/>
            <w:b w:val="0"/>
            <w:sz w:val="24"/>
            <w:szCs w:val="22"/>
            <w:lang w:val="en-IE" w:eastAsia="zh-CN"/>
            <w:rPrChange w:id="2638" w:author="像个男人一样" w:date="2018-03-21T23:34:57Z">
              <w:rPr>
                <w:rFonts w:hint="eastAsia" w:eastAsiaTheme="minorEastAsia" w:cstheme="minorBidi"/>
                <w:b w:val="0"/>
                <w:sz w:val="24"/>
                <w:szCs w:val="22"/>
                <w:lang w:val="en-US" w:eastAsia="zh-CN"/>
              </w:rPr>
            </w:rPrChange>
          </w:rPr>
          <w:t>pe</w:t>
        </w:r>
      </w:ins>
      <w:ins w:id="2639" w:author="像个男人一样" w:date="2018-03-21T20:56:57Z">
        <w:r>
          <w:rPr>
            <w:rFonts w:hint="default" w:eastAsiaTheme="minorEastAsia" w:cstheme="minorBidi"/>
            <w:b w:val="0"/>
            <w:sz w:val="24"/>
            <w:szCs w:val="22"/>
            <w:lang w:val="en-IE" w:eastAsia="zh-CN"/>
            <w:rPrChange w:id="2640" w:author="像个男人一样" w:date="2018-03-21T23:34:57Z">
              <w:rPr>
                <w:rFonts w:hint="eastAsia" w:eastAsiaTheme="minorEastAsia" w:cstheme="minorBidi"/>
                <w:b w:val="0"/>
                <w:sz w:val="24"/>
                <w:szCs w:val="22"/>
                <w:lang w:val="en-US" w:eastAsia="zh-CN"/>
              </w:rPr>
            </w:rPrChange>
          </w:rPr>
          <w:t>n</w:t>
        </w:r>
      </w:ins>
      <w:ins w:id="2641" w:author="像个男人一样" w:date="2018-03-21T20:57:02Z">
        <w:r>
          <w:rPr>
            <w:rFonts w:hint="default" w:eastAsiaTheme="minorEastAsia" w:cstheme="minorBidi"/>
            <w:b w:val="0"/>
            <w:sz w:val="24"/>
            <w:szCs w:val="22"/>
            <w:lang w:val="en-IE" w:eastAsia="zh-CN"/>
            <w:rPrChange w:id="2642" w:author="像个男人一样" w:date="2018-03-21T23:34:57Z">
              <w:rPr>
                <w:rFonts w:hint="eastAsia" w:eastAsiaTheme="minorEastAsia" w:cstheme="minorBidi"/>
                <w:b w:val="0"/>
                <w:sz w:val="24"/>
                <w:szCs w:val="22"/>
                <w:lang w:val="en-US" w:eastAsia="zh-CN"/>
              </w:rPr>
            </w:rPrChange>
          </w:rPr>
          <w:t xml:space="preserve"> </w:t>
        </w:r>
      </w:ins>
      <w:ins w:id="2643" w:author="像个男人一样" w:date="2018-03-21T20:57:03Z">
        <w:r>
          <w:rPr>
            <w:rFonts w:hint="default" w:eastAsiaTheme="minorEastAsia" w:cstheme="minorBidi"/>
            <w:b w:val="0"/>
            <w:sz w:val="24"/>
            <w:szCs w:val="22"/>
            <w:lang w:val="en-IE" w:eastAsia="zh-CN"/>
            <w:rPrChange w:id="2644" w:author="像个男人一样" w:date="2018-03-21T23:34:57Z">
              <w:rPr>
                <w:rFonts w:hint="eastAsia" w:eastAsiaTheme="minorEastAsia" w:cstheme="minorBidi"/>
                <w:b w:val="0"/>
                <w:sz w:val="24"/>
                <w:szCs w:val="22"/>
                <w:lang w:val="en-US" w:eastAsia="zh-CN"/>
              </w:rPr>
            </w:rPrChange>
          </w:rPr>
          <w:t>etc.</w:t>
        </w:r>
      </w:ins>
      <w:ins w:id="2645" w:author="像个男人一样" w:date="2018-03-21T20:57:04Z">
        <w:r>
          <w:rPr>
            <w:rFonts w:hint="default" w:eastAsiaTheme="minorEastAsia" w:cstheme="minorBidi"/>
            <w:b w:val="0"/>
            <w:sz w:val="24"/>
            <w:szCs w:val="22"/>
            <w:lang w:val="en-IE" w:eastAsia="zh-CN"/>
            <w:rPrChange w:id="2646" w:author="像个男人一样" w:date="2018-03-21T23:34:57Z">
              <w:rPr>
                <w:rFonts w:hint="eastAsia" w:eastAsiaTheme="minorEastAsia" w:cstheme="minorBidi"/>
                <w:b w:val="0"/>
                <w:sz w:val="24"/>
                <w:szCs w:val="22"/>
                <w:lang w:val="en-US" w:eastAsia="zh-CN"/>
              </w:rPr>
            </w:rPrChange>
          </w:rPr>
          <w:t xml:space="preserve"> </w:t>
        </w:r>
      </w:ins>
      <w:ins w:id="2647" w:author="像个男人一样" w:date="2018-03-21T20:57:43Z">
        <w:r>
          <w:rPr>
            <w:rFonts w:hint="default" w:eastAsiaTheme="minorEastAsia" w:cstheme="minorBidi"/>
            <w:b w:val="0"/>
            <w:sz w:val="24"/>
            <w:szCs w:val="22"/>
            <w:lang w:val="en-IE" w:eastAsia="zh-CN"/>
            <w:rPrChange w:id="2648" w:author="像个男人一样" w:date="2018-03-21T23:34:57Z">
              <w:rPr>
                <w:rFonts w:hint="eastAsia" w:eastAsiaTheme="minorEastAsia" w:cstheme="minorBidi"/>
                <w:b w:val="0"/>
                <w:sz w:val="24"/>
                <w:szCs w:val="22"/>
                <w:lang w:val="en-US" w:eastAsia="zh-CN"/>
              </w:rPr>
            </w:rPrChange>
          </w:rPr>
          <w:t xml:space="preserve"> I</w:t>
        </w:r>
      </w:ins>
      <w:ins w:id="2649" w:author="像个男人一样" w:date="2018-03-21T20:57:44Z">
        <w:r>
          <w:rPr>
            <w:rFonts w:hint="default" w:eastAsiaTheme="minorEastAsia" w:cstheme="minorBidi"/>
            <w:b w:val="0"/>
            <w:sz w:val="24"/>
            <w:szCs w:val="22"/>
            <w:lang w:val="en-IE" w:eastAsia="zh-CN"/>
            <w:rPrChange w:id="2650" w:author="像个男人一样" w:date="2018-03-21T23:34:57Z">
              <w:rPr>
                <w:rFonts w:hint="eastAsia" w:eastAsiaTheme="minorEastAsia" w:cstheme="minorBidi"/>
                <w:b w:val="0"/>
                <w:sz w:val="24"/>
                <w:szCs w:val="22"/>
                <w:lang w:val="en-US" w:eastAsia="zh-CN"/>
              </w:rPr>
            </w:rPrChange>
          </w:rPr>
          <w:t xml:space="preserve">n this </w:t>
        </w:r>
      </w:ins>
      <w:ins w:id="2651" w:author="像个男人一样" w:date="2018-03-21T20:57:45Z">
        <w:r>
          <w:rPr>
            <w:rFonts w:hint="default" w:eastAsiaTheme="minorEastAsia" w:cstheme="minorBidi"/>
            <w:b w:val="0"/>
            <w:sz w:val="24"/>
            <w:szCs w:val="22"/>
            <w:lang w:val="en-IE" w:eastAsia="zh-CN"/>
            <w:rPrChange w:id="2652" w:author="像个男人一样" w:date="2018-03-21T23:34:57Z">
              <w:rPr>
                <w:rFonts w:hint="eastAsia" w:eastAsiaTheme="minorEastAsia" w:cstheme="minorBidi"/>
                <w:b w:val="0"/>
                <w:sz w:val="24"/>
                <w:szCs w:val="22"/>
                <w:lang w:val="en-US" w:eastAsia="zh-CN"/>
              </w:rPr>
            </w:rPrChange>
          </w:rPr>
          <w:t>thesis</w:t>
        </w:r>
      </w:ins>
      <w:ins w:id="2653" w:author="像个男人一样" w:date="2018-03-21T20:57:47Z">
        <w:r>
          <w:rPr>
            <w:rFonts w:hint="default" w:eastAsiaTheme="minorEastAsia" w:cstheme="minorBidi"/>
            <w:b w:val="0"/>
            <w:sz w:val="24"/>
            <w:szCs w:val="22"/>
            <w:lang w:val="en-IE" w:eastAsia="zh-CN"/>
            <w:rPrChange w:id="2654" w:author="像个男人一样" w:date="2018-03-21T23:34:57Z">
              <w:rPr>
                <w:rFonts w:hint="eastAsia" w:eastAsiaTheme="minorEastAsia" w:cstheme="minorBidi"/>
                <w:b w:val="0"/>
                <w:sz w:val="24"/>
                <w:szCs w:val="22"/>
                <w:lang w:val="en-US" w:eastAsia="zh-CN"/>
              </w:rPr>
            </w:rPrChange>
          </w:rPr>
          <w:t xml:space="preserve">, </w:t>
        </w:r>
      </w:ins>
      <w:ins w:id="2655" w:author="像个男人一样" w:date="2018-03-21T20:57:48Z">
        <w:r>
          <w:rPr>
            <w:rFonts w:hint="default" w:eastAsiaTheme="minorEastAsia" w:cstheme="minorBidi"/>
            <w:b w:val="0"/>
            <w:sz w:val="24"/>
            <w:szCs w:val="22"/>
            <w:lang w:val="en-IE" w:eastAsia="zh-CN"/>
            <w:rPrChange w:id="2656" w:author="像个男人一样" w:date="2018-03-21T23:34:57Z">
              <w:rPr>
                <w:rFonts w:hint="eastAsia" w:eastAsiaTheme="minorEastAsia" w:cstheme="minorBidi"/>
                <w:b w:val="0"/>
                <w:sz w:val="24"/>
                <w:szCs w:val="22"/>
                <w:lang w:val="en-US" w:eastAsia="zh-CN"/>
              </w:rPr>
            </w:rPrChange>
          </w:rPr>
          <w:t xml:space="preserve">we </w:t>
        </w:r>
      </w:ins>
      <w:ins w:id="2657" w:author="像个男人一样" w:date="2018-03-21T20:57:49Z">
        <w:r>
          <w:rPr>
            <w:rFonts w:hint="default" w:eastAsiaTheme="minorEastAsia" w:cstheme="minorBidi"/>
            <w:b w:val="0"/>
            <w:sz w:val="24"/>
            <w:szCs w:val="22"/>
            <w:lang w:val="en-IE" w:eastAsia="zh-CN"/>
            <w:rPrChange w:id="2658" w:author="像个男人一样" w:date="2018-03-21T23:34:57Z">
              <w:rPr>
                <w:rFonts w:hint="eastAsia" w:eastAsiaTheme="minorEastAsia" w:cstheme="minorBidi"/>
                <w:b w:val="0"/>
                <w:sz w:val="24"/>
                <w:szCs w:val="22"/>
                <w:lang w:val="en-US" w:eastAsia="zh-CN"/>
              </w:rPr>
            </w:rPrChange>
          </w:rPr>
          <w:t>are g</w:t>
        </w:r>
      </w:ins>
      <w:ins w:id="2659" w:author="像个男人一样" w:date="2018-03-21T20:57:50Z">
        <w:r>
          <w:rPr>
            <w:rFonts w:hint="default" w:eastAsiaTheme="minorEastAsia" w:cstheme="minorBidi"/>
            <w:b w:val="0"/>
            <w:sz w:val="24"/>
            <w:szCs w:val="22"/>
            <w:lang w:val="en-IE" w:eastAsia="zh-CN"/>
            <w:rPrChange w:id="2660" w:author="像个男人一样" w:date="2018-03-21T23:34:57Z">
              <w:rPr>
                <w:rFonts w:hint="eastAsia" w:eastAsiaTheme="minorEastAsia" w:cstheme="minorBidi"/>
                <w:b w:val="0"/>
                <w:sz w:val="24"/>
                <w:szCs w:val="22"/>
                <w:lang w:val="en-US" w:eastAsia="zh-CN"/>
              </w:rPr>
            </w:rPrChange>
          </w:rPr>
          <w:t xml:space="preserve">oing to </w:t>
        </w:r>
      </w:ins>
      <w:ins w:id="2661" w:author="像个男人一样" w:date="2018-03-21T20:57:51Z">
        <w:r>
          <w:rPr>
            <w:rFonts w:hint="default" w:eastAsiaTheme="minorEastAsia" w:cstheme="minorBidi"/>
            <w:b w:val="0"/>
            <w:sz w:val="24"/>
            <w:szCs w:val="22"/>
            <w:lang w:val="en-IE" w:eastAsia="zh-CN"/>
            <w:rPrChange w:id="2662" w:author="像个男人一样" w:date="2018-03-21T23:34:57Z">
              <w:rPr>
                <w:rFonts w:hint="eastAsia" w:eastAsiaTheme="minorEastAsia" w:cstheme="minorBidi"/>
                <w:b w:val="0"/>
                <w:sz w:val="24"/>
                <w:szCs w:val="22"/>
                <w:lang w:val="en-US" w:eastAsia="zh-CN"/>
              </w:rPr>
            </w:rPrChange>
          </w:rPr>
          <w:t>study</w:t>
        </w:r>
      </w:ins>
      <w:ins w:id="2663" w:author="像个男人一样" w:date="2018-03-21T20:57:52Z">
        <w:r>
          <w:rPr>
            <w:rFonts w:hint="default" w:eastAsiaTheme="minorEastAsia" w:cstheme="minorBidi"/>
            <w:b w:val="0"/>
            <w:sz w:val="24"/>
            <w:szCs w:val="22"/>
            <w:lang w:val="en-IE" w:eastAsia="zh-CN"/>
            <w:rPrChange w:id="2664" w:author="像个男人一样" w:date="2018-03-21T23:34:57Z">
              <w:rPr>
                <w:rFonts w:hint="eastAsia" w:eastAsiaTheme="minorEastAsia" w:cstheme="minorBidi"/>
                <w:b w:val="0"/>
                <w:sz w:val="24"/>
                <w:szCs w:val="22"/>
                <w:lang w:val="en-US" w:eastAsia="zh-CN"/>
              </w:rPr>
            </w:rPrChange>
          </w:rPr>
          <w:t xml:space="preserve"> t</w:t>
        </w:r>
      </w:ins>
      <w:ins w:id="2665" w:author="像个男人一样" w:date="2018-03-21T20:57:53Z">
        <w:r>
          <w:rPr>
            <w:rFonts w:hint="default" w:eastAsiaTheme="minorEastAsia" w:cstheme="minorBidi"/>
            <w:b w:val="0"/>
            <w:sz w:val="24"/>
            <w:szCs w:val="22"/>
            <w:lang w:val="en-IE" w:eastAsia="zh-CN"/>
            <w:rPrChange w:id="2666" w:author="像个男人一样" w:date="2018-03-21T23:34:57Z">
              <w:rPr>
                <w:rFonts w:hint="eastAsia" w:eastAsiaTheme="minorEastAsia" w:cstheme="minorBidi"/>
                <w:b w:val="0"/>
                <w:sz w:val="24"/>
                <w:szCs w:val="22"/>
                <w:lang w:val="en-US" w:eastAsia="zh-CN"/>
              </w:rPr>
            </w:rPrChange>
          </w:rPr>
          <w:t xml:space="preserve">wo </w:t>
        </w:r>
      </w:ins>
      <w:ins w:id="2667" w:author="像个男人一样" w:date="2018-03-21T20:58:02Z">
        <w:r>
          <w:rPr>
            <w:rFonts w:hint="default" w:eastAsiaTheme="minorEastAsia" w:cstheme="minorBidi"/>
            <w:b w:val="0"/>
            <w:sz w:val="24"/>
            <w:szCs w:val="22"/>
            <w:lang w:val="en-IE" w:eastAsia="zh-CN"/>
            <w:rPrChange w:id="2668" w:author="像个男人一样" w:date="2018-03-21T23:34:57Z">
              <w:rPr>
                <w:rFonts w:hint="eastAsia" w:eastAsiaTheme="minorEastAsia" w:cstheme="minorBidi"/>
                <w:b w:val="0"/>
                <w:sz w:val="24"/>
                <w:szCs w:val="22"/>
                <w:lang w:val="en-US" w:eastAsia="zh-CN"/>
              </w:rPr>
            </w:rPrChange>
          </w:rPr>
          <w:t>devic</w:t>
        </w:r>
      </w:ins>
      <w:ins w:id="2669" w:author="像个男人一样" w:date="2018-03-21T20:58:03Z">
        <w:r>
          <w:rPr>
            <w:rFonts w:hint="default" w:eastAsiaTheme="minorEastAsia" w:cstheme="minorBidi"/>
            <w:b w:val="0"/>
            <w:sz w:val="24"/>
            <w:szCs w:val="22"/>
            <w:lang w:val="en-IE" w:eastAsia="zh-CN"/>
            <w:rPrChange w:id="2670" w:author="像个男人一样" w:date="2018-03-21T23:34:57Z">
              <w:rPr>
                <w:rFonts w:hint="eastAsia" w:eastAsiaTheme="minorEastAsia" w:cstheme="minorBidi"/>
                <w:b w:val="0"/>
                <w:sz w:val="24"/>
                <w:szCs w:val="22"/>
                <w:lang w:val="en-US" w:eastAsia="zh-CN"/>
              </w:rPr>
            </w:rPrChange>
          </w:rPr>
          <w:t>es</w:t>
        </w:r>
      </w:ins>
      <w:ins w:id="2671" w:author="像个男人一样" w:date="2018-03-21T20:58:05Z">
        <w:r>
          <w:rPr>
            <w:rFonts w:hint="default" w:eastAsiaTheme="minorEastAsia" w:cstheme="minorBidi"/>
            <w:b w:val="0"/>
            <w:sz w:val="24"/>
            <w:szCs w:val="22"/>
            <w:lang w:val="en-IE" w:eastAsia="zh-CN"/>
            <w:rPrChange w:id="2672" w:author="像个男人一样" w:date="2018-03-21T23:34:57Z">
              <w:rPr>
                <w:rFonts w:hint="eastAsia" w:eastAsiaTheme="minorEastAsia" w:cstheme="minorBidi"/>
                <w:b w:val="0"/>
                <w:sz w:val="24"/>
                <w:szCs w:val="22"/>
                <w:lang w:val="en-US" w:eastAsia="zh-CN"/>
              </w:rPr>
            </w:rPrChange>
          </w:rPr>
          <w:t xml:space="preserve">, </w:t>
        </w:r>
      </w:ins>
      <w:ins w:id="2673" w:author="像个男人一样" w:date="2018-03-21T20:58:06Z">
        <w:r>
          <w:rPr>
            <w:rFonts w:hint="default" w:eastAsiaTheme="minorEastAsia" w:cstheme="minorBidi"/>
            <w:b w:val="0"/>
            <w:sz w:val="24"/>
            <w:szCs w:val="22"/>
            <w:lang w:val="en-IE" w:eastAsia="zh-CN"/>
            <w:rPrChange w:id="2674" w:author="像个男人一样" w:date="2018-03-21T23:34:57Z">
              <w:rPr>
                <w:rFonts w:hint="eastAsia" w:eastAsiaTheme="minorEastAsia" w:cstheme="minorBidi"/>
                <w:b w:val="0"/>
                <w:sz w:val="24"/>
                <w:szCs w:val="22"/>
                <w:lang w:val="en-US" w:eastAsia="zh-CN"/>
              </w:rPr>
            </w:rPrChange>
          </w:rPr>
          <w:t>Ac</w:t>
        </w:r>
      </w:ins>
      <w:ins w:id="2675" w:author="像个男人一样" w:date="2018-03-21T20:58:07Z">
        <w:r>
          <w:rPr>
            <w:rFonts w:hint="default" w:eastAsiaTheme="minorEastAsia" w:cstheme="minorBidi"/>
            <w:b w:val="0"/>
            <w:sz w:val="24"/>
            <w:szCs w:val="22"/>
            <w:lang w:val="en-IE" w:eastAsia="zh-CN"/>
            <w:rPrChange w:id="2676" w:author="像个男人一样" w:date="2018-03-21T23:34:57Z">
              <w:rPr>
                <w:rFonts w:hint="eastAsia" w:eastAsiaTheme="minorEastAsia" w:cstheme="minorBidi"/>
                <w:b w:val="0"/>
                <w:sz w:val="24"/>
                <w:szCs w:val="22"/>
                <w:lang w:val="en-US" w:eastAsia="zh-CN"/>
              </w:rPr>
            </w:rPrChange>
          </w:rPr>
          <w:t>ce</w:t>
        </w:r>
      </w:ins>
      <w:ins w:id="2677" w:author="像个男人一样" w:date="2018-03-21T20:58:08Z">
        <w:r>
          <w:rPr>
            <w:rFonts w:hint="default" w:eastAsiaTheme="minorEastAsia" w:cstheme="minorBidi"/>
            <w:b w:val="0"/>
            <w:sz w:val="24"/>
            <w:szCs w:val="22"/>
            <w:lang w:val="en-IE" w:eastAsia="zh-CN"/>
            <w:rPrChange w:id="2678" w:author="像个男人一样" w:date="2018-03-21T23:34:57Z">
              <w:rPr>
                <w:rFonts w:hint="eastAsia" w:eastAsiaTheme="minorEastAsia" w:cstheme="minorBidi"/>
                <w:b w:val="0"/>
                <w:sz w:val="24"/>
                <w:szCs w:val="22"/>
                <w:lang w:val="en-US" w:eastAsia="zh-CN"/>
              </w:rPr>
            </w:rPrChange>
          </w:rPr>
          <w:t>le</w:t>
        </w:r>
      </w:ins>
      <w:ins w:id="2679" w:author="像个男人一样" w:date="2018-03-21T20:58:09Z">
        <w:r>
          <w:rPr>
            <w:rFonts w:hint="default" w:eastAsiaTheme="minorEastAsia" w:cstheme="minorBidi"/>
            <w:b w:val="0"/>
            <w:sz w:val="24"/>
            <w:szCs w:val="22"/>
            <w:lang w:val="en-IE" w:eastAsia="zh-CN"/>
            <w:rPrChange w:id="2680" w:author="像个男人一样" w:date="2018-03-21T23:34:57Z">
              <w:rPr>
                <w:rFonts w:hint="eastAsia" w:eastAsiaTheme="minorEastAsia" w:cstheme="minorBidi"/>
                <w:b w:val="0"/>
                <w:sz w:val="24"/>
                <w:szCs w:val="22"/>
                <w:lang w:val="en-US" w:eastAsia="zh-CN"/>
              </w:rPr>
            </w:rPrChange>
          </w:rPr>
          <w:t>r</w:t>
        </w:r>
      </w:ins>
      <w:ins w:id="2681" w:author="像个男人一样" w:date="2018-03-21T20:58:10Z">
        <w:r>
          <w:rPr>
            <w:rFonts w:hint="default" w:eastAsiaTheme="minorEastAsia" w:cstheme="minorBidi"/>
            <w:b w:val="0"/>
            <w:sz w:val="24"/>
            <w:szCs w:val="22"/>
            <w:lang w:val="en-IE" w:eastAsia="zh-CN"/>
            <w:rPrChange w:id="2682" w:author="像个男人一样" w:date="2018-03-21T23:34:57Z">
              <w:rPr>
                <w:rFonts w:hint="eastAsia" w:eastAsiaTheme="minorEastAsia" w:cstheme="minorBidi"/>
                <w:b w:val="0"/>
                <w:sz w:val="24"/>
                <w:szCs w:val="22"/>
                <w:lang w:val="en-US" w:eastAsia="zh-CN"/>
              </w:rPr>
            </w:rPrChange>
          </w:rPr>
          <w:t>ome</w:t>
        </w:r>
      </w:ins>
      <w:ins w:id="2683" w:author="像个男人一样" w:date="2018-03-21T20:58:11Z">
        <w:r>
          <w:rPr>
            <w:rFonts w:hint="default" w:eastAsiaTheme="minorEastAsia" w:cstheme="minorBidi"/>
            <w:b w:val="0"/>
            <w:sz w:val="24"/>
            <w:szCs w:val="22"/>
            <w:lang w:val="en-IE" w:eastAsia="zh-CN"/>
            <w:rPrChange w:id="2684" w:author="像个男人一样" w:date="2018-03-21T23:34:57Z">
              <w:rPr>
                <w:rFonts w:hint="eastAsia" w:eastAsiaTheme="minorEastAsia" w:cstheme="minorBidi"/>
                <w:b w:val="0"/>
                <w:sz w:val="24"/>
                <w:szCs w:val="22"/>
                <w:lang w:val="en-US" w:eastAsia="zh-CN"/>
              </w:rPr>
            </w:rPrChange>
          </w:rPr>
          <w:t xml:space="preserve">ter </w:t>
        </w:r>
      </w:ins>
      <w:ins w:id="2685" w:author="像个男人一样" w:date="2018-03-21T20:58:12Z">
        <w:r>
          <w:rPr>
            <w:rFonts w:hint="default" w:eastAsiaTheme="minorEastAsia" w:cstheme="minorBidi"/>
            <w:b w:val="0"/>
            <w:sz w:val="24"/>
            <w:szCs w:val="22"/>
            <w:lang w:val="en-IE" w:eastAsia="zh-CN"/>
            <w:rPrChange w:id="2686" w:author="像个男人一样" w:date="2018-03-21T23:34:57Z">
              <w:rPr>
                <w:rFonts w:hint="eastAsia" w:eastAsiaTheme="minorEastAsia" w:cstheme="minorBidi"/>
                <w:b w:val="0"/>
                <w:sz w:val="24"/>
                <w:szCs w:val="22"/>
                <w:lang w:val="en-US" w:eastAsia="zh-CN"/>
              </w:rPr>
            </w:rPrChange>
          </w:rPr>
          <w:t>and G</w:t>
        </w:r>
      </w:ins>
      <w:ins w:id="2687" w:author="像个男人一样" w:date="2018-03-21T20:58:13Z">
        <w:r>
          <w:rPr>
            <w:rFonts w:hint="default" w:eastAsiaTheme="minorEastAsia" w:cstheme="minorBidi"/>
            <w:b w:val="0"/>
            <w:sz w:val="24"/>
            <w:szCs w:val="22"/>
            <w:lang w:val="en-IE" w:eastAsia="zh-CN"/>
            <w:rPrChange w:id="2688" w:author="像个男人一样" w:date="2018-03-21T23:34:57Z">
              <w:rPr>
                <w:rFonts w:hint="eastAsia" w:eastAsiaTheme="minorEastAsia" w:cstheme="minorBidi"/>
                <w:b w:val="0"/>
                <w:sz w:val="24"/>
                <w:szCs w:val="22"/>
                <w:lang w:val="en-US" w:eastAsia="zh-CN"/>
              </w:rPr>
            </w:rPrChange>
          </w:rPr>
          <w:t>yro</w:t>
        </w:r>
      </w:ins>
      <w:ins w:id="2689" w:author="像个男人一样" w:date="2018-03-21T20:58:14Z">
        <w:r>
          <w:rPr>
            <w:rFonts w:hint="default" w:eastAsiaTheme="minorEastAsia" w:cstheme="minorBidi"/>
            <w:b w:val="0"/>
            <w:sz w:val="24"/>
            <w:szCs w:val="22"/>
            <w:lang w:val="en-IE" w:eastAsia="zh-CN"/>
            <w:rPrChange w:id="2690" w:author="像个男人一样" w:date="2018-03-21T23:34:57Z">
              <w:rPr>
                <w:rFonts w:hint="eastAsia" w:eastAsiaTheme="minorEastAsia" w:cstheme="minorBidi"/>
                <w:b w:val="0"/>
                <w:sz w:val="24"/>
                <w:szCs w:val="22"/>
                <w:lang w:val="en-US" w:eastAsia="zh-CN"/>
              </w:rPr>
            </w:rPrChange>
          </w:rPr>
          <w:t>sc</w:t>
        </w:r>
      </w:ins>
      <w:ins w:id="2691" w:author="像个男人一样" w:date="2018-03-21T20:58:16Z">
        <w:r>
          <w:rPr>
            <w:rFonts w:hint="default" w:eastAsiaTheme="minorEastAsia" w:cstheme="minorBidi"/>
            <w:b w:val="0"/>
            <w:sz w:val="24"/>
            <w:szCs w:val="22"/>
            <w:lang w:val="en-IE" w:eastAsia="zh-CN"/>
            <w:rPrChange w:id="2692" w:author="像个男人一样" w:date="2018-03-21T23:34:57Z">
              <w:rPr>
                <w:rFonts w:hint="eastAsia" w:eastAsiaTheme="minorEastAsia" w:cstheme="minorBidi"/>
                <w:b w:val="0"/>
                <w:sz w:val="24"/>
                <w:szCs w:val="22"/>
                <w:lang w:val="en-US" w:eastAsia="zh-CN"/>
              </w:rPr>
            </w:rPrChange>
          </w:rPr>
          <w:t>op</w:t>
        </w:r>
      </w:ins>
      <w:ins w:id="2693" w:author="像个男人一样" w:date="2018-03-21T20:58:17Z">
        <w:r>
          <w:rPr>
            <w:rFonts w:hint="default" w:eastAsiaTheme="minorEastAsia" w:cstheme="minorBidi"/>
            <w:b w:val="0"/>
            <w:sz w:val="24"/>
            <w:szCs w:val="22"/>
            <w:lang w:val="en-IE" w:eastAsia="zh-CN"/>
            <w:rPrChange w:id="2694" w:author="像个男人一样" w:date="2018-03-21T23:34:57Z">
              <w:rPr>
                <w:rFonts w:hint="eastAsia" w:eastAsiaTheme="minorEastAsia" w:cstheme="minorBidi"/>
                <w:b w:val="0"/>
                <w:sz w:val="24"/>
                <w:szCs w:val="22"/>
                <w:lang w:val="en-US" w:eastAsia="zh-CN"/>
              </w:rPr>
            </w:rPrChange>
          </w:rPr>
          <w:t xml:space="preserve">e </w:t>
        </w:r>
      </w:ins>
      <w:ins w:id="2695" w:author="像个男人一样" w:date="2018-03-21T20:58:51Z">
        <w:r>
          <w:rPr>
            <w:rFonts w:hint="default" w:eastAsiaTheme="minorEastAsia" w:cstheme="minorBidi"/>
            <w:b w:val="0"/>
            <w:sz w:val="24"/>
            <w:szCs w:val="22"/>
            <w:lang w:val="en-IE" w:eastAsia="zh-CN"/>
            <w:rPrChange w:id="2696" w:author="像个男人一样" w:date="2018-03-21T23:34:57Z">
              <w:rPr>
                <w:rFonts w:hint="eastAsia" w:eastAsiaTheme="minorEastAsia" w:cstheme="minorBidi"/>
                <w:b w:val="0"/>
                <w:sz w:val="24"/>
                <w:szCs w:val="22"/>
                <w:lang w:val="en-US" w:eastAsia="zh-CN"/>
              </w:rPr>
            </w:rPrChange>
          </w:rPr>
          <w:t>,</w:t>
        </w:r>
      </w:ins>
      <w:ins w:id="2697" w:author="像个男人一样" w:date="2018-03-21T20:58:52Z">
        <w:r>
          <w:rPr>
            <w:rFonts w:hint="default" w:eastAsiaTheme="minorEastAsia" w:cstheme="minorBidi"/>
            <w:b w:val="0"/>
            <w:sz w:val="24"/>
            <w:szCs w:val="22"/>
            <w:lang w:val="en-IE" w:eastAsia="zh-CN"/>
            <w:rPrChange w:id="2698" w:author="像个男人一样" w:date="2018-03-21T23:34:57Z">
              <w:rPr>
                <w:rFonts w:hint="eastAsia" w:eastAsiaTheme="minorEastAsia" w:cstheme="minorBidi"/>
                <w:b w:val="0"/>
                <w:sz w:val="24"/>
                <w:szCs w:val="22"/>
                <w:lang w:val="en-US" w:eastAsia="zh-CN"/>
              </w:rPr>
            </w:rPrChange>
          </w:rPr>
          <w:t xml:space="preserve"> h</w:t>
        </w:r>
      </w:ins>
      <w:ins w:id="2699" w:author="像个男人一样" w:date="2018-03-21T20:58:53Z">
        <w:r>
          <w:rPr>
            <w:rFonts w:hint="default" w:eastAsiaTheme="minorEastAsia" w:cstheme="minorBidi"/>
            <w:b w:val="0"/>
            <w:sz w:val="24"/>
            <w:szCs w:val="22"/>
            <w:lang w:val="en-IE" w:eastAsia="zh-CN"/>
            <w:rPrChange w:id="2700" w:author="像个男人一样" w:date="2018-03-21T23:34:57Z">
              <w:rPr>
                <w:rFonts w:hint="eastAsia" w:eastAsiaTheme="minorEastAsia" w:cstheme="minorBidi"/>
                <w:b w:val="0"/>
                <w:sz w:val="24"/>
                <w:szCs w:val="22"/>
                <w:lang w:val="en-US" w:eastAsia="zh-CN"/>
              </w:rPr>
            </w:rPrChange>
          </w:rPr>
          <w:t>ow the</w:t>
        </w:r>
      </w:ins>
      <w:ins w:id="2701" w:author="像个男人一样" w:date="2018-03-21T20:58:54Z">
        <w:r>
          <w:rPr>
            <w:rFonts w:hint="default" w:eastAsiaTheme="minorEastAsia" w:cstheme="minorBidi"/>
            <w:b w:val="0"/>
            <w:sz w:val="24"/>
            <w:szCs w:val="22"/>
            <w:lang w:val="en-IE" w:eastAsia="zh-CN"/>
            <w:rPrChange w:id="2702" w:author="像个男人一样" w:date="2018-03-21T23:34:57Z">
              <w:rPr>
                <w:rFonts w:hint="eastAsia" w:eastAsiaTheme="minorEastAsia" w:cstheme="minorBidi"/>
                <w:b w:val="0"/>
                <w:sz w:val="24"/>
                <w:szCs w:val="22"/>
                <w:lang w:val="en-US" w:eastAsia="zh-CN"/>
              </w:rPr>
            </w:rPrChange>
          </w:rPr>
          <w:t xml:space="preserve">y </w:t>
        </w:r>
      </w:ins>
      <w:ins w:id="2703" w:author="像个男人一样" w:date="2018-03-21T20:58:56Z">
        <w:r>
          <w:rPr>
            <w:rFonts w:hint="default" w:eastAsiaTheme="minorEastAsia" w:cstheme="minorBidi"/>
            <w:b w:val="0"/>
            <w:sz w:val="24"/>
            <w:szCs w:val="22"/>
            <w:lang w:val="en-IE" w:eastAsia="zh-CN"/>
            <w:rPrChange w:id="2704" w:author="像个男人一样" w:date="2018-03-21T23:34:57Z">
              <w:rPr>
                <w:rFonts w:hint="eastAsia" w:eastAsiaTheme="minorEastAsia" w:cstheme="minorBidi"/>
                <w:b w:val="0"/>
                <w:sz w:val="24"/>
                <w:szCs w:val="22"/>
                <w:lang w:val="en-US" w:eastAsia="zh-CN"/>
              </w:rPr>
            </w:rPrChange>
          </w:rPr>
          <w:t>wor</w:t>
        </w:r>
      </w:ins>
      <w:ins w:id="2705" w:author="像个男人一样" w:date="2018-03-21T20:58:57Z">
        <w:r>
          <w:rPr>
            <w:rFonts w:hint="default" w:eastAsiaTheme="minorEastAsia" w:cstheme="minorBidi"/>
            <w:b w:val="0"/>
            <w:sz w:val="24"/>
            <w:szCs w:val="22"/>
            <w:lang w:val="en-IE" w:eastAsia="zh-CN"/>
            <w:rPrChange w:id="2706" w:author="像个男人一样" w:date="2018-03-21T23:34:57Z">
              <w:rPr>
                <w:rFonts w:hint="eastAsia" w:eastAsiaTheme="minorEastAsia" w:cstheme="minorBidi"/>
                <w:b w:val="0"/>
                <w:sz w:val="24"/>
                <w:szCs w:val="22"/>
                <w:lang w:val="en-US" w:eastAsia="zh-CN"/>
              </w:rPr>
            </w:rPrChange>
          </w:rPr>
          <w:t>ks a</w:t>
        </w:r>
      </w:ins>
      <w:ins w:id="2707" w:author="像个男人一样" w:date="2018-03-21T20:58:58Z">
        <w:r>
          <w:rPr>
            <w:rFonts w:hint="default" w:eastAsiaTheme="minorEastAsia" w:cstheme="minorBidi"/>
            <w:b w:val="0"/>
            <w:sz w:val="24"/>
            <w:szCs w:val="22"/>
            <w:lang w:val="en-IE" w:eastAsia="zh-CN"/>
            <w:rPrChange w:id="2708" w:author="像个男人一样" w:date="2018-03-21T23:34:57Z">
              <w:rPr>
                <w:rFonts w:hint="eastAsia" w:eastAsiaTheme="minorEastAsia" w:cstheme="minorBidi"/>
                <w:b w:val="0"/>
                <w:sz w:val="24"/>
                <w:szCs w:val="22"/>
                <w:lang w:val="en-US" w:eastAsia="zh-CN"/>
              </w:rPr>
            </w:rPrChange>
          </w:rPr>
          <w:t>nd h</w:t>
        </w:r>
      </w:ins>
      <w:ins w:id="2709" w:author="像个男人一样" w:date="2018-03-21T20:58:59Z">
        <w:r>
          <w:rPr>
            <w:rFonts w:hint="default" w:eastAsiaTheme="minorEastAsia" w:cstheme="minorBidi"/>
            <w:b w:val="0"/>
            <w:sz w:val="24"/>
            <w:szCs w:val="22"/>
            <w:lang w:val="en-IE" w:eastAsia="zh-CN"/>
            <w:rPrChange w:id="2710" w:author="像个男人一样" w:date="2018-03-21T23:34:57Z">
              <w:rPr>
                <w:rFonts w:hint="eastAsia" w:eastAsiaTheme="minorEastAsia" w:cstheme="minorBidi"/>
                <w:b w:val="0"/>
                <w:sz w:val="24"/>
                <w:szCs w:val="22"/>
                <w:lang w:val="en-US" w:eastAsia="zh-CN"/>
              </w:rPr>
            </w:rPrChange>
          </w:rPr>
          <w:t xml:space="preserve">ow </w:t>
        </w:r>
      </w:ins>
      <w:ins w:id="2711" w:author="像个男人一样" w:date="2018-03-21T20:59:03Z">
        <w:r>
          <w:rPr>
            <w:rFonts w:hint="default" w:eastAsiaTheme="minorEastAsia" w:cstheme="minorBidi"/>
            <w:b w:val="0"/>
            <w:sz w:val="24"/>
            <w:szCs w:val="22"/>
            <w:lang w:val="en-IE" w:eastAsia="zh-CN"/>
            <w:rPrChange w:id="2712" w:author="像个男人一样" w:date="2018-03-21T23:34:57Z">
              <w:rPr>
                <w:rFonts w:hint="eastAsia" w:eastAsiaTheme="minorEastAsia" w:cstheme="minorBidi"/>
                <w:b w:val="0"/>
                <w:sz w:val="24"/>
                <w:szCs w:val="22"/>
                <w:lang w:val="en-US" w:eastAsia="zh-CN"/>
              </w:rPr>
            </w:rPrChange>
          </w:rPr>
          <w:t>t</w:t>
        </w:r>
      </w:ins>
      <w:ins w:id="2713" w:author="像个男人一样" w:date="2018-03-21T20:59:05Z">
        <w:r>
          <w:rPr>
            <w:rFonts w:hint="default" w:eastAsiaTheme="minorEastAsia" w:cstheme="minorBidi"/>
            <w:b w:val="0"/>
            <w:sz w:val="24"/>
            <w:szCs w:val="22"/>
            <w:lang w:val="en-IE" w:eastAsia="zh-CN"/>
            <w:rPrChange w:id="2714" w:author="像个男人一样" w:date="2018-03-21T23:34:57Z">
              <w:rPr>
                <w:rFonts w:hint="eastAsia" w:eastAsiaTheme="minorEastAsia" w:cstheme="minorBidi"/>
                <w:b w:val="0"/>
                <w:sz w:val="24"/>
                <w:szCs w:val="22"/>
                <w:lang w:val="en-US" w:eastAsia="zh-CN"/>
              </w:rPr>
            </w:rPrChange>
          </w:rPr>
          <w:t>h</w:t>
        </w:r>
      </w:ins>
      <w:ins w:id="2715" w:author="像个男人一样" w:date="2018-03-21T20:59:06Z">
        <w:r>
          <w:rPr>
            <w:rFonts w:hint="default" w:eastAsiaTheme="minorEastAsia" w:cstheme="minorBidi"/>
            <w:b w:val="0"/>
            <w:sz w:val="24"/>
            <w:szCs w:val="22"/>
            <w:lang w:val="en-IE" w:eastAsia="zh-CN"/>
            <w:rPrChange w:id="2716" w:author="像个男人一样" w:date="2018-03-21T23:34:57Z">
              <w:rPr>
                <w:rFonts w:hint="eastAsia" w:eastAsiaTheme="minorEastAsia" w:cstheme="minorBidi"/>
                <w:b w:val="0"/>
                <w:sz w:val="24"/>
                <w:szCs w:val="22"/>
                <w:lang w:val="en-US" w:eastAsia="zh-CN"/>
              </w:rPr>
            </w:rPrChange>
          </w:rPr>
          <w:t>e</w:t>
        </w:r>
      </w:ins>
      <w:ins w:id="2717" w:author="像个男人一样" w:date="2018-03-21T20:59:07Z">
        <w:r>
          <w:rPr>
            <w:rFonts w:hint="default" w:eastAsiaTheme="minorEastAsia" w:cstheme="minorBidi"/>
            <w:b w:val="0"/>
            <w:sz w:val="24"/>
            <w:szCs w:val="22"/>
            <w:lang w:val="en-IE" w:eastAsia="zh-CN"/>
            <w:rPrChange w:id="2718" w:author="像个男人一样" w:date="2018-03-21T23:34:57Z">
              <w:rPr>
                <w:rFonts w:hint="eastAsia" w:eastAsiaTheme="minorEastAsia" w:cstheme="minorBidi"/>
                <w:b w:val="0"/>
                <w:sz w:val="24"/>
                <w:szCs w:val="22"/>
                <w:lang w:val="en-US" w:eastAsia="zh-CN"/>
              </w:rPr>
            </w:rPrChange>
          </w:rPr>
          <w:t xml:space="preserve">y </w:t>
        </w:r>
      </w:ins>
      <w:ins w:id="2719" w:author="像个男人一样" w:date="2018-03-21T20:59:11Z">
        <w:r>
          <w:rPr>
            <w:rFonts w:hint="default" w:eastAsiaTheme="minorEastAsia" w:cstheme="minorBidi"/>
            <w:b w:val="0"/>
            <w:sz w:val="24"/>
            <w:szCs w:val="22"/>
            <w:lang w:val="en-IE" w:eastAsia="zh-CN"/>
            <w:rPrChange w:id="2720" w:author="像个男人一样" w:date="2018-03-21T23:34:57Z">
              <w:rPr>
                <w:rFonts w:hint="eastAsia" w:eastAsiaTheme="minorEastAsia" w:cstheme="minorBidi"/>
                <w:b w:val="0"/>
                <w:sz w:val="24"/>
                <w:szCs w:val="22"/>
                <w:lang w:val="en-US" w:eastAsia="zh-CN"/>
              </w:rPr>
            </w:rPrChange>
          </w:rPr>
          <w:t>are us</w:t>
        </w:r>
      </w:ins>
      <w:ins w:id="2721" w:author="像个男人一样" w:date="2018-03-21T20:59:12Z">
        <w:r>
          <w:rPr>
            <w:rFonts w:hint="default" w:eastAsiaTheme="minorEastAsia" w:cstheme="minorBidi"/>
            <w:b w:val="0"/>
            <w:sz w:val="24"/>
            <w:szCs w:val="22"/>
            <w:lang w:val="en-IE" w:eastAsia="zh-CN"/>
            <w:rPrChange w:id="2722" w:author="像个男人一样" w:date="2018-03-21T23:34:57Z">
              <w:rPr>
                <w:rFonts w:hint="eastAsia" w:eastAsiaTheme="minorEastAsia" w:cstheme="minorBidi"/>
                <w:b w:val="0"/>
                <w:sz w:val="24"/>
                <w:szCs w:val="22"/>
                <w:lang w:val="en-US" w:eastAsia="zh-CN"/>
              </w:rPr>
            </w:rPrChange>
          </w:rPr>
          <w:t xml:space="preserve">ed </w:t>
        </w:r>
      </w:ins>
      <w:ins w:id="2723" w:author="像个男人一样" w:date="2018-03-21T21:00:47Z">
        <w:r>
          <w:rPr>
            <w:rFonts w:hint="default" w:eastAsiaTheme="minorEastAsia" w:cstheme="minorBidi"/>
            <w:b w:val="0"/>
            <w:sz w:val="24"/>
            <w:szCs w:val="22"/>
            <w:lang w:val="en-IE" w:eastAsia="zh-CN"/>
            <w:rPrChange w:id="2724" w:author="像个男人一样" w:date="2018-03-21T23:34:57Z">
              <w:rPr>
                <w:rFonts w:hint="eastAsia" w:eastAsiaTheme="minorEastAsia" w:cstheme="minorBidi"/>
                <w:b w:val="0"/>
                <w:sz w:val="24"/>
                <w:szCs w:val="22"/>
                <w:lang w:val="en-US" w:eastAsia="zh-CN"/>
              </w:rPr>
            </w:rPrChange>
          </w:rPr>
          <w:t>w</w:t>
        </w:r>
      </w:ins>
      <w:ins w:id="2725" w:author="像个男人一样" w:date="2018-03-21T21:00:49Z">
        <w:r>
          <w:rPr>
            <w:rFonts w:hint="default" w:eastAsiaTheme="minorEastAsia" w:cstheme="minorBidi"/>
            <w:b w:val="0"/>
            <w:sz w:val="24"/>
            <w:szCs w:val="22"/>
            <w:lang w:val="en-IE" w:eastAsia="zh-CN"/>
            <w:rPrChange w:id="2726" w:author="像个男人一样" w:date="2018-03-21T23:34:57Z">
              <w:rPr>
                <w:rFonts w:hint="eastAsia" w:eastAsiaTheme="minorEastAsia" w:cstheme="minorBidi"/>
                <w:b w:val="0"/>
                <w:sz w:val="24"/>
                <w:szCs w:val="22"/>
                <w:lang w:val="en-US" w:eastAsia="zh-CN"/>
              </w:rPr>
            </w:rPrChange>
          </w:rPr>
          <w:t>ith som</w:t>
        </w:r>
      </w:ins>
      <w:ins w:id="2727" w:author="像个男人一样" w:date="2018-03-21T21:00:50Z">
        <w:r>
          <w:rPr>
            <w:rFonts w:hint="default" w:eastAsiaTheme="minorEastAsia" w:cstheme="minorBidi"/>
            <w:b w:val="0"/>
            <w:sz w:val="24"/>
            <w:szCs w:val="22"/>
            <w:lang w:val="en-IE" w:eastAsia="zh-CN"/>
            <w:rPrChange w:id="2728" w:author="像个男人一样" w:date="2018-03-21T23:34:57Z">
              <w:rPr>
                <w:rFonts w:hint="eastAsia" w:eastAsiaTheme="minorEastAsia" w:cstheme="minorBidi"/>
                <w:b w:val="0"/>
                <w:sz w:val="24"/>
                <w:szCs w:val="22"/>
                <w:lang w:val="en-US" w:eastAsia="zh-CN"/>
              </w:rPr>
            </w:rPrChange>
          </w:rPr>
          <w:t>e r</w:t>
        </w:r>
      </w:ins>
      <w:ins w:id="2729" w:author="像个男人一样" w:date="2018-03-21T21:00:51Z">
        <w:r>
          <w:rPr>
            <w:rFonts w:hint="default" w:eastAsiaTheme="minorEastAsia" w:cstheme="minorBidi"/>
            <w:b w:val="0"/>
            <w:sz w:val="24"/>
            <w:szCs w:val="22"/>
            <w:lang w:val="en-IE" w:eastAsia="zh-CN"/>
            <w:rPrChange w:id="2730" w:author="像个男人一样" w:date="2018-03-21T23:34:57Z">
              <w:rPr>
                <w:rFonts w:hint="eastAsia" w:eastAsiaTheme="minorEastAsia" w:cstheme="minorBidi"/>
                <w:b w:val="0"/>
                <w:sz w:val="24"/>
                <w:szCs w:val="22"/>
                <w:lang w:val="en-US" w:eastAsia="zh-CN"/>
              </w:rPr>
            </w:rPrChange>
          </w:rPr>
          <w:t>ecog</w:t>
        </w:r>
      </w:ins>
      <w:ins w:id="2731" w:author="像个男人一样" w:date="2018-03-21T21:00:53Z">
        <w:r>
          <w:rPr>
            <w:rFonts w:hint="default" w:eastAsiaTheme="minorEastAsia" w:cstheme="minorBidi"/>
            <w:b w:val="0"/>
            <w:sz w:val="24"/>
            <w:szCs w:val="22"/>
            <w:lang w:val="en-IE" w:eastAsia="zh-CN"/>
            <w:rPrChange w:id="2732" w:author="像个男人一样" w:date="2018-03-21T23:34:57Z">
              <w:rPr>
                <w:rFonts w:hint="eastAsia" w:eastAsiaTheme="minorEastAsia" w:cstheme="minorBidi"/>
                <w:b w:val="0"/>
                <w:sz w:val="24"/>
                <w:szCs w:val="22"/>
                <w:lang w:val="en-US" w:eastAsia="zh-CN"/>
              </w:rPr>
            </w:rPrChange>
          </w:rPr>
          <w:t>ni</w:t>
        </w:r>
      </w:ins>
      <w:ins w:id="2733" w:author="像个男人一样" w:date="2018-03-21T21:00:54Z">
        <w:r>
          <w:rPr>
            <w:rFonts w:hint="default" w:eastAsiaTheme="minorEastAsia" w:cstheme="minorBidi"/>
            <w:b w:val="0"/>
            <w:sz w:val="24"/>
            <w:szCs w:val="22"/>
            <w:lang w:val="en-IE" w:eastAsia="zh-CN"/>
            <w:rPrChange w:id="2734" w:author="像个男人一样" w:date="2018-03-21T23:34:57Z">
              <w:rPr>
                <w:rFonts w:hint="eastAsia" w:eastAsiaTheme="minorEastAsia" w:cstheme="minorBidi"/>
                <w:b w:val="0"/>
                <w:sz w:val="24"/>
                <w:szCs w:val="22"/>
                <w:lang w:val="en-US" w:eastAsia="zh-CN"/>
              </w:rPr>
            </w:rPrChange>
          </w:rPr>
          <w:t xml:space="preserve">tion </w:t>
        </w:r>
      </w:ins>
      <w:ins w:id="2735" w:author="像个男人一样" w:date="2018-03-21T21:00:55Z">
        <w:r>
          <w:rPr>
            <w:rFonts w:hint="default" w:eastAsiaTheme="minorEastAsia" w:cstheme="minorBidi"/>
            <w:b w:val="0"/>
            <w:sz w:val="24"/>
            <w:szCs w:val="22"/>
            <w:lang w:val="en-IE" w:eastAsia="zh-CN"/>
            <w:rPrChange w:id="2736" w:author="像个男人一样" w:date="2018-03-21T23:34:57Z">
              <w:rPr>
                <w:rFonts w:hint="eastAsia" w:eastAsiaTheme="minorEastAsia" w:cstheme="minorBidi"/>
                <w:b w:val="0"/>
                <w:sz w:val="24"/>
                <w:szCs w:val="22"/>
                <w:lang w:val="en-US" w:eastAsia="zh-CN"/>
              </w:rPr>
            </w:rPrChange>
          </w:rPr>
          <w:t>a</w:t>
        </w:r>
      </w:ins>
      <w:ins w:id="2737" w:author="像个男人一样" w:date="2018-03-21T21:00:56Z">
        <w:r>
          <w:rPr>
            <w:rFonts w:hint="default" w:eastAsiaTheme="minorEastAsia" w:cstheme="minorBidi"/>
            <w:b w:val="0"/>
            <w:sz w:val="24"/>
            <w:szCs w:val="22"/>
            <w:lang w:val="en-IE" w:eastAsia="zh-CN"/>
            <w:rPrChange w:id="2738" w:author="像个男人一样" w:date="2018-03-21T23:34:57Z">
              <w:rPr>
                <w:rFonts w:hint="eastAsia" w:eastAsiaTheme="minorEastAsia" w:cstheme="minorBidi"/>
                <w:b w:val="0"/>
                <w:sz w:val="24"/>
                <w:szCs w:val="22"/>
                <w:lang w:val="en-US" w:eastAsia="zh-CN"/>
              </w:rPr>
            </w:rPrChange>
          </w:rPr>
          <w:t>lgo</w:t>
        </w:r>
      </w:ins>
      <w:ins w:id="2739" w:author="像个男人一样" w:date="2018-03-21T21:00:57Z">
        <w:r>
          <w:rPr>
            <w:rFonts w:hint="default" w:eastAsiaTheme="minorEastAsia" w:cstheme="minorBidi"/>
            <w:b w:val="0"/>
            <w:sz w:val="24"/>
            <w:szCs w:val="22"/>
            <w:lang w:val="en-IE" w:eastAsia="zh-CN"/>
            <w:rPrChange w:id="2740" w:author="像个男人一样" w:date="2018-03-21T23:34:57Z">
              <w:rPr>
                <w:rFonts w:hint="eastAsia" w:eastAsiaTheme="minorEastAsia" w:cstheme="minorBidi"/>
                <w:b w:val="0"/>
                <w:sz w:val="24"/>
                <w:szCs w:val="22"/>
                <w:lang w:val="en-US" w:eastAsia="zh-CN"/>
              </w:rPr>
            </w:rPrChange>
          </w:rPr>
          <w:t>r</w:t>
        </w:r>
      </w:ins>
      <w:ins w:id="2741" w:author="像个男人一样" w:date="2018-03-21T21:00:59Z">
        <w:r>
          <w:rPr>
            <w:rFonts w:hint="default" w:eastAsiaTheme="minorEastAsia" w:cstheme="minorBidi"/>
            <w:b w:val="0"/>
            <w:sz w:val="24"/>
            <w:szCs w:val="22"/>
            <w:lang w:val="en-IE" w:eastAsia="zh-CN"/>
            <w:rPrChange w:id="2742" w:author="像个男人一样" w:date="2018-03-21T23:34:57Z">
              <w:rPr>
                <w:rFonts w:hint="eastAsia" w:eastAsiaTheme="minorEastAsia" w:cstheme="minorBidi"/>
                <w:b w:val="0"/>
                <w:sz w:val="24"/>
                <w:szCs w:val="22"/>
                <w:lang w:val="en-US" w:eastAsia="zh-CN"/>
              </w:rPr>
            </w:rPrChange>
          </w:rPr>
          <w:t>ith</w:t>
        </w:r>
      </w:ins>
      <w:ins w:id="2743" w:author="像个男人一样" w:date="2018-03-21T21:01:00Z">
        <w:r>
          <w:rPr>
            <w:rFonts w:hint="default" w:eastAsiaTheme="minorEastAsia" w:cstheme="minorBidi"/>
            <w:b w:val="0"/>
            <w:sz w:val="24"/>
            <w:szCs w:val="22"/>
            <w:lang w:val="en-IE" w:eastAsia="zh-CN"/>
            <w:rPrChange w:id="2744" w:author="像个男人一样" w:date="2018-03-21T23:34:57Z">
              <w:rPr>
                <w:rFonts w:hint="eastAsia" w:eastAsiaTheme="minorEastAsia" w:cstheme="minorBidi"/>
                <w:b w:val="0"/>
                <w:sz w:val="24"/>
                <w:szCs w:val="22"/>
                <w:lang w:val="en-US" w:eastAsia="zh-CN"/>
              </w:rPr>
            </w:rPrChange>
          </w:rPr>
          <w:t>ms</w:t>
        </w:r>
      </w:ins>
      <w:ins w:id="2745" w:author="像个男人一样" w:date="2018-03-21T21:01:28Z">
        <w:r>
          <w:rPr>
            <w:rFonts w:hint="default" w:eastAsiaTheme="minorEastAsia" w:cstheme="minorBidi"/>
            <w:b w:val="0"/>
            <w:sz w:val="24"/>
            <w:szCs w:val="22"/>
            <w:lang w:val="en-IE" w:eastAsia="zh-CN"/>
            <w:rPrChange w:id="2746" w:author="像个男人一样" w:date="2018-03-21T23:34:57Z">
              <w:rPr>
                <w:rFonts w:hint="eastAsia" w:eastAsiaTheme="minorEastAsia" w:cstheme="minorBidi"/>
                <w:b w:val="0"/>
                <w:sz w:val="24"/>
                <w:szCs w:val="22"/>
                <w:lang w:val="en-US" w:eastAsia="zh-CN"/>
              </w:rPr>
            </w:rPrChange>
          </w:rPr>
          <w:t>, a</w:t>
        </w:r>
      </w:ins>
      <w:ins w:id="2747" w:author="像个男人一样" w:date="2018-03-21T21:01:29Z">
        <w:r>
          <w:rPr>
            <w:rFonts w:hint="default" w:eastAsiaTheme="minorEastAsia" w:cstheme="minorBidi"/>
            <w:b w:val="0"/>
            <w:sz w:val="24"/>
            <w:szCs w:val="22"/>
            <w:lang w:val="en-IE" w:eastAsia="zh-CN"/>
            <w:rPrChange w:id="2748" w:author="像个男人一样" w:date="2018-03-21T23:34:57Z">
              <w:rPr>
                <w:rFonts w:hint="eastAsia" w:eastAsiaTheme="minorEastAsia" w:cstheme="minorBidi"/>
                <w:b w:val="0"/>
                <w:sz w:val="24"/>
                <w:szCs w:val="22"/>
                <w:lang w:val="en-US" w:eastAsia="zh-CN"/>
              </w:rPr>
            </w:rPrChange>
          </w:rPr>
          <w:t>nd th</w:t>
        </w:r>
      </w:ins>
      <w:ins w:id="2749" w:author="像个男人一样" w:date="2018-03-21T21:01:30Z">
        <w:r>
          <w:rPr>
            <w:rFonts w:hint="default" w:eastAsiaTheme="minorEastAsia" w:cstheme="minorBidi"/>
            <w:b w:val="0"/>
            <w:sz w:val="24"/>
            <w:szCs w:val="22"/>
            <w:lang w:val="en-IE" w:eastAsia="zh-CN"/>
            <w:rPrChange w:id="2750" w:author="像个男人一样" w:date="2018-03-21T23:34:57Z">
              <w:rPr>
                <w:rFonts w:hint="eastAsia" w:eastAsiaTheme="minorEastAsia" w:cstheme="minorBidi"/>
                <w:b w:val="0"/>
                <w:sz w:val="24"/>
                <w:szCs w:val="22"/>
                <w:lang w:val="en-US" w:eastAsia="zh-CN"/>
              </w:rPr>
            </w:rPrChange>
          </w:rPr>
          <w:t>e mos</w:t>
        </w:r>
      </w:ins>
      <w:ins w:id="2751" w:author="像个男人一样" w:date="2018-03-21T21:01:31Z">
        <w:r>
          <w:rPr>
            <w:rFonts w:hint="default" w:eastAsiaTheme="minorEastAsia" w:cstheme="minorBidi"/>
            <w:b w:val="0"/>
            <w:sz w:val="24"/>
            <w:szCs w:val="22"/>
            <w:lang w:val="en-IE" w:eastAsia="zh-CN"/>
            <w:rPrChange w:id="2752" w:author="像个男人一样" w:date="2018-03-21T23:34:57Z">
              <w:rPr>
                <w:rFonts w:hint="eastAsia" w:eastAsiaTheme="minorEastAsia" w:cstheme="minorBidi"/>
                <w:b w:val="0"/>
                <w:sz w:val="24"/>
                <w:szCs w:val="22"/>
                <w:lang w:val="en-US" w:eastAsia="zh-CN"/>
              </w:rPr>
            </w:rPrChange>
          </w:rPr>
          <w:t xml:space="preserve">t </w:t>
        </w:r>
      </w:ins>
      <w:ins w:id="2753" w:author="像个男人一样" w:date="2018-03-21T21:01:32Z">
        <w:r>
          <w:rPr>
            <w:rFonts w:hint="default" w:eastAsiaTheme="minorEastAsia" w:cstheme="minorBidi"/>
            <w:b w:val="0"/>
            <w:sz w:val="24"/>
            <w:szCs w:val="22"/>
            <w:lang w:val="en-IE" w:eastAsia="zh-CN"/>
            <w:rPrChange w:id="2754" w:author="像个男人一样" w:date="2018-03-21T23:34:57Z">
              <w:rPr>
                <w:rFonts w:hint="eastAsia" w:eastAsiaTheme="minorEastAsia" w:cstheme="minorBidi"/>
                <w:b w:val="0"/>
                <w:sz w:val="24"/>
                <w:szCs w:val="22"/>
                <w:lang w:val="en-US" w:eastAsia="zh-CN"/>
              </w:rPr>
            </w:rPrChange>
          </w:rPr>
          <w:t>imp</w:t>
        </w:r>
      </w:ins>
      <w:ins w:id="2755" w:author="像个男人一样" w:date="2018-03-21T21:01:33Z">
        <w:r>
          <w:rPr>
            <w:rFonts w:hint="default" w:eastAsiaTheme="minorEastAsia" w:cstheme="minorBidi"/>
            <w:b w:val="0"/>
            <w:sz w:val="24"/>
            <w:szCs w:val="22"/>
            <w:lang w:val="en-IE" w:eastAsia="zh-CN"/>
            <w:rPrChange w:id="2756" w:author="像个男人一样" w:date="2018-03-21T23:34:57Z">
              <w:rPr>
                <w:rFonts w:hint="eastAsia" w:eastAsiaTheme="minorEastAsia" w:cstheme="minorBidi"/>
                <w:b w:val="0"/>
                <w:sz w:val="24"/>
                <w:szCs w:val="22"/>
                <w:lang w:val="en-US" w:eastAsia="zh-CN"/>
              </w:rPr>
            </w:rPrChange>
          </w:rPr>
          <w:t>ort</w:t>
        </w:r>
      </w:ins>
      <w:ins w:id="2757" w:author="像个男人一样" w:date="2018-03-21T21:01:34Z">
        <w:r>
          <w:rPr>
            <w:rFonts w:hint="default" w:eastAsiaTheme="minorEastAsia" w:cstheme="minorBidi"/>
            <w:b w:val="0"/>
            <w:sz w:val="24"/>
            <w:szCs w:val="22"/>
            <w:lang w:val="en-IE" w:eastAsia="zh-CN"/>
            <w:rPrChange w:id="2758" w:author="像个男人一样" w:date="2018-03-21T23:34:57Z">
              <w:rPr>
                <w:rFonts w:hint="eastAsia" w:eastAsiaTheme="minorEastAsia" w:cstheme="minorBidi"/>
                <w:b w:val="0"/>
                <w:sz w:val="24"/>
                <w:szCs w:val="22"/>
                <w:lang w:val="en-US" w:eastAsia="zh-CN"/>
              </w:rPr>
            </w:rPrChange>
          </w:rPr>
          <w:t>ant par</w:t>
        </w:r>
      </w:ins>
      <w:ins w:id="2759" w:author="像个男人一样" w:date="2018-03-21T21:01:35Z">
        <w:r>
          <w:rPr>
            <w:rFonts w:hint="default" w:eastAsiaTheme="minorEastAsia" w:cstheme="minorBidi"/>
            <w:b w:val="0"/>
            <w:sz w:val="24"/>
            <w:szCs w:val="22"/>
            <w:lang w:val="en-IE" w:eastAsia="zh-CN"/>
            <w:rPrChange w:id="2760" w:author="像个男人一样" w:date="2018-03-21T23:34:57Z">
              <w:rPr>
                <w:rFonts w:hint="eastAsia" w:eastAsiaTheme="minorEastAsia" w:cstheme="minorBidi"/>
                <w:b w:val="0"/>
                <w:sz w:val="24"/>
                <w:szCs w:val="22"/>
                <w:lang w:val="en-US" w:eastAsia="zh-CN"/>
              </w:rPr>
            </w:rPrChange>
          </w:rPr>
          <w:t xml:space="preserve">t </w:t>
        </w:r>
      </w:ins>
      <w:ins w:id="2761" w:author="像个男人一样" w:date="2018-03-21T21:01:38Z">
        <w:r>
          <w:rPr>
            <w:rFonts w:hint="default" w:eastAsiaTheme="minorEastAsia" w:cstheme="minorBidi"/>
            <w:b w:val="0"/>
            <w:sz w:val="24"/>
            <w:szCs w:val="22"/>
            <w:lang w:val="en-IE" w:eastAsia="zh-CN"/>
            <w:rPrChange w:id="2762" w:author="像个男人一样" w:date="2018-03-21T23:34:57Z">
              <w:rPr>
                <w:rFonts w:hint="eastAsia" w:eastAsiaTheme="minorEastAsia" w:cstheme="minorBidi"/>
                <w:b w:val="0"/>
                <w:sz w:val="24"/>
                <w:szCs w:val="22"/>
                <w:lang w:val="en-US" w:eastAsia="zh-CN"/>
              </w:rPr>
            </w:rPrChange>
          </w:rPr>
          <w:t xml:space="preserve">is </w:t>
        </w:r>
      </w:ins>
      <w:ins w:id="2763" w:author="像个男人一样" w:date="2018-03-21T21:01:39Z">
        <w:r>
          <w:rPr>
            <w:rFonts w:hint="default" w:eastAsiaTheme="minorEastAsia" w:cstheme="minorBidi"/>
            <w:b w:val="0"/>
            <w:sz w:val="24"/>
            <w:szCs w:val="22"/>
            <w:lang w:val="en-IE" w:eastAsia="zh-CN"/>
            <w:rPrChange w:id="2764" w:author="像个男人一样" w:date="2018-03-21T23:34:57Z">
              <w:rPr>
                <w:rFonts w:hint="eastAsia" w:eastAsiaTheme="minorEastAsia" w:cstheme="minorBidi"/>
                <w:b w:val="0"/>
                <w:sz w:val="24"/>
                <w:szCs w:val="22"/>
                <w:lang w:val="en-US" w:eastAsia="zh-CN"/>
              </w:rPr>
            </w:rPrChange>
          </w:rPr>
          <w:t>the l</w:t>
        </w:r>
      </w:ins>
      <w:ins w:id="2765" w:author="像个男人一样" w:date="2018-03-21T21:01:40Z">
        <w:r>
          <w:rPr>
            <w:rFonts w:hint="default" w:eastAsiaTheme="minorEastAsia" w:cstheme="minorBidi"/>
            <w:b w:val="0"/>
            <w:sz w:val="24"/>
            <w:szCs w:val="22"/>
            <w:lang w:val="en-IE" w:eastAsia="zh-CN"/>
            <w:rPrChange w:id="2766" w:author="像个男人一样" w:date="2018-03-21T23:34:57Z">
              <w:rPr>
                <w:rFonts w:hint="eastAsia" w:eastAsiaTheme="minorEastAsia" w:cstheme="minorBidi"/>
                <w:b w:val="0"/>
                <w:sz w:val="24"/>
                <w:szCs w:val="22"/>
                <w:lang w:val="en-US" w:eastAsia="zh-CN"/>
              </w:rPr>
            </w:rPrChange>
          </w:rPr>
          <w:t xml:space="preserve">ast </w:t>
        </w:r>
      </w:ins>
      <w:ins w:id="2767" w:author="像个男人一样" w:date="2018-03-21T21:01:41Z">
        <w:r>
          <w:rPr>
            <w:rFonts w:hint="default" w:eastAsiaTheme="minorEastAsia" w:cstheme="minorBidi"/>
            <w:b w:val="0"/>
            <w:sz w:val="24"/>
            <w:szCs w:val="22"/>
            <w:lang w:val="en-IE" w:eastAsia="zh-CN"/>
            <w:rPrChange w:id="2768" w:author="像个男人一样" w:date="2018-03-21T23:34:57Z">
              <w:rPr>
                <w:rFonts w:hint="eastAsia" w:eastAsiaTheme="minorEastAsia" w:cstheme="minorBidi"/>
                <w:b w:val="0"/>
                <w:sz w:val="24"/>
                <w:szCs w:val="22"/>
                <w:lang w:val="en-US" w:eastAsia="zh-CN"/>
              </w:rPr>
            </w:rPrChange>
          </w:rPr>
          <w:t>cha</w:t>
        </w:r>
      </w:ins>
      <w:ins w:id="2769" w:author="像个男人一样" w:date="2018-03-21T21:01:47Z">
        <w:r>
          <w:rPr>
            <w:rFonts w:hint="default" w:eastAsiaTheme="minorEastAsia" w:cstheme="minorBidi"/>
            <w:b w:val="0"/>
            <w:sz w:val="24"/>
            <w:szCs w:val="22"/>
            <w:lang w:val="en-IE" w:eastAsia="zh-CN"/>
            <w:rPrChange w:id="2770" w:author="像个男人一样" w:date="2018-03-21T23:34:57Z">
              <w:rPr>
                <w:rFonts w:hint="eastAsia" w:eastAsiaTheme="minorEastAsia" w:cstheme="minorBidi"/>
                <w:b w:val="0"/>
                <w:sz w:val="24"/>
                <w:szCs w:val="22"/>
                <w:lang w:val="en-US" w:eastAsia="zh-CN"/>
              </w:rPr>
            </w:rPrChange>
          </w:rPr>
          <w:t>pter</w:t>
        </w:r>
      </w:ins>
      <w:ins w:id="2771" w:author="像个男人一样" w:date="2018-03-21T21:01:48Z">
        <w:r>
          <w:rPr>
            <w:rFonts w:hint="default" w:eastAsiaTheme="minorEastAsia" w:cstheme="minorBidi"/>
            <w:b w:val="0"/>
            <w:sz w:val="24"/>
            <w:szCs w:val="22"/>
            <w:lang w:val="en-IE" w:eastAsia="zh-CN"/>
            <w:rPrChange w:id="2772" w:author="像个男人一样" w:date="2018-03-21T23:34:57Z">
              <w:rPr>
                <w:rFonts w:hint="eastAsia" w:eastAsiaTheme="minorEastAsia" w:cstheme="minorBidi"/>
                <w:b w:val="0"/>
                <w:sz w:val="24"/>
                <w:szCs w:val="22"/>
                <w:lang w:val="en-US" w:eastAsia="zh-CN"/>
              </w:rPr>
            </w:rPrChange>
          </w:rPr>
          <w:t xml:space="preserve"> </w:t>
        </w:r>
      </w:ins>
      <w:ins w:id="2773" w:author="像个男人一样" w:date="2018-03-21T21:01:51Z">
        <w:r>
          <w:rPr>
            <w:rFonts w:hint="default" w:eastAsiaTheme="minorEastAsia" w:cstheme="minorBidi"/>
            <w:b w:val="0"/>
            <w:sz w:val="24"/>
            <w:szCs w:val="22"/>
            <w:lang w:val="en-IE" w:eastAsia="zh-CN"/>
            <w:rPrChange w:id="2774" w:author="像个男人一样" w:date="2018-03-21T23:34:57Z">
              <w:rPr>
                <w:rFonts w:hint="eastAsia" w:eastAsiaTheme="minorEastAsia" w:cstheme="minorBidi"/>
                <w:b w:val="0"/>
                <w:sz w:val="24"/>
                <w:szCs w:val="22"/>
                <w:lang w:val="en-US" w:eastAsia="zh-CN"/>
              </w:rPr>
            </w:rPrChange>
          </w:rPr>
          <w:t>wh</w:t>
        </w:r>
      </w:ins>
      <w:ins w:id="2775" w:author="像个男人一样" w:date="2018-03-21T21:01:52Z">
        <w:r>
          <w:rPr>
            <w:rFonts w:hint="default" w:eastAsiaTheme="minorEastAsia" w:cstheme="minorBidi"/>
            <w:b w:val="0"/>
            <w:sz w:val="24"/>
            <w:szCs w:val="22"/>
            <w:lang w:val="en-IE" w:eastAsia="zh-CN"/>
            <w:rPrChange w:id="2776" w:author="像个男人一样" w:date="2018-03-21T23:34:57Z">
              <w:rPr>
                <w:rFonts w:hint="eastAsia" w:eastAsiaTheme="minorEastAsia" w:cstheme="minorBidi"/>
                <w:b w:val="0"/>
                <w:sz w:val="24"/>
                <w:szCs w:val="22"/>
                <w:lang w:val="en-US" w:eastAsia="zh-CN"/>
              </w:rPr>
            </w:rPrChange>
          </w:rPr>
          <w:t>ich d</w:t>
        </w:r>
      </w:ins>
      <w:ins w:id="2777" w:author="像个男人一样" w:date="2018-03-21T21:01:53Z">
        <w:r>
          <w:rPr>
            <w:rFonts w:hint="default" w:eastAsiaTheme="minorEastAsia" w:cstheme="minorBidi"/>
            <w:b w:val="0"/>
            <w:sz w:val="24"/>
            <w:szCs w:val="22"/>
            <w:lang w:val="en-IE" w:eastAsia="zh-CN"/>
            <w:rPrChange w:id="2778" w:author="像个男人一样" w:date="2018-03-21T23:34:57Z">
              <w:rPr>
                <w:rFonts w:hint="eastAsia" w:eastAsiaTheme="minorEastAsia" w:cstheme="minorBidi"/>
                <w:b w:val="0"/>
                <w:sz w:val="24"/>
                <w:szCs w:val="22"/>
                <w:lang w:val="en-US" w:eastAsia="zh-CN"/>
              </w:rPr>
            </w:rPrChange>
          </w:rPr>
          <w:t>i</w:t>
        </w:r>
      </w:ins>
      <w:ins w:id="2779" w:author="像个男人一样" w:date="2018-03-21T21:01:57Z">
        <w:r>
          <w:rPr>
            <w:rFonts w:hint="default" w:eastAsiaTheme="minorEastAsia" w:cstheme="minorBidi"/>
            <w:b w:val="0"/>
            <w:sz w:val="24"/>
            <w:szCs w:val="22"/>
            <w:lang w:val="en-IE" w:eastAsia="zh-CN"/>
            <w:rPrChange w:id="2780" w:author="像个男人一样" w:date="2018-03-21T23:34:57Z">
              <w:rPr>
                <w:rFonts w:hint="eastAsia" w:eastAsiaTheme="minorEastAsia" w:cstheme="minorBidi"/>
                <w:b w:val="0"/>
                <w:sz w:val="24"/>
                <w:szCs w:val="22"/>
                <w:lang w:val="en-US" w:eastAsia="zh-CN"/>
              </w:rPr>
            </w:rPrChange>
          </w:rPr>
          <w:t>sc</w:t>
        </w:r>
      </w:ins>
      <w:ins w:id="2781" w:author="像个男人一样" w:date="2018-03-21T21:01:58Z">
        <w:r>
          <w:rPr>
            <w:rFonts w:hint="default" w:eastAsiaTheme="minorEastAsia" w:cstheme="minorBidi"/>
            <w:b w:val="0"/>
            <w:sz w:val="24"/>
            <w:szCs w:val="22"/>
            <w:lang w:val="en-IE" w:eastAsia="zh-CN"/>
            <w:rPrChange w:id="2782" w:author="像个男人一样" w:date="2018-03-21T23:34:57Z">
              <w:rPr>
                <w:rFonts w:hint="eastAsia" w:eastAsiaTheme="minorEastAsia" w:cstheme="minorBidi"/>
                <w:b w:val="0"/>
                <w:sz w:val="24"/>
                <w:szCs w:val="22"/>
                <w:lang w:val="en-US" w:eastAsia="zh-CN"/>
              </w:rPr>
            </w:rPrChange>
          </w:rPr>
          <w:t xml:space="preserve">uss </w:t>
        </w:r>
      </w:ins>
      <w:ins w:id="2783" w:author="像个男人一样" w:date="2018-03-21T21:01:59Z">
        <w:r>
          <w:rPr>
            <w:rFonts w:hint="default" w:eastAsiaTheme="minorEastAsia" w:cstheme="minorBidi"/>
            <w:b w:val="0"/>
            <w:sz w:val="24"/>
            <w:szCs w:val="22"/>
            <w:lang w:val="en-IE" w:eastAsia="zh-CN"/>
            <w:rPrChange w:id="2784" w:author="像个男人一样" w:date="2018-03-21T23:34:57Z">
              <w:rPr>
                <w:rFonts w:hint="eastAsia" w:eastAsiaTheme="minorEastAsia" w:cstheme="minorBidi"/>
                <w:b w:val="0"/>
                <w:sz w:val="24"/>
                <w:szCs w:val="22"/>
                <w:lang w:val="en-US" w:eastAsia="zh-CN"/>
              </w:rPr>
            </w:rPrChange>
          </w:rPr>
          <w:t>a</w:t>
        </w:r>
      </w:ins>
      <w:ins w:id="2785" w:author="像个男人一样" w:date="2018-03-21T21:06:07Z">
        <w:r>
          <w:rPr>
            <w:rFonts w:hint="default" w:eastAsiaTheme="minorEastAsia" w:cstheme="minorBidi"/>
            <w:b w:val="0"/>
            <w:sz w:val="24"/>
            <w:szCs w:val="22"/>
            <w:lang w:val="en-IE" w:eastAsia="zh-CN"/>
            <w:rPrChange w:id="2786" w:author="像个男人一样" w:date="2018-03-21T23:34:57Z">
              <w:rPr>
                <w:rFonts w:hint="eastAsia" w:eastAsiaTheme="minorEastAsia" w:cstheme="minorBidi"/>
                <w:b w:val="0"/>
                <w:sz w:val="24"/>
                <w:szCs w:val="22"/>
                <w:lang w:val="en-US" w:eastAsia="zh-CN"/>
              </w:rPr>
            </w:rPrChange>
          </w:rPr>
          <w:t xml:space="preserve"> h</w:t>
        </w:r>
      </w:ins>
      <w:ins w:id="2787" w:author="像个男人一样" w:date="2018-03-21T21:06:08Z">
        <w:r>
          <w:rPr>
            <w:rFonts w:hint="default" w:eastAsiaTheme="minorEastAsia" w:cstheme="minorBidi"/>
            <w:b w:val="0"/>
            <w:sz w:val="24"/>
            <w:szCs w:val="22"/>
            <w:lang w:val="en-IE" w:eastAsia="zh-CN"/>
            <w:rPrChange w:id="2788" w:author="像个男人一样" w:date="2018-03-21T23:34:57Z">
              <w:rPr>
                <w:rFonts w:hint="eastAsia" w:eastAsiaTheme="minorEastAsia" w:cstheme="minorBidi"/>
                <w:b w:val="0"/>
                <w:sz w:val="24"/>
                <w:szCs w:val="22"/>
                <w:lang w:val="en-US" w:eastAsia="zh-CN"/>
              </w:rPr>
            </w:rPrChange>
          </w:rPr>
          <w:t>y</w:t>
        </w:r>
      </w:ins>
      <w:ins w:id="2789" w:author="像个男人一样" w:date="2018-03-21T21:06:09Z">
        <w:r>
          <w:rPr>
            <w:rFonts w:hint="default" w:eastAsiaTheme="minorEastAsia" w:cstheme="minorBidi"/>
            <w:b w:val="0"/>
            <w:sz w:val="24"/>
            <w:szCs w:val="22"/>
            <w:lang w:val="en-IE" w:eastAsia="zh-CN"/>
            <w:rPrChange w:id="2790" w:author="像个男人一样" w:date="2018-03-21T23:34:57Z">
              <w:rPr>
                <w:rFonts w:hint="eastAsia" w:eastAsiaTheme="minorEastAsia" w:cstheme="minorBidi"/>
                <w:b w:val="0"/>
                <w:sz w:val="24"/>
                <w:szCs w:val="22"/>
                <w:lang w:val="en-US" w:eastAsia="zh-CN"/>
              </w:rPr>
            </w:rPrChange>
          </w:rPr>
          <w:t>poth</w:t>
        </w:r>
      </w:ins>
      <w:ins w:id="2791" w:author="像个男人一样" w:date="2018-03-21T21:06:10Z">
        <w:r>
          <w:rPr>
            <w:rFonts w:hint="default" w:eastAsiaTheme="minorEastAsia" w:cstheme="minorBidi"/>
            <w:b w:val="0"/>
            <w:sz w:val="24"/>
            <w:szCs w:val="22"/>
            <w:lang w:val="en-IE" w:eastAsia="zh-CN"/>
            <w:rPrChange w:id="2792" w:author="像个男人一样" w:date="2018-03-21T23:34:57Z">
              <w:rPr>
                <w:rFonts w:hint="eastAsia" w:eastAsiaTheme="minorEastAsia" w:cstheme="minorBidi"/>
                <w:b w:val="0"/>
                <w:sz w:val="24"/>
                <w:szCs w:val="22"/>
                <w:lang w:val="en-US" w:eastAsia="zh-CN"/>
              </w:rPr>
            </w:rPrChange>
          </w:rPr>
          <w:t>esi</w:t>
        </w:r>
      </w:ins>
      <w:ins w:id="2793" w:author="像个男人一样" w:date="2018-03-21T21:06:11Z">
        <w:r>
          <w:rPr>
            <w:rFonts w:hint="default" w:eastAsiaTheme="minorEastAsia" w:cstheme="minorBidi"/>
            <w:b w:val="0"/>
            <w:sz w:val="24"/>
            <w:szCs w:val="22"/>
            <w:lang w:val="en-IE" w:eastAsia="zh-CN"/>
            <w:rPrChange w:id="2794" w:author="像个男人一样" w:date="2018-03-21T23:34:57Z">
              <w:rPr>
                <w:rFonts w:hint="eastAsia" w:eastAsiaTheme="minorEastAsia" w:cstheme="minorBidi"/>
                <w:b w:val="0"/>
                <w:sz w:val="24"/>
                <w:szCs w:val="22"/>
                <w:lang w:val="en-US" w:eastAsia="zh-CN"/>
              </w:rPr>
            </w:rPrChange>
          </w:rPr>
          <w:t>s</w:t>
        </w:r>
      </w:ins>
      <w:ins w:id="2795" w:author="像个男人一样" w:date="2018-03-21T21:06:20Z">
        <w:r>
          <w:rPr>
            <w:rFonts w:hint="default" w:eastAsiaTheme="minorEastAsia" w:cstheme="minorBidi"/>
            <w:b w:val="0"/>
            <w:sz w:val="24"/>
            <w:szCs w:val="22"/>
            <w:lang w:val="en-IE" w:eastAsia="zh-CN"/>
            <w:rPrChange w:id="2796" w:author="像个男人一样" w:date="2018-03-21T23:34:57Z">
              <w:rPr>
                <w:rFonts w:hint="eastAsia" w:eastAsiaTheme="minorEastAsia" w:cstheme="minorBidi"/>
                <w:b w:val="0"/>
                <w:sz w:val="24"/>
                <w:szCs w:val="22"/>
                <w:lang w:val="en-US" w:eastAsia="zh-CN"/>
              </w:rPr>
            </w:rPrChange>
          </w:rPr>
          <w:t xml:space="preserve"> </w:t>
        </w:r>
      </w:ins>
      <w:ins w:id="2797" w:author="像个男人一样" w:date="2018-03-21T21:06:21Z">
        <w:r>
          <w:rPr>
            <w:rFonts w:hint="default" w:eastAsiaTheme="minorEastAsia" w:cstheme="minorBidi"/>
            <w:b w:val="0"/>
            <w:sz w:val="24"/>
            <w:szCs w:val="22"/>
            <w:lang w:val="en-IE" w:eastAsia="zh-CN"/>
            <w:rPrChange w:id="2798" w:author="像个男人一样" w:date="2018-03-21T23:34:57Z">
              <w:rPr>
                <w:rFonts w:hint="eastAsia" w:eastAsiaTheme="minorEastAsia" w:cstheme="minorBidi"/>
                <w:b w:val="0"/>
                <w:sz w:val="24"/>
                <w:szCs w:val="22"/>
                <w:lang w:val="en-US" w:eastAsia="zh-CN"/>
              </w:rPr>
            </w:rPrChange>
          </w:rPr>
          <w:t>whic</w:t>
        </w:r>
      </w:ins>
      <w:ins w:id="2799" w:author="像个男人一样" w:date="2018-03-21T21:06:22Z">
        <w:r>
          <w:rPr>
            <w:rFonts w:hint="default" w:eastAsiaTheme="minorEastAsia" w:cstheme="minorBidi"/>
            <w:b w:val="0"/>
            <w:sz w:val="24"/>
            <w:szCs w:val="22"/>
            <w:lang w:val="en-IE" w:eastAsia="zh-CN"/>
            <w:rPrChange w:id="2800" w:author="像个男人一样" w:date="2018-03-21T23:34:57Z">
              <w:rPr>
                <w:rFonts w:hint="eastAsia" w:eastAsiaTheme="minorEastAsia" w:cstheme="minorBidi"/>
                <w:b w:val="0"/>
                <w:sz w:val="24"/>
                <w:szCs w:val="22"/>
                <w:lang w:val="en-US" w:eastAsia="zh-CN"/>
              </w:rPr>
            </w:rPrChange>
          </w:rPr>
          <w:t xml:space="preserve">h </w:t>
        </w:r>
      </w:ins>
      <w:ins w:id="2801" w:author="像个男人一样" w:date="2018-03-21T21:06:23Z">
        <w:r>
          <w:rPr>
            <w:rFonts w:hint="default" w:eastAsiaTheme="minorEastAsia" w:cstheme="minorBidi"/>
            <w:b w:val="0"/>
            <w:sz w:val="24"/>
            <w:szCs w:val="22"/>
            <w:lang w:val="en-IE" w:eastAsia="zh-CN"/>
            <w:rPrChange w:id="2802" w:author="像个男人一样" w:date="2018-03-21T23:34:57Z">
              <w:rPr>
                <w:rFonts w:hint="eastAsia" w:eastAsiaTheme="minorEastAsia" w:cstheme="minorBidi"/>
                <w:b w:val="0"/>
                <w:sz w:val="24"/>
                <w:szCs w:val="22"/>
                <w:lang w:val="en-US" w:eastAsia="zh-CN"/>
              </w:rPr>
            </w:rPrChange>
          </w:rPr>
          <w:t>tr</w:t>
        </w:r>
      </w:ins>
      <w:ins w:id="2803" w:author="像个男人一样" w:date="2018-03-21T21:06:25Z">
        <w:r>
          <w:rPr>
            <w:rFonts w:hint="default" w:eastAsiaTheme="minorEastAsia" w:cstheme="minorBidi"/>
            <w:b w:val="0"/>
            <w:sz w:val="24"/>
            <w:szCs w:val="22"/>
            <w:lang w:val="en-IE" w:eastAsia="zh-CN"/>
            <w:rPrChange w:id="2804" w:author="像个男人一样" w:date="2018-03-21T23:34:57Z">
              <w:rPr>
                <w:rFonts w:hint="eastAsia" w:eastAsiaTheme="minorEastAsia" w:cstheme="minorBidi"/>
                <w:b w:val="0"/>
                <w:sz w:val="24"/>
                <w:szCs w:val="22"/>
                <w:lang w:val="en-US" w:eastAsia="zh-CN"/>
              </w:rPr>
            </w:rPrChange>
          </w:rPr>
          <w:t>ie</w:t>
        </w:r>
      </w:ins>
      <w:ins w:id="2805" w:author="像个男人一样" w:date="2018-03-21T21:06:26Z">
        <w:r>
          <w:rPr>
            <w:rFonts w:hint="default" w:eastAsiaTheme="minorEastAsia" w:cstheme="minorBidi"/>
            <w:b w:val="0"/>
            <w:sz w:val="24"/>
            <w:szCs w:val="22"/>
            <w:lang w:val="en-IE" w:eastAsia="zh-CN"/>
            <w:rPrChange w:id="2806" w:author="像个男人一样" w:date="2018-03-21T23:34:57Z">
              <w:rPr>
                <w:rFonts w:hint="eastAsia" w:eastAsiaTheme="minorEastAsia" w:cstheme="minorBidi"/>
                <w:b w:val="0"/>
                <w:sz w:val="24"/>
                <w:szCs w:val="22"/>
                <w:lang w:val="en-US" w:eastAsia="zh-CN"/>
              </w:rPr>
            </w:rPrChange>
          </w:rPr>
          <w:t xml:space="preserve">s to </w:t>
        </w:r>
      </w:ins>
      <w:ins w:id="2807" w:author="像个男人一样" w:date="2018-03-21T21:06:27Z">
        <w:r>
          <w:rPr>
            <w:rFonts w:hint="default" w:eastAsiaTheme="minorEastAsia" w:cstheme="minorBidi"/>
            <w:b w:val="0"/>
            <w:sz w:val="24"/>
            <w:szCs w:val="22"/>
            <w:lang w:val="en-IE" w:eastAsia="zh-CN"/>
            <w:rPrChange w:id="2808" w:author="像个男人一样" w:date="2018-03-21T23:34:57Z">
              <w:rPr>
                <w:rFonts w:hint="eastAsia" w:eastAsiaTheme="minorEastAsia" w:cstheme="minorBidi"/>
                <w:b w:val="0"/>
                <w:sz w:val="24"/>
                <w:szCs w:val="22"/>
                <w:lang w:val="en-US" w:eastAsia="zh-CN"/>
              </w:rPr>
            </w:rPrChange>
          </w:rPr>
          <w:t>use th</w:t>
        </w:r>
      </w:ins>
      <w:ins w:id="2809" w:author="像个男人一样" w:date="2018-03-21T21:06:29Z">
        <w:r>
          <w:rPr>
            <w:rFonts w:hint="default" w:eastAsiaTheme="minorEastAsia" w:cstheme="minorBidi"/>
            <w:b w:val="0"/>
            <w:sz w:val="24"/>
            <w:szCs w:val="22"/>
            <w:lang w:val="en-IE" w:eastAsia="zh-CN"/>
            <w:rPrChange w:id="2810" w:author="像个男人一样" w:date="2018-03-21T23:34:57Z">
              <w:rPr>
                <w:rFonts w:hint="eastAsia" w:eastAsiaTheme="minorEastAsia" w:cstheme="minorBidi"/>
                <w:b w:val="0"/>
                <w:sz w:val="24"/>
                <w:szCs w:val="22"/>
                <w:lang w:val="en-US" w:eastAsia="zh-CN"/>
              </w:rPr>
            </w:rPrChange>
          </w:rPr>
          <w:t xml:space="preserve">ose </w:t>
        </w:r>
      </w:ins>
      <w:ins w:id="2811" w:author="像个男人一样" w:date="2018-03-21T21:06:30Z">
        <w:r>
          <w:rPr>
            <w:rFonts w:hint="default" w:eastAsiaTheme="minorEastAsia" w:cstheme="minorBidi"/>
            <w:b w:val="0"/>
            <w:sz w:val="24"/>
            <w:szCs w:val="22"/>
            <w:lang w:val="en-IE" w:eastAsia="zh-CN"/>
            <w:rPrChange w:id="2812" w:author="像个男人一样" w:date="2018-03-21T23:34:57Z">
              <w:rPr>
                <w:rFonts w:hint="eastAsia" w:eastAsiaTheme="minorEastAsia" w:cstheme="minorBidi"/>
                <w:b w:val="0"/>
                <w:sz w:val="24"/>
                <w:szCs w:val="22"/>
                <w:lang w:val="en-US" w:eastAsia="zh-CN"/>
              </w:rPr>
            </w:rPrChange>
          </w:rPr>
          <w:t xml:space="preserve">two </w:t>
        </w:r>
      </w:ins>
      <w:ins w:id="2813" w:author="像个男人一样" w:date="2018-03-21T21:06:35Z">
        <w:r>
          <w:rPr>
            <w:rFonts w:hint="default" w:eastAsiaTheme="minorEastAsia" w:cstheme="minorBidi"/>
            <w:b w:val="0"/>
            <w:sz w:val="24"/>
            <w:szCs w:val="22"/>
            <w:lang w:val="en-IE" w:eastAsia="zh-CN"/>
            <w:rPrChange w:id="2814" w:author="像个男人一样" w:date="2018-03-21T23:34:57Z">
              <w:rPr>
                <w:rFonts w:hint="eastAsia" w:eastAsiaTheme="minorEastAsia" w:cstheme="minorBidi"/>
                <w:b w:val="0"/>
                <w:sz w:val="24"/>
                <w:szCs w:val="22"/>
                <w:lang w:val="en-US" w:eastAsia="zh-CN"/>
              </w:rPr>
            </w:rPrChange>
          </w:rPr>
          <w:t>devi</w:t>
        </w:r>
      </w:ins>
      <w:ins w:id="2815" w:author="像个男人一样" w:date="2018-03-21T21:06:36Z">
        <w:r>
          <w:rPr>
            <w:rFonts w:hint="default" w:eastAsiaTheme="minorEastAsia" w:cstheme="minorBidi"/>
            <w:b w:val="0"/>
            <w:sz w:val="24"/>
            <w:szCs w:val="22"/>
            <w:lang w:val="en-IE" w:eastAsia="zh-CN"/>
            <w:rPrChange w:id="2816" w:author="像个男人一样" w:date="2018-03-21T23:34:57Z">
              <w:rPr>
                <w:rFonts w:hint="eastAsia" w:eastAsiaTheme="minorEastAsia" w:cstheme="minorBidi"/>
                <w:b w:val="0"/>
                <w:sz w:val="24"/>
                <w:szCs w:val="22"/>
                <w:lang w:val="en-US" w:eastAsia="zh-CN"/>
              </w:rPr>
            </w:rPrChange>
          </w:rPr>
          <w:t xml:space="preserve">ces </w:t>
        </w:r>
      </w:ins>
      <w:ins w:id="2817" w:author="像个男人一样" w:date="2018-03-21T21:06:39Z">
        <w:r>
          <w:rPr>
            <w:rFonts w:hint="default" w:eastAsiaTheme="minorEastAsia" w:cstheme="minorBidi"/>
            <w:b w:val="0"/>
            <w:sz w:val="24"/>
            <w:szCs w:val="22"/>
            <w:lang w:val="en-IE" w:eastAsia="zh-CN"/>
            <w:rPrChange w:id="2818" w:author="像个男人一样" w:date="2018-03-21T23:34:57Z">
              <w:rPr>
                <w:rFonts w:hint="eastAsia" w:eastAsiaTheme="minorEastAsia" w:cstheme="minorBidi"/>
                <w:b w:val="0"/>
                <w:sz w:val="24"/>
                <w:szCs w:val="22"/>
                <w:lang w:val="en-US" w:eastAsia="zh-CN"/>
              </w:rPr>
            </w:rPrChange>
          </w:rPr>
          <w:t xml:space="preserve">with </w:t>
        </w:r>
      </w:ins>
      <w:ins w:id="2819" w:author="像个男人一样" w:date="2018-03-21T21:06:44Z">
        <w:r>
          <w:rPr>
            <w:rFonts w:hint="default" w:eastAsiaTheme="minorEastAsia" w:cstheme="minorBidi"/>
            <w:b w:val="0"/>
            <w:sz w:val="24"/>
            <w:szCs w:val="22"/>
            <w:lang w:val="en-IE" w:eastAsia="zh-CN"/>
            <w:rPrChange w:id="2820" w:author="像个男人一样" w:date="2018-03-21T23:34:57Z">
              <w:rPr>
                <w:rFonts w:hint="eastAsia" w:eastAsiaTheme="minorEastAsia" w:cstheme="minorBidi"/>
                <w:b w:val="0"/>
                <w:sz w:val="24"/>
                <w:szCs w:val="22"/>
                <w:lang w:val="en-US" w:eastAsia="zh-CN"/>
              </w:rPr>
            </w:rPrChange>
          </w:rPr>
          <w:t>some r</w:t>
        </w:r>
      </w:ins>
      <w:ins w:id="2821" w:author="像个男人一样" w:date="2018-03-21T21:06:45Z">
        <w:r>
          <w:rPr>
            <w:rFonts w:hint="default" w:eastAsiaTheme="minorEastAsia" w:cstheme="minorBidi"/>
            <w:b w:val="0"/>
            <w:sz w:val="24"/>
            <w:szCs w:val="22"/>
            <w:lang w:val="en-IE" w:eastAsia="zh-CN"/>
            <w:rPrChange w:id="2822" w:author="像个男人一样" w:date="2018-03-21T23:34:57Z">
              <w:rPr>
                <w:rFonts w:hint="eastAsia" w:eastAsiaTheme="minorEastAsia" w:cstheme="minorBidi"/>
                <w:b w:val="0"/>
                <w:sz w:val="24"/>
                <w:szCs w:val="22"/>
                <w:lang w:val="en-US" w:eastAsia="zh-CN"/>
              </w:rPr>
            </w:rPrChange>
          </w:rPr>
          <w:t>e</w:t>
        </w:r>
      </w:ins>
      <w:ins w:id="2823" w:author="像个男人一样" w:date="2018-03-21T21:06:48Z">
        <w:r>
          <w:rPr>
            <w:rFonts w:hint="default" w:eastAsiaTheme="minorEastAsia" w:cstheme="minorBidi"/>
            <w:b w:val="0"/>
            <w:sz w:val="24"/>
            <w:szCs w:val="22"/>
            <w:lang w:val="en-IE" w:eastAsia="zh-CN"/>
            <w:rPrChange w:id="2824" w:author="像个男人一样" w:date="2018-03-21T23:34:57Z">
              <w:rPr>
                <w:rFonts w:hint="eastAsia" w:eastAsiaTheme="minorEastAsia" w:cstheme="minorBidi"/>
                <w:b w:val="0"/>
                <w:sz w:val="24"/>
                <w:szCs w:val="22"/>
                <w:lang w:val="en-US" w:eastAsia="zh-CN"/>
              </w:rPr>
            </w:rPrChange>
          </w:rPr>
          <w:t>cog</w:t>
        </w:r>
      </w:ins>
      <w:ins w:id="2825" w:author="像个男人一样" w:date="2018-03-21T21:06:50Z">
        <w:r>
          <w:rPr>
            <w:rFonts w:hint="default" w:eastAsiaTheme="minorEastAsia" w:cstheme="minorBidi"/>
            <w:b w:val="0"/>
            <w:sz w:val="24"/>
            <w:szCs w:val="22"/>
            <w:lang w:val="en-IE" w:eastAsia="zh-CN"/>
            <w:rPrChange w:id="2826" w:author="像个男人一样" w:date="2018-03-21T23:34:57Z">
              <w:rPr>
                <w:rFonts w:hint="eastAsia" w:eastAsiaTheme="minorEastAsia" w:cstheme="minorBidi"/>
                <w:b w:val="0"/>
                <w:sz w:val="24"/>
                <w:szCs w:val="22"/>
                <w:lang w:val="en-US" w:eastAsia="zh-CN"/>
              </w:rPr>
            </w:rPrChange>
          </w:rPr>
          <w:t>nition</w:t>
        </w:r>
      </w:ins>
      <w:ins w:id="2827" w:author="像个男人一样" w:date="2018-03-21T21:06:51Z">
        <w:r>
          <w:rPr>
            <w:rFonts w:hint="default" w:eastAsiaTheme="minorEastAsia" w:cstheme="minorBidi"/>
            <w:b w:val="0"/>
            <w:sz w:val="24"/>
            <w:szCs w:val="22"/>
            <w:lang w:val="en-IE" w:eastAsia="zh-CN"/>
            <w:rPrChange w:id="2828" w:author="像个男人一样" w:date="2018-03-21T23:34:57Z">
              <w:rPr>
                <w:rFonts w:hint="eastAsia" w:eastAsiaTheme="minorEastAsia" w:cstheme="minorBidi"/>
                <w:b w:val="0"/>
                <w:sz w:val="24"/>
                <w:szCs w:val="22"/>
                <w:lang w:val="en-US" w:eastAsia="zh-CN"/>
              </w:rPr>
            </w:rPrChange>
          </w:rPr>
          <w:t xml:space="preserve"> al</w:t>
        </w:r>
      </w:ins>
      <w:ins w:id="2829" w:author="像个男人一样" w:date="2018-03-21T21:06:52Z">
        <w:r>
          <w:rPr>
            <w:rFonts w:hint="default" w:eastAsiaTheme="minorEastAsia" w:cstheme="minorBidi"/>
            <w:b w:val="0"/>
            <w:sz w:val="24"/>
            <w:szCs w:val="22"/>
            <w:lang w:val="en-IE" w:eastAsia="zh-CN"/>
            <w:rPrChange w:id="2830" w:author="像个男人一样" w:date="2018-03-21T23:34:57Z">
              <w:rPr>
                <w:rFonts w:hint="eastAsia" w:eastAsiaTheme="minorEastAsia" w:cstheme="minorBidi"/>
                <w:b w:val="0"/>
                <w:sz w:val="24"/>
                <w:szCs w:val="22"/>
                <w:lang w:val="en-US" w:eastAsia="zh-CN"/>
              </w:rPr>
            </w:rPrChange>
          </w:rPr>
          <w:t>go</w:t>
        </w:r>
      </w:ins>
      <w:ins w:id="2831" w:author="像个男人一样" w:date="2018-03-21T21:06:53Z">
        <w:r>
          <w:rPr>
            <w:rFonts w:hint="default" w:eastAsiaTheme="minorEastAsia" w:cstheme="minorBidi"/>
            <w:b w:val="0"/>
            <w:sz w:val="24"/>
            <w:szCs w:val="22"/>
            <w:lang w:val="en-IE" w:eastAsia="zh-CN"/>
            <w:rPrChange w:id="2832" w:author="像个男人一样" w:date="2018-03-21T23:34:57Z">
              <w:rPr>
                <w:rFonts w:hint="eastAsia" w:eastAsiaTheme="minorEastAsia" w:cstheme="minorBidi"/>
                <w:b w:val="0"/>
                <w:sz w:val="24"/>
                <w:szCs w:val="22"/>
                <w:lang w:val="en-US" w:eastAsia="zh-CN"/>
              </w:rPr>
            </w:rPrChange>
          </w:rPr>
          <w:t>r</w:t>
        </w:r>
      </w:ins>
      <w:ins w:id="2833" w:author="像个男人一样" w:date="2018-03-21T21:06:54Z">
        <w:r>
          <w:rPr>
            <w:rFonts w:hint="default" w:eastAsiaTheme="minorEastAsia" w:cstheme="minorBidi"/>
            <w:b w:val="0"/>
            <w:sz w:val="24"/>
            <w:szCs w:val="22"/>
            <w:lang w:val="en-IE" w:eastAsia="zh-CN"/>
            <w:rPrChange w:id="2834" w:author="像个男人一样" w:date="2018-03-21T23:34:57Z">
              <w:rPr>
                <w:rFonts w:hint="eastAsia" w:eastAsiaTheme="minorEastAsia" w:cstheme="minorBidi"/>
                <w:b w:val="0"/>
                <w:sz w:val="24"/>
                <w:szCs w:val="22"/>
                <w:lang w:val="en-US" w:eastAsia="zh-CN"/>
              </w:rPr>
            </w:rPrChange>
          </w:rPr>
          <w:t xml:space="preserve">ithm </w:t>
        </w:r>
      </w:ins>
      <w:ins w:id="2835" w:author="像个男人一样" w:date="2018-03-21T21:06:55Z">
        <w:r>
          <w:rPr>
            <w:rFonts w:hint="default" w:eastAsiaTheme="minorEastAsia" w:cstheme="minorBidi"/>
            <w:b w:val="0"/>
            <w:sz w:val="24"/>
            <w:szCs w:val="22"/>
            <w:lang w:val="en-IE" w:eastAsia="zh-CN"/>
            <w:rPrChange w:id="2836" w:author="像个男人一样" w:date="2018-03-21T23:34:57Z">
              <w:rPr>
                <w:rFonts w:hint="eastAsia" w:eastAsiaTheme="minorEastAsia" w:cstheme="minorBidi"/>
                <w:b w:val="0"/>
                <w:sz w:val="24"/>
                <w:szCs w:val="22"/>
                <w:lang w:val="en-US" w:eastAsia="zh-CN"/>
              </w:rPr>
            </w:rPrChange>
          </w:rPr>
          <w:t>to ma</w:t>
        </w:r>
      </w:ins>
      <w:ins w:id="2837" w:author="像个男人一样" w:date="2018-03-21T21:06:57Z">
        <w:r>
          <w:rPr>
            <w:rFonts w:hint="default" w:eastAsiaTheme="minorEastAsia" w:cstheme="minorBidi"/>
            <w:b w:val="0"/>
            <w:sz w:val="24"/>
            <w:szCs w:val="22"/>
            <w:lang w:val="en-IE" w:eastAsia="zh-CN"/>
            <w:rPrChange w:id="2838" w:author="像个男人一样" w:date="2018-03-21T23:34:57Z">
              <w:rPr>
                <w:rFonts w:hint="eastAsia" w:eastAsiaTheme="minorEastAsia" w:cstheme="minorBidi"/>
                <w:b w:val="0"/>
                <w:sz w:val="24"/>
                <w:szCs w:val="22"/>
                <w:lang w:val="en-US" w:eastAsia="zh-CN"/>
              </w:rPr>
            </w:rPrChange>
          </w:rPr>
          <w:t>ke s</w:t>
        </w:r>
      </w:ins>
      <w:ins w:id="2839" w:author="像个男人一样" w:date="2018-03-21T21:06:58Z">
        <w:r>
          <w:rPr>
            <w:rFonts w:hint="default" w:eastAsiaTheme="minorEastAsia" w:cstheme="minorBidi"/>
            <w:b w:val="0"/>
            <w:sz w:val="24"/>
            <w:szCs w:val="22"/>
            <w:lang w:val="en-IE" w:eastAsia="zh-CN"/>
            <w:rPrChange w:id="2840" w:author="像个男人一样" w:date="2018-03-21T23:34:57Z">
              <w:rPr>
                <w:rFonts w:hint="eastAsia" w:eastAsiaTheme="minorEastAsia" w:cstheme="minorBidi"/>
                <w:b w:val="0"/>
                <w:sz w:val="24"/>
                <w:szCs w:val="22"/>
                <w:lang w:val="en-US" w:eastAsia="zh-CN"/>
              </w:rPr>
            </w:rPrChange>
          </w:rPr>
          <w:t>ur</w:t>
        </w:r>
      </w:ins>
      <w:ins w:id="2841" w:author="像个男人一样" w:date="2018-03-21T21:06:59Z">
        <w:r>
          <w:rPr>
            <w:rFonts w:hint="default" w:eastAsiaTheme="minorEastAsia" w:cstheme="minorBidi"/>
            <w:b w:val="0"/>
            <w:sz w:val="24"/>
            <w:szCs w:val="22"/>
            <w:lang w:val="en-IE" w:eastAsia="zh-CN"/>
            <w:rPrChange w:id="2842" w:author="像个男人一样" w:date="2018-03-21T23:34:57Z">
              <w:rPr>
                <w:rFonts w:hint="eastAsia" w:eastAsiaTheme="minorEastAsia" w:cstheme="minorBidi"/>
                <w:b w:val="0"/>
                <w:sz w:val="24"/>
                <w:szCs w:val="22"/>
                <w:lang w:val="en-US" w:eastAsia="zh-CN"/>
              </w:rPr>
            </w:rPrChange>
          </w:rPr>
          <w:t>e a</w:t>
        </w:r>
      </w:ins>
      <w:ins w:id="2843" w:author="像个男人一样" w:date="2018-03-21T21:07:00Z">
        <w:r>
          <w:rPr>
            <w:rFonts w:hint="default" w:eastAsiaTheme="minorEastAsia" w:cstheme="minorBidi"/>
            <w:b w:val="0"/>
            <w:sz w:val="24"/>
            <w:szCs w:val="22"/>
            <w:lang w:val="en-IE" w:eastAsia="zh-CN"/>
            <w:rPrChange w:id="2844" w:author="像个男人一样" w:date="2018-03-21T23:34:57Z">
              <w:rPr>
                <w:rFonts w:hint="eastAsia" w:eastAsiaTheme="minorEastAsia" w:cstheme="minorBidi"/>
                <w:b w:val="0"/>
                <w:sz w:val="24"/>
                <w:szCs w:val="22"/>
                <w:lang w:val="en-US" w:eastAsia="zh-CN"/>
              </w:rPr>
            </w:rPrChange>
          </w:rPr>
          <w:t xml:space="preserve"> </w:t>
        </w:r>
      </w:ins>
      <w:ins w:id="2845" w:author="像个男人一样" w:date="2018-03-21T21:07:03Z">
        <w:r>
          <w:rPr>
            <w:rFonts w:hint="default" w:eastAsiaTheme="minorEastAsia" w:cstheme="minorBidi"/>
            <w:b w:val="0"/>
            <w:sz w:val="24"/>
            <w:szCs w:val="22"/>
            <w:lang w:val="en-IE" w:eastAsia="zh-CN"/>
            <w:rPrChange w:id="2846" w:author="像个男人一样" w:date="2018-03-21T23:34:57Z">
              <w:rPr>
                <w:rFonts w:hint="eastAsia" w:eastAsiaTheme="minorEastAsia" w:cstheme="minorBidi"/>
                <w:b w:val="0"/>
                <w:sz w:val="24"/>
                <w:szCs w:val="22"/>
                <w:lang w:val="en-US" w:eastAsia="zh-CN"/>
              </w:rPr>
            </w:rPrChange>
          </w:rPr>
          <w:t>m</w:t>
        </w:r>
      </w:ins>
      <w:ins w:id="2847" w:author="像个男人一样" w:date="2018-03-21T21:07:04Z">
        <w:r>
          <w:rPr>
            <w:rFonts w:hint="default" w:eastAsiaTheme="minorEastAsia" w:cstheme="minorBidi"/>
            <w:b w:val="0"/>
            <w:sz w:val="24"/>
            <w:szCs w:val="22"/>
            <w:lang w:val="en-IE" w:eastAsia="zh-CN"/>
            <w:rPrChange w:id="2848" w:author="像个男人一样" w:date="2018-03-21T23:34:57Z">
              <w:rPr>
                <w:rFonts w:hint="eastAsia" w:eastAsiaTheme="minorEastAsia" w:cstheme="minorBidi"/>
                <w:b w:val="0"/>
                <w:sz w:val="24"/>
                <w:szCs w:val="22"/>
                <w:lang w:val="en-US" w:eastAsia="zh-CN"/>
              </w:rPr>
            </w:rPrChange>
          </w:rPr>
          <w:t>u</w:t>
        </w:r>
      </w:ins>
      <w:ins w:id="2849" w:author="像个男人一样" w:date="2018-03-21T21:07:10Z">
        <w:r>
          <w:rPr>
            <w:rFonts w:hint="default" w:eastAsiaTheme="minorEastAsia" w:cstheme="minorBidi"/>
            <w:b w:val="0"/>
            <w:sz w:val="24"/>
            <w:szCs w:val="22"/>
            <w:lang w:val="en-IE" w:eastAsia="zh-CN"/>
            <w:rPrChange w:id="2850" w:author="像个男人一样" w:date="2018-03-21T23:34:57Z">
              <w:rPr>
                <w:rFonts w:hint="eastAsia" w:eastAsiaTheme="minorEastAsia" w:cstheme="minorBidi"/>
                <w:b w:val="0"/>
                <w:sz w:val="24"/>
                <w:szCs w:val="22"/>
                <w:lang w:val="en-US" w:eastAsia="zh-CN"/>
              </w:rPr>
            </w:rPrChange>
          </w:rPr>
          <w:t>ltip</w:t>
        </w:r>
      </w:ins>
      <w:ins w:id="2851" w:author="像个男人一样" w:date="2018-03-21T21:07:11Z">
        <w:r>
          <w:rPr>
            <w:rFonts w:hint="default" w:eastAsiaTheme="minorEastAsia" w:cstheme="minorBidi"/>
            <w:b w:val="0"/>
            <w:sz w:val="24"/>
            <w:szCs w:val="22"/>
            <w:lang w:val="en-IE" w:eastAsia="zh-CN"/>
            <w:rPrChange w:id="2852" w:author="像个男人一样" w:date="2018-03-21T23:34:57Z">
              <w:rPr>
                <w:rFonts w:hint="eastAsia" w:eastAsiaTheme="minorEastAsia" w:cstheme="minorBidi"/>
                <w:b w:val="0"/>
                <w:sz w:val="24"/>
                <w:szCs w:val="22"/>
                <w:lang w:val="en-US" w:eastAsia="zh-CN"/>
              </w:rPr>
            </w:rPrChange>
          </w:rPr>
          <w:t>le</w:t>
        </w:r>
      </w:ins>
      <w:ins w:id="2853" w:author="像个男人一样" w:date="2018-03-21T21:07:12Z">
        <w:r>
          <w:rPr>
            <w:rFonts w:hint="default" w:eastAsiaTheme="minorEastAsia" w:cstheme="minorBidi"/>
            <w:b w:val="0"/>
            <w:sz w:val="24"/>
            <w:szCs w:val="22"/>
            <w:lang w:val="en-IE" w:eastAsia="zh-CN"/>
            <w:rPrChange w:id="2854" w:author="像个男人一样" w:date="2018-03-21T23:34:57Z">
              <w:rPr>
                <w:rFonts w:hint="eastAsia" w:eastAsiaTheme="minorEastAsia" w:cstheme="minorBidi"/>
                <w:b w:val="0"/>
                <w:sz w:val="24"/>
                <w:szCs w:val="22"/>
                <w:lang w:val="en-US" w:eastAsia="zh-CN"/>
              </w:rPr>
            </w:rPrChange>
          </w:rPr>
          <w:t xml:space="preserve"> </w:t>
        </w:r>
      </w:ins>
      <w:ins w:id="2855" w:author="像个男人一样" w:date="2018-03-21T21:07:13Z">
        <w:r>
          <w:rPr>
            <w:rFonts w:hint="default" w:eastAsiaTheme="minorEastAsia" w:cstheme="minorBidi"/>
            <w:b w:val="0"/>
            <w:sz w:val="24"/>
            <w:szCs w:val="22"/>
            <w:lang w:val="en-IE" w:eastAsia="zh-CN"/>
            <w:rPrChange w:id="2856" w:author="像个男人一样" w:date="2018-03-21T23:34:57Z">
              <w:rPr>
                <w:rFonts w:hint="eastAsia" w:eastAsiaTheme="minorEastAsia" w:cstheme="minorBidi"/>
                <w:b w:val="0"/>
                <w:sz w:val="24"/>
                <w:szCs w:val="22"/>
                <w:lang w:val="en-US" w:eastAsia="zh-CN"/>
              </w:rPr>
            </w:rPrChange>
          </w:rPr>
          <w:t>functi</w:t>
        </w:r>
      </w:ins>
      <w:ins w:id="2857" w:author="像个男人一样" w:date="2018-03-21T21:07:14Z">
        <w:r>
          <w:rPr>
            <w:rFonts w:hint="default" w:eastAsiaTheme="minorEastAsia" w:cstheme="minorBidi"/>
            <w:b w:val="0"/>
            <w:sz w:val="24"/>
            <w:szCs w:val="22"/>
            <w:lang w:val="en-IE" w:eastAsia="zh-CN"/>
            <w:rPrChange w:id="2858" w:author="像个男人一样" w:date="2018-03-21T23:34:57Z">
              <w:rPr>
                <w:rFonts w:hint="eastAsia" w:eastAsiaTheme="minorEastAsia" w:cstheme="minorBidi"/>
                <w:b w:val="0"/>
                <w:sz w:val="24"/>
                <w:szCs w:val="22"/>
                <w:lang w:val="en-US" w:eastAsia="zh-CN"/>
              </w:rPr>
            </w:rPrChange>
          </w:rPr>
          <w:t>on glo</w:t>
        </w:r>
      </w:ins>
      <w:ins w:id="2859" w:author="像个男人一样" w:date="2018-03-21T21:07:15Z">
        <w:r>
          <w:rPr>
            <w:rFonts w:hint="default" w:eastAsiaTheme="minorEastAsia" w:cstheme="minorBidi"/>
            <w:b w:val="0"/>
            <w:sz w:val="24"/>
            <w:szCs w:val="22"/>
            <w:lang w:val="en-IE" w:eastAsia="zh-CN"/>
            <w:rPrChange w:id="2860" w:author="像个男人一样" w:date="2018-03-21T23:34:57Z">
              <w:rPr>
                <w:rFonts w:hint="eastAsia" w:eastAsiaTheme="minorEastAsia" w:cstheme="minorBidi"/>
                <w:b w:val="0"/>
                <w:sz w:val="24"/>
                <w:szCs w:val="22"/>
                <w:lang w:val="en-US" w:eastAsia="zh-CN"/>
              </w:rPr>
            </w:rPrChange>
          </w:rPr>
          <w:t>w st</w:t>
        </w:r>
      </w:ins>
      <w:ins w:id="2861" w:author="像个男人一样" w:date="2018-03-21T21:07:16Z">
        <w:r>
          <w:rPr>
            <w:rFonts w:hint="default" w:eastAsiaTheme="minorEastAsia" w:cstheme="minorBidi"/>
            <w:b w:val="0"/>
            <w:sz w:val="24"/>
            <w:szCs w:val="22"/>
            <w:lang w:val="en-IE" w:eastAsia="zh-CN"/>
            <w:rPrChange w:id="2862" w:author="像个男人一样" w:date="2018-03-21T23:34:57Z">
              <w:rPr>
                <w:rFonts w:hint="eastAsia" w:eastAsiaTheme="minorEastAsia" w:cstheme="minorBidi"/>
                <w:b w:val="0"/>
                <w:sz w:val="24"/>
                <w:szCs w:val="22"/>
                <w:lang w:val="en-US" w:eastAsia="zh-CN"/>
              </w:rPr>
            </w:rPrChange>
          </w:rPr>
          <w:t>ick</w:t>
        </w:r>
      </w:ins>
      <w:ins w:id="2863" w:author="像个男人一样" w:date="2018-03-21T21:07:17Z">
        <w:r>
          <w:rPr>
            <w:rFonts w:hint="default" w:eastAsiaTheme="minorEastAsia" w:cstheme="minorBidi"/>
            <w:b w:val="0"/>
            <w:sz w:val="24"/>
            <w:szCs w:val="22"/>
            <w:lang w:val="en-IE" w:eastAsia="zh-CN"/>
            <w:rPrChange w:id="2864" w:author="像个男人一样" w:date="2018-03-21T23:34:57Z">
              <w:rPr>
                <w:rFonts w:hint="eastAsia" w:eastAsiaTheme="minorEastAsia" w:cstheme="minorBidi"/>
                <w:b w:val="0"/>
                <w:sz w:val="24"/>
                <w:szCs w:val="22"/>
                <w:lang w:val="en-US" w:eastAsia="zh-CN"/>
              </w:rPr>
            </w:rPrChange>
          </w:rPr>
          <w:t>s</w:t>
        </w:r>
      </w:ins>
      <w:ins w:id="2865" w:author="像个男人一样" w:date="2018-03-21T21:07:21Z">
        <w:r>
          <w:rPr>
            <w:rFonts w:hint="default" w:eastAsiaTheme="minorEastAsia" w:cstheme="minorBidi"/>
            <w:b w:val="0"/>
            <w:sz w:val="24"/>
            <w:szCs w:val="22"/>
            <w:lang w:val="en-IE" w:eastAsia="zh-CN"/>
            <w:rPrChange w:id="2866" w:author="像个男人一样" w:date="2018-03-21T23:34:57Z">
              <w:rPr>
                <w:rFonts w:hint="eastAsia" w:eastAsiaTheme="minorEastAsia" w:cstheme="minorBidi"/>
                <w:b w:val="0"/>
                <w:sz w:val="24"/>
                <w:szCs w:val="22"/>
                <w:lang w:val="en-US" w:eastAsia="zh-CN"/>
              </w:rPr>
            </w:rPrChange>
          </w:rPr>
          <w:t>.</w:t>
        </w:r>
        <w:bookmarkEnd w:id="96"/>
        <w:bookmarkEnd w:id="97"/>
      </w:ins>
      <w:ins w:id="2867" w:author="像个男人一样" w:date="2018-03-21T21:07:21Z">
        <w:r>
          <w:rPr>
            <w:rFonts w:hint="default" w:eastAsiaTheme="minorEastAsia" w:cstheme="minorBidi"/>
            <w:b w:val="0"/>
            <w:sz w:val="24"/>
            <w:szCs w:val="22"/>
            <w:lang w:val="en-IE" w:eastAsia="zh-CN"/>
            <w:rPrChange w:id="2868" w:author="像个男人一样" w:date="2018-03-21T23:34:57Z">
              <w:rPr>
                <w:rFonts w:hint="eastAsia" w:eastAsiaTheme="minorEastAsia" w:cstheme="minorBidi"/>
                <w:b w:val="0"/>
                <w:sz w:val="24"/>
                <w:szCs w:val="22"/>
                <w:lang w:val="en-US" w:eastAsia="zh-CN"/>
              </w:rPr>
            </w:rPrChange>
          </w:rPr>
          <w:t xml:space="preserve"> </w:t>
        </w:r>
      </w:ins>
    </w:p>
    <w:p>
      <w:pPr>
        <w:keepNext w:val="0"/>
        <w:keepLines w:val="0"/>
        <w:pageBreakBefore/>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pPr>
    </w:p>
    <w:p>
      <w:pPr>
        <w:pStyle w:val="2"/>
      </w:pPr>
      <w:bookmarkStart w:id="98" w:name="_Toc8821"/>
      <w:bookmarkStart w:id="99" w:name="_Toc14479"/>
      <w:bookmarkStart w:id="100" w:name="_Toc5511"/>
      <w:bookmarkStart w:id="101" w:name="_Toc11972"/>
      <w:bookmarkStart w:id="102" w:name="_Toc6089"/>
      <w:bookmarkStart w:id="103" w:name="_Toc6364"/>
      <w:bookmarkStart w:id="104" w:name="_Toc8365"/>
      <w:bookmarkStart w:id="105" w:name="_Toc10224"/>
      <w:bookmarkStart w:id="106" w:name="_Toc6887"/>
      <w:bookmarkStart w:id="107" w:name="_Toc4165"/>
      <w:bookmarkStart w:id="108" w:name="_Toc23443"/>
      <w:r>
        <w:t>Introduction</w:t>
      </w:r>
      <w:bookmarkEnd w:id="98"/>
      <w:bookmarkEnd w:id="99"/>
      <w:bookmarkEnd w:id="100"/>
      <w:bookmarkEnd w:id="101"/>
      <w:bookmarkEnd w:id="102"/>
      <w:bookmarkEnd w:id="103"/>
      <w:bookmarkEnd w:id="104"/>
      <w:bookmarkEnd w:id="105"/>
      <w:bookmarkEnd w:id="106"/>
      <w:bookmarkEnd w:id="107"/>
      <w:bookmarkEnd w:id="108"/>
    </w:p>
    <w:p>
      <w:pPr>
        <w:pStyle w:val="3"/>
      </w:pPr>
      <w:bookmarkStart w:id="109" w:name="_Toc2162"/>
      <w:bookmarkStart w:id="110" w:name="_Toc28446"/>
      <w:bookmarkStart w:id="111" w:name="_Toc20180"/>
      <w:bookmarkStart w:id="112" w:name="_Toc4817"/>
      <w:bookmarkStart w:id="113" w:name="_Toc24188"/>
      <w:bookmarkStart w:id="114" w:name="_Toc9730"/>
      <w:bookmarkStart w:id="115" w:name="_Toc29909"/>
      <w:bookmarkStart w:id="116" w:name="_Toc21989"/>
      <w:bookmarkStart w:id="117" w:name="_Toc15649"/>
      <w:bookmarkStart w:id="118" w:name="_Toc29902"/>
      <w:bookmarkStart w:id="119" w:name="_Toc699"/>
      <w:r>
        <w:t>Background Information</w:t>
      </w:r>
      <w:bookmarkEnd w:id="109"/>
      <w:bookmarkEnd w:id="110"/>
      <w:bookmarkEnd w:id="111"/>
      <w:bookmarkEnd w:id="112"/>
      <w:bookmarkEnd w:id="113"/>
      <w:bookmarkEnd w:id="114"/>
      <w:bookmarkEnd w:id="115"/>
      <w:bookmarkEnd w:id="116"/>
      <w:bookmarkEnd w:id="117"/>
      <w:bookmarkEnd w:id="118"/>
      <w:bookmarkEnd w:id="119"/>
    </w:p>
    <w:p>
      <w:pPr>
        <w:rPr>
          <w:rFonts w:hint="eastAsia"/>
          <w:lang w:val="en-US" w:eastAsia="zh-CN"/>
        </w:rPr>
      </w:pPr>
      <w:r>
        <w:rPr>
          <w:rFonts w:hint="eastAsia"/>
        </w:rPr>
        <w:t>Now</w:t>
      </w:r>
      <w:r>
        <w:t xml:space="preserve">adays, the rapid development of science and technology has brought lots of conveniences to human daily life and one kind of technologies, </w:t>
      </w:r>
      <w:bookmarkStart w:id="120" w:name="OLE_LINK12"/>
      <w:r>
        <w:t>action recognition technique</w:t>
      </w:r>
      <w:bookmarkEnd w:id="120"/>
      <w:r>
        <w:t xml:space="preserve">, starts to permeate every corner of our lives. Maybe you still haven’t noticed it yet, but exactly you have high possibility of using it before. There are some examples of the applications in our daily lives of this technique: health smart watch that help us to recording the steps every day we walk; robots that can simulate some actions of human; racing game that you just need to move your hands to play games.  </w:t>
      </w:r>
      <w:r>
        <w:rPr>
          <w:rFonts w:hint="eastAsia"/>
        </w:rPr>
        <w:t>Ab</w:t>
      </w:r>
      <w:r>
        <w:t>solutely, action recognition</w:t>
      </w:r>
      <w:r>
        <w:rPr>
          <w:rFonts w:hint="eastAsia"/>
          <w:lang w:val="en-US" w:eastAsia="zh-CN"/>
        </w:rPr>
        <w:t xml:space="preserve"> </w:t>
      </w:r>
      <w:r>
        <w:t xml:space="preserve">technique is not </w:t>
      </w:r>
      <w:r>
        <w:rPr>
          <w:rFonts w:hint="eastAsia"/>
          <w:lang w:val="en-US" w:eastAsia="zh-CN"/>
        </w:rPr>
        <w:t xml:space="preserve">only </w:t>
      </w:r>
      <w:r>
        <w:t xml:space="preserve">just those, </w:t>
      </w:r>
      <w:r>
        <w:rPr>
          <w:rFonts w:hint="eastAsia"/>
          <w:lang w:val="en-US" w:eastAsia="zh-CN"/>
        </w:rPr>
        <w:t>in this thesis, it shows a possibility to use the gyro and accelerometer to another field and create some new product maybe it will appear in the near future.</w:t>
      </w:r>
    </w:p>
    <w:p>
      <w:pPr>
        <w:rPr>
          <w:rFonts w:hint="eastAsia"/>
          <w:lang w:val="en-US" w:eastAsia="zh-CN"/>
        </w:rPr>
      </w:pPr>
      <w:r>
        <w:rPr>
          <w:rFonts w:hint="eastAsia"/>
          <w:lang w:val="en-US" w:eastAsia="zh-CN"/>
        </w:rPr>
        <w:t>There two purposes for this thesis, one is to introduce what the gyro, accelerometer are and how they works and some basic application in our daily lives; the another is to put forward a hypothesis for some new product using those two devices and some basic algorithms. The author is really interested in this technology and hope to do something for helping some one who is interested and want to study to get a basic principle for those two devices.</w:t>
      </w:r>
    </w:p>
    <w:p>
      <w:pPr>
        <w:rPr>
          <w:rFonts w:hint="eastAsia"/>
          <w:lang w:val="en-US" w:eastAsia="zh-CN"/>
        </w:rPr>
      </w:pPr>
      <w:r>
        <w:rPr>
          <w:rFonts w:hint="eastAsia"/>
          <w:lang w:val="en-US" w:eastAsia="zh-CN"/>
        </w:rPr>
        <w:t>The most important is that the hypothesis can be made sure in the near future and this product can be used in some areas for people having some fun or any other functions.</w:t>
      </w:r>
    </w:p>
    <w:p>
      <w:pPr>
        <w:rPr>
          <w:ins w:id="2869" w:author="像个男人一样" w:date="2018-03-21T20:32:18Z"/>
        </w:rPr>
      </w:pPr>
    </w:p>
    <w:p>
      <w:pPr>
        <w:rPr>
          <w:ins w:id="2870" w:author="像个男人一样" w:date="2018-03-21T20:32:19Z"/>
        </w:rPr>
      </w:pPr>
    </w:p>
    <w:p>
      <w:pPr>
        <w:rPr>
          <w:ins w:id="2871" w:author="像个男人一样" w:date="2018-03-21T20:32:19Z"/>
        </w:rPr>
      </w:pPr>
    </w:p>
    <w:p>
      <w:pPr>
        <w:rPr>
          <w:del w:id="2872" w:author="像个男人一样" w:date="2018-03-21T20:32:56Z"/>
        </w:rPr>
      </w:pPr>
    </w:p>
    <w:p>
      <w:pPr>
        <w:pStyle w:val="3"/>
        <w:rPr>
          <w:del w:id="2873" w:author="像个男人一样" w:date="2018-03-21T20:32:56Z"/>
        </w:rPr>
      </w:pPr>
      <w:del w:id="2874" w:author="像个男人一样" w:date="2018-03-21T20:32:56Z">
        <w:bookmarkStart w:id="121" w:name="_Toc9225"/>
        <w:bookmarkStart w:id="122" w:name="_Toc3093"/>
        <w:bookmarkStart w:id="123" w:name="_Toc29394"/>
        <w:bookmarkStart w:id="124" w:name="_Toc1127"/>
        <w:bookmarkStart w:id="125" w:name="_Toc1185"/>
        <w:bookmarkStart w:id="126" w:name="_Toc10574"/>
        <w:bookmarkStart w:id="127" w:name="_Toc10252"/>
        <w:bookmarkStart w:id="128" w:name="_Toc31769"/>
        <w:bookmarkStart w:id="129" w:name="_Toc20302"/>
        <w:bookmarkStart w:id="130" w:name="_Toc10917"/>
        <w:bookmarkStart w:id="131" w:name="_Toc5726"/>
        <w:r>
          <w:rPr/>
          <w:delText>Acknowledgement</w:delText>
        </w:r>
        <w:bookmarkEnd w:id="121"/>
        <w:bookmarkEnd w:id="122"/>
        <w:bookmarkEnd w:id="123"/>
        <w:bookmarkEnd w:id="124"/>
        <w:bookmarkEnd w:id="125"/>
        <w:bookmarkEnd w:id="126"/>
        <w:bookmarkEnd w:id="127"/>
        <w:bookmarkEnd w:id="128"/>
        <w:bookmarkEnd w:id="129"/>
        <w:bookmarkEnd w:id="130"/>
        <w:bookmarkEnd w:id="131"/>
      </w:del>
    </w:p>
    <w:p/>
    <w:p/>
    <w:p>
      <w:pPr>
        <w:pStyle w:val="2"/>
      </w:pPr>
      <w:bookmarkStart w:id="132" w:name="_Toc26378"/>
      <w:bookmarkStart w:id="133" w:name="_Toc19668"/>
      <w:bookmarkStart w:id="134" w:name="_Toc15291"/>
      <w:bookmarkStart w:id="135" w:name="_Toc9354"/>
      <w:bookmarkStart w:id="136" w:name="_Toc1628"/>
      <w:bookmarkStart w:id="137" w:name="_Toc9259"/>
      <w:bookmarkStart w:id="138" w:name="_Toc15078"/>
      <w:bookmarkStart w:id="139" w:name="_Toc17398"/>
      <w:bookmarkStart w:id="140" w:name="_Toc5031"/>
      <w:bookmarkStart w:id="141" w:name="_Toc23936"/>
      <w:bookmarkStart w:id="142" w:name="_Toc10963"/>
      <w:r>
        <w:t>Accelerometer with steps algorithm</w:t>
      </w:r>
      <w:bookmarkEnd w:id="132"/>
      <w:bookmarkEnd w:id="133"/>
      <w:bookmarkEnd w:id="134"/>
      <w:bookmarkEnd w:id="135"/>
      <w:bookmarkEnd w:id="136"/>
      <w:bookmarkEnd w:id="137"/>
      <w:bookmarkEnd w:id="138"/>
      <w:bookmarkEnd w:id="139"/>
      <w:bookmarkEnd w:id="140"/>
      <w:bookmarkEnd w:id="141"/>
      <w:bookmarkEnd w:id="142"/>
      <w:r>
        <w:t xml:space="preserve"> </w:t>
      </w:r>
    </w:p>
    <w:p>
      <w:pPr>
        <w:pStyle w:val="3"/>
      </w:pPr>
      <w:bookmarkStart w:id="143" w:name="_Toc23474"/>
      <w:bookmarkStart w:id="144" w:name="_Toc29106"/>
      <w:bookmarkStart w:id="145" w:name="_Toc10943"/>
      <w:bookmarkStart w:id="146" w:name="_Toc31120"/>
      <w:bookmarkStart w:id="147" w:name="_Toc2838"/>
      <w:bookmarkStart w:id="148" w:name="_Toc24701"/>
      <w:bookmarkStart w:id="149" w:name="_Toc18569"/>
      <w:bookmarkStart w:id="150" w:name="_Toc7401"/>
      <w:bookmarkStart w:id="151" w:name="_Toc26027"/>
      <w:bookmarkStart w:id="152" w:name="_Toc3004"/>
      <w:bookmarkStart w:id="153" w:name="_Toc32583"/>
      <w:r>
        <w:t>The introduction and working principle of an accelerometer</w:t>
      </w:r>
      <w:bookmarkEnd w:id="143"/>
      <w:bookmarkEnd w:id="144"/>
      <w:bookmarkEnd w:id="145"/>
      <w:bookmarkEnd w:id="146"/>
      <w:bookmarkEnd w:id="147"/>
      <w:bookmarkEnd w:id="148"/>
      <w:bookmarkEnd w:id="149"/>
      <w:bookmarkEnd w:id="150"/>
      <w:bookmarkEnd w:id="151"/>
      <w:bookmarkEnd w:id="152"/>
      <w:bookmarkEnd w:id="153"/>
    </w:p>
    <w:p>
      <w:pPr>
        <w:pStyle w:val="4"/>
      </w:pPr>
      <w:bookmarkStart w:id="154" w:name="_Toc29599"/>
      <w:bookmarkStart w:id="155" w:name="_Toc24469"/>
      <w:bookmarkStart w:id="156" w:name="_Toc19401"/>
      <w:bookmarkStart w:id="157" w:name="_Toc4955"/>
      <w:bookmarkStart w:id="158" w:name="_Toc1324"/>
      <w:bookmarkStart w:id="159" w:name="_Toc19526"/>
      <w:bookmarkStart w:id="160" w:name="_Toc10745"/>
      <w:bookmarkStart w:id="161" w:name="_Toc8353"/>
      <w:bookmarkStart w:id="162" w:name="_Toc9057"/>
      <w:bookmarkStart w:id="163" w:name="_Toc8396"/>
      <w:bookmarkStart w:id="164" w:name="_Toc3237"/>
      <w:r>
        <w:t>What is an accelerometer</w:t>
      </w:r>
      <w:bookmarkEnd w:id="154"/>
      <w:bookmarkEnd w:id="155"/>
      <w:bookmarkEnd w:id="156"/>
      <w:bookmarkEnd w:id="157"/>
      <w:bookmarkEnd w:id="158"/>
      <w:bookmarkEnd w:id="159"/>
      <w:bookmarkEnd w:id="160"/>
      <w:bookmarkEnd w:id="161"/>
      <w:bookmarkEnd w:id="162"/>
      <w:bookmarkEnd w:id="163"/>
      <w:bookmarkEnd w:id="164"/>
    </w:p>
    <w:p>
      <w:r>
        <w:t xml:space="preserve">Wikipedia explains </w:t>
      </w:r>
      <w:bookmarkStart w:id="165" w:name="OLE_LINK1"/>
      <w:bookmarkStart w:id="166" w:name="OLE_LINK2"/>
      <w:r>
        <w:t>: “An accelerometer is a device that measures proper acceleration. Proper acceleration, being the acceleration of a body in its own instantaneous rest frame, is not the same as coordinate acceleration, being the acceleration in a fixed coordinate system</w:t>
      </w:r>
      <w:bookmarkEnd w:id="165"/>
      <w:bookmarkEnd w:id="166"/>
      <w:r>
        <w:t>”. Exactly, an accelerometer is not hard to understand and you just need to know it is used to test the physical acceleration, which is taught in high school physics course and is the rate of change of velocity of an object.</w:t>
      </w:r>
    </w:p>
    <w:p>
      <w:pPr>
        <w:pStyle w:val="4"/>
      </w:pPr>
      <w:bookmarkStart w:id="167" w:name="_Toc28753"/>
      <w:bookmarkStart w:id="168" w:name="_Toc15283"/>
      <w:bookmarkStart w:id="169" w:name="_Toc13916"/>
      <w:bookmarkStart w:id="170" w:name="_Toc26585"/>
      <w:bookmarkStart w:id="171" w:name="_Toc1923"/>
      <w:bookmarkStart w:id="172" w:name="_Toc32677"/>
      <w:bookmarkStart w:id="173" w:name="_Toc4047"/>
      <w:bookmarkStart w:id="174" w:name="_Toc22005"/>
      <w:bookmarkStart w:id="175" w:name="_Toc23596"/>
      <w:bookmarkStart w:id="176" w:name="_Toc26054"/>
      <w:bookmarkStart w:id="177" w:name="_Toc22105"/>
      <w:r>
        <w:t>Working principle of  an accelerometer</w:t>
      </w:r>
      <w:bookmarkEnd w:id="167"/>
      <w:bookmarkEnd w:id="168"/>
      <w:bookmarkEnd w:id="169"/>
      <w:bookmarkEnd w:id="170"/>
      <w:bookmarkEnd w:id="171"/>
      <w:bookmarkEnd w:id="172"/>
      <w:bookmarkEnd w:id="173"/>
      <w:bookmarkEnd w:id="174"/>
      <w:bookmarkEnd w:id="175"/>
      <w:bookmarkEnd w:id="176"/>
      <w:bookmarkEnd w:id="177"/>
    </w:p>
    <w:p>
      <w:r>
        <w:t xml:space="preserve">As I mentioned before </w:t>
      </w:r>
      <w:r>
        <w:rPr>
          <w:rFonts w:hint="eastAsia"/>
        </w:rPr>
        <w:t>t</w:t>
      </w:r>
      <w:r>
        <w:t xml:space="preserve">hat an accelerometer is used to test the acceleration of an object.  What is the acceleration here? Actually it is the change rate of the velocity of an object, and can be described as   the ‘a’ in formula: F=-kx=ma, we studied in middle or high school courses.  </w:t>
      </w:r>
      <w:ins w:id="2875" w:author="像个男人一样" w:date="2018-03-22T12:06:37Z">
        <w:r>
          <w:rPr>
            <w:rStyle w:val="23"/>
          </w:rPr>
          <w:t>[</w:t>
        </w:r>
      </w:ins>
      <w:ins w:id="2876" w:author="像个男人一样" w:date="2018-03-22T12:05:24Z">
        <w:r>
          <w:rPr>
            <w:rStyle w:val="23"/>
          </w:rPr>
          <w:endnoteReference w:id="0"/>
        </w:r>
      </w:ins>
      <w:ins w:id="2877" w:author="像个男人一样" w:date="2018-03-22T12:06:37Z">
        <w:r>
          <w:rPr>
            <w:rStyle w:val="23"/>
          </w:rPr>
          <w:t>]</w:t>
        </w:r>
      </w:ins>
    </w:p>
    <w:p>
      <w:pPr>
        <w:pStyle w:val="11"/>
        <w:rPr>
          <w:del w:id="2879" w:author="像个男人一样" w:date="2018-03-21T01:18:45Z"/>
        </w:rPr>
        <w:pPrChange w:id="2878" w:author="像个男人一样" w:date="2018-03-21T01:01:47Z">
          <w:pPr>
            <w:pStyle w:val="17"/>
          </w:pPr>
        </w:pPrChange>
      </w:pPr>
      <w:del w:id="2880" w:author="像个男人一样" w:date="2018-03-22T11:59:10Z">
        <w:bookmarkStart w:id="178" w:name="_Toc505290347"/>
        <w:r>
          <w:rPr/>
          <w:delText xml:space="preserve">Figure 2. </w:delText>
        </w:r>
      </w:del>
      <w:del w:id="2881" w:author="像个男人一样" w:date="2018-03-22T11:59:10Z">
        <w:r>
          <w:rPr/>
          <w:fldChar w:fldCharType="begin"/>
        </w:r>
      </w:del>
      <w:del w:id="2882" w:author="像个男人一样" w:date="2018-03-22T11:59:10Z">
        <w:r>
          <w:rPr/>
          <w:delInstrText xml:space="preserve"> SEQ Figure_2. \* ARABIC </w:delInstrText>
        </w:r>
      </w:del>
      <w:del w:id="2883" w:author="像个男人一样" w:date="2018-03-22T11:59:10Z">
        <w:r>
          <w:rPr/>
          <w:fldChar w:fldCharType="separate"/>
        </w:r>
      </w:del>
      <w:ins w:id="2884" w:author="像个男人一样" w:date="2018-03-22T11:51:08Z">
        <w:del w:id="2885" w:author="像个男人一样" w:date="2018-03-22T11:59:10Z">
          <w:r>
            <w:rPr>
              <w:b/>
            </w:rPr>
            <w:delText>错误！未指定顺序。</w:delText>
          </w:r>
        </w:del>
      </w:ins>
      <w:ins w:id="2886" w:author="像个男人一样" w:date="2018-03-21T23:39:02Z">
        <w:del w:id="2887" w:author="像个男人一样" w:date="2018-03-22T11:59:10Z">
          <w:r>
            <w:rPr>
              <w:b/>
            </w:rPr>
            <w:delText>错误！未指定顺序。</w:delText>
          </w:r>
        </w:del>
      </w:ins>
      <w:ins w:id="2888" w:author="像个男人一样" w:date="2018-03-21T23:10:04Z">
        <w:del w:id="2889" w:author="像个男人一样" w:date="2018-03-22T11:59:10Z">
          <w:r>
            <w:rPr>
              <w:b/>
            </w:rPr>
            <w:delText>错误！未指定顺序。</w:delText>
          </w:r>
        </w:del>
      </w:ins>
      <w:ins w:id="2890" w:author="像个男人一样" w:date="2018-03-21T23:08:43Z">
        <w:del w:id="2891" w:author="像个男人一样" w:date="2018-03-22T11:59:10Z">
          <w:r>
            <w:rPr>
              <w:b/>
            </w:rPr>
            <w:delText>错误！未指定顺序。</w:delText>
          </w:r>
        </w:del>
      </w:ins>
      <w:ins w:id="2892" w:author="像个男人一样" w:date="2018-03-21T02:33:46Z">
        <w:del w:id="2893" w:author="像个男人一样" w:date="2018-03-22T11:59:10Z">
          <w:r>
            <w:rPr>
              <w:b/>
            </w:rPr>
            <w:delText>错误！未指定顺序。</w:delText>
          </w:r>
        </w:del>
      </w:ins>
      <w:ins w:id="2894" w:author="像个男人一样" w:date="2018-03-21T02:33:00Z">
        <w:del w:id="2895" w:author="像个男人一样" w:date="2018-03-22T11:59:10Z">
          <w:r>
            <w:rPr>
              <w:b/>
            </w:rPr>
            <w:delText>错误！未指定顺序。</w:delText>
          </w:r>
        </w:del>
      </w:ins>
      <w:ins w:id="2896" w:author="像个男人一样" w:date="2018-03-21T02:31:33Z">
        <w:del w:id="2897" w:author="像个男人一样" w:date="2018-03-22T11:59:10Z">
          <w:r>
            <w:rPr>
              <w:b/>
            </w:rPr>
            <w:delText>错误！未指定顺序。</w:delText>
          </w:r>
        </w:del>
      </w:ins>
      <w:ins w:id="2898" w:author="像个男人一样" w:date="2018-03-21T02:30:57Z">
        <w:del w:id="2899" w:author="像个男人一样" w:date="2018-03-22T11:59:10Z">
          <w:r>
            <w:rPr>
              <w:b/>
            </w:rPr>
            <w:delText>错误！未指定顺序。</w:delText>
          </w:r>
        </w:del>
      </w:ins>
      <w:ins w:id="2900" w:author="像个男人一样" w:date="2018-03-21T02:29:55Z">
        <w:del w:id="2901" w:author="像个男人一样" w:date="2018-03-22T11:59:10Z">
          <w:r>
            <w:rPr>
              <w:b/>
            </w:rPr>
            <w:delText>错误！未指定顺序。</w:delText>
          </w:r>
        </w:del>
      </w:ins>
      <w:ins w:id="2902" w:author="像个男人一样" w:date="2018-03-21T02:29:18Z">
        <w:del w:id="2903" w:author="像个男人一样" w:date="2018-03-22T11:59:10Z">
          <w:r>
            <w:rPr>
              <w:b/>
            </w:rPr>
            <w:delText>错误！未指定顺序。</w:delText>
          </w:r>
        </w:del>
      </w:ins>
      <w:ins w:id="2904" w:author="像个男人一样" w:date="2018-03-21T02:26:27Z">
        <w:del w:id="2905" w:author="像个男人一样" w:date="2018-03-22T11:59:10Z">
          <w:r>
            <w:rPr>
              <w:b/>
            </w:rPr>
            <w:delText>错误！未指定顺序。</w:delText>
          </w:r>
        </w:del>
      </w:ins>
      <w:ins w:id="2906" w:author="像个男人一样" w:date="2018-03-21T02:25:38Z">
        <w:del w:id="2907" w:author="像个男人一样" w:date="2018-03-22T11:59:10Z">
          <w:r>
            <w:rPr>
              <w:b/>
            </w:rPr>
            <w:delText>错误！未指定顺序。</w:delText>
          </w:r>
        </w:del>
      </w:ins>
      <w:ins w:id="2908" w:author="像个男人一样" w:date="2018-03-21T02:24:39Z">
        <w:del w:id="2909" w:author="像个男人一样" w:date="2018-03-22T11:59:10Z">
          <w:r>
            <w:rPr>
              <w:b/>
            </w:rPr>
            <w:delText>错误！未指定顺序。</w:delText>
          </w:r>
        </w:del>
      </w:ins>
      <w:ins w:id="2910" w:author="像个男人一样" w:date="2018-03-21T02:23:03Z">
        <w:del w:id="2911" w:author="像个男人一样" w:date="2018-03-22T11:59:10Z">
          <w:r>
            <w:rPr>
              <w:b/>
            </w:rPr>
            <w:delText>错误！未指定顺序。</w:delText>
          </w:r>
        </w:del>
      </w:ins>
      <w:ins w:id="2912" w:author="像个男人一样" w:date="2018-03-21T02:22:42Z">
        <w:del w:id="2913" w:author="像个男人一样" w:date="2018-03-22T11:59:10Z">
          <w:r>
            <w:rPr>
              <w:b/>
            </w:rPr>
            <w:delText>错误！未指定顺序。</w:delText>
          </w:r>
        </w:del>
      </w:ins>
      <w:ins w:id="2914" w:author="像个男人一样" w:date="2018-03-21T02:17:56Z">
        <w:del w:id="2915" w:author="像个男人一样" w:date="2018-03-22T11:59:10Z">
          <w:r>
            <w:rPr>
              <w:b/>
            </w:rPr>
            <w:delText>错误！未指定顺序。</w:delText>
          </w:r>
        </w:del>
      </w:ins>
      <w:ins w:id="2916" w:author="像个男人一样" w:date="2018-03-21T02:17:31Z">
        <w:del w:id="2917" w:author="像个男人一样" w:date="2018-03-22T11:59:10Z">
          <w:r>
            <w:rPr>
              <w:b/>
            </w:rPr>
            <w:delText>错误！未指定顺序。</w:delText>
          </w:r>
        </w:del>
      </w:ins>
      <w:ins w:id="2918" w:author="像个男人一样" w:date="2018-03-21T02:17:05Z">
        <w:del w:id="2919" w:author="像个男人一样" w:date="2018-03-22T11:59:10Z">
          <w:r>
            <w:rPr>
              <w:b/>
            </w:rPr>
            <w:delText>错误！未指定顺序。</w:delText>
          </w:r>
        </w:del>
      </w:ins>
      <w:ins w:id="2920" w:author="像个男人一样" w:date="2018-03-21T02:15:30Z">
        <w:del w:id="2921" w:author="像个男人一样" w:date="2018-03-22T11:59:10Z">
          <w:r>
            <w:rPr>
              <w:b/>
            </w:rPr>
            <w:delText>错误！未指定顺序。</w:delText>
          </w:r>
        </w:del>
      </w:ins>
      <w:ins w:id="2922" w:author="像个男人一样" w:date="2018-03-21T02:14:29Z">
        <w:del w:id="2923" w:author="像个男人一样" w:date="2018-03-22T11:59:10Z">
          <w:r>
            <w:rPr>
              <w:b/>
            </w:rPr>
            <w:delText>错误！未指定顺序。</w:delText>
          </w:r>
        </w:del>
      </w:ins>
      <w:ins w:id="2924" w:author="像个男人一样" w:date="2018-03-21T02:13:48Z">
        <w:del w:id="2925" w:author="像个男人一样" w:date="2018-03-22T11:59:10Z">
          <w:r>
            <w:rPr>
              <w:b/>
            </w:rPr>
            <w:delText>错误！未指定顺序。</w:delText>
          </w:r>
        </w:del>
      </w:ins>
      <w:ins w:id="2926" w:author="像个男人一样" w:date="2018-03-21T02:12:37Z">
        <w:del w:id="2927" w:author="像个男人一样" w:date="2018-03-22T11:59:10Z">
          <w:r>
            <w:rPr>
              <w:b/>
            </w:rPr>
            <w:delText>错误！未指定顺序。</w:delText>
          </w:r>
        </w:del>
      </w:ins>
      <w:ins w:id="2928" w:author="像个男人一样" w:date="2018-03-21T02:02:58Z">
        <w:del w:id="2929" w:author="像个男人一样" w:date="2018-03-22T11:59:10Z">
          <w:r>
            <w:rPr>
              <w:b/>
            </w:rPr>
            <w:delText>错误！未指定顺序。</w:delText>
          </w:r>
        </w:del>
      </w:ins>
      <w:ins w:id="2930" w:author="像个男人一样" w:date="2018-03-21T02:02:11Z">
        <w:del w:id="2931" w:author="像个男人一样" w:date="2018-03-22T11:59:10Z">
          <w:r>
            <w:rPr>
              <w:b/>
            </w:rPr>
            <w:delText>错误！未指定顺序。</w:delText>
          </w:r>
        </w:del>
      </w:ins>
      <w:ins w:id="2932" w:author="像个男人一样" w:date="2018-03-21T02:01:17Z">
        <w:del w:id="2933" w:author="像个男人一样" w:date="2018-03-22T11:59:10Z">
          <w:r>
            <w:rPr>
              <w:b/>
            </w:rPr>
            <w:delText>错误！未指定顺序。</w:delText>
          </w:r>
        </w:del>
      </w:ins>
      <w:ins w:id="2934" w:author="像个男人一样" w:date="2018-03-21T02:00:24Z">
        <w:del w:id="2935" w:author="像个男人一样" w:date="2018-03-22T11:59:10Z">
          <w:r>
            <w:rPr>
              <w:b/>
            </w:rPr>
            <w:delText>错误！未指定顺序。</w:delText>
          </w:r>
        </w:del>
      </w:ins>
      <w:ins w:id="2936" w:author="像个男人一样" w:date="2018-03-21T01:59:31Z">
        <w:del w:id="2937" w:author="像个男人一样" w:date="2018-03-22T11:59:10Z">
          <w:r>
            <w:rPr>
              <w:b/>
            </w:rPr>
            <w:delText>错误！未指定顺序。</w:delText>
          </w:r>
        </w:del>
      </w:ins>
      <w:ins w:id="2938" w:author="像个男人一样" w:date="2018-03-21T01:58:49Z">
        <w:del w:id="2939" w:author="像个男人一样" w:date="2018-03-22T11:59:10Z">
          <w:r>
            <w:rPr>
              <w:b/>
            </w:rPr>
            <w:delText>错误！未指定顺序。</w:delText>
          </w:r>
        </w:del>
      </w:ins>
      <w:ins w:id="2940" w:author="像个男人一样" w:date="2018-03-21T01:58:24Z">
        <w:del w:id="2941" w:author="像个男人一样" w:date="2018-03-22T11:59:10Z">
          <w:r>
            <w:rPr>
              <w:b/>
            </w:rPr>
            <w:delText>错误！未指定顺序。</w:delText>
          </w:r>
        </w:del>
      </w:ins>
      <w:ins w:id="2942" w:author="像个男人一样" w:date="2018-03-21T01:57:59Z">
        <w:del w:id="2943" w:author="像个男人一样" w:date="2018-03-22T11:59:10Z">
          <w:r>
            <w:rPr>
              <w:b/>
            </w:rPr>
            <w:delText>错误！未指定顺序。</w:delText>
          </w:r>
        </w:del>
      </w:ins>
      <w:ins w:id="2944" w:author="像个男人一样" w:date="2018-03-21T01:48:38Z">
        <w:del w:id="2945" w:author="像个男人一样" w:date="2018-03-22T11:59:10Z">
          <w:r>
            <w:rPr>
              <w:b/>
            </w:rPr>
            <w:delText>错误！未指定顺序。</w:delText>
          </w:r>
        </w:del>
      </w:ins>
      <w:ins w:id="2946" w:author="像个男人一样" w:date="2018-03-21T01:48:07Z">
        <w:del w:id="2947" w:author="像个男人一样" w:date="2018-03-22T11:59:10Z">
          <w:r>
            <w:rPr>
              <w:b/>
            </w:rPr>
            <w:delText>错误！未指定顺序。</w:delText>
          </w:r>
        </w:del>
      </w:ins>
      <w:ins w:id="2948" w:author="像个男人一样" w:date="2018-03-21T01:47:32Z">
        <w:del w:id="2949" w:author="像个男人一样" w:date="2018-03-22T11:59:10Z">
          <w:r>
            <w:rPr>
              <w:b/>
            </w:rPr>
            <w:delText>错误！未指定顺序。</w:delText>
          </w:r>
        </w:del>
      </w:ins>
      <w:ins w:id="2950" w:author="像个男人一样" w:date="2018-03-21T01:46:10Z">
        <w:del w:id="2951" w:author="像个男人一样" w:date="2018-03-22T11:59:10Z">
          <w:r>
            <w:rPr>
              <w:b/>
            </w:rPr>
            <w:delText>错误！未指定顺序。</w:delText>
          </w:r>
        </w:del>
      </w:ins>
      <w:ins w:id="2952" w:author="像个男人一样" w:date="2018-03-21T01:45:53Z">
        <w:del w:id="2953" w:author="像个男人一样" w:date="2018-03-22T11:59:10Z">
          <w:r>
            <w:rPr>
              <w:b/>
            </w:rPr>
            <w:delText>错误！未指定顺序。</w:delText>
          </w:r>
        </w:del>
      </w:ins>
      <w:ins w:id="2954" w:author="像个男人一样" w:date="2018-03-21T01:45:08Z">
        <w:del w:id="2955" w:author="像个男人一样" w:date="2018-03-22T11:59:10Z">
          <w:r>
            <w:rPr>
              <w:b/>
            </w:rPr>
            <w:delText>错误！未指定顺序。</w:delText>
          </w:r>
        </w:del>
      </w:ins>
      <w:ins w:id="2956" w:author="像个男人一样" w:date="2018-03-21T01:43:02Z">
        <w:del w:id="2957" w:author="像个男人一样" w:date="2018-03-22T11:59:10Z">
          <w:r>
            <w:rPr>
              <w:b/>
            </w:rPr>
            <w:delText>错误！未指定顺序。</w:delText>
          </w:r>
        </w:del>
      </w:ins>
      <w:ins w:id="2958" w:author="像个男人一样" w:date="2018-03-21T01:42:07Z">
        <w:del w:id="2959" w:author="像个男人一样" w:date="2018-03-22T11:59:10Z">
          <w:r>
            <w:rPr>
              <w:b/>
            </w:rPr>
            <w:delText>错误！未指定顺序。</w:delText>
          </w:r>
        </w:del>
      </w:ins>
      <w:ins w:id="2960" w:author="像个男人一样" w:date="2018-03-21T01:40:46Z">
        <w:del w:id="2961" w:author="像个男人一样" w:date="2018-03-22T11:59:10Z">
          <w:r>
            <w:rPr>
              <w:b/>
            </w:rPr>
            <w:delText>错误！未指定顺序。</w:delText>
          </w:r>
        </w:del>
      </w:ins>
      <w:ins w:id="2962" w:author="像个男人一样" w:date="2018-03-21T01:40:04Z">
        <w:del w:id="2963" w:author="像个男人一样" w:date="2018-03-22T11:59:10Z">
          <w:r>
            <w:rPr>
              <w:b/>
            </w:rPr>
            <w:delText>错误！未指定顺序。</w:delText>
          </w:r>
        </w:del>
      </w:ins>
      <w:ins w:id="2964" w:author="像个男人一样" w:date="2018-03-21T01:39:29Z">
        <w:del w:id="2965" w:author="像个男人一样" w:date="2018-03-22T11:59:10Z">
          <w:r>
            <w:rPr>
              <w:b/>
            </w:rPr>
            <w:delText>错误！未指定顺序。</w:delText>
          </w:r>
        </w:del>
      </w:ins>
      <w:ins w:id="2966" w:author="像个男人一样" w:date="2018-03-21T01:38:49Z">
        <w:del w:id="2967" w:author="像个男人一样" w:date="2018-03-22T11:59:10Z">
          <w:r>
            <w:rPr>
              <w:b/>
            </w:rPr>
            <w:delText>错误！未指定顺序。</w:delText>
          </w:r>
        </w:del>
      </w:ins>
      <w:ins w:id="2968" w:author="像个男人一样" w:date="2018-03-21T01:37:36Z">
        <w:del w:id="2969" w:author="像个男人一样" w:date="2018-03-22T11:59:10Z">
          <w:r>
            <w:rPr>
              <w:b/>
            </w:rPr>
            <w:delText>错误！未指定顺序。</w:delText>
          </w:r>
        </w:del>
      </w:ins>
      <w:ins w:id="2970" w:author="像个男人一样" w:date="2018-03-21T01:36:56Z">
        <w:del w:id="2971" w:author="像个男人一样" w:date="2018-03-22T11:59:10Z">
          <w:r>
            <w:rPr>
              <w:b/>
            </w:rPr>
            <w:delText>错误！未指定顺序。</w:delText>
          </w:r>
        </w:del>
      </w:ins>
      <w:ins w:id="2972" w:author="像个男人一样" w:date="2018-03-21T01:35:20Z">
        <w:del w:id="2973" w:author="像个男人一样" w:date="2018-03-22T11:59:10Z">
          <w:r>
            <w:rPr>
              <w:b/>
            </w:rPr>
            <w:delText>错误！未指定顺序。</w:delText>
          </w:r>
        </w:del>
      </w:ins>
      <w:ins w:id="2974" w:author="像个男人一样" w:date="2018-03-21T01:34:11Z">
        <w:del w:id="2975" w:author="像个男人一样" w:date="2018-03-22T11:59:10Z">
          <w:r>
            <w:rPr>
              <w:b/>
            </w:rPr>
            <w:delText>错误！未指定顺序。</w:delText>
          </w:r>
        </w:del>
      </w:ins>
      <w:ins w:id="2976" w:author="像个男人一样" w:date="2018-03-21T01:27:32Z">
        <w:del w:id="2977" w:author="像个男人一样" w:date="2018-03-22T11:59:10Z">
          <w:r>
            <w:rPr>
              <w:b/>
            </w:rPr>
            <w:delText>错误！未指定顺序。</w:delText>
          </w:r>
        </w:del>
      </w:ins>
      <w:ins w:id="2978" w:author="像个男人一样" w:date="2018-03-21T01:18:38Z">
        <w:del w:id="2979" w:author="像个男人一样" w:date="2018-03-22T11:59:10Z">
          <w:r>
            <w:rPr>
              <w:b/>
            </w:rPr>
            <w:delText>错误！未指定顺序。</w:delText>
          </w:r>
        </w:del>
      </w:ins>
      <w:ins w:id="2980" w:author="像个男人一样" w:date="2018-03-21T01:09:07Z">
        <w:del w:id="2981" w:author="像个男人一样" w:date="2018-03-22T11:59:10Z">
          <w:r>
            <w:rPr>
              <w:b/>
            </w:rPr>
            <w:delText>错误！未指定顺序。</w:delText>
          </w:r>
        </w:del>
      </w:ins>
      <w:ins w:id="2982" w:author="像个男人一样" w:date="2018-03-21T01:08:51Z">
        <w:del w:id="2983" w:author="像个男人一样" w:date="2018-03-22T11:59:10Z">
          <w:r>
            <w:rPr>
              <w:b/>
            </w:rPr>
            <w:delText>错误！未指定顺序。</w:delText>
          </w:r>
        </w:del>
      </w:ins>
      <w:del w:id="2984" w:author="像个男人一样" w:date="2018-03-22T11:59:10Z">
        <w:r>
          <w:rPr/>
          <w:delText>1</w:delText>
        </w:r>
      </w:del>
      <w:del w:id="2985" w:author="像个男人一样" w:date="2018-03-22T11:59:10Z">
        <w:r>
          <w:rPr/>
          <w:fldChar w:fldCharType="end"/>
        </w:r>
      </w:del>
      <w:del w:id="2986" w:author="像个男人一样" w:date="2018-03-21T01:18:45Z">
        <w:r>
          <w:rPr/>
          <w:delText xml:space="preserve"> Working principle of a capacitive accelerometer(Andrea Nisticò)</w:delText>
        </w:r>
        <w:bookmarkEnd w:id="178"/>
      </w:del>
    </w:p>
    <w:p>
      <w:pPr>
        <w:pStyle w:val="11"/>
        <w:rPr>
          <w:ins w:id="2988" w:author="像个男人一样" w:date="2018-03-21T01:18:20Z"/>
        </w:rPr>
        <w:pPrChange w:id="2987" w:author="像个男人一样" w:date="2018-03-21T01:35:20Z">
          <w:pPr/>
        </w:pPrChange>
      </w:pPr>
      <w:del w:id="2989" w:author="像个男人一样" w:date="2018-03-21T01:18:45Z">
        <w:r>
          <w:rPr/>
          <w:delText xml:space="preserve"> </w:delText>
        </w:r>
      </w:del>
      <w:del w:id="2990" w:author="像个男人一样" w:date="2018-03-22T11:59:53Z">
        <w:r>
          <w:rPr/>
          <w:drawing>
            <wp:inline distT="0" distB="0" distL="0" distR="0">
              <wp:extent cx="3467100" cy="19951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3496016" cy="2012242"/>
                      </a:xfrm>
                      <a:prstGeom prst="rect">
                        <a:avLst/>
                      </a:prstGeom>
                    </pic:spPr>
                  </pic:pic>
                </a:graphicData>
              </a:graphic>
            </wp:inline>
          </w:drawing>
        </w:r>
      </w:del>
      <w:ins w:id="2992" w:author="像个男人一样" w:date="2018-03-22T11:59:53Z">
        <w:r>
          <w:rPr/>
          <w:drawing>
            <wp:inline distT="0" distB="0" distL="0" distR="0">
              <wp:extent cx="3467100" cy="1995170"/>
              <wp:effectExtent l="0" t="0" r="0" b="508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
                      <pic:cNvPicPr>
                        <a:picLocks noChangeAspect="1"/>
                      </pic:cNvPicPr>
                    </pic:nvPicPr>
                    <pic:blipFill>
                      <a:blip r:embed="rId7"/>
                      <a:stretch>
                        <a:fillRect/>
                      </a:stretch>
                    </pic:blipFill>
                    <pic:spPr>
                      <a:xfrm>
                        <a:off x="0" y="0"/>
                        <a:ext cx="3496016" cy="2012242"/>
                      </a:xfrm>
                      <a:prstGeom prst="rect">
                        <a:avLst/>
                      </a:prstGeom>
                    </pic:spPr>
                  </pic:pic>
                </a:graphicData>
              </a:graphic>
            </wp:inline>
          </w:drawing>
        </w:r>
      </w:ins>
    </w:p>
    <w:p>
      <w:pPr>
        <w:pStyle w:val="11"/>
        <w:rPr>
          <w:del w:id="2995" w:author="像个男人一样" w:date="2018-03-22T12:02:17Z"/>
        </w:rPr>
        <w:pPrChange w:id="2994" w:author="像个男人一样" w:date="2018-03-21T01:35:33Z">
          <w:pPr/>
        </w:pPrChange>
      </w:pPr>
      <w:ins w:id="2996" w:author="像个男人一样" w:date="2018-03-21T01:35:20Z">
        <w:r>
          <w:rPr/>
          <w:t xml:space="preserve">Figure </w:t>
        </w:r>
      </w:ins>
      <w:ins w:id="2997" w:author="像个男人一样" w:date="2018-03-21T01:35:20Z">
        <w:r>
          <w:rPr/>
          <w:fldChar w:fldCharType="begin"/>
        </w:r>
      </w:ins>
      <w:ins w:id="2998" w:author="像个男人一样" w:date="2018-03-21T01:35:20Z">
        <w:r>
          <w:rPr/>
          <w:instrText xml:space="preserve"> STYLEREF 1 \s </w:instrText>
        </w:r>
      </w:ins>
      <w:ins w:id="2999" w:author="像个男人一样" w:date="2018-03-21T01:35:20Z">
        <w:r>
          <w:rPr/>
          <w:fldChar w:fldCharType="separate"/>
        </w:r>
      </w:ins>
      <w:ins w:id="3000" w:author="像个男人一样" w:date="2018-03-21T01:35:20Z">
        <w:r>
          <w:rPr/>
          <w:t>2</w:t>
        </w:r>
      </w:ins>
      <w:ins w:id="3001" w:author="像个男人一样" w:date="2018-03-21T01:35:20Z">
        <w:r>
          <w:rPr/>
          <w:fldChar w:fldCharType="end"/>
        </w:r>
      </w:ins>
      <w:ins w:id="3002" w:author="像个男人一样" w:date="2018-03-21T01:35:20Z">
        <w:r>
          <w:rPr>
            <w:rFonts w:hint="eastAsia"/>
            <w:lang w:eastAsia="zh-CN"/>
          </w:rPr>
          <w:t>.</w:t>
        </w:r>
      </w:ins>
      <w:ins w:id="3003" w:author="像个男人一样" w:date="2018-03-21T01:35:20Z">
        <w:r>
          <w:rPr/>
          <w:fldChar w:fldCharType="begin"/>
        </w:r>
      </w:ins>
      <w:ins w:id="3004" w:author="像个男人一样" w:date="2018-03-21T01:35:20Z">
        <w:r>
          <w:rPr/>
          <w:instrText xml:space="preserve"> SEQ Figure \* ARABIC \s 1 </w:instrText>
        </w:r>
      </w:ins>
      <w:ins w:id="3005" w:author="像个男人一样" w:date="2018-03-21T01:35:20Z">
        <w:r>
          <w:rPr/>
          <w:fldChar w:fldCharType="separate"/>
        </w:r>
      </w:ins>
      <w:ins w:id="3006" w:author="像个男人一样" w:date="2018-03-22T11:51:08Z">
        <w:r>
          <w:rPr/>
          <w:t>1</w:t>
        </w:r>
      </w:ins>
      <w:ins w:id="3007" w:author="像个男人一样" w:date="2018-03-21T01:35:20Z">
        <w:r>
          <w:rPr/>
          <w:fldChar w:fldCharType="end"/>
        </w:r>
      </w:ins>
      <w:ins w:id="3008" w:author="像个男人一样" w:date="2018-03-21T01:35:20Z">
        <w:bookmarkStart w:id="179" w:name="_Toc5921"/>
        <w:bookmarkStart w:id="180" w:name="_Toc6496"/>
        <w:bookmarkStart w:id="181" w:name="_Toc15089"/>
        <w:bookmarkStart w:id="182" w:name="_Toc5828"/>
        <w:bookmarkStart w:id="183" w:name="_Toc11334"/>
        <w:bookmarkStart w:id="184" w:name="_Toc10475"/>
        <w:bookmarkStart w:id="185" w:name="_Toc27117"/>
        <w:bookmarkStart w:id="186" w:name="_Toc12906"/>
        <w:bookmarkStart w:id="187" w:name="_Toc27397"/>
        <w:bookmarkStart w:id="188" w:name="_Toc1308"/>
        <w:bookmarkStart w:id="189" w:name="_Toc29467"/>
        <w:bookmarkStart w:id="190" w:name="_Toc27146"/>
        <w:bookmarkStart w:id="191" w:name="_Toc6172"/>
        <w:bookmarkStart w:id="192" w:name="_Toc13310"/>
        <w:bookmarkStart w:id="193" w:name="_Toc18937"/>
        <w:bookmarkStart w:id="194" w:name="_Toc1852"/>
        <w:bookmarkStart w:id="195" w:name="_Toc19892"/>
        <w:bookmarkStart w:id="196" w:name="_Toc3005"/>
        <w:bookmarkStart w:id="197" w:name="_Toc2448"/>
        <w:bookmarkStart w:id="198" w:name="_Toc27128"/>
        <w:bookmarkStart w:id="199" w:name="_Toc691"/>
        <w:bookmarkStart w:id="200" w:name="_Toc16468"/>
        <w:bookmarkStart w:id="201" w:name="_Toc11540"/>
        <w:bookmarkStart w:id="202" w:name="_Toc21004"/>
        <w:bookmarkStart w:id="203" w:name="_Toc5603"/>
        <w:bookmarkStart w:id="204" w:name="_Toc6148"/>
        <w:bookmarkStart w:id="205" w:name="_Toc4929"/>
        <w:bookmarkStart w:id="206" w:name="_Toc12496"/>
        <w:r>
          <w:rPr>
            <w:rFonts w:hint="eastAsia"/>
            <w:lang w:eastAsia="zh-CN"/>
          </w:rPr>
          <w:t>:Working principle of a</w:t>
        </w:r>
      </w:ins>
      <w:ins w:id="3009" w:author="像个男人一样" w:date="2018-03-22T12:00:38Z">
        <w:r>
          <w:rPr>
            <w:rFonts w:hint="eastAsia"/>
            <w:lang w:val="en-US" w:eastAsia="zh-CN"/>
          </w:rPr>
          <w:t xml:space="preserve"> </w:t>
        </w:r>
      </w:ins>
      <w:ins w:id="3010" w:author="像个男人一样" w:date="2018-03-22T12:00:39Z">
        <w:r>
          <w:rPr>
            <w:rFonts w:hint="eastAsia"/>
            <w:lang w:val="en-US" w:eastAsia="zh-CN"/>
          </w:rPr>
          <w:t>ca</w:t>
        </w:r>
      </w:ins>
      <w:ins w:id="3011" w:author="像个男人一样" w:date="2018-03-22T12:00:40Z">
        <w:r>
          <w:rPr>
            <w:rFonts w:hint="eastAsia"/>
            <w:lang w:val="en-US" w:eastAsia="zh-CN"/>
          </w:rPr>
          <w:t>pac</w:t>
        </w:r>
      </w:ins>
      <w:ins w:id="3012" w:author="像个男人一样" w:date="2018-03-22T12:00:42Z">
        <w:r>
          <w:rPr>
            <w:rFonts w:hint="eastAsia"/>
            <w:lang w:val="en-US" w:eastAsia="zh-CN"/>
          </w:rPr>
          <w:t>i</w:t>
        </w:r>
      </w:ins>
      <w:ins w:id="3013" w:author="像个男人一样" w:date="2018-03-22T12:00:43Z">
        <w:r>
          <w:rPr>
            <w:rFonts w:hint="eastAsia"/>
            <w:lang w:val="en-US" w:eastAsia="zh-CN"/>
          </w:rPr>
          <w:t xml:space="preserve">tive </w:t>
        </w:r>
      </w:ins>
      <w:ins w:id="3014" w:author="像个男人一样" w:date="2018-03-21T01:35:20Z">
        <w:r>
          <w:rPr>
            <w:rFonts w:hint="eastAsia"/>
            <w:lang w:eastAsia="zh-CN"/>
          </w:rPr>
          <w:t>accelerometer</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ins>
    </w:p>
    <w:p>
      <w:pPr>
        <w:pStyle w:val="11"/>
        <w:pPrChange w:id="3015" w:author="像个男人一样" w:date="2018-03-21T01:27:32Z">
          <w:pPr>
            <w:pStyle w:val="17"/>
          </w:pPr>
        </w:pPrChange>
      </w:pPr>
      <w:del w:id="3016" w:author="像个男人一样" w:date="2018-03-22T12:02:17Z">
        <w:bookmarkStart w:id="207" w:name="_Toc505290348"/>
        <w:r>
          <w:rPr/>
          <w:delText xml:space="preserve">Figure 2. </w:delText>
        </w:r>
      </w:del>
      <w:del w:id="3017" w:author="像个男人一样" w:date="2018-03-22T12:02:17Z">
        <w:r>
          <w:rPr/>
          <w:fldChar w:fldCharType="begin"/>
        </w:r>
      </w:del>
      <w:del w:id="3018" w:author="像个男人一样" w:date="2018-03-22T12:02:17Z">
        <w:r>
          <w:rPr/>
          <w:delInstrText xml:space="preserve"> SEQ Figure_2. \* ARABIC </w:delInstrText>
        </w:r>
      </w:del>
      <w:del w:id="3019" w:author="像个男人一样" w:date="2018-03-22T12:02:17Z">
        <w:r>
          <w:rPr/>
          <w:fldChar w:fldCharType="separate"/>
        </w:r>
      </w:del>
      <w:ins w:id="3020" w:author="像个男人一样" w:date="2018-03-22T11:51:08Z">
        <w:del w:id="3021" w:author="像个男人一样" w:date="2018-03-22T12:02:17Z">
          <w:r>
            <w:rPr>
              <w:b/>
            </w:rPr>
            <w:delText>错误！未指定顺序。</w:delText>
          </w:r>
        </w:del>
      </w:ins>
      <w:ins w:id="3022" w:author="像个男人一样" w:date="2018-03-21T23:39:02Z">
        <w:del w:id="3023" w:author="像个男人一样" w:date="2018-03-22T12:02:17Z">
          <w:r>
            <w:rPr>
              <w:b/>
            </w:rPr>
            <w:delText>错误！未指定顺序。</w:delText>
          </w:r>
        </w:del>
      </w:ins>
      <w:ins w:id="3024" w:author="像个男人一样" w:date="2018-03-21T23:10:04Z">
        <w:del w:id="3025" w:author="像个男人一样" w:date="2018-03-22T12:02:17Z">
          <w:r>
            <w:rPr>
              <w:b/>
            </w:rPr>
            <w:delText>错误！未指定顺序。</w:delText>
          </w:r>
        </w:del>
      </w:ins>
      <w:ins w:id="3026" w:author="像个男人一样" w:date="2018-03-21T23:08:43Z">
        <w:del w:id="3027" w:author="像个男人一样" w:date="2018-03-22T12:02:17Z">
          <w:r>
            <w:rPr>
              <w:b/>
            </w:rPr>
            <w:delText>错误！未指定顺序。</w:delText>
          </w:r>
        </w:del>
      </w:ins>
      <w:ins w:id="3028" w:author="像个男人一样" w:date="2018-03-21T02:33:46Z">
        <w:del w:id="3029" w:author="像个男人一样" w:date="2018-03-22T12:02:17Z">
          <w:r>
            <w:rPr>
              <w:b/>
            </w:rPr>
            <w:delText>错误！未指定顺序。</w:delText>
          </w:r>
        </w:del>
      </w:ins>
      <w:ins w:id="3030" w:author="像个男人一样" w:date="2018-03-21T02:33:00Z">
        <w:del w:id="3031" w:author="像个男人一样" w:date="2018-03-22T12:02:17Z">
          <w:r>
            <w:rPr>
              <w:b/>
            </w:rPr>
            <w:delText>错误！未指定顺序。</w:delText>
          </w:r>
        </w:del>
      </w:ins>
      <w:ins w:id="3032" w:author="像个男人一样" w:date="2018-03-21T02:31:33Z">
        <w:del w:id="3033" w:author="像个男人一样" w:date="2018-03-22T12:02:17Z">
          <w:r>
            <w:rPr>
              <w:b/>
            </w:rPr>
            <w:delText>错误！未指定顺序。</w:delText>
          </w:r>
        </w:del>
      </w:ins>
      <w:ins w:id="3034" w:author="像个男人一样" w:date="2018-03-21T02:30:57Z">
        <w:del w:id="3035" w:author="像个男人一样" w:date="2018-03-22T12:02:17Z">
          <w:r>
            <w:rPr>
              <w:b/>
            </w:rPr>
            <w:delText>错误！未指定顺序。</w:delText>
          </w:r>
        </w:del>
      </w:ins>
      <w:ins w:id="3036" w:author="像个男人一样" w:date="2018-03-21T02:29:55Z">
        <w:del w:id="3037" w:author="像个男人一样" w:date="2018-03-22T12:02:17Z">
          <w:r>
            <w:rPr>
              <w:b/>
            </w:rPr>
            <w:delText>错误！未指定顺序。</w:delText>
          </w:r>
        </w:del>
      </w:ins>
      <w:ins w:id="3038" w:author="像个男人一样" w:date="2018-03-21T02:29:18Z">
        <w:del w:id="3039" w:author="像个男人一样" w:date="2018-03-22T12:02:17Z">
          <w:r>
            <w:rPr>
              <w:b/>
            </w:rPr>
            <w:delText>错误！未指定顺序。</w:delText>
          </w:r>
        </w:del>
      </w:ins>
      <w:ins w:id="3040" w:author="像个男人一样" w:date="2018-03-21T02:26:27Z">
        <w:del w:id="3041" w:author="像个男人一样" w:date="2018-03-22T12:02:17Z">
          <w:r>
            <w:rPr>
              <w:b/>
            </w:rPr>
            <w:delText>错误！未指定顺序。</w:delText>
          </w:r>
        </w:del>
      </w:ins>
      <w:ins w:id="3042" w:author="像个男人一样" w:date="2018-03-21T02:25:38Z">
        <w:del w:id="3043" w:author="像个男人一样" w:date="2018-03-22T12:02:17Z">
          <w:r>
            <w:rPr>
              <w:b/>
            </w:rPr>
            <w:delText>错误！未指定顺序。</w:delText>
          </w:r>
        </w:del>
      </w:ins>
      <w:ins w:id="3044" w:author="像个男人一样" w:date="2018-03-21T02:24:39Z">
        <w:del w:id="3045" w:author="像个男人一样" w:date="2018-03-22T12:02:17Z">
          <w:r>
            <w:rPr>
              <w:b/>
            </w:rPr>
            <w:delText>错误！未指定顺序。</w:delText>
          </w:r>
        </w:del>
      </w:ins>
      <w:ins w:id="3046" w:author="像个男人一样" w:date="2018-03-21T02:23:03Z">
        <w:del w:id="3047" w:author="像个男人一样" w:date="2018-03-22T12:02:17Z">
          <w:r>
            <w:rPr>
              <w:b/>
            </w:rPr>
            <w:delText>错误！未指定顺序。</w:delText>
          </w:r>
        </w:del>
      </w:ins>
      <w:ins w:id="3048" w:author="像个男人一样" w:date="2018-03-21T02:22:42Z">
        <w:del w:id="3049" w:author="像个男人一样" w:date="2018-03-22T12:02:17Z">
          <w:r>
            <w:rPr>
              <w:b/>
            </w:rPr>
            <w:delText>错误！未指定顺序。</w:delText>
          </w:r>
        </w:del>
      </w:ins>
      <w:ins w:id="3050" w:author="像个男人一样" w:date="2018-03-21T02:17:56Z">
        <w:del w:id="3051" w:author="像个男人一样" w:date="2018-03-22T12:02:17Z">
          <w:r>
            <w:rPr>
              <w:b/>
            </w:rPr>
            <w:delText>错误！未指定顺序。</w:delText>
          </w:r>
        </w:del>
      </w:ins>
      <w:ins w:id="3052" w:author="像个男人一样" w:date="2018-03-21T02:17:31Z">
        <w:del w:id="3053" w:author="像个男人一样" w:date="2018-03-22T12:02:17Z">
          <w:r>
            <w:rPr>
              <w:b/>
            </w:rPr>
            <w:delText>错误！未指定顺序。</w:delText>
          </w:r>
        </w:del>
      </w:ins>
      <w:ins w:id="3054" w:author="像个男人一样" w:date="2018-03-21T02:17:05Z">
        <w:del w:id="3055" w:author="像个男人一样" w:date="2018-03-22T12:02:17Z">
          <w:r>
            <w:rPr>
              <w:b/>
            </w:rPr>
            <w:delText>错误！未指定顺序。</w:delText>
          </w:r>
        </w:del>
      </w:ins>
      <w:ins w:id="3056" w:author="像个男人一样" w:date="2018-03-21T02:15:30Z">
        <w:del w:id="3057" w:author="像个男人一样" w:date="2018-03-22T12:02:17Z">
          <w:r>
            <w:rPr>
              <w:b/>
            </w:rPr>
            <w:delText>错误！未指定顺序。</w:delText>
          </w:r>
        </w:del>
      </w:ins>
      <w:ins w:id="3058" w:author="像个男人一样" w:date="2018-03-21T02:14:29Z">
        <w:del w:id="3059" w:author="像个男人一样" w:date="2018-03-22T12:02:17Z">
          <w:r>
            <w:rPr>
              <w:b/>
            </w:rPr>
            <w:delText>错误！未指定顺序。</w:delText>
          </w:r>
        </w:del>
      </w:ins>
      <w:ins w:id="3060" w:author="像个男人一样" w:date="2018-03-21T02:13:48Z">
        <w:del w:id="3061" w:author="像个男人一样" w:date="2018-03-22T12:02:17Z">
          <w:r>
            <w:rPr>
              <w:b/>
            </w:rPr>
            <w:delText>错误！未指定顺序。</w:delText>
          </w:r>
        </w:del>
      </w:ins>
      <w:ins w:id="3062" w:author="像个男人一样" w:date="2018-03-21T02:12:37Z">
        <w:del w:id="3063" w:author="像个男人一样" w:date="2018-03-22T12:02:17Z">
          <w:r>
            <w:rPr>
              <w:b/>
            </w:rPr>
            <w:delText>错误！未指定顺序。</w:delText>
          </w:r>
        </w:del>
      </w:ins>
      <w:ins w:id="3064" w:author="像个男人一样" w:date="2018-03-21T02:02:58Z">
        <w:del w:id="3065" w:author="像个男人一样" w:date="2018-03-22T12:02:17Z">
          <w:r>
            <w:rPr>
              <w:b/>
            </w:rPr>
            <w:delText>错误！未指定顺序。</w:delText>
          </w:r>
        </w:del>
      </w:ins>
      <w:ins w:id="3066" w:author="像个男人一样" w:date="2018-03-21T02:02:11Z">
        <w:del w:id="3067" w:author="像个男人一样" w:date="2018-03-22T12:02:17Z">
          <w:r>
            <w:rPr>
              <w:b/>
            </w:rPr>
            <w:delText>错误！未指定顺序。</w:delText>
          </w:r>
        </w:del>
      </w:ins>
      <w:ins w:id="3068" w:author="像个男人一样" w:date="2018-03-21T02:01:17Z">
        <w:del w:id="3069" w:author="像个男人一样" w:date="2018-03-22T12:02:17Z">
          <w:r>
            <w:rPr>
              <w:b/>
            </w:rPr>
            <w:delText>错误！未指定顺序。</w:delText>
          </w:r>
        </w:del>
      </w:ins>
      <w:ins w:id="3070" w:author="像个男人一样" w:date="2018-03-21T02:00:24Z">
        <w:del w:id="3071" w:author="像个男人一样" w:date="2018-03-22T12:02:17Z">
          <w:r>
            <w:rPr>
              <w:b/>
            </w:rPr>
            <w:delText>错误！未指定顺序。</w:delText>
          </w:r>
        </w:del>
      </w:ins>
      <w:ins w:id="3072" w:author="像个男人一样" w:date="2018-03-21T01:59:31Z">
        <w:del w:id="3073" w:author="像个男人一样" w:date="2018-03-22T12:02:17Z">
          <w:r>
            <w:rPr>
              <w:b/>
            </w:rPr>
            <w:delText>错误！未指定顺序。</w:delText>
          </w:r>
        </w:del>
      </w:ins>
      <w:ins w:id="3074" w:author="像个男人一样" w:date="2018-03-21T01:58:49Z">
        <w:del w:id="3075" w:author="像个男人一样" w:date="2018-03-22T12:02:17Z">
          <w:r>
            <w:rPr>
              <w:b/>
            </w:rPr>
            <w:delText>错误！未指定顺序。</w:delText>
          </w:r>
        </w:del>
      </w:ins>
      <w:ins w:id="3076" w:author="像个男人一样" w:date="2018-03-21T01:58:24Z">
        <w:del w:id="3077" w:author="像个男人一样" w:date="2018-03-22T12:02:17Z">
          <w:r>
            <w:rPr>
              <w:b/>
            </w:rPr>
            <w:delText>错误！未指定顺序。</w:delText>
          </w:r>
        </w:del>
      </w:ins>
      <w:ins w:id="3078" w:author="像个男人一样" w:date="2018-03-21T01:57:59Z">
        <w:del w:id="3079" w:author="像个男人一样" w:date="2018-03-22T12:02:17Z">
          <w:r>
            <w:rPr>
              <w:b/>
            </w:rPr>
            <w:delText>错误！未指定顺序。</w:delText>
          </w:r>
        </w:del>
      </w:ins>
      <w:ins w:id="3080" w:author="像个男人一样" w:date="2018-03-21T01:48:38Z">
        <w:del w:id="3081" w:author="像个男人一样" w:date="2018-03-22T12:02:17Z">
          <w:r>
            <w:rPr>
              <w:b/>
            </w:rPr>
            <w:delText>错误！未指定顺序。</w:delText>
          </w:r>
        </w:del>
      </w:ins>
      <w:ins w:id="3082" w:author="像个男人一样" w:date="2018-03-21T01:48:07Z">
        <w:del w:id="3083" w:author="像个男人一样" w:date="2018-03-22T12:02:17Z">
          <w:r>
            <w:rPr>
              <w:b/>
            </w:rPr>
            <w:delText>错误！未指定顺序。</w:delText>
          </w:r>
        </w:del>
      </w:ins>
      <w:ins w:id="3084" w:author="像个男人一样" w:date="2018-03-21T01:47:32Z">
        <w:del w:id="3085" w:author="像个男人一样" w:date="2018-03-22T12:02:17Z">
          <w:r>
            <w:rPr>
              <w:b/>
            </w:rPr>
            <w:delText>错误！未指定顺序。</w:delText>
          </w:r>
        </w:del>
      </w:ins>
      <w:ins w:id="3086" w:author="像个男人一样" w:date="2018-03-21T01:46:10Z">
        <w:del w:id="3087" w:author="像个男人一样" w:date="2018-03-22T12:02:17Z">
          <w:r>
            <w:rPr>
              <w:b/>
            </w:rPr>
            <w:delText>错误！未指定顺序。</w:delText>
          </w:r>
        </w:del>
      </w:ins>
      <w:ins w:id="3088" w:author="像个男人一样" w:date="2018-03-21T01:45:53Z">
        <w:del w:id="3089" w:author="像个男人一样" w:date="2018-03-22T12:02:17Z">
          <w:r>
            <w:rPr>
              <w:b/>
            </w:rPr>
            <w:delText>错误！未指定顺序。</w:delText>
          </w:r>
        </w:del>
      </w:ins>
      <w:ins w:id="3090" w:author="像个男人一样" w:date="2018-03-21T01:45:08Z">
        <w:del w:id="3091" w:author="像个男人一样" w:date="2018-03-22T12:02:17Z">
          <w:r>
            <w:rPr>
              <w:b/>
            </w:rPr>
            <w:delText>错误！未指定顺序。</w:delText>
          </w:r>
        </w:del>
      </w:ins>
      <w:ins w:id="3092" w:author="像个男人一样" w:date="2018-03-21T01:43:02Z">
        <w:del w:id="3093" w:author="像个男人一样" w:date="2018-03-22T12:02:17Z">
          <w:r>
            <w:rPr>
              <w:b/>
            </w:rPr>
            <w:delText>错误！未指定顺序。</w:delText>
          </w:r>
        </w:del>
      </w:ins>
      <w:ins w:id="3094" w:author="像个男人一样" w:date="2018-03-21T01:42:07Z">
        <w:del w:id="3095" w:author="像个男人一样" w:date="2018-03-22T12:02:17Z">
          <w:r>
            <w:rPr>
              <w:b/>
            </w:rPr>
            <w:delText>错误！未指定顺序。</w:delText>
          </w:r>
        </w:del>
      </w:ins>
      <w:ins w:id="3096" w:author="像个男人一样" w:date="2018-03-21T01:40:46Z">
        <w:del w:id="3097" w:author="像个男人一样" w:date="2018-03-22T12:02:17Z">
          <w:r>
            <w:rPr>
              <w:b/>
            </w:rPr>
            <w:delText>错误！未指定顺序。</w:delText>
          </w:r>
        </w:del>
      </w:ins>
      <w:ins w:id="3098" w:author="像个男人一样" w:date="2018-03-21T01:40:04Z">
        <w:del w:id="3099" w:author="像个男人一样" w:date="2018-03-22T12:02:17Z">
          <w:r>
            <w:rPr>
              <w:b/>
            </w:rPr>
            <w:delText>错误！未指定顺序。</w:delText>
          </w:r>
        </w:del>
      </w:ins>
      <w:ins w:id="3100" w:author="像个男人一样" w:date="2018-03-21T01:39:29Z">
        <w:del w:id="3101" w:author="像个男人一样" w:date="2018-03-22T12:02:17Z">
          <w:r>
            <w:rPr>
              <w:b/>
            </w:rPr>
            <w:delText>错误！未指定顺序。</w:delText>
          </w:r>
        </w:del>
      </w:ins>
      <w:ins w:id="3102" w:author="像个男人一样" w:date="2018-03-21T01:38:49Z">
        <w:del w:id="3103" w:author="像个男人一样" w:date="2018-03-22T12:02:17Z">
          <w:r>
            <w:rPr>
              <w:b/>
            </w:rPr>
            <w:delText>错误！未指定顺序。</w:delText>
          </w:r>
        </w:del>
      </w:ins>
      <w:ins w:id="3104" w:author="像个男人一样" w:date="2018-03-21T01:37:36Z">
        <w:del w:id="3105" w:author="像个男人一样" w:date="2018-03-22T12:02:17Z">
          <w:r>
            <w:rPr>
              <w:b/>
            </w:rPr>
            <w:delText>错误！未指定顺序。</w:delText>
          </w:r>
        </w:del>
      </w:ins>
      <w:ins w:id="3106" w:author="像个男人一样" w:date="2018-03-21T01:36:56Z">
        <w:del w:id="3107" w:author="像个男人一样" w:date="2018-03-22T12:02:17Z">
          <w:r>
            <w:rPr>
              <w:b/>
            </w:rPr>
            <w:delText>错误！未指定顺序。</w:delText>
          </w:r>
        </w:del>
      </w:ins>
      <w:ins w:id="3108" w:author="像个男人一样" w:date="2018-03-21T01:35:20Z">
        <w:del w:id="3109" w:author="像个男人一样" w:date="2018-03-22T12:02:17Z">
          <w:r>
            <w:rPr>
              <w:b/>
            </w:rPr>
            <w:delText>错误！未指定顺序。</w:delText>
          </w:r>
        </w:del>
      </w:ins>
      <w:ins w:id="3110" w:author="像个男人一样" w:date="2018-03-21T01:34:11Z">
        <w:del w:id="3111" w:author="像个男人一样" w:date="2018-03-22T12:02:17Z">
          <w:r>
            <w:rPr>
              <w:b/>
            </w:rPr>
            <w:delText>错误！未指定顺序。</w:delText>
          </w:r>
        </w:del>
      </w:ins>
      <w:ins w:id="3112" w:author="像个男人一样" w:date="2018-03-21T01:27:32Z">
        <w:del w:id="3113" w:author="像个男人一样" w:date="2018-03-22T12:02:17Z">
          <w:r>
            <w:rPr>
              <w:b/>
            </w:rPr>
            <w:delText>错误！未指定顺序。</w:delText>
          </w:r>
        </w:del>
      </w:ins>
      <w:del w:id="3114" w:author="像个男人一样" w:date="2018-03-22T12:02:17Z">
        <w:r>
          <w:rPr/>
          <w:delText>2</w:delText>
        </w:r>
      </w:del>
      <w:del w:id="3115" w:author="像个男人一样" w:date="2018-03-22T12:02:17Z">
        <w:r>
          <w:rPr/>
          <w:fldChar w:fldCharType="end"/>
        </w:r>
      </w:del>
      <w:del w:id="3116" w:author="像个男人一样" w:date="2018-03-21T01:27:20Z">
        <w:r>
          <w:rPr/>
          <w:delText xml:space="preserve"> </w:delText>
        </w:r>
      </w:del>
      <w:del w:id="3117" w:author="像个男人一样" w:date="2018-03-21T01:27:18Z">
        <w:r>
          <w:rPr/>
          <w:delText>Accelerometer Theory &amp; Design</w:delText>
        </w:r>
        <w:bookmarkEnd w:id="207"/>
      </w:del>
    </w:p>
    <w:p>
      <w:pPr>
        <w:pStyle w:val="39"/>
        <w:rPr>
          <w:ins w:id="3118" w:author="像个男人一样" w:date="2018-03-21T01:27:26Z"/>
        </w:rPr>
      </w:pPr>
      <w:del w:id="3119" w:author="像个男人一样" w:date="2018-03-21T01:27:24Z">
        <w:r>
          <w:rPr/>
          <w:drawing>
            <wp:inline distT="0" distB="0" distL="0" distR="0">
              <wp:extent cx="5148580"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5164793" cy="2828079"/>
                      </a:xfrm>
                      <a:prstGeom prst="rect">
                        <a:avLst/>
                      </a:prstGeom>
                    </pic:spPr>
                  </pic:pic>
                </a:graphicData>
              </a:graphic>
            </wp:inline>
          </w:drawing>
        </w:r>
      </w:del>
      <w:ins w:id="3121" w:author="像个男人一样" w:date="2018-03-21T01:27:24Z">
        <w:r>
          <w:rPr/>
          <w:drawing>
            <wp:inline distT="0" distB="0" distL="0" distR="0">
              <wp:extent cx="5148580" cy="2819400"/>
              <wp:effectExtent l="0" t="0" r="1397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ChangeAspect="1"/>
                      </pic:cNvPicPr>
                    </pic:nvPicPr>
                    <pic:blipFill>
                      <a:blip r:embed="rId8"/>
                      <a:stretch>
                        <a:fillRect/>
                      </a:stretch>
                    </pic:blipFill>
                    <pic:spPr>
                      <a:xfrm>
                        <a:off x="0" y="0"/>
                        <a:ext cx="5164793" cy="2828079"/>
                      </a:xfrm>
                      <a:prstGeom prst="rect">
                        <a:avLst/>
                      </a:prstGeom>
                    </pic:spPr>
                  </pic:pic>
                </a:graphicData>
              </a:graphic>
            </wp:inline>
          </w:drawing>
        </w:r>
      </w:ins>
    </w:p>
    <w:p>
      <w:pPr>
        <w:pStyle w:val="39"/>
        <w:rPr>
          <w:rFonts w:hint="eastAsia" w:ascii="Microsoft JhengHei" w:hAnsi="Microsoft JhengHei" w:cstheme="minorBidi"/>
          <w:iCs/>
          <w:color w:val="44546A" w:themeColor="text2"/>
          <w:sz w:val="21"/>
          <w:szCs w:val="18"/>
          <w:rPrChange w:id="3123" w:author="像个男人一样" w:date="2018-03-21T22:59:30Z">
            <w:rPr/>
          </w:rPrChange>
        </w:rPr>
      </w:pPr>
      <w:ins w:id="3124" w:author="像个男人一样" w:date="2018-03-21T01:27:32Z">
        <w:r>
          <w:rPr>
            <w:rFonts w:hint="eastAsia" w:ascii="Microsoft JhengHei" w:hAnsi="Microsoft JhengHei" w:cstheme="minorBidi"/>
            <w:iCs/>
            <w:color w:val="44546A" w:themeColor="text2"/>
            <w:sz w:val="21"/>
            <w:szCs w:val="18"/>
            <w:rPrChange w:id="3125" w:author="像个男人一样" w:date="2018-03-21T22:59:30Z">
              <w:rPr/>
            </w:rPrChange>
          </w:rPr>
          <w:t xml:space="preserve">Figure </w:t>
        </w:r>
      </w:ins>
      <w:ins w:id="3126" w:author="像个男人一样" w:date="2018-03-21T01:27:32Z">
        <w:r>
          <w:rPr>
            <w:rFonts w:hint="eastAsia" w:ascii="Microsoft JhengHei" w:hAnsi="Microsoft JhengHei" w:cstheme="minorBidi"/>
            <w:iCs/>
            <w:color w:val="44546A" w:themeColor="text2"/>
            <w:sz w:val="21"/>
            <w:szCs w:val="18"/>
            <w:rPrChange w:id="3127" w:author="像个男人一样" w:date="2018-03-21T22:59:30Z">
              <w:rPr/>
            </w:rPrChange>
          </w:rPr>
          <w:fldChar w:fldCharType="begin"/>
        </w:r>
      </w:ins>
      <w:ins w:id="3128" w:author="像个男人一样" w:date="2018-03-21T01:27:32Z">
        <w:r>
          <w:rPr>
            <w:rFonts w:hint="eastAsia" w:ascii="Microsoft JhengHei" w:hAnsi="Microsoft JhengHei" w:cstheme="minorBidi"/>
            <w:iCs/>
            <w:color w:val="44546A" w:themeColor="text2"/>
            <w:sz w:val="21"/>
            <w:szCs w:val="18"/>
            <w:rPrChange w:id="3129" w:author="像个男人一样" w:date="2018-03-21T22:59:30Z">
              <w:rPr/>
            </w:rPrChange>
          </w:rPr>
          <w:instrText xml:space="preserve"> STYLEREF 1 \s </w:instrText>
        </w:r>
      </w:ins>
      <w:ins w:id="3130" w:author="像个男人一样" w:date="2018-03-21T01:27:32Z">
        <w:r>
          <w:rPr>
            <w:rFonts w:hint="eastAsia" w:ascii="Microsoft JhengHei" w:hAnsi="Microsoft JhengHei" w:cstheme="minorBidi"/>
            <w:iCs/>
            <w:color w:val="44546A" w:themeColor="text2"/>
            <w:sz w:val="21"/>
            <w:szCs w:val="18"/>
            <w:rPrChange w:id="3131" w:author="像个男人一样" w:date="2018-03-21T22:59:30Z">
              <w:rPr/>
            </w:rPrChange>
          </w:rPr>
          <w:fldChar w:fldCharType="separate"/>
        </w:r>
      </w:ins>
      <w:ins w:id="3132" w:author="像个男人一样" w:date="2018-03-21T01:27:32Z">
        <w:r>
          <w:rPr>
            <w:rFonts w:hint="eastAsia" w:ascii="Microsoft JhengHei" w:hAnsi="Microsoft JhengHei" w:cstheme="minorBidi"/>
            <w:iCs/>
            <w:color w:val="44546A" w:themeColor="text2"/>
            <w:sz w:val="21"/>
            <w:szCs w:val="18"/>
            <w:rPrChange w:id="3133" w:author="像个男人一样" w:date="2018-03-21T22:59:30Z">
              <w:rPr/>
            </w:rPrChange>
          </w:rPr>
          <w:t>2</w:t>
        </w:r>
      </w:ins>
      <w:ins w:id="3134" w:author="像个男人一样" w:date="2018-03-21T01:27:32Z">
        <w:r>
          <w:rPr>
            <w:rFonts w:hint="eastAsia" w:ascii="Microsoft JhengHei" w:hAnsi="Microsoft JhengHei" w:cstheme="minorBidi"/>
            <w:iCs/>
            <w:color w:val="44546A" w:themeColor="text2"/>
            <w:sz w:val="21"/>
            <w:szCs w:val="18"/>
            <w:rPrChange w:id="3135" w:author="像个男人一样" w:date="2018-03-21T22:59:30Z">
              <w:rPr/>
            </w:rPrChange>
          </w:rPr>
          <w:fldChar w:fldCharType="end"/>
        </w:r>
      </w:ins>
      <w:ins w:id="3136" w:author="像个男人一样" w:date="2018-03-21T01:27:32Z">
        <w:r>
          <w:rPr>
            <w:rFonts w:hint="eastAsia" w:ascii="Microsoft JhengHei" w:hAnsi="Microsoft JhengHei" w:cstheme="minorBidi"/>
            <w:iCs/>
            <w:color w:val="44546A" w:themeColor="text2"/>
            <w:sz w:val="21"/>
            <w:szCs w:val="18"/>
            <w:lang w:eastAsia="zh-CN"/>
            <w:rPrChange w:id="3137" w:author="像个男人一样" w:date="2018-03-21T22:59:30Z">
              <w:rPr>
                <w:rFonts w:hint="eastAsia"/>
                <w:lang w:eastAsia="zh-CN"/>
              </w:rPr>
            </w:rPrChange>
          </w:rPr>
          <w:t>.</w:t>
        </w:r>
      </w:ins>
      <w:ins w:id="3138" w:author="像个男人一样" w:date="2018-03-21T01:27:32Z">
        <w:r>
          <w:rPr>
            <w:rFonts w:hint="eastAsia" w:ascii="Microsoft JhengHei" w:hAnsi="Microsoft JhengHei" w:cstheme="minorBidi"/>
            <w:iCs/>
            <w:color w:val="44546A" w:themeColor="text2"/>
            <w:sz w:val="21"/>
            <w:szCs w:val="18"/>
            <w:rPrChange w:id="3139" w:author="像个男人一样" w:date="2018-03-21T22:59:30Z">
              <w:rPr/>
            </w:rPrChange>
          </w:rPr>
          <w:fldChar w:fldCharType="begin"/>
        </w:r>
      </w:ins>
      <w:ins w:id="3140" w:author="像个男人一样" w:date="2018-03-21T01:27:32Z">
        <w:r>
          <w:rPr>
            <w:rFonts w:hint="eastAsia" w:ascii="Microsoft JhengHei" w:hAnsi="Microsoft JhengHei" w:cstheme="minorBidi"/>
            <w:iCs/>
            <w:color w:val="44546A" w:themeColor="text2"/>
            <w:sz w:val="21"/>
            <w:szCs w:val="18"/>
            <w:rPrChange w:id="3141" w:author="像个男人一样" w:date="2018-03-21T22:59:30Z">
              <w:rPr/>
            </w:rPrChange>
          </w:rPr>
          <w:instrText xml:space="preserve"> SEQ Figure \* ARABIC \s 1 </w:instrText>
        </w:r>
      </w:ins>
      <w:ins w:id="3142" w:author="像个男人一样" w:date="2018-03-21T01:27:32Z">
        <w:r>
          <w:rPr>
            <w:rFonts w:hint="eastAsia" w:ascii="Microsoft JhengHei" w:hAnsi="Microsoft JhengHei" w:cstheme="minorBidi"/>
            <w:iCs/>
            <w:color w:val="44546A" w:themeColor="text2"/>
            <w:sz w:val="21"/>
            <w:szCs w:val="18"/>
            <w:rPrChange w:id="3143" w:author="像个男人一样" w:date="2018-03-21T22:59:30Z">
              <w:rPr/>
            </w:rPrChange>
          </w:rPr>
          <w:fldChar w:fldCharType="separate"/>
        </w:r>
      </w:ins>
      <w:ins w:id="3144" w:author="像个男人一样" w:date="2018-03-22T11:51:08Z">
        <w:r>
          <w:rPr>
            <w:rFonts w:hint="eastAsia" w:ascii="Microsoft JhengHei" w:hAnsi="Microsoft JhengHei" w:cstheme="minorBidi"/>
            <w:iCs/>
            <w:color w:val="44546A" w:themeColor="text2"/>
            <w:sz w:val="21"/>
            <w:szCs w:val="18"/>
          </w:rPr>
          <w:t>2</w:t>
        </w:r>
      </w:ins>
      <w:ins w:id="3145" w:author="像个男人一样" w:date="2018-03-21T01:27:32Z">
        <w:r>
          <w:rPr>
            <w:rFonts w:hint="eastAsia" w:ascii="Microsoft JhengHei" w:hAnsi="Microsoft JhengHei" w:cstheme="minorBidi"/>
            <w:iCs/>
            <w:color w:val="44546A" w:themeColor="text2"/>
            <w:sz w:val="21"/>
            <w:szCs w:val="18"/>
            <w:rPrChange w:id="3146" w:author="像个男人一样" w:date="2018-03-21T22:59:30Z">
              <w:rPr/>
            </w:rPrChange>
          </w:rPr>
          <w:fldChar w:fldCharType="end"/>
        </w:r>
      </w:ins>
      <w:ins w:id="3147" w:author="像个男人一样" w:date="2018-03-21T01:33:36Z">
        <w:bookmarkStart w:id="208" w:name="_Toc24974"/>
        <w:bookmarkStart w:id="209" w:name="_Toc11554"/>
        <w:bookmarkStart w:id="210" w:name="_Toc28645"/>
        <w:bookmarkStart w:id="211" w:name="_Toc19280"/>
        <w:bookmarkStart w:id="212" w:name="_Toc13571"/>
        <w:bookmarkStart w:id="213" w:name="_Toc963"/>
        <w:bookmarkStart w:id="214" w:name="_Toc11582"/>
        <w:bookmarkStart w:id="215" w:name="_Toc9992"/>
        <w:bookmarkStart w:id="216" w:name="_Toc7054"/>
        <w:bookmarkStart w:id="217" w:name="_Toc19019"/>
        <w:bookmarkStart w:id="218" w:name="_Toc30245"/>
        <w:bookmarkStart w:id="219" w:name="_Toc3864"/>
        <w:bookmarkStart w:id="220" w:name="_Toc15380"/>
        <w:bookmarkStart w:id="221" w:name="_Toc10078"/>
        <w:bookmarkStart w:id="222" w:name="_Toc5761"/>
        <w:bookmarkStart w:id="223" w:name="_Toc306"/>
        <w:bookmarkStart w:id="224" w:name="_Toc24448"/>
        <w:bookmarkStart w:id="225" w:name="_Toc28567"/>
        <w:bookmarkStart w:id="226" w:name="_Toc13482"/>
        <w:bookmarkStart w:id="227" w:name="_Toc18503"/>
        <w:bookmarkStart w:id="228" w:name="_Toc17765"/>
        <w:bookmarkStart w:id="229" w:name="_Toc26373"/>
        <w:bookmarkStart w:id="230" w:name="_Toc20164"/>
        <w:bookmarkStart w:id="231" w:name="_Toc22427"/>
        <w:bookmarkStart w:id="232" w:name="_Toc17323"/>
        <w:bookmarkStart w:id="233" w:name="_Toc25190"/>
        <w:bookmarkStart w:id="234" w:name="_Toc8338"/>
        <w:bookmarkStart w:id="235" w:name="_Toc29749"/>
        <w:r>
          <w:rPr>
            <w:rFonts w:hint="eastAsia" w:ascii="Microsoft JhengHei" w:hAnsi="Microsoft JhengHei" w:cstheme="minorBidi"/>
            <w:i w:val="0"/>
            <w:iCs/>
            <w:color w:val="44546A" w:themeColor="text2"/>
            <w:sz w:val="21"/>
            <w:szCs w:val="18"/>
            <w:lang w:val="en-IE" w:eastAsia="zh-CN"/>
            <w:rPrChange w:id="3148" w:author="像个男人一样" w:date="2018-03-21T22:59:30Z">
              <w:rPr>
                <w:rFonts w:hint="eastAsia" w:ascii="Microsoft JhengHei" w:hAnsi="Microsoft JhengHei" w:cstheme="minorBidi"/>
                <w:i/>
                <w:iCs/>
                <w:color w:val="44546A" w:themeColor="text2"/>
                <w:sz w:val="18"/>
                <w:szCs w:val="18"/>
                <w:lang w:val="en-US" w:eastAsia="zh-CN"/>
                <w14:textFill>
                  <w14:solidFill>
                    <w14:schemeClr w14:val="tx2"/>
                  </w14:solidFill>
                </w14:textFill>
              </w:rPr>
            </w:rPrChange>
            <w14:textFill>
              <w14:solidFill>
                <w14:schemeClr w14:val="tx2"/>
              </w14:solidFill>
            </w14:textFill>
          </w:rPr>
          <w:t>:</w:t>
        </w:r>
      </w:ins>
      <w:ins w:id="3149" w:author="像个男人一样" w:date="2018-03-21T01:33:37Z">
        <w:r>
          <w:rPr>
            <w:rFonts w:hint="eastAsia" w:ascii="Microsoft JhengHei" w:hAnsi="Microsoft JhengHei" w:cstheme="minorBidi"/>
            <w:i w:val="0"/>
            <w:iCs/>
            <w:color w:val="44546A" w:themeColor="text2"/>
            <w:sz w:val="21"/>
            <w:szCs w:val="18"/>
            <w:lang w:val="en-IE" w:eastAsia="zh-CN"/>
            <w:rPrChange w:id="3150" w:author="像个男人一样" w:date="2018-03-21T22:59:30Z">
              <w:rPr>
                <w:rFonts w:hint="eastAsia" w:ascii="Microsoft JhengHei" w:hAnsi="Microsoft JhengHei" w:cstheme="minorBidi"/>
                <w:i/>
                <w:iCs/>
                <w:color w:val="44546A" w:themeColor="text2"/>
                <w:sz w:val="18"/>
                <w:szCs w:val="18"/>
                <w:lang w:val="en-US" w:eastAsia="zh-CN"/>
                <w14:textFill>
                  <w14:solidFill>
                    <w14:schemeClr w14:val="tx2"/>
                  </w14:solidFill>
                </w14:textFill>
              </w:rPr>
            </w:rPrChange>
            <w14:textFill>
              <w14:solidFill>
                <w14:schemeClr w14:val="tx2"/>
              </w14:solidFill>
            </w14:textFill>
          </w:rPr>
          <w:t xml:space="preserve"> </w:t>
        </w:r>
      </w:ins>
      <w:ins w:id="3151" w:author="像个男人一样" w:date="2018-03-21T01:27:32Z">
        <w:r>
          <w:rPr>
            <w:rFonts w:hint="eastAsia" w:ascii="Microsoft JhengHei" w:hAnsi="Microsoft JhengHei" w:cstheme="minorBidi"/>
            <w:iCs/>
            <w:color w:val="44546A" w:themeColor="text2"/>
            <w:sz w:val="21"/>
            <w:szCs w:val="18"/>
            <w:lang w:eastAsia="zh-CN"/>
            <w:rPrChange w:id="3152" w:author="像个男人一样" w:date="2018-03-21T22:59:30Z">
              <w:rPr>
                <w:rFonts w:hint="eastAsia"/>
                <w:lang w:eastAsia="zh-CN"/>
              </w:rPr>
            </w:rPrChange>
          </w:rPr>
          <w:t>Accelerometer Theory &amp; Design</w:t>
        </w:r>
        <w:bookmarkEnd w:id="208"/>
        <w:bookmarkEnd w:id="209"/>
        <w:bookmarkEnd w:id="210"/>
        <w:bookmarkEnd w:id="211"/>
        <w:bookmarkEnd w:id="212"/>
        <w:bookmarkEnd w:id="213"/>
        <w:bookmarkEnd w:id="214"/>
        <w:bookmarkEnd w:id="215"/>
        <w:bookmarkEnd w:id="216"/>
        <w:bookmarkEnd w:id="217"/>
        <w:bookmarkEnd w:id="218"/>
      </w:ins>
      <w:ins w:id="3153" w:author="像个男人一样" w:date="2018-03-21T22:59:36Z">
        <w:r>
          <w:rPr>
            <w:rFonts w:hint="eastAsia" w:ascii="Microsoft JhengHei" w:hAnsi="Microsoft JhengHei" w:cstheme="minorBidi"/>
            <w:iCs/>
            <w:color w:val="44546A" w:themeColor="text2"/>
            <w:sz w:val="21"/>
            <w:szCs w:val="18"/>
            <w:lang w:val="en-US" w:eastAsia="zh-CN"/>
            <w14:textFill>
              <w14:solidFill>
                <w14:schemeClr w14:val="tx2"/>
              </w14:solidFill>
            </w14:textFill>
          </w:rPr>
          <w:t xml:space="preserve"> </w:t>
        </w:r>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ins>
    </w:p>
    <w:p>
      <w:pPr>
        <w:pStyle w:val="17"/>
        <w:rPr>
          <w:del w:id="3154" w:author="像个男人一样" w:date="2018-03-21T01:27:50Z"/>
        </w:rPr>
      </w:pPr>
      <w:del w:id="3155" w:author="像个男人一样" w:date="2018-03-21T01:27:50Z">
        <w:r>
          <w:rPr/>
          <w:delText xml:space="preserve">(Picture 2.1.2.2  </w:delText>
        </w:r>
        <w:bookmarkStart w:id="236" w:name="OLE_LINK14"/>
        <w:r>
          <w:rPr/>
          <w:delText>Accelerometer Theory &amp; Design</w:delText>
        </w:r>
        <w:bookmarkEnd w:id="236"/>
        <w:r>
          <w:rPr/>
          <w:delText>)</w:delText>
        </w:r>
      </w:del>
    </w:p>
    <w:p>
      <w:pPr>
        <w:rPr>
          <w:del w:id="3156" w:author="像个男人一样" w:date="2018-03-21T01:28:27Z"/>
        </w:rPr>
      </w:pPr>
      <w:r>
        <w:rPr>
          <w:rFonts w:hint="eastAsia"/>
        </w:rPr>
        <w:t>As</w:t>
      </w:r>
      <w:r>
        <w:t xml:space="preserve"> </w:t>
      </w:r>
      <w:r>
        <w:rPr>
          <w:rFonts w:hint="eastAsia"/>
        </w:rPr>
        <w:t>the</w:t>
      </w:r>
      <w:r>
        <w:t xml:space="preserve"> picture2.2</w:t>
      </w:r>
      <w:del w:id="3157" w:author="像个男人一样" w:date="2018-03-21T01:28:09Z">
        <w:r>
          <w:rPr/>
          <w:delText>.2</w:delText>
        </w:r>
      </w:del>
      <w:r>
        <w:t xml:space="preserve"> above shows the schematic of an accelerometer, which be comprised of a mass (m), a spring (k) and a dash</w:t>
      </w:r>
      <w:ins w:id="3158" w:author="像个男人一样" w:date="2018-03-21T01:29:52Z">
        <w:r>
          <w:rPr>
            <w:rFonts w:hint="eastAsia"/>
            <w:lang w:val="en-US" w:eastAsia="zh-CN"/>
          </w:rPr>
          <w:t xml:space="preserve"> </w:t>
        </w:r>
      </w:ins>
      <w:r>
        <w:t xml:space="preserve">pot.  </w:t>
      </w:r>
      <w:r>
        <w:rPr>
          <w:rFonts w:hint="eastAsia"/>
        </w:rPr>
        <w:t>When</w:t>
      </w:r>
      <w:r>
        <w:t xml:space="preserve"> the object moves and has an accelerations, the mass moves to another position, the spring (k) will stretches and the dash</w:t>
      </w:r>
      <w:ins w:id="3159" w:author="像个男人一样" w:date="2018-03-21T01:29:56Z">
        <w:r>
          <w:rPr>
            <w:rFonts w:hint="eastAsia"/>
            <w:lang w:val="en-US" w:eastAsia="zh-CN"/>
          </w:rPr>
          <w:t xml:space="preserve"> </w:t>
        </w:r>
      </w:ins>
      <w:r>
        <w:t>pot will produce an relative damping coefficient</w:t>
      </w:r>
      <w:r>
        <w:rPr>
          <w:rFonts w:hint="eastAsia"/>
        </w:rPr>
        <w:t>(</w:t>
      </w:r>
      <w:r>
        <w:t xml:space="preserve">c) and the value (c) can be transfer to a digital signal or number which can be used directly. </w:t>
      </w:r>
    </w:p>
    <w:p/>
    <w:p>
      <w:pPr>
        <w:rPr>
          <w:del w:id="3160" w:author="像个男人一样" w:date="2018-03-21T01:28:28Z"/>
        </w:rPr>
      </w:pPr>
      <w:r>
        <w:t>The exact inner structure of an accelerometer is just like this, absolutely not, in our daily life, the most popular type of accelerometer</w:t>
      </w:r>
      <w:del w:id="3161" w:author="像个男人一样" w:date="2018-03-21T01:30:04Z">
        <w:r>
          <w:rPr/>
          <w:delText>s</w:delText>
        </w:r>
      </w:del>
      <w:r>
        <w:t xml:space="preserve"> is the Three-Axis Acceleration Sensor such as </w:t>
      </w:r>
      <w:r>
        <w:rPr>
          <w:rFonts w:hint="eastAsia"/>
        </w:rPr>
        <w:t>i</w:t>
      </w:r>
      <w:r>
        <w:t>Phone installing it.  Just as its name implies, the three-axis accelerometer does not only test one direction’s acceleration, but three directions’ accelerations</w:t>
      </w:r>
      <w:r>
        <w:rPr>
          <w:rFonts w:hint="eastAsia"/>
        </w:rPr>
        <w:t>:</w:t>
      </w:r>
      <w:r>
        <w:t xml:space="preserve"> </w:t>
      </w:r>
      <w:r>
        <w:rPr>
          <w:rFonts w:hint="eastAsia"/>
        </w:rPr>
        <w:t>X,</w:t>
      </w:r>
      <w:r>
        <w:t xml:space="preserve"> Y and Z. </w:t>
      </w:r>
    </w:p>
    <w:p>
      <w:pPr>
        <w:rPr>
          <w:del w:id="3162" w:author="像个男人一样" w:date="2018-03-21T01:28:29Z"/>
          <w:rFonts w:ascii="Calibri" w:hAnsi="Calibri" w:cs="Calibri"/>
        </w:rPr>
      </w:pPr>
    </w:p>
    <w:p>
      <w:pPr>
        <w:rPr>
          <w:sz w:val="22"/>
        </w:rPr>
      </w:pPr>
    </w:p>
    <w:p>
      <w:pPr>
        <w:pStyle w:val="4"/>
      </w:pPr>
      <w:bookmarkStart w:id="237" w:name="_Toc5006"/>
      <w:bookmarkStart w:id="238" w:name="_Toc1258"/>
      <w:bookmarkStart w:id="239" w:name="_Toc31469"/>
      <w:bookmarkStart w:id="240" w:name="_Toc31349"/>
      <w:bookmarkStart w:id="241" w:name="_Toc3023"/>
      <w:bookmarkStart w:id="242" w:name="_Toc13091"/>
      <w:bookmarkStart w:id="243" w:name="_Toc1099"/>
      <w:bookmarkStart w:id="244" w:name="_Toc30516"/>
      <w:bookmarkStart w:id="245" w:name="_Toc29817"/>
      <w:bookmarkStart w:id="246" w:name="_Toc8202"/>
      <w:bookmarkStart w:id="247" w:name="_Toc15152"/>
      <w:r>
        <w:t>How an accelerometer works in mobile phone.</w:t>
      </w:r>
      <w:bookmarkEnd w:id="237"/>
      <w:bookmarkEnd w:id="238"/>
      <w:bookmarkEnd w:id="239"/>
      <w:bookmarkEnd w:id="240"/>
      <w:bookmarkEnd w:id="241"/>
      <w:bookmarkEnd w:id="242"/>
      <w:bookmarkEnd w:id="243"/>
      <w:bookmarkEnd w:id="244"/>
      <w:bookmarkEnd w:id="245"/>
      <w:bookmarkEnd w:id="246"/>
      <w:bookmarkEnd w:id="247"/>
      <w:r>
        <w:t xml:space="preserve"> </w:t>
      </w:r>
    </w:p>
    <w:p>
      <w:r>
        <w:t xml:space="preserve">Here, we just use the three-axis accelerometer of an iPhone as an example to describe how an accelerometer works in an iPhone. </w:t>
      </w:r>
    </w:p>
    <w:p>
      <w:r>
        <w:t>As we mentioned before, a three -axis accelerometer is used to test three different directions’ acceleration. There are two pictures below, which show three dimensional axis and the acceleration of every axis can be tested by the accelerometer installed in the phone.</w:t>
      </w:r>
    </w:p>
    <w:p>
      <w:pPr>
        <w:rPr>
          <w:del w:id="3163" w:author="像个男人一样" w:date="2018-03-21T01:34:23Z"/>
        </w:rPr>
      </w:pPr>
      <w:r>
        <w:t xml:space="preserve">And maybe some beginners will ask how to get the three axes data from an iPhone. Exactly, there are lots of app creating the function to catch the efficient data directly from the phone. Introducing one free iPhone </w:t>
      </w:r>
      <w:r>
        <w:rPr>
          <w:rFonts w:hint="eastAsia"/>
        </w:rPr>
        <w:t>APP</w:t>
      </w:r>
      <w:r>
        <w:t xml:space="preserve"> named “Physics Toolbox Sensor Suite”, which can get not only the data of accelerometer from the iPhone to email to your email box, but also Gyroscope which will be discuss in next chapter and Magnetometer sensor. The data of accelerometer and gyroscope from an iPhone in this thesis is almost caught by this APP.</w:t>
      </w:r>
    </w:p>
    <w:p>
      <w:pPr>
        <w:rPr>
          <w:del w:id="3164" w:author="像个男人一样" w:date="2018-03-21T01:34:24Z"/>
        </w:rPr>
      </w:pPr>
    </w:p>
    <w:p/>
    <w:p>
      <w:pPr>
        <w:pStyle w:val="11"/>
        <w:rPr>
          <w:del w:id="3166" w:author="像个男人一样" w:date="2018-03-21T01:33:56Z"/>
        </w:rPr>
        <w:pPrChange w:id="3165" w:author="像个男人一样" w:date="2018-03-21T01:34:11Z">
          <w:pPr>
            <w:pStyle w:val="17"/>
          </w:pPr>
        </w:pPrChange>
      </w:pPr>
      <w:del w:id="3167" w:author="像个男人一样" w:date="2018-03-21T01:33:56Z">
        <w:r>
          <w:rPr/>
          <w:delText xml:space="preserve">Figure 2. </w:delText>
        </w:r>
      </w:del>
      <w:del w:id="3168" w:author="像个男人一样" w:date="2018-03-21T01:33:56Z">
        <w:r>
          <w:rPr/>
          <w:fldChar w:fldCharType="begin"/>
        </w:r>
      </w:del>
      <w:del w:id="3169" w:author="像个男人一样" w:date="2018-03-21T01:33:56Z">
        <w:r>
          <w:rPr/>
          <w:delInstrText xml:space="preserve"> SEQ Figure_2. \* ARABIC </w:delInstrText>
        </w:r>
      </w:del>
      <w:del w:id="3170" w:author="像个男人一样" w:date="2018-03-21T01:33:56Z">
        <w:r>
          <w:rPr/>
          <w:fldChar w:fldCharType="separate"/>
        </w:r>
      </w:del>
      <w:ins w:id="3171" w:author="像个男人一样" w:date="2018-03-22T11:51:08Z">
        <w:del w:id="3172" w:author="像个男人一样" w:date="2018-03-21T01:33:00Z">
          <w:r>
            <w:rPr>
              <w:b/>
            </w:rPr>
            <w:delText>错误！未指定顺</w:delText>
          </w:r>
        </w:del>
      </w:ins>
      <w:ins w:id="3173" w:author="像个男人一样" w:date="2018-03-22T11:51:08Z">
        <w:del w:id="3174" w:author="像个男人一样" w:date="2018-03-22T11:58:59Z">
          <w:r>
            <w:rPr>
              <w:b/>
            </w:rPr>
            <w:delText>序</w:delText>
          </w:r>
        </w:del>
      </w:ins>
      <w:ins w:id="3175" w:author="像个男人一样" w:date="2018-03-22T11:51:08Z">
        <w:del w:id="3176" w:author="像个男人一样" w:date="2018-03-21T01:33:00Z">
          <w:r>
            <w:rPr>
              <w:b/>
            </w:rPr>
            <w:delText>。</w:delText>
          </w:r>
        </w:del>
      </w:ins>
      <w:ins w:id="3177" w:author="像个男人一样" w:date="2018-03-21T23:39:02Z">
        <w:del w:id="3178" w:author="像个男人一样" w:date="2018-03-22T11:51:08Z">
          <w:r>
            <w:rPr>
              <w:b/>
            </w:rPr>
            <w:delText>错误！未指定顺序。</w:delText>
          </w:r>
        </w:del>
      </w:ins>
      <w:ins w:id="3179" w:author="像个男人一样" w:date="2018-03-21T23:10:04Z">
        <w:del w:id="3180" w:author="像个男人一样" w:date="2018-03-22T11:51:08Z">
          <w:r>
            <w:rPr>
              <w:b/>
            </w:rPr>
            <w:delText>错误！未指定顺序。</w:delText>
          </w:r>
        </w:del>
      </w:ins>
      <w:ins w:id="3181" w:author="像个男人一样" w:date="2018-03-21T23:08:43Z">
        <w:del w:id="3182" w:author="像个男人一样" w:date="2018-03-22T11:51:08Z">
          <w:r>
            <w:rPr>
              <w:b/>
            </w:rPr>
            <w:delText>错误！未指定顺序。</w:delText>
          </w:r>
        </w:del>
      </w:ins>
      <w:ins w:id="3183" w:author="像个男人一样" w:date="2018-03-21T02:33:46Z">
        <w:del w:id="3184" w:author="像个男人一样" w:date="2018-03-22T11:51:08Z">
          <w:r>
            <w:rPr>
              <w:b/>
            </w:rPr>
            <w:delText>错误！未指定顺序。</w:delText>
          </w:r>
        </w:del>
      </w:ins>
      <w:ins w:id="3185" w:author="像个男人一样" w:date="2018-03-21T02:33:00Z">
        <w:del w:id="3186" w:author="像个男人一样" w:date="2018-03-22T11:51:08Z">
          <w:r>
            <w:rPr>
              <w:b/>
            </w:rPr>
            <w:delText>错误！未指定顺序。</w:delText>
          </w:r>
        </w:del>
      </w:ins>
      <w:ins w:id="3187" w:author="像个男人一样" w:date="2018-03-21T02:31:33Z">
        <w:del w:id="3188" w:author="像个男人一样" w:date="2018-03-22T11:51:08Z">
          <w:r>
            <w:rPr>
              <w:b/>
            </w:rPr>
            <w:delText>错误！未指定顺序。</w:delText>
          </w:r>
        </w:del>
      </w:ins>
      <w:ins w:id="3189" w:author="像个男人一样" w:date="2018-03-21T02:30:57Z">
        <w:del w:id="3190" w:author="像个男人一样" w:date="2018-03-22T11:51:08Z">
          <w:r>
            <w:rPr>
              <w:b/>
            </w:rPr>
            <w:delText>错误！未指定顺序。</w:delText>
          </w:r>
        </w:del>
      </w:ins>
      <w:ins w:id="3191" w:author="像个男人一样" w:date="2018-03-21T02:29:55Z">
        <w:del w:id="3192" w:author="像个男人一样" w:date="2018-03-22T11:51:08Z">
          <w:r>
            <w:rPr>
              <w:b/>
            </w:rPr>
            <w:delText>错误！未指定顺序。</w:delText>
          </w:r>
        </w:del>
      </w:ins>
      <w:ins w:id="3193" w:author="像个男人一样" w:date="2018-03-21T02:29:18Z">
        <w:del w:id="3194" w:author="像个男人一样" w:date="2018-03-22T11:51:08Z">
          <w:r>
            <w:rPr>
              <w:b/>
            </w:rPr>
            <w:delText>错误！未指定顺序。</w:delText>
          </w:r>
        </w:del>
      </w:ins>
      <w:ins w:id="3195" w:author="像个男人一样" w:date="2018-03-21T02:26:27Z">
        <w:del w:id="3196" w:author="像个男人一样" w:date="2018-03-22T11:51:08Z">
          <w:r>
            <w:rPr>
              <w:b/>
            </w:rPr>
            <w:delText>错误！未指定顺序。</w:delText>
          </w:r>
        </w:del>
      </w:ins>
      <w:ins w:id="3197" w:author="像个男人一样" w:date="2018-03-21T02:25:38Z">
        <w:del w:id="3198" w:author="像个男人一样" w:date="2018-03-22T11:51:08Z">
          <w:r>
            <w:rPr>
              <w:b/>
            </w:rPr>
            <w:delText>错误！未指定顺序。</w:delText>
          </w:r>
        </w:del>
      </w:ins>
      <w:ins w:id="3199" w:author="像个男人一样" w:date="2018-03-21T02:24:39Z">
        <w:del w:id="3200" w:author="像个男人一样" w:date="2018-03-22T11:51:08Z">
          <w:r>
            <w:rPr>
              <w:b/>
            </w:rPr>
            <w:delText>错误！未指定顺序。</w:delText>
          </w:r>
        </w:del>
      </w:ins>
      <w:ins w:id="3201" w:author="像个男人一样" w:date="2018-03-21T02:23:03Z">
        <w:del w:id="3202" w:author="像个男人一样" w:date="2018-03-22T11:51:08Z">
          <w:r>
            <w:rPr>
              <w:b/>
            </w:rPr>
            <w:delText>错误！未指定顺序。</w:delText>
          </w:r>
        </w:del>
      </w:ins>
      <w:ins w:id="3203" w:author="像个男人一样" w:date="2018-03-21T02:22:42Z">
        <w:del w:id="3204" w:author="像个男人一样" w:date="2018-03-22T11:51:08Z">
          <w:r>
            <w:rPr>
              <w:b/>
            </w:rPr>
            <w:delText>错误！未指定顺序。</w:delText>
          </w:r>
        </w:del>
      </w:ins>
      <w:ins w:id="3205" w:author="像个男人一样" w:date="2018-03-21T02:17:56Z">
        <w:del w:id="3206" w:author="像个男人一样" w:date="2018-03-22T11:51:08Z">
          <w:r>
            <w:rPr>
              <w:b/>
            </w:rPr>
            <w:delText>错误！未指定顺序。</w:delText>
          </w:r>
        </w:del>
      </w:ins>
      <w:ins w:id="3207" w:author="像个男人一样" w:date="2018-03-21T02:17:31Z">
        <w:del w:id="3208" w:author="像个男人一样" w:date="2018-03-22T11:51:08Z">
          <w:r>
            <w:rPr>
              <w:b/>
            </w:rPr>
            <w:delText>错误！未指定顺序。</w:delText>
          </w:r>
        </w:del>
      </w:ins>
      <w:ins w:id="3209" w:author="像个男人一样" w:date="2018-03-21T02:17:05Z">
        <w:del w:id="3210" w:author="像个男人一样" w:date="2018-03-22T11:51:08Z">
          <w:r>
            <w:rPr>
              <w:b/>
            </w:rPr>
            <w:delText>错误！未指定顺序。</w:delText>
          </w:r>
        </w:del>
      </w:ins>
      <w:ins w:id="3211" w:author="像个男人一样" w:date="2018-03-21T02:15:30Z">
        <w:del w:id="3212" w:author="像个男人一样" w:date="2018-03-22T11:51:08Z">
          <w:r>
            <w:rPr>
              <w:b/>
            </w:rPr>
            <w:delText>错误！未指定顺序。</w:delText>
          </w:r>
        </w:del>
      </w:ins>
      <w:ins w:id="3213" w:author="像个男人一样" w:date="2018-03-21T02:14:29Z">
        <w:del w:id="3214" w:author="像个男人一样" w:date="2018-03-22T11:51:08Z">
          <w:r>
            <w:rPr>
              <w:b/>
            </w:rPr>
            <w:delText>错误！未指定顺序。</w:delText>
          </w:r>
        </w:del>
      </w:ins>
      <w:ins w:id="3215" w:author="像个男人一样" w:date="2018-03-21T02:13:48Z">
        <w:del w:id="3216" w:author="像个男人一样" w:date="2018-03-22T11:51:08Z">
          <w:r>
            <w:rPr>
              <w:b/>
            </w:rPr>
            <w:delText>错误！未指定顺序。</w:delText>
          </w:r>
        </w:del>
      </w:ins>
      <w:ins w:id="3217" w:author="像个男人一样" w:date="2018-03-21T02:12:37Z">
        <w:del w:id="3218" w:author="像个男人一样" w:date="2018-03-22T11:51:08Z">
          <w:r>
            <w:rPr>
              <w:b/>
            </w:rPr>
            <w:delText>错误！未指定顺序。</w:delText>
          </w:r>
        </w:del>
      </w:ins>
      <w:ins w:id="3219" w:author="像个男人一样" w:date="2018-03-21T02:02:58Z">
        <w:del w:id="3220" w:author="像个男人一样" w:date="2018-03-22T11:51:08Z">
          <w:r>
            <w:rPr>
              <w:b/>
            </w:rPr>
            <w:delText>错误！未指定顺序。</w:delText>
          </w:r>
        </w:del>
      </w:ins>
      <w:ins w:id="3221" w:author="像个男人一样" w:date="2018-03-21T02:02:11Z">
        <w:del w:id="3222" w:author="像个男人一样" w:date="2018-03-22T11:51:08Z">
          <w:r>
            <w:rPr>
              <w:b/>
            </w:rPr>
            <w:delText>错误！未指定顺序。</w:delText>
          </w:r>
        </w:del>
      </w:ins>
      <w:ins w:id="3223" w:author="像个男人一样" w:date="2018-03-21T02:01:17Z">
        <w:del w:id="3224" w:author="像个男人一样" w:date="2018-03-22T11:51:08Z">
          <w:r>
            <w:rPr>
              <w:b/>
            </w:rPr>
            <w:delText>错误！未指定顺序。</w:delText>
          </w:r>
        </w:del>
      </w:ins>
      <w:ins w:id="3225" w:author="像个男人一样" w:date="2018-03-21T02:00:24Z">
        <w:del w:id="3226" w:author="像个男人一样" w:date="2018-03-22T11:51:08Z">
          <w:r>
            <w:rPr>
              <w:b/>
            </w:rPr>
            <w:delText>错误！未指定顺序。</w:delText>
          </w:r>
        </w:del>
      </w:ins>
      <w:ins w:id="3227" w:author="像个男人一样" w:date="2018-03-21T01:59:31Z">
        <w:del w:id="3228" w:author="像个男人一样" w:date="2018-03-22T11:51:08Z">
          <w:r>
            <w:rPr>
              <w:b/>
            </w:rPr>
            <w:delText>错误！未指定顺序。</w:delText>
          </w:r>
        </w:del>
      </w:ins>
      <w:ins w:id="3229" w:author="像个男人一样" w:date="2018-03-21T01:58:49Z">
        <w:del w:id="3230" w:author="像个男人一样" w:date="2018-03-22T11:51:08Z">
          <w:r>
            <w:rPr>
              <w:b/>
            </w:rPr>
            <w:delText>错误！未指定顺序。</w:delText>
          </w:r>
        </w:del>
      </w:ins>
      <w:ins w:id="3231" w:author="像个男人一样" w:date="2018-03-21T01:58:24Z">
        <w:del w:id="3232" w:author="像个男人一样" w:date="2018-03-22T11:51:08Z">
          <w:r>
            <w:rPr>
              <w:b/>
            </w:rPr>
            <w:delText>错误！未指定顺序。</w:delText>
          </w:r>
        </w:del>
      </w:ins>
      <w:ins w:id="3233" w:author="像个男人一样" w:date="2018-03-21T01:57:59Z">
        <w:del w:id="3234" w:author="像个男人一样" w:date="2018-03-22T11:51:08Z">
          <w:r>
            <w:rPr>
              <w:b/>
            </w:rPr>
            <w:delText>错误！未指定顺序。</w:delText>
          </w:r>
        </w:del>
      </w:ins>
      <w:ins w:id="3235" w:author="像个男人一样" w:date="2018-03-21T01:48:38Z">
        <w:del w:id="3236" w:author="像个男人一样" w:date="2018-03-22T11:51:08Z">
          <w:r>
            <w:rPr>
              <w:b/>
            </w:rPr>
            <w:delText>错误！未指定顺序。</w:delText>
          </w:r>
        </w:del>
      </w:ins>
      <w:ins w:id="3237" w:author="像个男人一样" w:date="2018-03-21T01:48:07Z">
        <w:del w:id="3238" w:author="像个男人一样" w:date="2018-03-22T11:51:08Z">
          <w:r>
            <w:rPr>
              <w:b/>
            </w:rPr>
            <w:delText>错误！未指定顺序。</w:delText>
          </w:r>
        </w:del>
      </w:ins>
      <w:ins w:id="3239" w:author="像个男人一样" w:date="2018-03-21T01:47:32Z">
        <w:del w:id="3240" w:author="像个男人一样" w:date="2018-03-22T11:51:08Z">
          <w:r>
            <w:rPr>
              <w:b/>
            </w:rPr>
            <w:delText>错误！未指定顺序。</w:delText>
          </w:r>
        </w:del>
      </w:ins>
      <w:ins w:id="3241" w:author="像个男人一样" w:date="2018-03-21T01:46:10Z">
        <w:del w:id="3242" w:author="像个男人一样" w:date="2018-03-22T11:51:08Z">
          <w:r>
            <w:rPr>
              <w:b/>
            </w:rPr>
            <w:delText>错误！未指定顺序。</w:delText>
          </w:r>
        </w:del>
      </w:ins>
      <w:ins w:id="3243" w:author="像个男人一样" w:date="2018-03-21T01:45:53Z">
        <w:del w:id="3244" w:author="像个男人一样" w:date="2018-03-22T11:51:08Z">
          <w:r>
            <w:rPr>
              <w:b/>
            </w:rPr>
            <w:delText>错误！未指定顺序。</w:delText>
          </w:r>
        </w:del>
      </w:ins>
      <w:ins w:id="3245" w:author="像个男人一样" w:date="2018-03-21T01:45:08Z">
        <w:del w:id="3246" w:author="像个男人一样" w:date="2018-03-22T11:51:08Z">
          <w:r>
            <w:rPr>
              <w:b/>
            </w:rPr>
            <w:delText>错误！未指定顺序。</w:delText>
          </w:r>
        </w:del>
      </w:ins>
      <w:ins w:id="3247" w:author="像个男人一样" w:date="2018-03-21T01:43:02Z">
        <w:del w:id="3248" w:author="像个男人一样" w:date="2018-03-22T11:51:08Z">
          <w:r>
            <w:rPr>
              <w:b/>
            </w:rPr>
            <w:delText>错误！未指定顺序。</w:delText>
          </w:r>
        </w:del>
      </w:ins>
      <w:ins w:id="3249" w:author="像个男人一样" w:date="2018-03-21T01:42:07Z">
        <w:del w:id="3250" w:author="像个男人一样" w:date="2018-03-22T11:51:08Z">
          <w:r>
            <w:rPr>
              <w:b/>
            </w:rPr>
            <w:delText>错误！未指定顺序。</w:delText>
          </w:r>
        </w:del>
      </w:ins>
      <w:ins w:id="3251" w:author="像个男人一样" w:date="2018-03-21T01:40:46Z">
        <w:del w:id="3252" w:author="像个男人一样" w:date="2018-03-22T11:51:08Z">
          <w:r>
            <w:rPr>
              <w:b/>
            </w:rPr>
            <w:delText>错误！未指定顺序。</w:delText>
          </w:r>
        </w:del>
      </w:ins>
      <w:ins w:id="3253" w:author="像个男人一样" w:date="2018-03-21T01:40:04Z">
        <w:del w:id="3254" w:author="像个男人一样" w:date="2018-03-22T11:51:08Z">
          <w:r>
            <w:rPr>
              <w:b/>
            </w:rPr>
            <w:delText>错误！未指定顺序。</w:delText>
          </w:r>
        </w:del>
      </w:ins>
      <w:ins w:id="3255" w:author="像个男人一样" w:date="2018-03-21T01:39:29Z">
        <w:del w:id="3256" w:author="像个男人一样" w:date="2018-03-22T11:51:08Z">
          <w:r>
            <w:rPr>
              <w:b/>
            </w:rPr>
            <w:delText>错误！未指定顺序。</w:delText>
          </w:r>
        </w:del>
      </w:ins>
      <w:ins w:id="3257" w:author="像个男人一样" w:date="2018-03-21T01:38:49Z">
        <w:del w:id="3258" w:author="像个男人一样" w:date="2018-03-22T11:51:08Z">
          <w:r>
            <w:rPr>
              <w:b/>
            </w:rPr>
            <w:delText>错误！未指定顺序。</w:delText>
          </w:r>
        </w:del>
      </w:ins>
      <w:ins w:id="3259" w:author="像个男人一样" w:date="2018-03-21T01:37:36Z">
        <w:del w:id="3260" w:author="像个男人一样" w:date="2018-03-22T11:51:08Z">
          <w:r>
            <w:rPr>
              <w:b/>
            </w:rPr>
            <w:delText>错误！未指定顺序。</w:delText>
          </w:r>
        </w:del>
      </w:ins>
      <w:ins w:id="3261" w:author="像个男人一样" w:date="2018-03-21T01:36:56Z">
        <w:del w:id="3262" w:author="像个男人一样" w:date="2018-03-22T11:51:08Z">
          <w:r>
            <w:rPr>
              <w:b/>
            </w:rPr>
            <w:delText>错误！未指定顺序。</w:delText>
          </w:r>
        </w:del>
      </w:ins>
      <w:ins w:id="3263" w:author="像个男人一样" w:date="2018-03-21T01:35:20Z">
        <w:del w:id="3264" w:author="像个男人一样" w:date="2018-03-22T11:51:08Z">
          <w:r>
            <w:rPr>
              <w:b/>
            </w:rPr>
            <w:delText>错误！未指定顺序。</w:delText>
          </w:r>
        </w:del>
      </w:ins>
      <w:ins w:id="3265" w:author="像个男人一样" w:date="2018-03-21T01:34:11Z">
        <w:del w:id="3266" w:author="像个男人一样" w:date="2018-03-22T11:51:08Z">
          <w:r>
            <w:rPr>
              <w:b/>
            </w:rPr>
            <w:delText>错误！未指定顺序。</w:delText>
          </w:r>
        </w:del>
      </w:ins>
      <w:del w:id="3267" w:author="像个男人一样" w:date="2018-03-22T11:51:08Z">
        <w:r>
          <w:rPr/>
          <w:delText>3</w:delText>
        </w:r>
      </w:del>
      <w:del w:id="3268" w:author="像个男人一样" w:date="2018-03-21T01:33:56Z">
        <w:r>
          <w:rPr/>
          <w:fldChar w:fldCharType="end"/>
        </w:r>
      </w:del>
      <w:del w:id="3269" w:author="像个男人一样" w:date="2018-03-21T01:33:56Z">
        <w:r>
          <w:rPr/>
          <w:delText xml:space="preserve"> Using a Three-Axis Accelerometer and GPS Module in a Smart Phone to Measure Walking Steps and Distance(Ying-Wen Bai, Chia-Hao Yu and Siao-Cian Wu)</w:delText>
        </w:r>
      </w:del>
    </w:p>
    <w:p>
      <w:pPr>
        <w:rPr>
          <w:ins w:id="3270" w:author="像个男人一样" w:date="2018-03-21T01:34:01Z"/>
        </w:rPr>
      </w:pPr>
      <w:r>
        <w:drawing>
          <wp:inline distT="0" distB="0" distL="0" distR="0">
            <wp:extent cx="2470785" cy="2464435"/>
            <wp:effectExtent l="0" t="0" r="5715" b="0"/>
            <wp:docPr id="2" name="Picture 2" descr="C:\Users\jsun\AppData\Local\Temp\1515521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jsun\AppData\Local\Temp\1515521697(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490749" cy="2484248"/>
                    </a:xfrm>
                    <a:prstGeom prst="rect">
                      <a:avLst/>
                    </a:prstGeom>
                    <a:noFill/>
                    <a:ln>
                      <a:noFill/>
                    </a:ln>
                  </pic:spPr>
                </pic:pic>
              </a:graphicData>
            </a:graphic>
          </wp:inline>
        </w:drawing>
      </w:r>
      <w:r>
        <w:rPr>
          <w:rFonts w:ascii="Times New Roman" w:hAnsi="Times New Roman" w:eastAsia="Times New Roman" w:cs="Times New Roman"/>
          <w:snapToGrid w:val="0"/>
          <w:color w:val="000000"/>
          <w:w w:val="0"/>
          <w:sz w:val="0"/>
          <w:szCs w:val="0"/>
          <w:u w:color="000000"/>
          <w:shd w:val="clear" w:color="000000" w:fill="000000"/>
          <w:lang w:val="zh-CN" w:eastAsia="zh-CN" w:bidi="zh-CN"/>
        </w:rPr>
        <w:t xml:space="preserve"> </w:t>
      </w:r>
      <w:r>
        <w:t xml:space="preserve">     </w:t>
      </w:r>
      <w:r>
        <w:drawing>
          <wp:inline distT="0" distB="0" distL="0" distR="0">
            <wp:extent cx="2791460" cy="2420620"/>
            <wp:effectExtent l="0" t="0" r="8890" b="0"/>
            <wp:docPr id="3" name="Picture 3" descr="C:\Users\jsun\AppData\Local\Temp\15155217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jsun\AppData\Local\Temp\1515521712(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813635" cy="2439948"/>
                    </a:xfrm>
                    <a:prstGeom prst="rect">
                      <a:avLst/>
                    </a:prstGeom>
                    <a:noFill/>
                    <a:ln>
                      <a:noFill/>
                    </a:ln>
                  </pic:spPr>
                </pic:pic>
              </a:graphicData>
            </a:graphic>
          </wp:inline>
        </w:drawing>
      </w:r>
    </w:p>
    <w:p>
      <w:pPr>
        <w:pStyle w:val="11"/>
        <w:pPrChange w:id="3271" w:author="像个男人一样" w:date="2018-03-21T01:34:37Z">
          <w:pPr/>
        </w:pPrChange>
      </w:pPr>
      <w:ins w:id="3272" w:author="像个男人一样" w:date="2018-03-21T01:34:11Z">
        <w:r>
          <w:rPr/>
          <w:t xml:space="preserve">Figure </w:t>
        </w:r>
      </w:ins>
      <w:ins w:id="3273" w:author="像个男人一样" w:date="2018-03-21T01:34:11Z">
        <w:r>
          <w:rPr/>
          <w:fldChar w:fldCharType="begin"/>
        </w:r>
      </w:ins>
      <w:ins w:id="3274" w:author="像个男人一样" w:date="2018-03-21T01:34:11Z">
        <w:r>
          <w:rPr/>
          <w:instrText xml:space="preserve"> STYLEREF 1 \s </w:instrText>
        </w:r>
      </w:ins>
      <w:ins w:id="3275" w:author="像个男人一样" w:date="2018-03-21T01:34:11Z">
        <w:r>
          <w:rPr/>
          <w:fldChar w:fldCharType="separate"/>
        </w:r>
      </w:ins>
      <w:ins w:id="3276" w:author="像个男人一样" w:date="2018-03-21T01:34:11Z">
        <w:r>
          <w:rPr/>
          <w:t>2</w:t>
        </w:r>
      </w:ins>
      <w:ins w:id="3277" w:author="像个男人一样" w:date="2018-03-21T01:34:11Z">
        <w:r>
          <w:rPr/>
          <w:fldChar w:fldCharType="end"/>
        </w:r>
      </w:ins>
      <w:ins w:id="3278" w:author="像个男人一样" w:date="2018-03-21T01:34:11Z">
        <w:r>
          <w:rPr>
            <w:rFonts w:hint="eastAsia"/>
            <w:lang w:eastAsia="zh-CN"/>
          </w:rPr>
          <w:t>.</w:t>
        </w:r>
      </w:ins>
      <w:ins w:id="3279" w:author="像个男人一样" w:date="2018-03-21T01:34:11Z">
        <w:r>
          <w:rPr/>
          <w:fldChar w:fldCharType="begin"/>
        </w:r>
      </w:ins>
      <w:ins w:id="3280" w:author="像个男人一样" w:date="2018-03-21T01:34:11Z">
        <w:r>
          <w:rPr/>
          <w:instrText xml:space="preserve"> SEQ Figure \* ARABIC \s 1 </w:instrText>
        </w:r>
      </w:ins>
      <w:ins w:id="3281" w:author="像个男人一样" w:date="2018-03-21T01:34:11Z">
        <w:r>
          <w:rPr/>
          <w:fldChar w:fldCharType="separate"/>
        </w:r>
      </w:ins>
      <w:ins w:id="3282" w:author="像个男人一样" w:date="2018-03-22T11:51:08Z">
        <w:r>
          <w:rPr/>
          <w:t>3</w:t>
        </w:r>
      </w:ins>
      <w:ins w:id="3283" w:author="像个男人一样" w:date="2018-03-21T01:34:11Z">
        <w:r>
          <w:rPr/>
          <w:fldChar w:fldCharType="end"/>
        </w:r>
      </w:ins>
      <w:ins w:id="3284" w:author="像个男人一样" w:date="2018-03-21T01:34:11Z">
        <w:bookmarkStart w:id="248" w:name="_Toc17465"/>
        <w:bookmarkStart w:id="249" w:name="_Toc2592"/>
        <w:bookmarkStart w:id="250" w:name="_Toc1942"/>
        <w:bookmarkStart w:id="251" w:name="_Toc20988"/>
        <w:bookmarkStart w:id="252" w:name="_Toc25818"/>
        <w:bookmarkStart w:id="253" w:name="_Toc9038"/>
        <w:bookmarkStart w:id="254" w:name="_Toc17627"/>
        <w:bookmarkStart w:id="255" w:name="_Toc30310"/>
        <w:bookmarkStart w:id="256" w:name="_Toc22109"/>
        <w:bookmarkStart w:id="257" w:name="_Toc3583"/>
        <w:bookmarkStart w:id="258" w:name="_Toc21653"/>
        <w:bookmarkStart w:id="259" w:name="_Toc5349"/>
        <w:bookmarkStart w:id="260" w:name="_Toc796"/>
        <w:bookmarkStart w:id="261" w:name="_Toc989"/>
        <w:bookmarkStart w:id="262" w:name="_Toc17915"/>
        <w:bookmarkStart w:id="263" w:name="_Toc17666"/>
        <w:bookmarkStart w:id="264" w:name="_Toc16481"/>
        <w:bookmarkStart w:id="265" w:name="_Toc20841"/>
        <w:bookmarkStart w:id="266" w:name="_Toc13307"/>
        <w:bookmarkStart w:id="267" w:name="_Toc1450"/>
        <w:bookmarkStart w:id="268" w:name="_Toc19511"/>
        <w:bookmarkStart w:id="269" w:name="_Toc25964"/>
        <w:bookmarkStart w:id="270" w:name="_Toc2527"/>
        <w:bookmarkStart w:id="271" w:name="_Toc7732"/>
        <w:bookmarkStart w:id="272" w:name="_Toc29426"/>
        <w:bookmarkStart w:id="273" w:name="_Toc1228"/>
        <w:bookmarkStart w:id="274" w:name="_Toc28027"/>
        <w:bookmarkStart w:id="275" w:name="_Toc18541"/>
        <w:r>
          <w:rPr>
            <w:rFonts w:hint="eastAsia"/>
            <w:lang w:eastAsia="zh-CN"/>
          </w:rPr>
          <w:t>:Using a Three-Axis Accelerometer and GPS Module in a Smart Phone to Measure Walking Steps and Distance</w:t>
        </w:r>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ins>
    </w:p>
    <w:p>
      <w:pPr>
        <w:pStyle w:val="17"/>
        <w:rPr>
          <w:del w:id="3285" w:author="像个男人一样" w:date="2018-03-21T01:33:58Z"/>
        </w:rPr>
      </w:pPr>
      <w:del w:id="3286" w:author="像个男人一样" w:date="2018-03-21T01:33:58Z">
        <w:r>
          <w:rPr/>
          <w:delText>(Picture 2.1.3.1 and 2  Using a Three-Axis Accelerometer and GPS Module in a Smart Phone to Measure Walking Steps and Distance(Ying-Wen Bai, Chia-Hao Yu and Siao-Cian Wu))</w:delText>
        </w:r>
      </w:del>
    </w:p>
    <w:p>
      <w:pPr>
        <w:pStyle w:val="3"/>
      </w:pPr>
      <w:bookmarkStart w:id="276" w:name="_Toc12305"/>
      <w:bookmarkStart w:id="277" w:name="_Toc22790"/>
      <w:bookmarkStart w:id="278" w:name="_Toc5746"/>
      <w:bookmarkStart w:id="279" w:name="_Toc25506"/>
      <w:bookmarkStart w:id="280" w:name="_Toc14217"/>
      <w:bookmarkStart w:id="281" w:name="_Toc31844"/>
      <w:bookmarkStart w:id="282" w:name="_Toc10128"/>
      <w:bookmarkStart w:id="283" w:name="_Toc27681"/>
      <w:bookmarkStart w:id="284" w:name="_Toc23097"/>
      <w:bookmarkStart w:id="285" w:name="_Toc20510"/>
      <w:bookmarkStart w:id="286" w:name="_Toc31526"/>
      <w:r>
        <w:t>The principle of testing steps</w:t>
      </w:r>
      <w:bookmarkEnd w:id="276"/>
      <w:bookmarkEnd w:id="277"/>
      <w:bookmarkEnd w:id="278"/>
      <w:bookmarkEnd w:id="279"/>
      <w:bookmarkEnd w:id="280"/>
      <w:bookmarkEnd w:id="281"/>
      <w:bookmarkEnd w:id="282"/>
      <w:bookmarkEnd w:id="283"/>
      <w:bookmarkEnd w:id="284"/>
      <w:bookmarkEnd w:id="285"/>
      <w:bookmarkEnd w:id="286"/>
      <w:r>
        <w:t xml:space="preserve"> </w:t>
      </w:r>
    </w:p>
    <w:p>
      <w:pPr>
        <w:pStyle w:val="4"/>
      </w:pPr>
      <w:bookmarkStart w:id="287" w:name="_Toc9767"/>
      <w:bookmarkStart w:id="288" w:name="_Toc27046"/>
      <w:bookmarkStart w:id="289" w:name="_Toc31503"/>
      <w:bookmarkStart w:id="290" w:name="_Toc22047"/>
      <w:bookmarkStart w:id="291" w:name="_Toc31793"/>
      <w:bookmarkStart w:id="292" w:name="_Toc27127"/>
      <w:bookmarkStart w:id="293" w:name="_Toc9093"/>
      <w:bookmarkStart w:id="294" w:name="_Toc13773"/>
      <w:bookmarkStart w:id="295" w:name="_Toc30965"/>
      <w:bookmarkStart w:id="296" w:name="_Toc15193"/>
      <w:bookmarkStart w:id="297" w:name="_Toc14468"/>
      <w:r>
        <w:t>How an accelerometer works in human body</w:t>
      </w:r>
      <w:bookmarkEnd w:id="287"/>
      <w:bookmarkEnd w:id="288"/>
      <w:bookmarkEnd w:id="289"/>
      <w:bookmarkEnd w:id="290"/>
      <w:bookmarkEnd w:id="291"/>
      <w:bookmarkEnd w:id="292"/>
      <w:bookmarkEnd w:id="293"/>
      <w:bookmarkEnd w:id="294"/>
      <w:bookmarkEnd w:id="295"/>
      <w:bookmarkEnd w:id="296"/>
      <w:bookmarkEnd w:id="297"/>
    </w:p>
    <w:p>
      <w:pPr>
        <w:rPr>
          <w:del w:id="3287" w:author="像个男人一样" w:date="2018-03-22T11:58:49Z"/>
          <w:lang w:val="en-US"/>
        </w:rPr>
      </w:pPr>
      <w:r>
        <w:rPr>
          <w:lang w:val="en-US"/>
        </w:rPr>
        <w:t xml:space="preserve">When a pedestrian is walking on the road, the accelerometer will divide the motion acceleration by three directions, as we can see in </w:t>
      </w:r>
      <w:del w:id="3288" w:author="像个男人一样" w:date="2018-03-22T12:09:20Z">
        <w:r>
          <w:rPr>
            <w:lang w:val="en-US"/>
          </w:rPr>
          <w:delText xml:space="preserve">the </w:delText>
        </w:r>
      </w:del>
      <w:del w:id="3289" w:author="像个男人一样" w:date="2018-03-22T12:09:16Z">
        <w:r>
          <w:rPr>
            <w:lang w:val="en-US"/>
          </w:rPr>
          <w:delText>picture</w:delText>
        </w:r>
      </w:del>
      <w:ins w:id="3290" w:author="像个男人一样" w:date="2018-03-22T12:09:16Z">
        <w:r>
          <w:rPr>
            <w:rFonts w:hint="eastAsia"/>
            <w:lang w:val="en-US" w:eastAsia="zh-CN"/>
          </w:rPr>
          <w:t>Fi</w:t>
        </w:r>
      </w:ins>
      <w:ins w:id="3291" w:author="像个男人一样" w:date="2018-03-22T12:09:17Z">
        <w:r>
          <w:rPr>
            <w:rFonts w:hint="eastAsia"/>
            <w:lang w:val="en-US" w:eastAsia="zh-CN"/>
          </w:rPr>
          <w:t>gu</w:t>
        </w:r>
      </w:ins>
      <w:ins w:id="3292" w:author="像个男人一样" w:date="2018-03-22T12:09:18Z">
        <w:r>
          <w:rPr>
            <w:rFonts w:hint="eastAsia"/>
            <w:lang w:val="en-US" w:eastAsia="zh-CN"/>
          </w:rPr>
          <w:t>re</w:t>
        </w:r>
      </w:ins>
      <w:r>
        <w:rPr>
          <w:lang w:val="en-US"/>
        </w:rPr>
        <w:t xml:space="preserve"> 2.</w:t>
      </w:r>
      <w:del w:id="3293" w:author="像个男人一样" w:date="2018-03-22T11:44:49Z">
        <w:r>
          <w:rPr>
            <w:lang w:val="en-US"/>
          </w:rPr>
          <w:delText xml:space="preserve">2.1.1 </w:delText>
        </w:r>
      </w:del>
      <w:ins w:id="3294" w:author="像个男人一样" w:date="2018-03-22T11:44:49Z">
        <w:r>
          <w:rPr>
            <w:rFonts w:hint="eastAsia"/>
            <w:lang w:val="en-US" w:eastAsia="zh-CN"/>
          </w:rPr>
          <w:t>4</w:t>
        </w:r>
      </w:ins>
      <w:ins w:id="3295" w:author="像个男人一样" w:date="2018-03-22T12:08:24Z">
        <w:r>
          <w:rPr>
            <w:rStyle w:val="23"/>
            <w:rFonts w:hint="eastAsia"/>
            <w:lang w:val="en-US" w:eastAsia="zh-CN"/>
          </w:rPr>
          <w:t>[</w:t>
        </w:r>
      </w:ins>
      <w:ins w:id="3296" w:author="像个男人一样" w:date="2018-03-22T12:08:24Z">
        <w:r>
          <w:rPr>
            <w:rStyle w:val="23"/>
            <w:rFonts w:hint="eastAsia"/>
            <w:lang w:val="en-US" w:eastAsia="zh-CN"/>
          </w:rPr>
          <w:endnoteReference w:id="1"/>
        </w:r>
      </w:ins>
      <w:ins w:id="3297" w:author="像个男人一样" w:date="2018-03-22T12:08:24Z">
        <w:r>
          <w:rPr>
            <w:rStyle w:val="23"/>
            <w:rFonts w:hint="eastAsia"/>
            <w:lang w:val="en-US" w:eastAsia="zh-CN"/>
          </w:rPr>
          <w:t>]</w:t>
        </w:r>
      </w:ins>
      <w:r>
        <w:rPr>
          <w:lang w:val="en-US"/>
        </w:rPr>
        <w:t>below: Vertical Direction, Forward Direction and Side Direction, which can be also called: X, Y and Z Axis.</w:t>
      </w:r>
    </w:p>
    <w:p>
      <w:pPr>
        <w:pPrChange w:id="3298" w:author="像个男人一样" w:date="2018-03-21T01:37:02Z">
          <w:pPr>
            <w:pStyle w:val="17"/>
          </w:pPr>
        </w:pPrChange>
      </w:pPr>
      <w:del w:id="3299" w:author="像个男人一样" w:date="2018-03-22T11:58:49Z">
        <w:r>
          <w:rPr/>
          <w:delText xml:space="preserve">Figure 2. </w:delText>
        </w:r>
      </w:del>
      <w:del w:id="3300" w:author="像个男人一样" w:date="2018-03-22T11:58:49Z">
        <w:r>
          <w:rPr/>
          <w:fldChar w:fldCharType="begin"/>
        </w:r>
      </w:del>
      <w:del w:id="3301" w:author="像个男人一样" w:date="2018-03-22T11:58:49Z">
        <w:r>
          <w:rPr/>
          <w:delInstrText xml:space="preserve"> SEQ Figure_2. \* ARABIC </w:delInstrText>
        </w:r>
      </w:del>
      <w:del w:id="3302" w:author="像个男人一样" w:date="2018-03-22T11:58:49Z">
        <w:r>
          <w:rPr/>
          <w:fldChar w:fldCharType="separate"/>
        </w:r>
      </w:del>
      <w:ins w:id="3303" w:author="像个男人一样" w:date="2018-03-22T11:51:08Z">
        <w:del w:id="3304" w:author="像个男人一样" w:date="2018-03-22T11:58:49Z">
          <w:r>
            <w:rPr>
              <w:b/>
            </w:rPr>
            <w:delText>错误！未指定顺序。</w:delText>
          </w:r>
        </w:del>
      </w:ins>
      <w:ins w:id="3305" w:author="像个男人一样" w:date="2018-03-21T23:39:02Z">
        <w:del w:id="3306" w:author="像个男人一样" w:date="2018-03-22T11:58:49Z">
          <w:r>
            <w:rPr>
              <w:b/>
            </w:rPr>
            <w:delText>错误！未指定顺序。</w:delText>
          </w:r>
        </w:del>
      </w:ins>
      <w:ins w:id="3307" w:author="像个男人一样" w:date="2018-03-21T23:10:04Z">
        <w:del w:id="3308" w:author="像个男人一样" w:date="2018-03-22T11:58:49Z">
          <w:r>
            <w:rPr>
              <w:b/>
            </w:rPr>
            <w:delText>错误！未指定顺序。</w:delText>
          </w:r>
        </w:del>
      </w:ins>
      <w:ins w:id="3309" w:author="像个男人一样" w:date="2018-03-21T23:08:43Z">
        <w:del w:id="3310" w:author="像个男人一样" w:date="2018-03-22T11:58:49Z">
          <w:r>
            <w:rPr>
              <w:b/>
            </w:rPr>
            <w:delText>错误！未指定顺序。</w:delText>
          </w:r>
        </w:del>
      </w:ins>
      <w:ins w:id="3311" w:author="像个男人一样" w:date="2018-03-21T02:33:46Z">
        <w:del w:id="3312" w:author="像个男人一样" w:date="2018-03-22T11:58:49Z">
          <w:r>
            <w:rPr>
              <w:b/>
            </w:rPr>
            <w:delText>错误！未指定顺序。</w:delText>
          </w:r>
        </w:del>
      </w:ins>
      <w:ins w:id="3313" w:author="像个男人一样" w:date="2018-03-21T02:33:00Z">
        <w:del w:id="3314" w:author="像个男人一样" w:date="2018-03-22T11:58:49Z">
          <w:r>
            <w:rPr>
              <w:b/>
            </w:rPr>
            <w:delText>错误！未指定顺序。</w:delText>
          </w:r>
        </w:del>
      </w:ins>
      <w:ins w:id="3315" w:author="像个男人一样" w:date="2018-03-21T02:31:33Z">
        <w:del w:id="3316" w:author="像个男人一样" w:date="2018-03-22T11:58:49Z">
          <w:r>
            <w:rPr>
              <w:b/>
            </w:rPr>
            <w:delText>错误！未指定顺序。</w:delText>
          </w:r>
        </w:del>
      </w:ins>
      <w:ins w:id="3317" w:author="像个男人一样" w:date="2018-03-21T02:30:57Z">
        <w:del w:id="3318" w:author="像个男人一样" w:date="2018-03-22T11:58:49Z">
          <w:r>
            <w:rPr>
              <w:b/>
            </w:rPr>
            <w:delText>错误！未指定顺序。</w:delText>
          </w:r>
        </w:del>
      </w:ins>
      <w:ins w:id="3319" w:author="像个男人一样" w:date="2018-03-21T02:29:55Z">
        <w:del w:id="3320" w:author="像个男人一样" w:date="2018-03-22T11:58:49Z">
          <w:r>
            <w:rPr>
              <w:b/>
            </w:rPr>
            <w:delText>错误！未指定顺序。</w:delText>
          </w:r>
        </w:del>
      </w:ins>
      <w:ins w:id="3321" w:author="像个男人一样" w:date="2018-03-21T02:29:18Z">
        <w:del w:id="3322" w:author="像个男人一样" w:date="2018-03-22T11:58:49Z">
          <w:r>
            <w:rPr>
              <w:b/>
            </w:rPr>
            <w:delText>错误！未指定顺序。</w:delText>
          </w:r>
        </w:del>
      </w:ins>
      <w:ins w:id="3323" w:author="像个男人一样" w:date="2018-03-21T02:26:27Z">
        <w:del w:id="3324" w:author="像个男人一样" w:date="2018-03-22T11:58:49Z">
          <w:r>
            <w:rPr>
              <w:b/>
            </w:rPr>
            <w:delText>错误！未指定顺序。</w:delText>
          </w:r>
        </w:del>
      </w:ins>
      <w:ins w:id="3325" w:author="像个男人一样" w:date="2018-03-21T02:25:38Z">
        <w:del w:id="3326" w:author="像个男人一样" w:date="2018-03-22T11:58:49Z">
          <w:r>
            <w:rPr>
              <w:b/>
            </w:rPr>
            <w:delText>错误！未指定顺序。</w:delText>
          </w:r>
        </w:del>
      </w:ins>
      <w:ins w:id="3327" w:author="像个男人一样" w:date="2018-03-21T02:24:39Z">
        <w:del w:id="3328" w:author="像个男人一样" w:date="2018-03-22T11:58:49Z">
          <w:r>
            <w:rPr>
              <w:b/>
            </w:rPr>
            <w:delText>错误！未指定顺序。</w:delText>
          </w:r>
        </w:del>
      </w:ins>
      <w:ins w:id="3329" w:author="像个男人一样" w:date="2018-03-21T02:23:03Z">
        <w:del w:id="3330" w:author="像个男人一样" w:date="2018-03-22T11:58:49Z">
          <w:r>
            <w:rPr>
              <w:b/>
            </w:rPr>
            <w:delText>错误！未指定顺序。</w:delText>
          </w:r>
        </w:del>
      </w:ins>
      <w:ins w:id="3331" w:author="像个男人一样" w:date="2018-03-21T02:22:42Z">
        <w:del w:id="3332" w:author="像个男人一样" w:date="2018-03-22T11:58:49Z">
          <w:r>
            <w:rPr>
              <w:b/>
            </w:rPr>
            <w:delText>错误！未指定顺序。</w:delText>
          </w:r>
        </w:del>
      </w:ins>
      <w:ins w:id="3333" w:author="像个男人一样" w:date="2018-03-21T02:17:56Z">
        <w:del w:id="3334" w:author="像个男人一样" w:date="2018-03-22T11:58:49Z">
          <w:r>
            <w:rPr>
              <w:b/>
            </w:rPr>
            <w:delText>错误！未指定顺序。</w:delText>
          </w:r>
        </w:del>
      </w:ins>
      <w:ins w:id="3335" w:author="像个男人一样" w:date="2018-03-21T02:17:31Z">
        <w:del w:id="3336" w:author="像个男人一样" w:date="2018-03-22T11:58:49Z">
          <w:r>
            <w:rPr>
              <w:b/>
            </w:rPr>
            <w:delText>错误！未指定顺序。</w:delText>
          </w:r>
        </w:del>
      </w:ins>
      <w:ins w:id="3337" w:author="像个男人一样" w:date="2018-03-21T02:17:05Z">
        <w:del w:id="3338" w:author="像个男人一样" w:date="2018-03-22T11:58:49Z">
          <w:r>
            <w:rPr>
              <w:b/>
            </w:rPr>
            <w:delText>错误！未指定顺序。</w:delText>
          </w:r>
        </w:del>
      </w:ins>
      <w:ins w:id="3339" w:author="像个男人一样" w:date="2018-03-21T02:15:30Z">
        <w:del w:id="3340" w:author="像个男人一样" w:date="2018-03-22T11:58:49Z">
          <w:r>
            <w:rPr>
              <w:b/>
            </w:rPr>
            <w:delText>错误！未指定顺序。</w:delText>
          </w:r>
        </w:del>
      </w:ins>
      <w:ins w:id="3341" w:author="像个男人一样" w:date="2018-03-21T02:14:29Z">
        <w:del w:id="3342" w:author="像个男人一样" w:date="2018-03-22T11:58:49Z">
          <w:r>
            <w:rPr>
              <w:b/>
            </w:rPr>
            <w:delText>错误！未指定顺序。</w:delText>
          </w:r>
        </w:del>
      </w:ins>
      <w:ins w:id="3343" w:author="像个男人一样" w:date="2018-03-21T02:13:48Z">
        <w:del w:id="3344" w:author="像个男人一样" w:date="2018-03-22T11:58:49Z">
          <w:r>
            <w:rPr>
              <w:b/>
            </w:rPr>
            <w:delText>错误！未指定顺序。</w:delText>
          </w:r>
        </w:del>
      </w:ins>
      <w:ins w:id="3345" w:author="像个男人一样" w:date="2018-03-21T02:12:37Z">
        <w:del w:id="3346" w:author="像个男人一样" w:date="2018-03-22T11:58:49Z">
          <w:r>
            <w:rPr>
              <w:b/>
            </w:rPr>
            <w:delText>错误！未指定顺序。</w:delText>
          </w:r>
        </w:del>
      </w:ins>
      <w:ins w:id="3347" w:author="像个男人一样" w:date="2018-03-21T02:02:58Z">
        <w:del w:id="3348" w:author="像个男人一样" w:date="2018-03-22T11:58:49Z">
          <w:r>
            <w:rPr>
              <w:b/>
            </w:rPr>
            <w:delText>错误！未指定顺序。</w:delText>
          </w:r>
        </w:del>
      </w:ins>
      <w:ins w:id="3349" w:author="像个男人一样" w:date="2018-03-21T02:02:11Z">
        <w:del w:id="3350" w:author="像个男人一样" w:date="2018-03-22T11:58:49Z">
          <w:r>
            <w:rPr>
              <w:b/>
            </w:rPr>
            <w:delText>错误！未指定顺序。</w:delText>
          </w:r>
        </w:del>
      </w:ins>
      <w:ins w:id="3351" w:author="像个男人一样" w:date="2018-03-21T02:01:17Z">
        <w:del w:id="3352" w:author="像个男人一样" w:date="2018-03-22T11:58:49Z">
          <w:r>
            <w:rPr>
              <w:b/>
            </w:rPr>
            <w:delText>错误！未指定顺序。</w:delText>
          </w:r>
        </w:del>
      </w:ins>
      <w:ins w:id="3353" w:author="像个男人一样" w:date="2018-03-21T02:00:24Z">
        <w:del w:id="3354" w:author="像个男人一样" w:date="2018-03-22T11:58:49Z">
          <w:r>
            <w:rPr>
              <w:b/>
            </w:rPr>
            <w:delText>错误！未指定顺序。</w:delText>
          </w:r>
        </w:del>
      </w:ins>
      <w:ins w:id="3355" w:author="像个男人一样" w:date="2018-03-21T01:59:31Z">
        <w:del w:id="3356" w:author="像个男人一样" w:date="2018-03-22T11:58:49Z">
          <w:r>
            <w:rPr>
              <w:b/>
            </w:rPr>
            <w:delText>错误！未指定顺序。</w:delText>
          </w:r>
        </w:del>
      </w:ins>
      <w:ins w:id="3357" w:author="像个男人一样" w:date="2018-03-21T01:58:49Z">
        <w:del w:id="3358" w:author="像个男人一样" w:date="2018-03-22T11:58:49Z">
          <w:r>
            <w:rPr>
              <w:b/>
            </w:rPr>
            <w:delText>错误！未指定顺序。</w:delText>
          </w:r>
        </w:del>
      </w:ins>
      <w:ins w:id="3359" w:author="像个男人一样" w:date="2018-03-21T01:58:24Z">
        <w:del w:id="3360" w:author="像个男人一样" w:date="2018-03-22T11:58:49Z">
          <w:r>
            <w:rPr>
              <w:b/>
            </w:rPr>
            <w:delText>错误！未指定顺序。</w:delText>
          </w:r>
        </w:del>
      </w:ins>
      <w:ins w:id="3361" w:author="像个男人一样" w:date="2018-03-21T01:57:59Z">
        <w:del w:id="3362" w:author="像个男人一样" w:date="2018-03-22T11:58:49Z">
          <w:r>
            <w:rPr>
              <w:b/>
            </w:rPr>
            <w:delText>错误！未指定顺序。</w:delText>
          </w:r>
        </w:del>
      </w:ins>
      <w:ins w:id="3363" w:author="像个男人一样" w:date="2018-03-21T01:48:38Z">
        <w:del w:id="3364" w:author="像个男人一样" w:date="2018-03-22T11:58:49Z">
          <w:r>
            <w:rPr>
              <w:b/>
            </w:rPr>
            <w:delText>错误！未指定顺序。</w:delText>
          </w:r>
        </w:del>
      </w:ins>
      <w:ins w:id="3365" w:author="像个男人一样" w:date="2018-03-21T01:48:07Z">
        <w:del w:id="3366" w:author="像个男人一样" w:date="2018-03-22T11:58:49Z">
          <w:r>
            <w:rPr>
              <w:b/>
            </w:rPr>
            <w:delText>错误！未指定顺序。</w:delText>
          </w:r>
        </w:del>
      </w:ins>
      <w:ins w:id="3367" w:author="像个男人一样" w:date="2018-03-21T01:47:32Z">
        <w:del w:id="3368" w:author="像个男人一样" w:date="2018-03-22T11:58:49Z">
          <w:r>
            <w:rPr>
              <w:b/>
            </w:rPr>
            <w:delText>错误！未指定顺序。</w:delText>
          </w:r>
        </w:del>
      </w:ins>
      <w:ins w:id="3369" w:author="像个男人一样" w:date="2018-03-21T01:46:10Z">
        <w:del w:id="3370" w:author="像个男人一样" w:date="2018-03-22T11:58:49Z">
          <w:r>
            <w:rPr>
              <w:b/>
            </w:rPr>
            <w:delText>错误！未指定顺序。</w:delText>
          </w:r>
        </w:del>
      </w:ins>
      <w:ins w:id="3371" w:author="像个男人一样" w:date="2018-03-21T01:45:53Z">
        <w:del w:id="3372" w:author="像个男人一样" w:date="2018-03-22T11:58:49Z">
          <w:r>
            <w:rPr>
              <w:b/>
            </w:rPr>
            <w:delText>错误！未指定顺序。</w:delText>
          </w:r>
        </w:del>
      </w:ins>
      <w:ins w:id="3373" w:author="像个男人一样" w:date="2018-03-21T01:45:08Z">
        <w:del w:id="3374" w:author="像个男人一样" w:date="2018-03-22T11:58:49Z">
          <w:r>
            <w:rPr>
              <w:b/>
            </w:rPr>
            <w:delText>错误！未指定顺序。</w:delText>
          </w:r>
        </w:del>
      </w:ins>
      <w:ins w:id="3375" w:author="像个男人一样" w:date="2018-03-21T01:43:02Z">
        <w:del w:id="3376" w:author="像个男人一样" w:date="2018-03-22T11:58:49Z">
          <w:r>
            <w:rPr>
              <w:b/>
            </w:rPr>
            <w:delText>错误！未指定顺序。</w:delText>
          </w:r>
        </w:del>
      </w:ins>
      <w:ins w:id="3377" w:author="像个男人一样" w:date="2018-03-21T01:42:07Z">
        <w:del w:id="3378" w:author="像个男人一样" w:date="2018-03-22T11:58:49Z">
          <w:r>
            <w:rPr>
              <w:b/>
            </w:rPr>
            <w:delText>错误！未指定顺序。</w:delText>
          </w:r>
        </w:del>
      </w:ins>
      <w:ins w:id="3379" w:author="像个男人一样" w:date="2018-03-21T01:40:46Z">
        <w:del w:id="3380" w:author="像个男人一样" w:date="2018-03-22T11:58:49Z">
          <w:r>
            <w:rPr>
              <w:b/>
            </w:rPr>
            <w:delText>错误！未指定顺序。</w:delText>
          </w:r>
        </w:del>
      </w:ins>
      <w:ins w:id="3381" w:author="像个男人一样" w:date="2018-03-21T01:40:04Z">
        <w:del w:id="3382" w:author="像个男人一样" w:date="2018-03-22T11:58:49Z">
          <w:r>
            <w:rPr>
              <w:b/>
            </w:rPr>
            <w:delText>错误！未指定顺序。</w:delText>
          </w:r>
        </w:del>
      </w:ins>
      <w:ins w:id="3383" w:author="像个男人一样" w:date="2018-03-21T01:39:29Z">
        <w:del w:id="3384" w:author="像个男人一样" w:date="2018-03-22T11:58:49Z">
          <w:r>
            <w:rPr>
              <w:b/>
            </w:rPr>
            <w:delText>错误！未指定顺序。</w:delText>
          </w:r>
        </w:del>
      </w:ins>
      <w:ins w:id="3385" w:author="像个男人一样" w:date="2018-03-21T01:38:49Z">
        <w:del w:id="3386" w:author="像个男人一样" w:date="2018-03-22T11:58:49Z">
          <w:r>
            <w:rPr>
              <w:b/>
            </w:rPr>
            <w:delText>错误！未指定顺序。</w:delText>
          </w:r>
        </w:del>
      </w:ins>
      <w:ins w:id="3387" w:author="像个男人一样" w:date="2018-03-21T01:37:36Z">
        <w:del w:id="3388" w:author="像个男人一样" w:date="2018-03-22T11:58:49Z">
          <w:r>
            <w:rPr>
              <w:b/>
            </w:rPr>
            <w:delText>错误！未指定顺序。</w:delText>
          </w:r>
        </w:del>
      </w:ins>
      <w:del w:id="3389" w:author="像个男人一样" w:date="2018-03-22T11:58:49Z">
        <w:r>
          <w:rPr/>
          <w:delText>4</w:delText>
        </w:r>
      </w:del>
      <w:del w:id="3390" w:author="像个男人一样" w:date="2018-03-22T11:58:49Z">
        <w:r>
          <w:rPr/>
          <w:fldChar w:fldCharType="end"/>
        </w:r>
      </w:del>
      <w:del w:id="3391" w:author="像个男人一样" w:date="2018-03-21T01:37:01Z">
        <w:r>
          <w:rPr/>
          <w:delText xml:space="preserve"> </w:delText>
        </w:r>
      </w:del>
      <w:del w:id="3392" w:author="像个男人一样" w:date="2018-03-21T01:36:41Z">
        <w:r>
          <w:rPr/>
          <w:delText>Full-Featured Pedometer Design Realized with 3-Axis Digital Accelerometer</w:delText>
        </w:r>
      </w:del>
    </w:p>
    <w:p>
      <w:pPr>
        <w:rPr>
          <w:ins w:id="3393" w:author="像个男人一样" w:date="2018-03-21T01:36:44Z"/>
        </w:rPr>
      </w:pPr>
      <w:del w:id="3394" w:author="像个男人一样" w:date="2018-03-21T01:36:36Z">
        <w:r>
          <w:rPr/>
          <w:drawing>
            <wp:inline distT="0" distB="0" distL="0" distR="0">
              <wp:extent cx="2667000" cy="2819400"/>
              <wp:effectExtent l="0" t="0" r="0" b="0"/>
              <wp:docPr id="5" name="Picture 5" descr="C:\Users\jsun\AppData\Local\Temp\1515524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jsun\AppData\Local\Temp\1515524226(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671709" cy="2824378"/>
                      </a:xfrm>
                      <a:prstGeom prst="rect">
                        <a:avLst/>
                      </a:prstGeom>
                      <a:noFill/>
                      <a:ln>
                        <a:noFill/>
                      </a:ln>
                    </pic:spPr>
                  </pic:pic>
                </a:graphicData>
              </a:graphic>
            </wp:inline>
          </w:drawing>
        </w:r>
      </w:del>
      <w:ins w:id="3396" w:author="像个男人一样" w:date="2018-03-21T01:36:36Z">
        <w:r>
          <w:rPr/>
          <w:drawing>
            <wp:inline distT="0" distB="0" distL="0" distR="0">
              <wp:extent cx="2667000" cy="2819400"/>
              <wp:effectExtent l="0" t="0" r="0" b="0"/>
              <wp:docPr id="47" name="Picture 5" descr="C:\Users\jsun\AppData\Local\Temp\1515524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 descr="C:\Users\jsun\AppData\Local\Temp\1515524226(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671709" cy="2824378"/>
                      </a:xfrm>
                      <a:prstGeom prst="rect">
                        <a:avLst/>
                      </a:prstGeom>
                      <a:noFill/>
                      <a:ln>
                        <a:noFill/>
                      </a:ln>
                    </pic:spPr>
                  </pic:pic>
                </a:graphicData>
              </a:graphic>
            </wp:inline>
          </w:drawing>
        </w:r>
      </w:ins>
    </w:p>
    <w:p>
      <w:pPr>
        <w:pStyle w:val="11"/>
        <w:pPrChange w:id="3398" w:author="像个男人一样" w:date="2018-03-21T01:37:17Z">
          <w:pPr/>
        </w:pPrChange>
      </w:pPr>
      <w:ins w:id="3399" w:author="像个男人一样" w:date="2018-03-21T01:36:56Z">
        <w:r>
          <w:rPr/>
          <w:t xml:space="preserve">Figure </w:t>
        </w:r>
      </w:ins>
      <w:ins w:id="3400" w:author="像个男人一样" w:date="2018-03-21T01:36:56Z">
        <w:r>
          <w:rPr/>
          <w:fldChar w:fldCharType="begin"/>
        </w:r>
      </w:ins>
      <w:ins w:id="3401" w:author="像个男人一样" w:date="2018-03-21T01:36:56Z">
        <w:r>
          <w:rPr/>
          <w:instrText xml:space="preserve"> STYLEREF 1 \s </w:instrText>
        </w:r>
      </w:ins>
      <w:ins w:id="3402" w:author="像个男人一样" w:date="2018-03-21T01:36:56Z">
        <w:r>
          <w:rPr/>
          <w:fldChar w:fldCharType="separate"/>
        </w:r>
      </w:ins>
      <w:ins w:id="3403" w:author="像个男人一样" w:date="2018-03-21T01:36:56Z">
        <w:r>
          <w:rPr/>
          <w:t>2</w:t>
        </w:r>
      </w:ins>
      <w:ins w:id="3404" w:author="像个男人一样" w:date="2018-03-21T01:36:56Z">
        <w:r>
          <w:rPr/>
          <w:fldChar w:fldCharType="end"/>
        </w:r>
      </w:ins>
      <w:ins w:id="3405" w:author="像个男人一样" w:date="2018-03-21T01:36:56Z">
        <w:r>
          <w:rPr>
            <w:rFonts w:hint="eastAsia"/>
            <w:lang w:eastAsia="zh-CN"/>
          </w:rPr>
          <w:t>.</w:t>
        </w:r>
      </w:ins>
      <w:ins w:id="3406" w:author="像个男人一样" w:date="2018-03-21T01:36:56Z">
        <w:r>
          <w:rPr/>
          <w:fldChar w:fldCharType="begin"/>
        </w:r>
      </w:ins>
      <w:ins w:id="3407" w:author="像个男人一样" w:date="2018-03-21T01:36:56Z">
        <w:r>
          <w:rPr/>
          <w:instrText xml:space="preserve"> SEQ Figure \* ARABIC \s 1 </w:instrText>
        </w:r>
      </w:ins>
      <w:ins w:id="3408" w:author="像个男人一样" w:date="2018-03-21T01:36:56Z">
        <w:r>
          <w:rPr/>
          <w:fldChar w:fldCharType="separate"/>
        </w:r>
      </w:ins>
      <w:ins w:id="3409" w:author="像个男人一样" w:date="2018-03-22T11:51:08Z">
        <w:r>
          <w:rPr/>
          <w:t>4</w:t>
        </w:r>
      </w:ins>
      <w:ins w:id="3410" w:author="像个男人一样" w:date="2018-03-21T01:36:56Z">
        <w:r>
          <w:rPr/>
          <w:fldChar w:fldCharType="end"/>
        </w:r>
      </w:ins>
      <w:ins w:id="3411" w:author="像个男人一样" w:date="2018-03-21T01:36:56Z">
        <w:bookmarkStart w:id="298" w:name="_Toc17225"/>
        <w:bookmarkStart w:id="299" w:name="_Toc15502"/>
        <w:bookmarkStart w:id="300" w:name="_Toc15960"/>
        <w:bookmarkStart w:id="301" w:name="_Toc18446"/>
        <w:bookmarkStart w:id="302" w:name="_Toc18682"/>
        <w:bookmarkStart w:id="303" w:name="_Toc14547"/>
        <w:bookmarkStart w:id="304" w:name="_Toc1202"/>
        <w:bookmarkStart w:id="305" w:name="_Toc2541"/>
        <w:bookmarkStart w:id="306" w:name="_Toc4936"/>
        <w:bookmarkStart w:id="307" w:name="_Toc20220"/>
        <w:bookmarkStart w:id="308" w:name="_Toc2403"/>
        <w:bookmarkStart w:id="309" w:name="_Toc28924"/>
        <w:bookmarkStart w:id="310" w:name="_Toc26972"/>
        <w:bookmarkStart w:id="311" w:name="_Toc24664"/>
        <w:bookmarkStart w:id="312" w:name="_Toc2734"/>
        <w:bookmarkStart w:id="313" w:name="_Toc24151"/>
        <w:bookmarkStart w:id="314" w:name="_Toc30235"/>
        <w:bookmarkStart w:id="315" w:name="_Toc3626"/>
        <w:bookmarkStart w:id="316" w:name="_Toc10552"/>
        <w:bookmarkStart w:id="317" w:name="_Toc25883"/>
        <w:bookmarkStart w:id="318" w:name="_Toc29017"/>
        <w:bookmarkStart w:id="319" w:name="_Toc8557"/>
        <w:bookmarkStart w:id="320" w:name="_Toc1003"/>
        <w:bookmarkStart w:id="321" w:name="_Toc19311"/>
        <w:bookmarkStart w:id="322" w:name="_Toc16771"/>
        <w:bookmarkStart w:id="323" w:name="_Toc9218"/>
        <w:r>
          <w:rPr>
            <w:rFonts w:hint="eastAsia"/>
            <w:lang w:eastAsia="zh-CN"/>
          </w:rPr>
          <w:t>:Full-Featured Pedometer Design Realized with 3-Axis Digital Accelerometer</w:t>
        </w:r>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ins>
    </w:p>
    <w:p>
      <w:pPr>
        <w:pStyle w:val="4"/>
      </w:pPr>
      <w:bookmarkStart w:id="324" w:name="_Toc17085"/>
      <w:bookmarkStart w:id="325" w:name="_Toc21151"/>
      <w:bookmarkStart w:id="326" w:name="_Toc9290"/>
      <w:bookmarkStart w:id="327" w:name="_Toc22631"/>
      <w:bookmarkStart w:id="328" w:name="_Toc1555"/>
      <w:bookmarkStart w:id="329" w:name="_Toc25656"/>
      <w:bookmarkStart w:id="330" w:name="_Toc1674"/>
      <w:bookmarkStart w:id="331" w:name="_Toc18698"/>
      <w:bookmarkStart w:id="332" w:name="_Toc22777"/>
      <w:bookmarkStart w:id="333" w:name="_Toc14576"/>
      <w:bookmarkStart w:id="334" w:name="_Toc28314"/>
      <w:r>
        <w:t>The features of one steps</w:t>
      </w:r>
      <w:bookmarkEnd w:id="324"/>
      <w:bookmarkEnd w:id="325"/>
      <w:bookmarkEnd w:id="326"/>
      <w:bookmarkEnd w:id="327"/>
      <w:bookmarkEnd w:id="328"/>
      <w:bookmarkEnd w:id="329"/>
      <w:bookmarkEnd w:id="330"/>
      <w:bookmarkEnd w:id="331"/>
      <w:bookmarkEnd w:id="332"/>
      <w:bookmarkEnd w:id="333"/>
      <w:bookmarkEnd w:id="334"/>
    </w:p>
    <w:p>
      <w:pPr>
        <w:rPr>
          <w:del w:id="3412" w:author="像个男人一样" w:date="2018-03-22T11:58:44Z"/>
        </w:rPr>
      </w:pPr>
      <w:r>
        <w:t xml:space="preserve">There is a swing phase showed in </w:t>
      </w:r>
      <w:ins w:id="3413" w:author="像个男人一样" w:date="2018-03-22T12:09:31Z">
        <w:r>
          <w:rPr>
            <w:rFonts w:hint="eastAsia"/>
            <w:lang w:val="en-US" w:eastAsia="zh-CN"/>
          </w:rPr>
          <w:t>Fi</w:t>
        </w:r>
      </w:ins>
      <w:ins w:id="3414" w:author="像个男人一样" w:date="2018-03-22T12:09:32Z">
        <w:r>
          <w:rPr>
            <w:rFonts w:hint="eastAsia"/>
            <w:lang w:val="en-US" w:eastAsia="zh-CN"/>
          </w:rPr>
          <w:t xml:space="preserve">gure </w:t>
        </w:r>
      </w:ins>
      <w:ins w:id="3415" w:author="像个男人一样" w:date="2018-03-22T12:09:33Z">
        <w:r>
          <w:rPr>
            <w:rFonts w:hint="eastAsia"/>
            <w:lang w:val="en-US" w:eastAsia="zh-CN"/>
          </w:rPr>
          <w:t>2.</w:t>
        </w:r>
      </w:ins>
      <w:ins w:id="3416" w:author="像个男人一样" w:date="2018-03-22T12:09:34Z">
        <w:r>
          <w:rPr>
            <w:rFonts w:hint="eastAsia"/>
            <w:lang w:val="en-US" w:eastAsia="zh-CN"/>
          </w:rPr>
          <w:t xml:space="preserve">5 </w:t>
        </w:r>
      </w:ins>
      <w:ins w:id="3417" w:author="像个男人一样" w:date="2018-03-22T12:09:35Z">
        <w:r>
          <w:rPr>
            <w:rFonts w:hint="eastAsia"/>
            <w:lang w:val="en-US" w:eastAsia="zh-CN"/>
          </w:rPr>
          <w:t>b</w:t>
        </w:r>
      </w:ins>
      <w:ins w:id="3418" w:author="像个男人一样" w:date="2018-03-22T12:09:36Z">
        <w:r>
          <w:rPr>
            <w:rFonts w:hint="eastAsia"/>
            <w:lang w:val="en-US" w:eastAsia="zh-CN"/>
          </w:rPr>
          <w:t>e</w:t>
        </w:r>
      </w:ins>
      <w:ins w:id="3419" w:author="像个男人一样" w:date="2018-03-22T12:09:37Z">
        <w:r>
          <w:rPr>
            <w:rFonts w:hint="eastAsia"/>
            <w:lang w:val="en-US" w:eastAsia="zh-CN"/>
          </w:rPr>
          <w:t xml:space="preserve">low </w:t>
        </w:r>
      </w:ins>
      <w:del w:id="3420" w:author="像个男人一样" w:date="2018-03-22T12:09:30Z">
        <w:r>
          <w:rPr/>
          <w:delText>picture 2.2.2.1</w:delText>
        </w:r>
      </w:del>
      <w:r>
        <w:t xml:space="preserve">,which is a step period during people movement. </w:t>
      </w:r>
      <w:r>
        <w:rPr>
          <w:rFonts w:hint="eastAsia"/>
        </w:rPr>
        <w:t>Ab</w:t>
      </w:r>
      <w:r>
        <w:t>solutely, there is a change process of speed of the leg movement during one step period, so we can catch the acceleration using the accelerometer.</w:t>
      </w:r>
    </w:p>
    <w:p>
      <w:pPr>
        <w:pPrChange w:id="3421" w:author="像个男人一样" w:date="2018-03-21T01:38:13Z">
          <w:pPr>
            <w:pStyle w:val="17"/>
          </w:pPr>
        </w:pPrChange>
      </w:pPr>
      <w:del w:id="3422" w:author="像个男人一样" w:date="2018-03-22T11:58:44Z">
        <w:r>
          <w:rPr/>
          <w:delText xml:space="preserve">Figure 2. </w:delText>
        </w:r>
      </w:del>
      <w:del w:id="3423" w:author="像个男人一样" w:date="2018-03-22T11:58:44Z">
        <w:r>
          <w:rPr/>
          <w:fldChar w:fldCharType="begin"/>
        </w:r>
      </w:del>
      <w:del w:id="3424" w:author="像个男人一样" w:date="2018-03-22T11:58:44Z">
        <w:r>
          <w:rPr/>
          <w:delInstrText xml:space="preserve"> SEQ Figure_2. \* ARABIC </w:delInstrText>
        </w:r>
      </w:del>
      <w:del w:id="3425" w:author="像个男人一样" w:date="2018-03-22T11:58:44Z">
        <w:r>
          <w:rPr/>
          <w:fldChar w:fldCharType="separate"/>
        </w:r>
      </w:del>
      <w:ins w:id="3426" w:author="像个男人一样" w:date="2018-03-22T11:51:08Z">
        <w:del w:id="3427" w:author="像个男人一样" w:date="2018-03-22T11:58:44Z">
          <w:r>
            <w:rPr>
              <w:b/>
            </w:rPr>
            <w:delText>错误！未指定顺序。</w:delText>
          </w:r>
        </w:del>
      </w:ins>
      <w:ins w:id="3428" w:author="像个男人一样" w:date="2018-03-21T23:39:02Z">
        <w:del w:id="3429" w:author="像个男人一样" w:date="2018-03-22T11:58:44Z">
          <w:r>
            <w:rPr>
              <w:b/>
            </w:rPr>
            <w:delText>错误！未指定顺序。</w:delText>
          </w:r>
        </w:del>
      </w:ins>
      <w:ins w:id="3430" w:author="像个男人一样" w:date="2018-03-21T23:10:04Z">
        <w:del w:id="3431" w:author="像个男人一样" w:date="2018-03-22T11:58:44Z">
          <w:r>
            <w:rPr>
              <w:b/>
            </w:rPr>
            <w:delText>错误！未指定顺序。</w:delText>
          </w:r>
        </w:del>
      </w:ins>
      <w:ins w:id="3432" w:author="像个男人一样" w:date="2018-03-21T23:08:43Z">
        <w:del w:id="3433" w:author="像个男人一样" w:date="2018-03-22T11:58:44Z">
          <w:r>
            <w:rPr>
              <w:b/>
            </w:rPr>
            <w:delText>错误！未指定顺序。</w:delText>
          </w:r>
        </w:del>
      </w:ins>
      <w:ins w:id="3434" w:author="像个男人一样" w:date="2018-03-21T02:33:46Z">
        <w:del w:id="3435" w:author="像个男人一样" w:date="2018-03-22T11:58:44Z">
          <w:r>
            <w:rPr>
              <w:b/>
            </w:rPr>
            <w:delText>错误！未指定顺序。</w:delText>
          </w:r>
        </w:del>
      </w:ins>
      <w:ins w:id="3436" w:author="像个男人一样" w:date="2018-03-21T02:33:00Z">
        <w:del w:id="3437" w:author="像个男人一样" w:date="2018-03-22T11:58:44Z">
          <w:r>
            <w:rPr>
              <w:b/>
            </w:rPr>
            <w:delText>错误！未指定顺序。</w:delText>
          </w:r>
        </w:del>
      </w:ins>
      <w:ins w:id="3438" w:author="像个男人一样" w:date="2018-03-21T02:31:33Z">
        <w:del w:id="3439" w:author="像个男人一样" w:date="2018-03-22T11:58:44Z">
          <w:r>
            <w:rPr>
              <w:b/>
            </w:rPr>
            <w:delText>错误！未指定顺序。</w:delText>
          </w:r>
        </w:del>
      </w:ins>
      <w:ins w:id="3440" w:author="像个男人一样" w:date="2018-03-21T02:30:57Z">
        <w:del w:id="3441" w:author="像个男人一样" w:date="2018-03-22T11:58:44Z">
          <w:r>
            <w:rPr>
              <w:b/>
            </w:rPr>
            <w:delText>错误！未指定顺序。</w:delText>
          </w:r>
        </w:del>
      </w:ins>
      <w:ins w:id="3442" w:author="像个男人一样" w:date="2018-03-21T02:29:55Z">
        <w:del w:id="3443" w:author="像个男人一样" w:date="2018-03-22T11:58:44Z">
          <w:r>
            <w:rPr>
              <w:b/>
            </w:rPr>
            <w:delText>错误！未指定顺序。</w:delText>
          </w:r>
        </w:del>
      </w:ins>
      <w:ins w:id="3444" w:author="像个男人一样" w:date="2018-03-21T02:29:18Z">
        <w:del w:id="3445" w:author="像个男人一样" w:date="2018-03-22T11:58:44Z">
          <w:r>
            <w:rPr>
              <w:b/>
            </w:rPr>
            <w:delText>错误！未指定顺序。</w:delText>
          </w:r>
        </w:del>
      </w:ins>
      <w:ins w:id="3446" w:author="像个男人一样" w:date="2018-03-21T02:26:27Z">
        <w:del w:id="3447" w:author="像个男人一样" w:date="2018-03-22T11:58:44Z">
          <w:r>
            <w:rPr>
              <w:b/>
            </w:rPr>
            <w:delText>错误！未指定顺序。</w:delText>
          </w:r>
        </w:del>
      </w:ins>
      <w:ins w:id="3448" w:author="像个男人一样" w:date="2018-03-21T02:25:38Z">
        <w:del w:id="3449" w:author="像个男人一样" w:date="2018-03-22T11:58:44Z">
          <w:r>
            <w:rPr>
              <w:b/>
            </w:rPr>
            <w:delText>错误！未指定顺序。</w:delText>
          </w:r>
        </w:del>
      </w:ins>
      <w:ins w:id="3450" w:author="像个男人一样" w:date="2018-03-21T02:24:39Z">
        <w:del w:id="3451" w:author="像个男人一样" w:date="2018-03-22T11:58:44Z">
          <w:r>
            <w:rPr>
              <w:b/>
            </w:rPr>
            <w:delText>错误！未指定顺序。</w:delText>
          </w:r>
        </w:del>
      </w:ins>
      <w:ins w:id="3452" w:author="像个男人一样" w:date="2018-03-21T02:23:03Z">
        <w:del w:id="3453" w:author="像个男人一样" w:date="2018-03-22T11:58:44Z">
          <w:r>
            <w:rPr>
              <w:b/>
            </w:rPr>
            <w:delText>错误！未指定顺序。</w:delText>
          </w:r>
        </w:del>
      </w:ins>
      <w:ins w:id="3454" w:author="像个男人一样" w:date="2018-03-21T02:22:42Z">
        <w:del w:id="3455" w:author="像个男人一样" w:date="2018-03-22T11:58:44Z">
          <w:r>
            <w:rPr>
              <w:b/>
            </w:rPr>
            <w:delText>错误！未指定顺序。</w:delText>
          </w:r>
        </w:del>
      </w:ins>
      <w:ins w:id="3456" w:author="像个男人一样" w:date="2018-03-21T02:17:56Z">
        <w:del w:id="3457" w:author="像个男人一样" w:date="2018-03-22T11:58:44Z">
          <w:r>
            <w:rPr>
              <w:b/>
            </w:rPr>
            <w:delText>错误！未指定顺序。</w:delText>
          </w:r>
        </w:del>
      </w:ins>
      <w:ins w:id="3458" w:author="像个男人一样" w:date="2018-03-21T02:17:31Z">
        <w:del w:id="3459" w:author="像个男人一样" w:date="2018-03-22T11:58:44Z">
          <w:r>
            <w:rPr>
              <w:b/>
            </w:rPr>
            <w:delText>错误！未指定顺序。</w:delText>
          </w:r>
        </w:del>
      </w:ins>
      <w:ins w:id="3460" w:author="像个男人一样" w:date="2018-03-21T02:17:05Z">
        <w:del w:id="3461" w:author="像个男人一样" w:date="2018-03-22T11:58:44Z">
          <w:r>
            <w:rPr>
              <w:b/>
            </w:rPr>
            <w:delText>错误！未指定顺序。</w:delText>
          </w:r>
        </w:del>
      </w:ins>
      <w:ins w:id="3462" w:author="像个男人一样" w:date="2018-03-21T02:15:30Z">
        <w:del w:id="3463" w:author="像个男人一样" w:date="2018-03-22T11:58:44Z">
          <w:r>
            <w:rPr>
              <w:b/>
            </w:rPr>
            <w:delText>错误！未指定顺序。</w:delText>
          </w:r>
        </w:del>
      </w:ins>
      <w:ins w:id="3464" w:author="像个男人一样" w:date="2018-03-21T02:14:29Z">
        <w:del w:id="3465" w:author="像个男人一样" w:date="2018-03-22T11:58:44Z">
          <w:r>
            <w:rPr>
              <w:b/>
            </w:rPr>
            <w:delText>错误！未指定顺序。</w:delText>
          </w:r>
        </w:del>
      </w:ins>
      <w:ins w:id="3466" w:author="像个男人一样" w:date="2018-03-21T02:13:48Z">
        <w:del w:id="3467" w:author="像个男人一样" w:date="2018-03-22T11:58:44Z">
          <w:r>
            <w:rPr>
              <w:b/>
            </w:rPr>
            <w:delText>错误！未指定顺序。</w:delText>
          </w:r>
        </w:del>
      </w:ins>
      <w:ins w:id="3468" w:author="像个男人一样" w:date="2018-03-21T02:12:37Z">
        <w:del w:id="3469" w:author="像个男人一样" w:date="2018-03-22T11:58:44Z">
          <w:r>
            <w:rPr>
              <w:b/>
            </w:rPr>
            <w:delText>错误！未指定顺序。</w:delText>
          </w:r>
        </w:del>
      </w:ins>
      <w:ins w:id="3470" w:author="像个男人一样" w:date="2018-03-21T02:02:58Z">
        <w:del w:id="3471" w:author="像个男人一样" w:date="2018-03-22T11:58:44Z">
          <w:r>
            <w:rPr>
              <w:b/>
            </w:rPr>
            <w:delText>错误！未指定顺序。</w:delText>
          </w:r>
        </w:del>
      </w:ins>
      <w:ins w:id="3472" w:author="像个男人一样" w:date="2018-03-21T02:02:10Z">
        <w:del w:id="3473" w:author="像个男人一样" w:date="2018-03-22T11:58:44Z">
          <w:r>
            <w:rPr>
              <w:b/>
            </w:rPr>
            <w:delText>错误！未指定顺序。</w:delText>
          </w:r>
        </w:del>
      </w:ins>
      <w:ins w:id="3474" w:author="像个男人一样" w:date="2018-03-21T02:01:17Z">
        <w:del w:id="3475" w:author="像个男人一样" w:date="2018-03-22T11:58:44Z">
          <w:r>
            <w:rPr>
              <w:b/>
            </w:rPr>
            <w:delText>错误！未指定顺序。</w:delText>
          </w:r>
        </w:del>
      </w:ins>
      <w:ins w:id="3476" w:author="像个男人一样" w:date="2018-03-21T02:00:24Z">
        <w:del w:id="3477" w:author="像个男人一样" w:date="2018-03-22T11:58:44Z">
          <w:r>
            <w:rPr>
              <w:b/>
            </w:rPr>
            <w:delText>错误！未指定顺序。</w:delText>
          </w:r>
        </w:del>
      </w:ins>
      <w:ins w:id="3478" w:author="像个男人一样" w:date="2018-03-21T01:59:31Z">
        <w:del w:id="3479" w:author="像个男人一样" w:date="2018-03-22T11:58:44Z">
          <w:r>
            <w:rPr>
              <w:b/>
            </w:rPr>
            <w:delText>错误！未指定顺序。</w:delText>
          </w:r>
        </w:del>
      </w:ins>
      <w:ins w:id="3480" w:author="像个男人一样" w:date="2018-03-21T01:58:49Z">
        <w:del w:id="3481" w:author="像个男人一样" w:date="2018-03-22T11:58:44Z">
          <w:r>
            <w:rPr>
              <w:b/>
            </w:rPr>
            <w:delText>错误！未指定顺序。</w:delText>
          </w:r>
        </w:del>
      </w:ins>
      <w:ins w:id="3482" w:author="像个男人一样" w:date="2018-03-21T01:58:24Z">
        <w:del w:id="3483" w:author="像个男人一样" w:date="2018-03-22T11:58:44Z">
          <w:r>
            <w:rPr>
              <w:b/>
            </w:rPr>
            <w:delText>错误！未指定顺序。</w:delText>
          </w:r>
        </w:del>
      </w:ins>
      <w:ins w:id="3484" w:author="像个男人一样" w:date="2018-03-21T01:57:59Z">
        <w:del w:id="3485" w:author="像个男人一样" w:date="2018-03-22T11:58:44Z">
          <w:r>
            <w:rPr>
              <w:b/>
            </w:rPr>
            <w:delText>错误！未指定顺序。</w:delText>
          </w:r>
        </w:del>
      </w:ins>
      <w:ins w:id="3486" w:author="像个男人一样" w:date="2018-03-21T01:48:38Z">
        <w:del w:id="3487" w:author="像个男人一样" w:date="2018-03-22T11:58:44Z">
          <w:r>
            <w:rPr>
              <w:b/>
            </w:rPr>
            <w:delText>错误！未指定顺序。</w:delText>
          </w:r>
        </w:del>
      </w:ins>
      <w:ins w:id="3488" w:author="像个男人一样" w:date="2018-03-21T01:48:07Z">
        <w:del w:id="3489" w:author="像个男人一样" w:date="2018-03-22T11:58:44Z">
          <w:r>
            <w:rPr>
              <w:b/>
            </w:rPr>
            <w:delText>错误！未指定顺序。</w:delText>
          </w:r>
        </w:del>
      </w:ins>
      <w:ins w:id="3490" w:author="像个男人一样" w:date="2018-03-21T01:47:32Z">
        <w:del w:id="3491" w:author="像个男人一样" w:date="2018-03-22T11:58:44Z">
          <w:r>
            <w:rPr>
              <w:b/>
            </w:rPr>
            <w:delText>错误！未指定顺序。</w:delText>
          </w:r>
        </w:del>
      </w:ins>
      <w:ins w:id="3492" w:author="像个男人一样" w:date="2018-03-21T01:46:10Z">
        <w:del w:id="3493" w:author="像个男人一样" w:date="2018-03-22T11:58:44Z">
          <w:r>
            <w:rPr>
              <w:b/>
            </w:rPr>
            <w:delText>错误！未指定顺序。</w:delText>
          </w:r>
        </w:del>
      </w:ins>
      <w:ins w:id="3494" w:author="像个男人一样" w:date="2018-03-21T01:45:53Z">
        <w:del w:id="3495" w:author="像个男人一样" w:date="2018-03-22T11:58:44Z">
          <w:r>
            <w:rPr>
              <w:b/>
            </w:rPr>
            <w:delText>错误！未指定顺序。</w:delText>
          </w:r>
        </w:del>
      </w:ins>
      <w:ins w:id="3496" w:author="像个男人一样" w:date="2018-03-21T01:45:08Z">
        <w:del w:id="3497" w:author="像个男人一样" w:date="2018-03-22T11:58:44Z">
          <w:r>
            <w:rPr>
              <w:b/>
            </w:rPr>
            <w:delText>错误！未指定顺序。</w:delText>
          </w:r>
        </w:del>
      </w:ins>
      <w:ins w:id="3498" w:author="像个男人一样" w:date="2018-03-21T01:43:02Z">
        <w:del w:id="3499" w:author="像个男人一样" w:date="2018-03-22T11:58:44Z">
          <w:r>
            <w:rPr>
              <w:b/>
            </w:rPr>
            <w:delText>错误！未指定顺序。</w:delText>
          </w:r>
        </w:del>
      </w:ins>
      <w:ins w:id="3500" w:author="像个男人一样" w:date="2018-03-21T01:42:07Z">
        <w:del w:id="3501" w:author="像个男人一样" w:date="2018-03-22T11:58:44Z">
          <w:r>
            <w:rPr>
              <w:b/>
            </w:rPr>
            <w:delText>错误！未指定顺序。</w:delText>
          </w:r>
        </w:del>
      </w:ins>
      <w:ins w:id="3502" w:author="像个男人一样" w:date="2018-03-21T01:40:46Z">
        <w:del w:id="3503" w:author="像个男人一样" w:date="2018-03-22T11:58:44Z">
          <w:r>
            <w:rPr>
              <w:b/>
            </w:rPr>
            <w:delText>错误！未指定顺序。</w:delText>
          </w:r>
        </w:del>
      </w:ins>
      <w:ins w:id="3504" w:author="像个男人一样" w:date="2018-03-21T01:40:04Z">
        <w:del w:id="3505" w:author="像个男人一样" w:date="2018-03-22T11:58:44Z">
          <w:r>
            <w:rPr>
              <w:b/>
            </w:rPr>
            <w:delText>错误！未指定顺序。</w:delText>
          </w:r>
        </w:del>
      </w:ins>
      <w:ins w:id="3506" w:author="像个男人一样" w:date="2018-03-21T01:39:29Z">
        <w:del w:id="3507" w:author="像个男人一样" w:date="2018-03-22T11:58:44Z">
          <w:r>
            <w:rPr>
              <w:b/>
            </w:rPr>
            <w:delText>错误！未指定顺序。</w:delText>
          </w:r>
        </w:del>
      </w:ins>
      <w:ins w:id="3508" w:author="像个男人一样" w:date="2018-03-21T01:38:49Z">
        <w:del w:id="3509" w:author="像个男人一样" w:date="2018-03-22T11:58:44Z">
          <w:r>
            <w:rPr>
              <w:b/>
            </w:rPr>
            <w:delText>错误！未指定顺序。</w:delText>
          </w:r>
        </w:del>
      </w:ins>
      <w:del w:id="3510" w:author="像个男人一样" w:date="2018-03-22T11:58:44Z">
        <w:r>
          <w:rPr/>
          <w:delText>5</w:delText>
        </w:r>
      </w:del>
      <w:del w:id="3511" w:author="像个男人一样" w:date="2018-03-22T11:58:44Z">
        <w:r>
          <w:rPr/>
          <w:fldChar w:fldCharType="end"/>
        </w:r>
      </w:del>
      <w:del w:id="3512" w:author="像个男人一样" w:date="2018-03-21T01:38:12Z">
        <w:r>
          <w:rPr/>
          <w:delText xml:space="preserve"> </w:delText>
        </w:r>
      </w:del>
      <w:del w:id="3513" w:author="像个男人一样" w:date="2018-03-21T01:37:25Z">
        <w:r>
          <w:rPr/>
          <w:delText>A Step, Stride and Heading Determination for the Pedestrian Navigation System</w:delText>
        </w:r>
      </w:del>
    </w:p>
    <w:p>
      <w:pPr>
        <w:rPr>
          <w:ins w:id="3514" w:author="像个男人一样" w:date="2018-03-21T01:37:29Z"/>
        </w:rPr>
      </w:pPr>
      <w:del w:id="3515" w:author="像个男人一样" w:date="2018-03-21T01:37:27Z">
        <w:r>
          <w:rPr/>
          <w:drawing>
            <wp:inline distT="0" distB="0" distL="0" distR="0">
              <wp:extent cx="5731510" cy="3362325"/>
              <wp:effectExtent l="0" t="0" r="2540" b="9525"/>
              <wp:docPr id="6" name="Picture 6" descr="C:\Users\jsun\AppData\Local\Temp\15155247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jsun\AppData\Local\Temp\1515524725(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31510" cy="3362703"/>
                      </a:xfrm>
                      <a:prstGeom prst="rect">
                        <a:avLst/>
                      </a:prstGeom>
                      <a:noFill/>
                      <a:ln>
                        <a:noFill/>
                      </a:ln>
                    </pic:spPr>
                  </pic:pic>
                </a:graphicData>
              </a:graphic>
            </wp:inline>
          </w:drawing>
        </w:r>
      </w:del>
      <w:ins w:id="3517" w:author="像个男人一样" w:date="2018-03-21T01:37:27Z">
        <w:r>
          <w:rPr/>
          <w:drawing>
            <wp:inline distT="0" distB="0" distL="0" distR="0">
              <wp:extent cx="5731510" cy="3362325"/>
              <wp:effectExtent l="0" t="0" r="2540" b="9525"/>
              <wp:docPr id="48" name="Picture 6" descr="C:\Users\jsun\AppData\Local\Temp\15155247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 descr="C:\Users\jsun\AppData\Local\Temp\1515524725(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31510" cy="3362703"/>
                      </a:xfrm>
                      <a:prstGeom prst="rect">
                        <a:avLst/>
                      </a:prstGeom>
                      <a:noFill/>
                      <a:ln>
                        <a:noFill/>
                      </a:ln>
                    </pic:spPr>
                  </pic:pic>
                </a:graphicData>
              </a:graphic>
            </wp:inline>
          </w:drawing>
        </w:r>
      </w:ins>
    </w:p>
    <w:p>
      <w:pPr>
        <w:pStyle w:val="6"/>
        <w:numPr>
          <w:ilvl w:val="-1"/>
          <w:numId w:val="0"/>
        </w:numPr>
        <w:ind w:left="0" w:firstLine="0"/>
        <w:pPrChange w:id="3519" w:author="像个男人一样" w:date="2018-03-21T01:37:55Z">
          <w:pPr/>
        </w:pPrChange>
      </w:pPr>
      <w:ins w:id="3520" w:author="像个男人一样" w:date="2018-03-21T01:37:36Z">
        <w:r>
          <w:rPr/>
          <w:t xml:space="preserve">Figure </w:t>
        </w:r>
      </w:ins>
      <w:ins w:id="3521" w:author="像个男人一样" w:date="2018-03-21T01:37:36Z">
        <w:r>
          <w:rPr/>
          <w:fldChar w:fldCharType="begin"/>
        </w:r>
      </w:ins>
      <w:ins w:id="3522" w:author="像个男人一样" w:date="2018-03-21T01:37:36Z">
        <w:r>
          <w:rPr/>
          <w:instrText xml:space="preserve"> STYLEREF 1 \s </w:instrText>
        </w:r>
      </w:ins>
      <w:ins w:id="3523" w:author="像个男人一样" w:date="2018-03-21T01:37:36Z">
        <w:r>
          <w:rPr/>
          <w:fldChar w:fldCharType="separate"/>
        </w:r>
      </w:ins>
      <w:ins w:id="3524" w:author="像个男人一样" w:date="2018-03-21T01:37:36Z">
        <w:r>
          <w:rPr/>
          <w:t>2</w:t>
        </w:r>
      </w:ins>
      <w:ins w:id="3525" w:author="像个男人一样" w:date="2018-03-21T01:37:36Z">
        <w:r>
          <w:rPr/>
          <w:fldChar w:fldCharType="end"/>
        </w:r>
      </w:ins>
      <w:ins w:id="3526" w:author="像个男人一样" w:date="2018-03-21T01:37:36Z">
        <w:r>
          <w:rPr>
            <w:rFonts w:hint="eastAsia"/>
            <w:lang w:eastAsia="zh-CN"/>
          </w:rPr>
          <w:t>.</w:t>
        </w:r>
      </w:ins>
      <w:ins w:id="3527" w:author="像个男人一样" w:date="2018-03-21T01:37:36Z">
        <w:r>
          <w:rPr/>
          <w:fldChar w:fldCharType="begin"/>
        </w:r>
      </w:ins>
      <w:ins w:id="3528" w:author="像个男人一样" w:date="2018-03-21T01:37:36Z">
        <w:r>
          <w:rPr/>
          <w:instrText xml:space="preserve"> SEQ Figure \* ARABIC \s 1 </w:instrText>
        </w:r>
      </w:ins>
      <w:ins w:id="3529" w:author="像个男人一样" w:date="2018-03-21T01:37:36Z">
        <w:r>
          <w:rPr/>
          <w:fldChar w:fldCharType="separate"/>
        </w:r>
      </w:ins>
      <w:ins w:id="3530" w:author="像个男人一样" w:date="2018-03-22T11:51:08Z">
        <w:r>
          <w:rPr/>
          <w:t>5</w:t>
        </w:r>
      </w:ins>
      <w:ins w:id="3531" w:author="像个男人一样" w:date="2018-03-21T01:37:36Z">
        <w:r>
          <w:rPr/>
          <w:fldChar w:fldCharType="end"/>
        </w:r>
      </w:ins>
      <w:ins w:id="3532" w:author="像个男人一样" w:date="2018-03-21T01:37:36Z">
        <w:bookmarkStart w:id="335" w:name="_Toc19886"/>
        <w:bookmarkStart w:id="336" w:name="_Toc9765"/>
        <w:bookmarkStart w:id="337" w:name="_Toc707"/>
        <w:bookmarkStart w:id="338" w:name="_Toc2991"/>
        <w:bookmarkStart w:id="339" w:name="_Toc13735"/>
        <w:bookmarkStart w:id="340" w:name="_Toc30708"/>
        <w:bookmarkStart w:id="341" w:name="_Toc1939"/>
        <w:bookmarkStart w:id="342" w:name="_Toc25197"/>
        <w:bookmarkStart w:id="343" w:name="_Toc18127"/>
        <w:bookmarkStart w:id="344" w:name="_Toc26578"/>
        <w:bookmarkStart w:id="345" w:name="_Toc16096"/>
        <w:bookmarkStart w:id="346" w:name="_Toc10748"/>
        <w:bookmarkStart w:id="347" w:name="_Toc26171"/>
        <w:bookmarkStart w:id="348" w:name="_Toc21837"/>
        <w:bookmarkStart w:id="349" w:name="_Toc17006"/>
        <w:bookmarkStart w:id="350" w:name="_Toc8412"/>
        <w:bookmarkStart w:id="351" w:name="_Toc2189"/>
        <w:bookmarkStart w:id="352" w:name="_Toc15710"/>
        <w:bookmarkStart w:id="353" w:name="_Toc27490"/>
        <w:bookmarkStart w:id="354" w:name="_Toc3934"/>
        <w:bookmarkStart w:id="355" w:name="_Toc12599"/>
        <w:bookmarkStart w:id="356" w:name="_Toc8559"/>
        <w:bookmarkStart w:id="357" w:name="_Toc20115"/>
        <w:bookmarkStart w:id="358" w:name="_Toc26875"/>
        <w:bookmarkStart w:id="359" w:name="_Toc2765"/>
        <w:bookmarkStart w:id="360" w:name="_Toc17701"/>
        <w:r>
          <w:rPr>
            <w:rFonts w:hint="eastAsia"/>
            <w:lang w:eastAsia="zh-CN"/>
          </w:rPr>
          <w:t>:A Step, Stride and Heading Determination for the Pedestrian Navigation System</w:t>
        </w:r>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ins>
    </w:p>
    <w:p/>
    <w:p>
      <w:pPr>
        <w:rPr>
          <w:del w:id="3533" w:author="像个男人一样" w:date="2018-03-22T11:58:39Z"/>
        </w:rPr>
      </w:pPr>
      <w:del w:id="3534" w:author="像个男人一样" w:date="2018-03-21T01:38:05Z">
        <w:r>
          <w:rPr>
            <w:lang w:val="en-US"/>
          </w:rPr>
          <w:delText xml:space="preserve">Picture </w:delText>
        </w:r>
      </w:del>
      <w:ins w:id="3535" w:author="像个男人一样" w:date="2018-03-21T01:38:05Z">
        <w:r>
          <w:rPr>
            <w:rFonts w:hint="eastAsia"/>
            <w:lang w:val="en-US" w:eastAsia="zh-CN"/>
          </w:rPr>
          <w:t>Fig</w:t>
        </w:r>
      </w:ins>
      <w:ins w:id="3536" w:author="像个男人一样" w:date="2018-03-21T01:38:06Z">
        <w:r>
          <w:rPr>
            <w:rFonts w:hint="eastAsia"/>
            <w:lang w:val="en-US" w:eastAsia="zh-CN"/>
          </w:rPr>
          <w:t>u</w:t>
        </w:r>
      </w:ins>
      <w:ins w:id="3537" w:author="像个男人一样" w:date="2018-03-21T01:38:07Z">
        <w:r>
          <w:rPr>
            <w:rFonts w:hint="eastAsia"/>
            <w:lang w:val="en-US" w:eastAsia="zh-CN"/>
          </w:rPr>
          <w:t>re</w:t>
        </w:r>
      </w:ins>
      <w:ins w:id="3538" w:author="像个男人一样" w:date="2018-03-21T01:38:08Z">
        <w:r>
          <w:rPr>
            <w:rFonts w:hint="eastAsia"/>
            <w:lang w:val="en-US" w:eastAsia="zh-CN"/>
          </w:rPr>
          <w:t xml:space="preserve"> </w:t>
        </w:r>
      </w:ins>
      <w:r>
        <w:t>2.</w:t>
      </w:r>
      <w:del w:id="3539" w:author="像个男人一样" w:date="2018-03-21T01:38:01Z">
        <w:r>
          <w:rPr>
            <w:lang w:val="en-US"/>
          </w:rPr>
          <w:delText xml:space="preserve">2.2.2 </w:delText>
        </w:r>
      </w:del>
      <w:ins w:id="3540" w:author="像个男人一样" w:date="2018-03-21T01:38:01Z">
        <w:r>
          <w:rPr>
            <w:rFonts w:hint="eastAsia"/>
            <w:lang w:val="en-US" w:eastAsia="zh-CN"/>
          </w:rPr>
          <w:t>5</w:t>
        </w:r>
      </w:ins>
      <w:r>
        <w:t xml:space="preserve">below shows the typical three axes, x, y and z (matching vertical, forward and side acceleration) data of the accelerometer in my iPhone during walking, and what conclusion can be judged from this picture. So no matter how the pedometer wears the phone, there is at least one axis data have sharply periodic changes (this picture shows the Y axis changing sharply). </w:t>
      </w:r>
    </w:p>
    <w:p>
      <w:pPr>
        <w:pPrChange w:id="3541" w:author="像个男人一样" w:date="2018-03-21T01:38:53Z">
          <w:pPr>
            <w:pStyle w:val="17"/>
          </w:pPr>
        </w:pPrChange>
      </w:pPr>
      <w:del w:id="3542" w:author="像个男人一样" w:date="2018-03-22T11:58:39Z">
        <w:r>
          <w:rPr/>
          <w:delText xml:space="preserve">Figure 2. </w:delText>
        </w:r>
      </w:del>
      <w:del w:id="3543" w:author="像个男人一样" w:date="2018-03-22T11:58:39Z">
        <w:r>
          <w:rPr/>
          <w:fldChar w:fldCharType="begin"/>
        </w:r>
      </w:del>
      <w:del w:id="3544" w:author="像个男人一样" w:date="2018-03-22T11:58:39Z">
        <w:r>
          <w:rPr/>
          <w:delInstrText xml:space="preserve"> SEQ Figure_2. \* ARABIC </w:delInstrText>
        </w:r>
      </w:del>
      <w:del w:id="3545" w:author="像个男人一样" w:date="2018-03-22T11:58:39Z">
        <w:r>
          <w:rPr/>
          <w:fldChar w:fldCharType="separate"/>
        </w:r>
      </w:del>
      <w:ins w:id="3546" w:author="像个男人一样" w:date="2018-03-22T11:51:08Z">
        <w:del w:id="3547" w:author="像个男人一样" w:date="2018-03-22T11:58:39Z">
          <w:r>
            <w:rPr>
              <w:b/>
            </w:rPr>
            <w:delText>错误！未指定顺序。</w:delText>
          </w:r>
        </w:del>
      </w:ins>
      <w:ins w:id="3548" w:author="像个男人一样" w:date="2018-03-21T23:39:02Z">
        <w:del w:id="3549" w:author="像个男人一样" w:date="2018-03-22T11:58:39Z">
          <w:r>
            <w:rPr>
              <w:b/>
            </w:rPr>
            <w:delText>错误！未指定顺序。</w:delText>
          </w:r>
        </w:del>
      </w:ins>
      <w:ins w:id="3550" w:author="像个男人一样" w:date="2018-03-21T23:10:04Z">
        <w:del w:id="3551" w:author="像个男人一样" w:date="2018-03-22T11:58:39Z">
          <w:r>
            <w:rPr>
              <w:b/>
            </w:rPr>
            <w:delText>错误！未指定顺序。</w:delText>
          </w:r>
        </w:del>
      </w:ins>
      <w:ins w:id="3552" w:author="像个男人一样" w:date="2018-03-21T23:08:43Z">
        <w:del w:id="3553" w:author="像个男人一样" w:date="2018-03-22T11:58:39Z">
          <w:r>
            <w:rPr>
              <w:b/>
            </w:rPr>
            <w:delText>错误！未指定顺序。</w:delText>
          </w:r>
        </w:del>
      </w:ins>
      <w:ins w:id="3554" w:author="像个男人一样" w:date="2018-03-21T02:33:46Z">
        <w:del w:id="3555" w:author="像个男人一样" w:date="2018-03-22T11:58:39Z">
          <w:r>
            <w:rPr>
              <w:b/>
            </w:rPr>
            <w:delText>错误！未指定顺序。</w:delText>
          </w:r>
        </w:del>
      </w:ins>
      <w:ins w:id="3556" w:author="像个男人一样" w:date="2018-03-21T02:33:00Z">
        <w:del w:id="3557" w:author="像个男人一样" w:date="2018-03-22T11:58:39Z">
          <w:r>
            <w:rPr>
              <w:b/>
            </w:rPr>
            <w:delText>错误！未指定顺序。</w:delText>
          </w:r>
        </w:del>
      </w:ins>
      <w:ins w:id="3558" w:author="像个男人一样" w:date="2018-03-21T02:31:33Z">
        <w:del w:id="3559" w:author="像个男人一样" w:date="2018-03-22T11:58:39Z">
          <w:r>
            <w:rPr>
              <w:b/>
            </w:rPr>
            <w:delText>错误！未指定顺序。</w:delText>
          </w:r>
        </w:del>
      </w:ins>
      <w:ins w:id="3560" w:author="像个男人一样" w:date="2018-03-21T02:30:57Z">
        <w:del w:id="3561" w:author="像个男人一样" w:date="2018-03-22T11:58:39Z">
          <w:r>
            <w:rPr>
              <w:b/>
            </w:rPr>
            <w:delText>错误！未指定顺序。</w:delText>
          </w:r>
        </w:del>
      </w:ins>
      <w:ins w:id="3562" w:author="像个男人一样" w:date="2018-03-21T02:29:55Z">
        <w:del w:id="3563" w:author="像个男人一样" w:date="2018-03-22T11:58:39Z">
          <w:r>
            <w:rPr>
              <w:b/>
            </w:rPr>
            <w:delText>错误！未指定顺序。</w:delText>
          </w:r>
        </w:del>
      </w:ins>
      <w:ins w:id="3564" w:author="像个男人一样" w:date="2018-03-21T02:29:18Z">
        <w:del w:id="3565" w:author="像个男人一样" w:date="2018-03-22T11:58:39Z">
          <w:r>
            <w:rPr>
              <w:b/>
            </w:rPr>
            <w:delText>错误！未指定顺序。</w:delText>
          </w:r>
        </w:del>
      </w:ins>
      <w:ins w:id="3566" w:author="像个男人一样" w:date="2018-03-21T02:26:27Z">
        <w:del w:id="3567" w:author="像个男人一样" w:date="2018-03-22T11:58:39Z">
          <w:r>
            <w:rPr>
              <w:b/>
            </w:rPr>
            <w:delText>错误！未指定顺序。</w:delText>
          </w:r>
        </w:del>
      </w:ins>
      <w:ins w:id="3568" w:author="像个男人一样" w:date="2018-03-21T02:25:38Z">
        <w:del w:id="3569" w:author="像个男人一样" w:date="2018-03-22T11:58:39Z">
          <w:r>
            <w:rPr>
              <w:b/>
            </w:rPr>
            <w:delText>错误！未指定顺序。</w:delText>
          </w:r>
        </w:del>
      </w:ins>
      <w:ins w:id="3570" w:author="像个男人一样" w:date="2018-03-21T02:24:39Z">
        <w:del w:id="3571" w:author="像个男人一样" w:date="2018-03-22T11:58:39Z">
          <w:r>
            <w:rPr>
              <w:b/>
            </w:rPr>
            <w:delText>错误！未指定顺序。</w:delText>
          </w:r>
        </w:del>
      </w:ins>
      <w:ins w:id="3572" w:author="像个男人一样" w:date="2018-03-21T02:23:03Z">
        <w:del w:id="3573" w:author="像个男人一样" w:date="2018-03-22T11:58:39Z">
          <w:r>
            <w:rPr>
              <w:b/>
            </w:rPr>
            <w:delText>错误！未指定顺序。</w:delText>
          </w:r>
        </w:del>
      </w:ins>
      <w:ins w:id="3574" w:author="像个男人一样" w:date="2018-03-21T02:22:42Z">
        <w:del w:id="3575" w:author="像个男人一样" w:date="2018-03-22T11:58:39Z">
          <w:r>
            <w:rPr>
              <w:b/>
            </w:rPr>
            <w:delText>错误！未指定顺序。</w:delText>
          </w:r>
        </w:del>
      </w:ins>
      <w:ins w:id="3576" w:author="像个男人一样" w:date="2018-03-21T02:17:56Z">
        <w:del w:id="3577" w:author="像个男人一样" w:date="2018-03-22T11:58:39Z">
          <w:r>
            <w:rPr>
              <w:b/>
            </w:rPr>
            <w:delText>错误！未指定顺序。</w:delText>
          </w:r>
        </w:del>
      </w:ins>
      <w:ins w:id="3578" w:author="像个男人一样" w:date="2018-03-21T02:17:31Z">
        <w:del w:id="3579" w:author="像个男人一样" w:date="2018-03-22T11:58:39Z">
          <w:r>
            <w:rPr>
              <w:b/>
            </w:rPr>
            <w:delText>错误！未指定顺序。</w:delText>
          </w:r>
        </w:del>
      </w:ins>
      <w:ins w:id="3580" w:author="像个男人一样" w:date="2018-03-21T02:17:05Z">
        <w:del w:id="3581" w:author="像个男人一样" w:date="2018-03-22T11:58:39Z">
          <w:r>
            <w:rPr>
              <w:b/>
            </w:rPr>
            <w:delText>错误！未指定顺序。</w:delText>
          </w:r>
        </w:del>
      </w:ins>
      <w:ins w:id="3582" w:author="像个男人一样" w:date="2018-03-21T02:15:30Z">
        <w:del w:id="3583" w:author="像个男人一样" w:date="2018-03-22T11:58:39Z">
          <w:r>
            <w:rPr>
              <w:b/>
            </w:rPr>
            <w:delText>错误！未指定顺序。</w:delText>
          </w:r>
        </w:del>
      </w:ins>
      <w:ins w:id="3584" w:author="像个男人一样" w:date="2018-03-21T02:14:29Z">
        <w:del w:id="3585" w:author="像个男人一样" w:date="2018-03-22T11:58:39Z">
          <w:r>
            <w:rPr>
              <w:b/>
            </w:rPr>
            <w:delText>错误！未指定顺序。</w:delText>
          </w:r>
        </w:del>
      </w:ins>
      <w:ins w:id="3586" w:author="像个男人一样" w:date="2018-03-21T02:13:48Z">
        <w:del w:id="3587" w:author="像个男人一样" w:date="2018-03-22T11:58:39Z">
          <w:r>
            <w:rPr>
              <w:b/>
            </w:rPr>
            <w:delText>错误！未指定顺序。</w:delText>
          </w:r>
        </w:del>
      </w:ins>
      <w:ins w:id="3588" w:author="像个男人一样" w:date="2018-03-21T02:12:37Z">
        <w:del w:id="3589" w:author="像个男人一样" w:date="2018-03-22T11:58:39Z">
          <w:r>
            <w:rPr>
              <w:b/>
            </w:rPr>
            <w:delText>错误！未指定顺序。</w:delText>
          </w:r>
        </w:del>
      </w:ins>
      <w:ins w:id="3590" w:author="像个男人一样" w:date="2018-03-21T02:02:58Z">
        <w:del w:id="3591" w:author="像个男人一样" w:date="2018-03-22T11:58:39Z">
          <w:r>
            <w:rPr>
              <w:b/>
            </w:rPr>
            <w:delText>错误！未指定顺序。</w:delText>
          </w:r>
        </w:del>
      </w:ins>
      <w:ins w:id="3592" w:author="像个男人一样" w:date="2018-03-21T02:02:10Z">
        <w:del w:id="3593" w:author="像个男人一样" w:date="2018-03-22T11:58:39Z">
          <w:r>
            <w:rPr>
              <w:b/>
            </w:rPr>
            <w:delText>错误！未指定顺序。</w:delText>
          </w:r>
        </w:del>
      </w:ins>
      <w:ins w:id="3594" w:author="像个男人一样" w:date="2018-03-21T02:01:17Z">
        <w:del w:id="3595" w:author="像个男人一样" w:date="2018-03-22T11:58:39Z">
          <w:r>
            <w:rPr>
              <w:b/>
            </w:rPr>
            <w:delText>错误！未指定顺序。</w:delText>
          </w:r>
        </w:del>
      </w:ins>
      <w:ins w:id="3596" w:author="像个男人一样" w:date="2018-03-21T02:00:24Z">
        <w:del w:id="3597" w:author="像个男人一样" w:date="2018-03-22T11:58:39Z">
          <w:r>
            <w:rPr>
              <w:b/>
            </w:rPr>
            <w:delText>错误！未指定顺序。</w:delText>
          </w:r>
        </w:del>
      </w:ins>
      <w:ins w:id="3598" w:author="像个男人一样" w:date="2018-03-21T01:59:31Z">
        <w:del w:id="3599" w:author="像个男人一样" w:date="2018-03-22T11:58:39Z">
          <w:r>
            <w:rPr>
              <w:b/>
            </w:rPr>
            <w:delText>错误！未指定顺序。</w:delText>
          </w:r>
        </w:del>
      </w:ins>
      <w:ins w:id="3600" w:author="像个男人一样" w:date="2018-03-21T01:58:49Z">
        <w:del w:id="3601" w:author="像个男人一样" w:date="2018-03-22T11:58:39Z">
          <w:r>
            <w:rPr>
              <w:b/>
            </w:rPr>
            <w:delText>错误！未指定顺序。</w:delText>
          </w:r>
        </w:del>
      </w:ins>
      <w:ins w:id="3602" w:author="像个男人一样" w:date="2018-03-21T01:58:24Z">
        <w:del w:id="3603" w:author="像个男人一样" w:date="2018-03-22T11:58:39Z">
          <w:r>
            <w:rPr>
              <w:b/>
            </w:rPr>
            <w:delText>错误！未指定顺序。</w:delText>
          </w:r>
        </w:del>
      </w:ins>
      <w:ins w:id="3604" w:author="像个男人一样" w:date="2018-03-21T01:57:59Z">
        <w:del w:id="3605" w:author="像个男人一样" w:date="2018-03-22T11:58:39Z">
          <w:r>
            <w:rPr>
              <w:b/>
            </w:rPr>
            <w:delText>错误！未指定顺序。</w:delText>
          </w:r>
        </w:del>
      </w:ins>
      <w:ins w:id="3606" w:author="像个男人一样" w:date="2018-03-21T01:48:38Z">
        <w:del w:id="3607" w:author="像个男人一样" w:date="2018-03-22T11:58:39Z">
          <w:r>
            <w:rPr>
              <w:b/>
            </w:rPr>
            <w:delText>错误！未指定顺序。</w:delText>
          </w:r>
        </w:del>
      </w:ins>
      <w:ins w:id="3608" w:author="像个男人一样" w:date="2018-03-21T01:48:07Z">
        <w:del w:id="3609" w:author="像个男人一样" w:date="2018-03-22T11:58:39Z">
          <w:r>
            <w:rPr>
              <w:b/>
            </w:rPr>
            <w:delText>错误！未指定顺序。</w:delText>
          </w:r>
        </w:del>
      </w:ins>
      <w:ins w:id="3610" w:author="像个男人一样" w:date="2018-03-21T01:47:32Z">
        <w:del w:id="3611" w:author="像个男人一样" w:date="2018-03-22T11:58:39Z">
          <w:r>
            <w:rPr>
              <w:b/>
            </w:rPr>
            <w:delText>错误！未指定顺序。</w:delText>
          </w:r>
        </w:del>
      </w:ins>
      <w:ins w:id="3612" w:author="像个男人一样" w:date="2018-03-21T01:46:10Z">
        <w:del w:id="3613" w:author="像个男人一样" w:date="2018-03-22T11:58:39Z">
          <w:r>
            <w:rPr>
              <w:b/>
            </w:rPr>
            <w:delText>错误！未指定顺序。</w:delText>
          </w:r>
        </w:del>
      </w:ins>
      <w:ins w:id="3614" w:author="像个男人一样" w:date="2018-03-21T01:45:53Z">
        <w:del w:id="3615" w:author="像个男人一样" w:date="2018-03-22T11:58:39Z">
          <w:r>
            <w:rPr>
              <w:b/>
            </w:rPr>
            <w:delText>错误！未指定顺序。</w:delText>
          </w:r>
        </w:del>
      </w:ins>
      <w:ins w:id="3616" w:author="像个男人一样" w:date="2018-03-21T01:45:08Z">
        <w:del w:id="3617" w:author="像个男人一样" w:date="2018-03-22T11:58:39Z">
          <w:r>
            <w:rPr>
              <w:b/>
            </w:rPr>
            <w:delText>错误！未指定顺序。</w:delText>
          </w:r>
        </w:del>
      </w:ins>
      <w:ins w:id="3618" w:author="像个男人一样" w:date="2018-03-21T01:43:02Z">
        <w:del w:id="3619" w:author="像个男人一样" w:date="2018-03-22T11:58:39Z">
          <w:r>
            <w:rPr>
              <w:b/>
            </w:rPr>
            <w:delText>错误！未指定顺序。</w:delText>
          </w:r>
        </w:del>
      </w:ins>
      <w:ins w:id="3620" w:author="像个男人一样" w:date="2018-03-21T01:42:07Z">
        <w:del w:id="3621" w:author="像个男人一样" w:date="2018-03-22T11:58:39Z">
          <w:r>
            <w:rPr>
              <w:b/>
            </w:rPr>
            <w:delText>错误！未指定顺序。</w:delText>
          </w:r>
        </w:del>
      </w:ins>
      <w:ins w:id="3622" w:author="像个男人一样" w:date="2018-03-21T01:40:46Z">
        <w:del w:id="3623" w:author="像个男人一样" w:date="2018-03-22T11:58:39Z">
          <w:r>
            <w:rPr>
              <w:b/>
            </w:rPr>
            <w:delText>错误！未指定顺序。</w:delText>
          </w:r>
        </w:del>
      </w:ins>
      <w:ins w:id="3624" w:author="像个男人一样" w:date="2018-03-21T01:40:04Z">
        <w:del w:id="3625" w:author="像个男人一样" w:date="2018-03-22T11:58:39Z">
          <w:r>
            <w:rPr>
              <w:b/>
            </w:rPr>
            <w:delText>错误！未指定顺序。</w:delText>
          </w:r>
        </w:del>
      </w:ins>
      <w:ins w:id="3626" w:author="像个男人一样" w:date="2018-03-21T01:39:29Z">
        <w:del w:id="3627" w:author="像个男人一样" w:date="2018-03-22T11:58:39Z">
          <w:r>
            <w:rPr>
              <w:b/>
            </w:rPr>
            <w:delText>错误！未指定顺序。</w:delText>
          </w:r>
        </w:del>
      </w:ins>
      <w:del w:id="3628" w:author="像个男人一样" w:date="2018-03-22T11:58:39Z">
        <w:r>
          <w:rPr/>
          <w:delText>6</w:delText>
        </w:r>
      </w:del>
      <w:del w:id="3629" w:author="像个男人一样" w:date="2018-03-22T11:58:39Z">
        <w:r>
          <w:rPr/>
          <w:fldChar w:fldCharType="end"/>
        </w:r>
      </w:del>
      <w:del w:id="3630" w:author="像个男人一样" w:date="2018-03-21T01:38:52Z">
        <w:r>
          <w:rPr/>
          <w:delText xml:space="preserve"> </w:delText>
        </w:r>
      </w:del>
      <w:del w:id="3631" w:author="像个男人一样" w:date="2018-03-21T01:38:35Z">
        <w:r>
          <w:rPr/>
          <w:delText>The three axes data of the accelerometer from iPhone</w:delText>
        </w:r>
      </w:del>
    </w:p>
    <w:p>
      <w:pPr>
        <w:rPr>
          <w:ins w:id="3632" w:author="像个男人一样" w:date="2018-03-21T01:38:39Z"/>
        </w:rPr>
      </w:pPr>
      <w:r>
        <w:drawing>
          <wp:inline distT="0" distB="0" distL="0" distR="0">
            <wp:extent cx="5349875" cy="2743200"/>
            <wp:effectExtent l="0" t="0" r="3175"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pPr>
        <w:pStyle w:val="11"/>
        <w:pPrChange w:id="3633" w:author="像个男人一样" w:date="2018-03-21T01:39:00Z">
          <w:pPr/>
        </w:pPrChange>
      </w:pPr>
      <w:ins w:id="3634" w:author="像个男人一样" w:date="2018-03-21T01:38:49Z">
        <w:r>
          <w:rPr/>
          <w:t xml:space="preserve">Figure </w:t>
        </w:r>
      </w:ins>
      <w:ins w:id="3635" w:author="像个男人一样" w:date="2018-03-21T01:38:49Z">
        <w:r>
          <w:rPr/>
          <w:fldChar w:fldCharType="begin"/>
        </w:r>
      </w:ins>
      <w:ins w:id="3636" w:author="像个男人一样" w:date="2018-03-21T01:38:49Z">
        <w:r>
          <w:rPr/>
          <w:instrText xml:space="preserve"> STYLEREF 1 \s </w:instrText>
        </w:r>
      </w:ins>
      <w:ins w:id="3637" w:author="像个男人一样" w:date="2018-03-21T01:38:49Z">
        <w:r>
          <w:rPr/>
          <w:fldChar w:fldCharType="separate"/>
        </w:r>
      </w:ins>
      <w:ins w:id="3638" w:author="像个男人一样" w:date="2018-03-21T01:38:49Z">
        <w:r>
          <w:rPr/>
          <w:t>2</w:t>
        </w:r>
      </w:ins>
      <w:ins w:id="3639" w:author="像个男人一样" w:date="2018-03-21T01:38:49Z">
        <w:r>
          <w:rPr/>
          <w:fldChar w:fldCharType="end"/>
        </w:r>
      </w:ins>
      <w:ins w:id="3640" w:author="像个男人一样" w:date="2018-03-21T01:38:49Z">
        <w:r>
          <w:rPr>
            <w:rFonts w:hint="eastAsia"/>
            <w:lang w:eastAsia="zh-CN"/>
          </w:rPr>
          <w:t>.</w:t>
        </w:r>
      </w:ins>
      <w:ins w:id="3641" w:author="像个男人一样" w:date="2018-03-21T01:38:49Z">
        <w:r>
          <w:rPr/>
          <w:fldChar w:fldCharType="begin"/>
        </w:r>
      </w:ins>
      <w:ins w:id="3642" w:author="像个男人一样" w:date="2018-03-21T01:38:49Z">
        <w:r>
          <w:rPr/>
          <w:instrText xml:space="preserve"> SEQ Figure \* ARABIC \s 1 </w:instrText>
        </w:r>
      </w:ins>
      <w:ins w:id="3643" w:author="像个男人一样" w:date="2018-03-21T01:38:49Z">
        <w:r>
          <w:rPr/>
          <w:fldChar w:fldCharType="separate"/>
        </w:r>
      </w:ins>
      <w:ins w:id="3644" w:author="像个男人一样" w:date="2018-03-22T11:51:08Z">
        <w:r>
          <w:rPr/>
          <w:t>6</w:t>
        </w:r>
      </w:ins>
      <w:ins w:id="3645" w:author="像个男人一样" w:date="2018-03-21T01:38:49Z">
        <w:r>
          <w:rPr/>
          <w:fldChar w:fldCharType="end"/>
        </w:r>
      </w:ins>
      <w:ins w:id="3646" w:author="像个男人一样" w:date="2018-03-21T01:38:49Z">
        <w:bookmarkStart w:id="361" w:name="_Toc1373"/>
        <w:bookmarkStart w:id="362" w:name="_Toc343"/>
        <w:bookmarkStart w:id="363" w:name="_Toc23021"/>
        <w:bookmarkStart w:id="364" w:name="_Toc15005"/>
        <w:bookmarkStart w:id="365" w:name="_Toc3980"/>
        <w:bookmarkStart w:id="366" w:name="_Toc19466"/>
        <w:bookmarkStart w:id="367" w:name="_Toc30426"/>
        <w:bookmarkStart w:id="368" w:name="_Toc12246"/>
        <w:bookmarkStart w:id="369" w:name="_Toc10065"/>
        <w:bookmarkStart w:id="370" w:name="_Toc15491"/>
        <w:bookmarkStart w:id="371" w:name="_Toc13466"/>
        <w:bookmarkStart w:id="372" w:name="_Toc9582"/>
        <w:bookmarkStart w:id="373" w:name="_Toc1656"/>
        <w:bookmarkStart w:id="374" w:name="_Toc3963"/>
        <w:bookmarkStart w:id="375" w:name="_Toc11415"/>
        <w:bookmarkStart w:id="376" w:name="_Toc10603"/>
        <w:bookmarkStart w:id="377" w:name="_Toc6237"/>
        <w:bookmarkStart w:id="378" w:name="_Toc29940"/>
        <w:bookmarkStart w:id="379" w:name="_Toc2452"/>
        <w:bookmarkStart w:id="380" w:name="_Toc17438"/>
        <w:bookmarkStart w:id="381" w:name="_Toc387"/>
        <w:bookmarkStart w:id="382" w:name="_Toc7459"/>
        <w:bookmarkStart w:id="383" w:name="_Toc12811"/>
        <w:bookmarkStart w:id="384" w:name="_Toc28628"/>
        <w:bookmarkStart w:id="385" w:name="_Toc1696"/>
        <w:bookmarkStart w:id="386" w:name="_Toc10788"/>
        <w:r>
          <w:rPr>
            <w:rFonts w:hint="eastAsia"/>
            <w:lang w:eastAsia="zh-CN"/>
          </w:rPr>
          <w:t>:The three axes data of the accelerometer from iPhone</w:t>
        </w:r>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ins>
    </w:p>
    <w:p>
      <w:r>
        <w:t>Normally, we can calculate a peak value and a bottom value during one step.</w:t>
      </w:r>
    </w:p>
    <w:p>
      <w:pPr>
        <w:rPr>
          <w:del w:id="3647" w:author="像个男人一样" w:date="2018-03-22T11:58:30Z"/>
        </w:rPr>
      </w:pPr>
      <w:r>
        <w:t xml:space="preserve">And we can use the sum formula </w:t>
      </w:r>
      <w:r>
        <w:rPr>
          <w:bCs w:val="0"/>
          <w:sz w:val="24"/>
          <w:szCs w:val="22"/>
          <w:rPrChange w:id="3648" w:author="像个男人一样" w:date="2018-03-22T11:58:34Z">
            <w:rPr>
              <w:bCs/>
              <w:sz w:val="28"/>
              <w:szCs w:val="28"/>
            </w:rPr>
          </w:rPrChange>
        </w:rPr>
        <w:t xml:space="preserve">to get </w:t>
      </w:r>
      <w:r>
        <w:t>a diagram below picture. As a valid step must have only one peak value and one bottom value.</w:t>
      </w:r>
    </w:p>
    <w:p>
      <w:pPr>
        <w:pPrChange w:id="3649" w:author="像个男人一样" w:date="2018-03-21T01:39:41Z">
          <w:pPr>
            <w:pStyle w:val="17"/>
          </w:pPr>
        </w:pPrChange>
      </w:pPr>
      <w:del w:id="3650" w:author="像个男人一样" w:date="2018-03-22T11:58:30Z">
        <w:r>
          <w:rPr/>
          <w:delText xml:space="preserve">Figure 2. </w:delText>
        </w:r>
      </w:del>
      <w:del w:id="3651" w:author="像个男人一样" w:date="2018-03-22T11:58:30Z">
        <w:r>
          <w:rPr/>
          <w:fldChar w:fldCharType="begin"/>
        </w:r>
      </w:del>
      <w:del w:id="3652" w:author="像个男人一样" w:date="2018-03-22T11:58:30Z">
        <w:r>
          <w:rPr/>
          <w:delInstrText xml:space="preserve"> SEQ Figure_2. \* ARABIC </w:delInstrText>
        </w:r>
      </w:del>
      <w:del w:id="3653" w:author="像个男人一样" w:date="2018-03-22T11:58:30Z">
        <w:r>
          <w:rPr/>
          <w:fldChar w:fldCharType="separate"/>
        </w:r>
      </w:del>
      <w:ins w:id="3654" w:author="像个男人一样" w:date="2018-03-22T11:51:08Z">
        <w:del w:id="3655" w:author="像个男人一样" w:date="2018-03-22T11:58:30Z">
          <w:r>
            <w:rPr>
              <w:b/>
            </w:rPr>
            <w:delText>错误！未指定顺序。</w:delText>
          </w:r>
        </w:del>
      </w:ins>
      <w:ins w:id="3656" w:author="像个男人一样" w:date="2018-03-21T23:39:02Z">
        <w:del w:id="3657" w:author="像个男人一样" w:date="2018-03-22T11:58:30Z">
          <w:r>
            <w:rPr>
              <w:b/>
            </w:rPr>
            <w:delText>错误！未指定顺序。</w:delText>
          </w:r>
        </w:del>
      </w:ins>
      <w:ins w:id="3658" w:author="像个男人一样" w:date="2018-03-21T23:10:03Z">
        <w:del w:id="3659" w:author="像个男人一样" w:date="2018-03-22T11:58:30Z">
          <w:r>
            <w:rPr>
              <w:b/>
            </w:rPr>
            <w:delText>错误！未指定顺序。</w:delText>
          </w:r>
        </w:del>
      </w:ins>
      <w:ins w:id="3660" w:author="像个男人一样" w:date="2018-03-21T23:08:43Z">
        <w:del w:id="3661" w:author="像个男人一样" w:date="2018-03-22T11:58:30Z">
          <w:r>
            <w:rPr>
              <w:b/>
            </w:rPr>
            <w:delText>错误！未指定顺序。</w:delText>
          </w:r>
        </w:del>
      </w:ins>
      <w:ins w:id="3662" w:author="像个男人一样" w:date="2018-03-21T02:33:46Z">
        <w:del w:id="3663" w:author="像个男人一样" w:date="2018-03-22T11:58:30Z">
          <w:r>
            <w:rPr>
              <w:b/>
            </w:rPr>
            <w:delText>错误！未指定顺序。</w:delText>
          </w:r>
        </w:del>
      </w:ins>
      <w:ins w:id="3664" w:author="像个男人一样" w:date="2018-03-21T02:33:00Z">
        <w:del w:id="3665" w:author="像个男人一样" w:date="2018-03-22T11:58:30Z">
          <w:r>
            <w:rPr>
              <w:b/>
            </w:rPr>
            <w:delText>错误！未指定顺序。</w:delText>
          </w:r>
        </w:del>
      </w:ins>
      <w:ins w:id="3666" w:author="像个男人一样" w:date="2018-03-21T02:31:33Z">
        <w:del w:id="3667" w:author="像个男人一样" w:date="2018-03-22T11:58:30Z">
          <w:r>
            <w:rPr>
              <w:b/>
            </w:rPr>
            <w:delText>错误！未指定顺序。</w:delText>
          </w:r>
        </w:del>
      </w:ins>
      <w:ins w:id="3668" w:author="像个男人一样" w:date="2018-03-21T02:30:57Z">
        <w:del w:id="3669" w:author="像个男人一样" w:date="2018-03-22T11:58:30Z">
          <w:r>
            <w:rPr>
              <w:b/>
            </w:rPr>
            <w:delText>错误！未指定顺序。</w:delText>
          </w:r>
        </w:del>
      </w:ins>
      <w:ins w:id="3670" w:author="像个男人一样" w:date="2018-03-21T02:29:55Z">
        <w:del w:id="3671" w:author="像个男人一样" w:date="2018-03-22T11:58:30Z">
          <w:r>
            <w:rPr>
              <w:b/>
            </w:rPr>
            <w:delText>错误！未指定顺序。</w:delText>
          </w:r>
        </w:del>
      </w:ins>
      <w:ins w:id="3672" w:author="像个男人一样" w:date="2018-03-21T02:29:18Z">
        <w:del w:id="3673" w:author="像个男人一样" w:date="2018-03-22T11:58:30Z">
          <w:r>
            <w:rPr>
              <w:b/>
            </w:rPr>
            <w:delText>错误！未指定顺序。</w:delText>
          </w:r>
        </w:del>
      </w:ins>
      <w:ins w:id="3674" w:author="像个男人一样" w:date="2018-03-21T02:26:27Z">
        <w:del w:id="3675" w:author="像个男人一样" w:date="2018-03-22T11:58:30Z">
          <w:r>
            <w:rPr>
              <w:b/>
            </w:rPr>
            <w:delText>错误！未指定顺序。</w:delText>
          </w:r>
        </w:del>
      </w:ins>
      <w:ins w:id="3676" w:author="像个男人一样" w:date="2018-03-21T02:25:38Z">
        <w:del w:id="3677" w:author="像个男人一样" w:date="2018-03-22T11:58:30Z">
          <w:r>
            <w:rPr>
              <w:b/>
            </w:rPr>
            <w:delText>错误！未指定顺序。</w:delText>
          </w:r>
        </w:del>
      </w:ins>
      <w:ins w:id="3678" w:author="像个男人一样" w:date="2018-03-21T02:24:39Z">
        <w:del w:id="3679" w:author="像个男人一样" w:date="2018-03-22T11:58:30Z">
          <w:r>
            <w:rPr>
              <w:b/>
            </w:rPr>
            <w:delText>错误！未指定顺序。</w:delText>
          </w:r>
        </w:del>
      </w:ins>
      <w:ins w:id="3680" w:author="像个男人一样" w:date="2018-03-21T02:23:03Z">
        <w:del w:id="3681" w:author="像个男人一样" w:date="2018-03-22T11:58:30Z">
          <w:r>
            <w:rPr>
              <w:b/>
            </w:rPr>
            <w:delText>错误！未指定顺序。</w:delText>
          </w:r>
        </w:del>
      </w:ins>
      <w:ins w:id="3682" w:author="像个男人一样" w:date="2018-03-21T02:22:42Z">
        <w:del w:id="3683" w:author="像个男人一样" w:date="2018-03-22T11:58:30Z">
          <w:r>
            <w:rPr>
              <w:b/>
            </w:rPr>
            <w:delText>错误！未指定顺序。</w:delText>
          </w:r>
        </w:del>
      </w:ins>
      <w:ins w:id="3684" w:author="像个男人一样" w:date="2018-03-21T02:17:56Z">
        <w:del w:id="3685" w:author="像个男人一样" w:date="2018-03-22T11:58:30Z">
          <w:r>
            <w:rPr>
              <w:b/>
            </w:rPr>
            <w:delText>错误！未指定顺序。</w:delText>
          </w:r>
        </w:del>
      </w:ins>
      <w:ins w:id="3686" w:author="像个男人一样" w:date="2018-03-21T02:17:31Z">
        <w:del w:id="3687" w:author="像个男人一样" w:date="2018-03-22T11:58:30Z">
          <w:r>
            <w:rPr>
              <w:b/>
            </w:rPr>
            <w:delText>错误！未指定顺序。</w:delText>
          </w:r>
        </w:del>
      </w:ins>
      <w:ins w:id="3688" w:author="像个男人一样" w:date="2018-03-21T02:17:05Z">
        <w:del w:id="3689" w:author="像个男人一样" w:date="2018-03-22T11:58:30Z">
          <w:r>
            <w:rPr>
              <w:b/>
            </w:rPr>
            <w:delText>错误！未指定顺序。</w:delText>
          </w:r>
        </w:del>
      </w:ins>
      <w:ins w:id="3690" w:author="像个男人一样" w:date="2018-03-21T02:15:30Z">
        <w:del w:id="3691" w:author="像个男人一样" w:date="2018-03-22T11:58:30Z">
          <w:r>
            <w:rPr>
              <w:b/>
            </w:rPr>
            <w:delText>错误！未指定顺序。</w:delText>
          </w:r>
        </w:del>
      </w:ins>
      <w:ins w:id="3692" w:author="像个男人一样" w:date="2018-03-21T02:14:29Z">
        <w:del w:id="3693" w:author="像个男人一样" w:date="2018-03-22T11:58:30Z">
          <w:r>
            <w:rPr>
              <w:b/>
            </w:rPr>
            <w:delText>错误！未指定顺序。</w:delText>
          </w:r>
        </w:del>
      </w:ins>
      <w:ins w:id="3694" w:author="像个男人一样" w:date="2018-03-21T02:13:48Z">
        <w:del w:id="3695" w:author="像个男人一样" w:date="2018-03-22T11:58:30Z">
          <w:r>
            <w:rPr>
              <w:b/>
            </w:rPr>
            <w:delText>错误！未指定顺序。</w:delText>
          </w:r>
        </w:del>
      </w:ins>
      <w:ins w:id="3696" w:author="像个男人一样" w:date="2018-03-21T02:12:37Z">
        <w:del w:id="3697" w:author="像个男人一样" w:date="2018-03-22T11:58:30Z">
          <w:r>
            <w:rPr>
              <w:b/>
            </w:rPr>
            <w:delText>错误！未指定顺序。</w:delText>
          </w:r>
        </w:del>
      </w:ins>
      <w:ins w:id="3698" w:author="像个男人一样" w:date="2018-03-21T02:02:58Z">
        <w:del w:id="3699" w:author="像个男人一样" w:date="2018-03-22T11:58:30Z">
          <w:r>
            <w:rPr>
              <w:b/>
            </w:rPr>
            <w:delText>错误！未指定顺序。</w:delText>
          </w:r>
        </w:del>
      </w:ins>
      <w:ins w:id="3700" w:author="像个男人一样" w:date="2018-03-21T02:02:10Z">
        <w:del w:id="3701" w:author="像个男人一样" w:date="2018-03-22T11:58:30Z">
          <w:r>
            <w:rPr>
              <w:b/>
            </w:rPr>
            <w:delText>错误！未指定顺序。</w:delText>
          </w:r>
        </w:del>
      </w:ins>
      <w:ins w:id="3702" w:author="像个男人一样" w:date="2018-03-21T02:01:17Z">
        <w:del w:id="3703" w:author="像个男人一样" w:date="2018-03-22T11:58:30Z">
          <w:r>
            <w:rPr>
              <w:b/>
            </w:rPr>
            <w:delText>错误！未指定顺序。</w:delText>
          </w:r>
        </w:del>
      </w:ins>
      <w:ins w:id="3704" w:author="像个男人一样" w:date="2018-03-21T02:00:24Z">
        <w:del w:id="3705" w:author="像个男人一样" w:date="2018-03-22T11:58:30Z">
          <w:r>
            <w:rPr>
              <w:b/>
            </w:rPr>
            <w:delText>错误！未指定顺序。</w:delText>
          </w:r>
        </w:del>
      </w:ins>
      <w:ins w:id="3706" w:author="像个男人一样" w:date="2018-03-21T01:59:31Z">
        <w:del w:id="3707" w:author="像个男人一样" w:date="2018-03-22T11:58:30Z">
          <w:r>
            <w:rPr>
              <w:b/>
            </w:rPr>
            <w:delText>错误！未指定顺序。</w:delText>
          </w:r>
        </w:del>
      </w:ins>
      <w:ins w:id="3708" w:author="像个男人一样" w:date="2018-03-21T01:58:49Z">
        <w:del w:id="3709" w:author="像个男人一样" w:date="2018-03-22T11:58:30Z">
          <w:r>
            <w:rPr>
              <w:b/>
            </w:rPr>
            <w:delText>错误！未指定顺序。</w:delText>
          </w:r>
        </w:del>
      </w:ins>
      <w:ins w:id="3710" w:author="像个男人一样" w:date="2018-03-21T01:58:24Z">
        <w:del w:id="3711" w:author="像个男人一样" w:date="2018-03-22T11:58:30Z">
          <w:r>
            <w:rPr>
              <w:b/>
            </w:rPr>
            <w:delText>错误！未指定顺序。</w:delText>
          </w:r>
        </w:del>
      </w:ins>
      <w:ins w:id="3712" w:author="像个男人一样" w:date="2018-03-21T01:57:59Z">
        <w:del w:id="3713" w:author="像个男人一样" w:date="2018-03-22T11:58:30Z">
          <w:r>
            <w:rPr>
              <w:b/>
            </w:rPr>
            <w:delText>错误！未指定顺序。</w:delText>
          </w:r>
        </w:del>
      </w:ins>
      <w:ins w:id="3714" w:author="像个男人一样" w:date="2018-03-21T01:48:38Z">
        <w:del w:id="3715" w:author="像个男人一样" w:date="2018-03-22T11:58:30Z">
          <w:r>
            <w:rPr>
              <w:b/>
            </w:rPr>
            <w:delText>错误！未指定顺序。</w:delText>
          </w:r>
        </w:del>
      </w:ins>
      <w:ins w:id="3716" w:author="像个男人一样" w:date="2018-03-21T01:48:07Z">
        <w:del w:id="3717" w:author="像个男人一样" w:date="2018-03-22T11:58:30Z">
          <w:r>
            <w:rPr>
              <w:b/>
            </w:rPr>
            <w:delText>错误！未指定顺序。</w:delText>
          </w:r>
        </w:del>
      </w:ins>
      <w:ins w:id="3718" w:author="像个男人一样" w:date="2018-03-21T01:47:32Z">
        <w:del w:id="3719" w:author="像个男人一样" w:date="2018-03-22T11:58:30Z">
          <w:r>
            <w:rPr>
              <w:b/>
            </w:rPr>
            <w:delText>错误！未指定顺序。</w:delText>
          </w:r>
        </w:del>
      </w:ins>
      <w:ins w:id="3720" w:author="像个男人一样" w:date="2018-03-21T01:46:10Z">
        <w:del w:id="3721" w:author="像个男人一样" w:date="2018-03-22T11:58:30Z">
          <w:r>
            <w:rPr>
              <w:b/>
            </w:rPr>
            <w:delText>错误！未指定顺序。</w:delText>
          </w:r>
        </w:del>
      </w:ins>
      <w:ins w:id="3722" w:author="像个男人一样" w:date="2018-03-21T01:45:53Z">
        <w:del w:id="3723" w:author="像个男人一样" w:date="2018-03-22T11:58:30Z">
          <w:r>
            <w:rPr>
              <w:b/>
            </w:rPr>
            <w:delText>错误！未指定顺序。</w:delText>
          </w:r>
        </w:del>
      </w:ins>
      <w:ins w:id="3724" w:author="像个男人一样" w:date="2018-03-21T01:45:08Z">
        <w:del w:id="3725" w:author="像个男人一样" w:date="2018-03-22T11:58:30Z">
          <w:r>
            <w:rPr>
              <w:b/>
            </w:rPr>
            <w:delText>错误！未指定顺序。</w:delText>
          </w:r>
        </w:del>
      </w:ins>
      <w:ins w:id="3726" w:author="像个男人一样" w:date="2018-03-21T01:43:02Z">
        <w:del w:id="3727" w:author="像个男人一样" w:date="2018-03-22T11:58:30Z">
          <w:r>
            <w:rPr>
              <w:b/>
            </w:rPr>
            <w:delText>错误！未指定顺序。</w:delText>
          </w:r>
        </w:del>
      </w:ins>
      <w:ins w:id="3728" w:author="像个男人一样" w:date="2018-03-21T01:42:07Z">
        <w:del w:id="3729" w:author="像个男人一样" w:date="2018-03-22T11:58:30Z">
          <w:r>
            <w:rPr>
              <w:b/>
            </w:rPr>
            <w:delText>错误！未指定顺序。</w:delText>
          </w:r>
        </w:del>
      </w:ins>
      <w:ins w:id="3730" w:author="像个男人一样" w:date="2018-03-21T01:40:46Z">
        <w:del w:id="3731" w:author="像个男人一样" w:date="2018-03-22T11:58:30Z">
          <w:r>
            <w:rPr>
              <w:b/>
            </w:rPr>
            <w:delText>错误！未指定顺序。</w:delText>
          </w:r>
        </w:del>
      </w:ins>
      <w:ins w:id="3732" w:author="像个男人一样" w:date="2018-03-21T01:40:04Z">
        <w:del w:id="3733" w:author="像个男人一样" w:date="2018-03-22T11:58:30Z">
          <w:r>
            <w:rPr>
              <w:b/>
            </w:rPr>
            <w:delText>错误！未指定顺序。</w:delText>
          </w:r>
        </w:del>
      </w:ins>
      <w:del w:id="3734" w:author="像个男人一样" w:date="2018-03-22T11:58:30Z">
        <w:r>
          <w:rPr/>
          <w:delText>7</w:delText>
        </w:r>
      </w:del>
      <w:del w:id="3735" w:author="像个男人一样" w:date="2018-03-22T11:58:30Z">
        <w:r>
          <w:rPr/>
          <w:fldChar w:fldCharType="end"/>
        </w:r>
      </w:del>
      <w:del w:id="3736" w:author="像个男人一样" w:date="2018-03-21T01:39:40Z">
        <w:r>
          <w:rPr/>
          <w:delText xml:space="preserve"> </w:delText>
        </w:r>
      </w:del>
      <w:del w:id="3737" w:author="像个男人一样" w:date="2018-03-21T01:39:06Z">
        <w:r>
          <w:rPr/>
          <w:delText>The total accelerometer data after calculation</w:delText>
        </w:r>
      </w:del>
    </w:p>
    <w:p>
      <w:pPr>
        <w:rPr>
          <w:ins w:id="3738" w:author="像个男人一样" w:date="2018-03-21T01:39:09Z"/>
        </w:rPr>
      </w:pPr>
      <w:r>
        <w:drawing>
          <wp:inline distT="0" distB="0" distL="0" distR="0">
            <wp:extent cx="5524500" cy="27432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pPr>
        <w:pStyle w:val="11"/>
        <w:rPr>
          <w:rFonts w:hint="eastAsia"/>
          <w:rPrChange w:id="3740" w:author="像个男人一样" w:date="2018-03-21T01:39:46Z">
            <w:rPr/>
          </w:rPrChange>
        </w:rPr>
        <w:pPrChange w:id="3739" w:author="像个男人一样" w:date="2018-03-22T12:10:30Z">
          <w:pPr/>
        </w:pPrChange>
      </w:pPr>
      <w:ins w:id="3741" w:author="像个男人一样" w:date="2018-03-21T01:39:28Z">
        <w:r>
          <w:rPr>
            <w:rFonts w:hint="eastAsia"/>
            <w:rPrChange w:id="3742" w:author="像个男人一样" w:date="2018-03-21T01:39:46Z">
              <w:rPr/>
            </w:rPrChange>
          </w:rPr>
          <w:t xml:space="preserve">Figure </w:t>
        </w:r>
      </w:ins>
      <w:ins w:id="3743" w:author="像个男人一样" w:date="2018-03-21T01:39:28Z">
        <w:r>
          <w:rPr>
            <w:rFonts w:hint="eastAsia"/>
            <w:rPrChange w:id="3744" w:author="像个男人一样" w:date="2018-03-21T01:39:46Z">
              <w:rPr/>
            </w:rPrChange>
          </w:rPr>
          <w:fldChar w:fldCharType="begin"/>
        </w:r>
      </w:ins>
      <w:ins w:id="3745" w:author="像个男人一样" w:date="2018-03-21T01:39:28Z">
        <w:r>
          <w:rPr>
            <w:rFonts w:hint="eastAsia"/>
            <w:rPrChange w:id="3746" w:author="像个男人一样" w:date="2018-03-21T01:39:46Z">
              <w:rPr/>
            </w:rPrChange>
          </w:rPr>
          <w:instrText xml:space="preserve"> STYLEREF 1 \s </w:instrText>
        </w:r>
      </w:ins>
      <w:ins w:id="3747" w:author="像个男人一样" w:date="2018-03-21T01:39:28Z">
        <w:r>
          <w:rPr>
            <w:rFonts w:hint="eastAsia"/>
            <w:rPrChange w:id="3748" w:author="像个男人一样" w:date="2018-03-21T01:39:46Z">
              <w:rPr/>
            </w:rPrChange>
          </w:rPr>
          <w:fldChar w:fldCharType="separate"/>
        </w:r>
      </w:ins>
      <w:ins w:id="3749" w:author="像个男人一样" w:date="2018-03-21T01:39:28Z">
        <w:r>
          <w:rPr>
            <w:rFonts w:hint="eastAsia"/>
            <w:rPrChange w:id="3750" w:author="像个男人一样" w:date="2018-03-21T01:39:46Z">
              <w:rPr/>
            </w:rPrChange>
          </w:rPr>
          <w:t>2</w:t>
        </w:r>
      </w:ins>
      <w:ins w:id="3751" w:author="像个男人一样" w:date="2018-03-21T01:39:28Z">
        <w:r>
          <w:rPr>
            <w:rFonts w:hint="eastAsia"/>
            <w:rPrChange w:id="3752" w:author="像个男人一样" w:date="2018-03-21T01:39:46Z">
              <w:rPr/>
            </w:rPrChange>
          </w:rPr>
          <w:fldChar w:fldCharType="end"/>
        </w:r>
      </w:ins>
      <w:ins w:id="3753" w:author="像个男人一样" w:date="2018-03-21T01:39:28Z">
        <w:r>
          <w:rPr>
            <w:rFonts w:hint="default"/>
            <w:lang w:eastAsia="zh-CN"/>
            <w:rPrChange w:id="3754" w:author="像个男人一样" w:date="2018-03-21T01:39:46Z">
              <w:rPr>
                <w:rFonts w:hint="eastAsia"/>
                <w:lang w:eastAsia="zh-CN"/>
              </w:rPr>
            </w:rPrChange>
          </w:rPr>
          <w:t>.</w:t>
        </w:r>
      </w:ins>
      <w:ins w:id="3755" w:author="像个男人一样" w:date="2018-03-21T01:39:28Z">
        <w:r>
          <w:rPr>
            <w:rFonts w:hint="eastAsia"/>
            <w:rPrChange w:id="3756" w:author="像个男人一样" w:date="2018-03-21T01:39:46Z">
              <w:rPr/>
            </w:rPrChange>
          </w:rPr>
          <w:fldChar w:fldCharType="begin"/>
        </w:r>
      </w:ins>
      <w:ins w:id="3757" w:author="像个男人一样" w:date="2018-03-21T01:39:28Z">
        <w:r>
          <w:rPr>
            <w:rFonts w:hint="eastAsia"/>
            <w:rPrChange w:id="3758" w:author="像个男人一样" w:date="2018-03-21T01:39:46Z">
              <w:rPr/>
            </w:rPrChange>
          </w:rPr>
          <w:instrText xml:space="preserve"> SEQ Figure \* ARABIC \s 1 </w:instrText>
        </w:r>
      </w:ins>
      <w:ins w:id="3759" w:author="像个男人一样" w:date="2018-03-21T01:39:28Z">
        <w:r>
          <w:rPr>
            <w:rFonts w:hint="eastAsia"/>
            <w:rPrChange w:id="3760" w:author="像个男人一样" w:date="2018-03-21T01:39:46Z">
              <w:rPr/>
            </w:rPrChange>
          </w:rPr>
          <w:fldChar w:fldCharType="separate"/>
        </w:r>
      </w:ins>
      <w:ins w:id="3761" w:author="像个男人一样" w:date="2018-03-22T11:51:08Z">
        <w:r>
          <w:rPr>
            <w:rFonts w:hint="eastAsia"/>
          </w:rPr>
          <w:t>7</w:t>
        </w:r>
      </w:ins>
      <w:ins w:id="3762" w:author="像个男人一样" w:date="2018-03-21T01:39:28Z">
        <w:r>
          <w:rPr>
            <w:rFonts w:hint="eastAsia"/>
            <w:rPrChange w:id="3763" w:author="像个男人一样" w:date="2018-03-21T01:39:46Z">
              <w:rPr/>
            </w:rPrChange>
          </w:rPr>
          <w:fldChar w:fldCharType="end"/>
        </w:r>
      </w:ins>
      <w:ins w:id="3764" w:author="像个男人一样" w:date="2018-03-21T01:39:28Z">
        <w:bookmarkStart w:id="387" w:name="_Toc7798"/>
        <w:bookmarkStart w:id="388" w:name="_Toc25116"/>
        <w:bookmarkStart w:id="389" w:name="_Toc13538"/>
        <w:bookmarkStart w:id="390" w:name="_Toc15439"/>
        <w:bookmarkStart w:id="391" w:name="_Toc6022"/>
        <w:bookmarkStart w:id="392" w:name="_Toc32211"/>
        <w:bookmarkStart w:id="393" w:name="_Toc29518"/>
        <w:bookmarkStart w:id="394" w:name="_Toc8346"/>
        <w:bookmarkStart w:id="395" w:name="_Toc2240"/>
        <w:bookmarkStart w:id="396" w:name="_Toc5819"/>
        <w:bookmarkStart w:id="397" w:name="_Toc28156"/>
        <w:bookmarkStart w:id="398" w:name="_Toc2000"/>
        <w:bookmarkStart w:id="399" w:name="_Toc29481"/>
        <w:bookmarkStart w:id="400" w:name="_Toc5794"/>
        <w:bookmarkStart w:id="401" w:name="_Toc10661"/>
        <w:bookmarkStart w:id="402" w:name="_Toc13189"/>
        <w:bookmarkStart w:id="403" w:name="_Toc1991"/>
        <w:bookmarkStart w:id="404" w:name="_Toc14482"/>
        <w:bookmarkStart w:id="405" w:name="_Toc16992"/>
        <w:bookmarkStart w:id="406" w:name="_Toc20726"/>
        <w:bookmarkStart w:id="407" w:name="_Toc1592"/>
        <w:bookmarkStart w:id="408" w:name="_Toc21462"/>
        <w:bookmarkStart w:id="409" w:name="_Toc10212"/>
        <w:bookmarkStart w:id="410" w:name="_Toc17023"/>
        <w:bookmarkStart w:id="411" w:name="_Toc19452"/>
        <w:bookmarkStart w:id="412" w:name="_Toc9809"/>
        <w:r>
          <w:rPr>
            <w:rFonts w:hint="default"/>
            <w:lang w:eastAsia="zh-CN"/>
            <w:rPrChange w:id="3765" w:author="像个男人一样" w:date="2018-03-21T01:39:46Z">
              <w:rPr>
                <w:rFonts w:hint="eastAsia"/>
                <w:lang w:eastAsia="zh-CN"/>
              </w:rPr>
            </w:rPrChange>
          </w:rPr>
          <w:t>:The total accelerometer data after calculation</w:t>
        </w:r>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ins>
    </w:p>
    <w:p>
      <w:pPr>
        <w:pStyle w:val="17"/>
        <w:rPr>
          <w:del w:id="3766" w:author="像个男人一样" w:date="2018-03-21T01:39:32Z"/>
        </w:rPr>
      </w:pPr>
      <w:del w:id="3767" w:author="像个男人一样" w:date="2018-03-21T01:39:32Z">
        <w:r>
          <w:rPr/>
          <w:delText>Picture 2.2.2.3</w:delText>
        </w:r>
      </w:del>
    </w:p>
    <w:p>
      <w:pPr>
        <w:pStyle w:val="3"/>
      </w:pPr>
      <w:bookmarkStart w:id="413" w:name="_Toc1838"/>
      <w:bookmarkStart w:id="414" w:name="_Toc22456"/>
      <w:bookmarkStart w:id="415" w:name="_Toc22784"/>
      <w:bookmarkStart w:id="416" w:name="_Toc3853"/>
      <w:bookmarkStart w:id="417" w:name="_Toc31781"/>
      <w:bookmarkStart w:id="418" w:name="_Toc29507"/>
      <w:bookmarkStart w:id="419" w:name="_Toc29813"/>
      <w:bookmarkStart w:id="420" w:name="_Toc19662"/>
      <w:bookmarkStart w:id="421" w:name="_Toc16309"/>
      <w:bookmarkStart w:id="422" w:name="_Toc16250"/>
      <w:bookmarkStart w:id="423" w:name="_Toc4094"/>
      <w:r>
        <w:t>Key algorithms of recording steps</w:t>
      </w:r>
      <w:bookmarkEnd w:id="413"/>
      <w:bookmarkEnd w:id="414"/>
      <w:bookmarkEnd w:id="415"/>
      <w:bookmarkEnd w:id="416"/>
      <w:bookmarkEnd w:id="417"/>
      <w:bookmarkEnd w:id="418"/>
      <w:bookmarkEnd w:id="419"/>
      <w:bookmarkEnd w:id="420"/>
      <w:bookmarkEnd w:id="421"/>
      <w:bookmarkEnd w:id="422"/>
      <w:bookmarkEnd w:id="423"/>
    </w:p>
    <w:p>
      <w:pPr>
        <w:pStyle w:val="4"/>
        <w:rPr>
          <w:lang w:val="en-US"/>
        </w:rPr>
      </w:pPr>
      <w:bookmarkStart w:id="424" w:name="_Toc28199"/>
      <w:bookmarkStart w:id="425" w:name="_Toc28083"/>
      <w:bookmarkStart w:id="426" w:name="_Toc28871"/>
      <w:bookmarkStart w:id="427" w:name="_Toc6443"/>
      <w:bookmarkStart w:id="428" w:name="_Toc8756"/>
      <w:bookmarkStart w:id="429" w:name="_Toc9920"/>
      <w:bookmarkStart w:id="430" w:name="_Toc22200"/>
      <w:bookmarkStart w:id="431" w:name="_Toc25463"/>
      <w:bookmarkStart w:id="432" w:name="_Toc1242"/>
      <w:bookmarkStart w:id="433" w:name="_Toc10075"/>
      <w:bookmarkStart w:id="434" w:name="_Toc30285"/>
      <w:r>
        <w:rPr>
          <w:rFonts w:hint="eastAsia"/>
          <w:lang w:val="en-US"/>
        </w:rPr>
        <w:t>Peak Detection Algorithm</w:t>
      </w:r>
      <w:bookmarkEnd w:id="424"/>
      <w:bookmarkEnd w:id="425"/>
      <w:bookmarkEnd w:id="426"/>
      <w:bookmarkEnd w:id="427"/>
      <w:bookmarkEnd w:id="428"/>
      <w:bookmarkEnd w:id="429"/>
      <w:bookmarkEnd w:id="430"/>
      <w:bookmarkEnd w:id="431"/>
      <w:bookmarkEnd w:id="432"/>
      <w:bookmarkEnd w:id="433"/>
      <w:bookmarkEnd w:id="434"/>
    </w:p>
    <w:p>
      <w:pPr>
        <w:rPr>
          <w:lang w:val="en-US"/>
        </w:rPr>
      </w:pPr>
      <w:r>
        <w:t>Four Basic Condition</w:t>
      </w:r>
      <w:r>
        <w:rPr>
          <w:lang w:val="en-US"/>
        </w:rPr>
        <w:t>s can be used: (the frequency of the</w:t>
      </w:r>
      <w:r>
        <w:rPr>
          <w:rFonts w:hint="eastAsia"/>
          <w:lang w:val="en-US" w:eastAsia="zh-CN"/>
        </w:rPr>
        <w:t xml:space="preserve"> </w:t>
      </w:r>
      <w:r>
        <w:rPr>
          <w:lang w:val="en-US"/>
        </w:rPr>
        <w:t>data caught in this chapter is in 50Hz)</w:t>
      </w:r>
    </w:p>
    <w:tbl>
      <w:tblPr>
        <w:tblStyle w:val="28"/>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160"/>
            </w:pPr>
            <w:r>
              <w:rPr>
                <w:lang w:val="en-US"/>
              </w:rPr>
              <w:t>1.Current point is going down.(The Red Point in the following diagram)</w:t>
            </w:r>
          </w:p>
          <w:p>
            <w:pPr>
              <w:spacing w:after="160"/>
            </w:pPr>
            <w:r>
              <w:t>2. The previous point is going up.(The Black Point)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160"/>
            </w:pPr>
            <w:r>
              <w:t>3. At least going up twice before coming to positive peak.(The pink lines).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160"/>
            </w:pPr>
            <w:r>
              <w:t>4. The value of the positive peak should be bigger than 1.5g</w:t>
            </w:r>
          </w:p>
        </w:tc>
      </w:tr>
    </w:tbl>
    <w:p>
      <w:pPr>
        <w:rPr>
          <w:del w:id="3768" w:author="像个男人一样" w:date="2018-03-22T11:58:25Z"/>
        </w:rPr>
      </w:pPr>
      <w:r>
        <w:t>And we can go on to understand this algorithm by referring to the following diagram.</w:t>
      </w:r>
    </w:p>
    <w:p>
      <w:pPr>
        <w:pPrChange w:id="3769" w:author="像个男人一样" w:date="2018-03-21T01:40:27Z">
          <w:pPr>
            <w:pStyle w:val="17"/>
          </w:pPr>
        </w:pPrChange>
      </w:pPr>
      <w:del w:id="3770" w:author="像个男人一样" w:date="2018-03-22T11:58:25Z">
        <w:r>
          <w:rPr/>
          <w:delText xml:space="preserve">Figure 2. </w:delText>
        </w:r>
      </w:del>
      <w:del w:id="3771" w:author="像个男人一样" w:date="2018-03-22T11:58:25Z">
        <w:r>
          <w:rPr/>
          <w:fldChar w:fldCharType="begin"/>
        </w:r>
      </w:del>
      <w:del w:id="3772" w:author="像个男人一样" w:date="2018-03-22T11:58:25Z">
        <w:r>
          <w:rPr/>
          <w:delInstrText xml:space="preserve"> SEQ Figure_2. \* ARABIC </w:delInstrText>
        </w:r>
      </w:del>
      <w:del w:id="3773" w:author="像个男人一样" w:date="2018-03-22T11:58:25Z">
        <w:r>
          <w:rPr/>
          <w:fldChar w:fldCharType="separate"/>
        </w:r>
      </w:del>
      <w:ins w:id="3774" w:author="像个男人一样" w:date="2018-03-22T11:51:08Z">
        <w:del w:id="3775" w:author="像个男人一样" w:date="2018-03-22T11:58:25Z">
          <w:r>
            <w:rPr>
              <w:b/>
            </w:rPr>
            <w:delText>错误！未指定顺序。</w:delText>
          </w:r>
        </w:del>
      </w:ins>
      <w:ins w:id="3776" w:author="像个男人一样" w:date="2018-03-21T23:39:02Z">
        <w:del w:id="3777" w:author="像个男人一样" w:date="2018-03-22T11:58:25Z">
          <w:r>
            <w:rPr>
              <w:b/>
            </w:rPr>
            <w:delText>错误！未指定顺序。</w:delText>
          </w:r>
        </w:del>
      </w:ins>
      <w:ins w:id="3778" w:author="像个男人一样" w:date="2018-03-21T23:10:03Z">
        <w:del w:id="3779" w:author="像个男人一样" w:date="2018-03-22T11:58:25Z">
          <w:r>
            <w:rPr>
              <w:b/>
            </w:rPr>
            <w:delText>错误！未指定顺序。</w:delText>
          </w:r>
        </w:del>
      </w:ins>
      <w:ins w:id="3780" w:author="像个男人一样" w:date="2018-03-21T23:08:43Z">
        <w:del w:id="3781" w:author="像个男人一样" w:date="2018-03-22T11:58:25Z">
          <w:r>
            <w:rPr>
              <w:b/>
            </w:rPr>
            <w:delText>错误！未指定顺序。</w:delText>
          </w:r>
        </w:del>
      </w:ins>
      <w:ins w:id="3782" w:author="像个男人一样" w:date="2018-03-21T02:33:46Z">
        <w:del w:id="3783" w:author="像个男人一样" w:date="2018-03-22T11:58:25Z">
          <w:r>
            <w:rPr>
              <w:b/>
            </w:rPr>
            <w:delText>错误！未指定顺序。</w:delText>
          </w:r>
        </w:del>
      </w:ins>
      <w:ins w:id="3784" w:author="像个男人一样" w:date="2018-03-21T02:33:00Z">
        <w:del w:id="3785" w:author="像个男人一样" w:date="2018-03-22T11:58:25Z">
          <w:r>
            <w:rPr>
              <w:b/>
            </w:rPr>
            <w:delText>错误！未指定顺序。</w:delText>
          </w:r>
        </w:del>
      </w:ins>
      <w:ins w:id="3786" w:author="像个男人一样" w:date="2018-03-21T02:31:33Z">
        <w:del w:id="3787" w:author="像个男人一样" w:date="2018-03-22T11:58:25Z">
          <w:r>
            <w:rPr>
              <w:b/>
            </w:rPr>
            <w:delText>错误！未指定顺序。</w:delText>
          </w:r>
        </w:del>
      </w:ins>
      <w:ins w:id="3788" w:author="像个男人一样" w:date="2018-03-21T02:30:57Z">
        <w:del w:id="3789" w:author="像个男人一样" w:date="2018-03-22T11:58:25Z">
          <w:r>
            <w:rPr>
              <w:b/>
            </w:rPr>
            <w:delText>错误！未指定顺序。</w:delText>
          </w:r>
        </w:del>
      </w:ins>
      <w:ins w:id="3790" w:author="像个男人一样" w:date="2018-03-21T02:29:55Z">
        <w:del w:id="3791" w:author="像个男人一样" w:date="2018-03-22T11:58:25Z">
          <w:r>
            <w:rPr>
              <w:b/>
            </w:rPr>
            <w:delText>错误！未指定顺序。</w:delText>
          </w:r>
        </w:del>
      </w:ins>
      <w:ins w:id="3792" w:author="像个男人一样" w:date="2018-03-21T02:29:18Z">
        <w:del w:id="3793" w:author="像个男人一样" w:date="2018-03-22T11:58:25Z">
          <w:r>
            <w:rPr>
              <w:b/>
            </w:rPr>
            <w:delText>错误！未指定顺序。</w:delText>
          </w:r>
        </w:del>
      </w:ins>
      <w:ins w:id="3794" w:author="像个男人一样" w:date="2018-03-21T02:26:27Z">
        <w:del w:id="3795" w:author="像个男人一样" w:date="2018-03-22T11:58:25Z">
          <w:r>
            <w:rPr>
              <w:b/>
            </w:rPr>
            <w:delText>错误！未指定顺序。</w:delText>
          </w:r>
        </w:del>
      </w:ins>
      <w:ins w:id="3796" w:author="像个男人一样" w:date="2018-03-21T02:25:38Z">
        <w:del w:id="3797" w:author="像个男人一样" w:date="2018-03-22T11:58:25Z">
          <w:r>
            <w:rPr>
              <w:b/>
            </w:rPr>
            <w:delText>错误！未指定顺序。</w:delText>
          </w:r>
        </w:del>
      </w:ins>
      <w:ins w:id="3798" w:author="像个男人一样" w:date="2018-03-21T02:24:39Z">
        <w:del w:id="3799" w:author="像个男人一样" w:date="2018-03-22T11:58:25Z">
          <w:r>
            <w:rPr>
              <w:b/>
            </w:rPr>
            <w:delText>错误！未指定顺序。</w:delText>
          </w:r>
        </w:del>
      </w:ins>
      <w:ins w:id="3800" w:author="像个男人一样" w:date="2018-03-21T02:23:03Z">
        <w:del w:id="3801" w:author="像个男人一样" w:date="2018-03-22T11:58:25Z">
          <w:r>
            <w:rPr>
              <w:b/>
            </w:rPr>
            <w:delText>错误！未指定顺序。</w:delText>
          </w:r>
        </w:del>
      </w:ins>
      <w:ins w:id="3802" w:author="像个男人一样" w:date="2018-03-21T02:22:42Z">
        <w:del w:id="3803" w:author="像个男人一样" w:date="2018-03-22T11:58:25Z">
          <w:r>
            <w:rPr>
              <w:b/>
            </w:rPr>
            <w:delText>错误！未指定顺序。</w:delText>
          </w:r>
        </w:del>
      </w:ins>
      <w:ins w:id="3804" w:author="像个男人一样" w:date="2018-03-21T02:17:56Z">
        <w:del w:id="3805" w:author="像个男人一样" w:date="2018-03-22T11:58:25Z">
          <w:r>
            <w:rPr>
              <w:b/>
            </w:rPr>
            <w:delText>错误！未指定顺序。</w:delText>
          </w:r>
        </w:del>
      </w:ins>
      <w:ins w:id="3806" w:author="像个男人一样" w:date="2018-03-21T02:17:31Z">
        <w:del w:id="3807" w:author="像个男人一样" w:date="2018-03-22T11:58:25Z">
          <w:r>
            <w:rPr>
              <w:b/>
            </w:rPr>
            <w:delText>错误！未指定顺序。</w:delText>
          </w:r>
        </w:del>
      </w:ins>
      <w:ins w:id="3808" w:author="像个男人一样" w:date="2018-03-21T02:17:05Z">
        <w:del w:id="3809" w:author="像个男人一样" w:date="2018-03-22T11:58:25Z">
          <w:r>
            <w:rPr>
              <w:b/>
            </w:rPr>
            <w:delText>错误！未指定顺序。</w:delText>
          </w:r>
        </w:del>
      </w:ins>
      <w:ins w:id="3810" w:author="像个男人一样" w:date="2018-03-21T02:15:30Z">
        <w:del w:id="3811" w:author="像个男人一样" w:date="2018-03-22T11:58:25Z">
          <w:r>
            <w:rPr>
              <w:b/>
            </w:rPr>
            <w:delText>错误！未指定顺序。</w:delText>
          </w:r>
        </w:del>
      </w:ins>
      <w:ins w:id="3812" w:author="像个男人一样" w:date="2018-03-21T02:14:29Z">
        <w:del w:id="3813" w:author="像个男人一样" w:date="2018-03-22T11:58:25Z">
          <w:r>
            <w:rPr>
              <w:b/>
            </w:rPr>
            <w:delText>错误！未指定顺序。</w:delText>
          </w:r>
        </w:del>
      </w:ins>
      <w:ins w:id="3814" w:author="像个男人一样" w:date="2018-03-21T02:13:48Z">
        <w:del w:id="3815" w:author="像个男人一样" w:date="2018-03-22T11:58:25Z">
          <w:r>
            <w:rPr>
              <w:b/>
            </w:rPr>
            <w:delText>错误！未指定顺序。</w:delText>
          </w:r>
        </w:del>
      </w:ins>
      <w:ins w:id="3816" w:author="像个男人一样" w:date="2018-03-21T02:12:37Z">
        <w:del w:id="3817" w:author="像个男人一样" w:date="2018-03-22T11:58:25Z">
          <w:r>
            <w:rPr>
              <w:b/>
            </w:rPr>
            <w:delText>错误！未指定顺序。</w:delText>
          </w:r>
        </w:del>
      </w:ins>
      <w:ins w:id="3818" w:author="像个男人一样" w:date="2018-03-21T02:02:58Z">
        <w:del w:id="3819" w:author="像个男人一样" w:date="2018-03-22T11:58:25Z">
          <w:r>
            <w:rPr>
              <w:b/>
            </w:rPr>
            <w:delText>错误！未指定顺序。</w:delText>
          </w:r>
        </w:del>
      </w:ins>
      <w:ins w:id="3820" w:author="像个男人一样" w:date="2018-03-21T02:02:10Z">
        <w:del w:id="3821" w:author="像个男人一样" w:date="2018-03-22T11:58:25Z">
          <w:r>
            <w:rPr>
              <w:b/>
            </w:rPr>
            <w:delText>错误！未指定顺序。</w:delText>
          </w:r>
        </w:del>
      </w:ins>
      <w:ins w:id="3822" w:author="像个男人一样" w:date="2018-03-21T02:01:17Z">
        <w:del w:id="3823" w:author="像个男人一样" w:date="2018-03-22T11:58:25Z">
          <w:r>
            <w:rPr>
              <w:b/>
            </w:rPr>
            <w:delText>错误！未指定顺序。</w:delText>
          </w:r>
        </w:del>
      </w:ins>
      <w:ins w:id="3824" w:author="像个男人一样" w:date="2018-03-21T02:00:24Z">
        <w:del w:id="3825" w:author="像个男人一样" w:date="2018-03-22T11:58:25Z">
          <w:r>
            <w:rPr>
              <w:b/>
            </w:rPr>
            <w:delText>错误！未指定顺序。</w:delText>
          </w:r>
        </w:del>
      </w:ins>
      <w:ins w:id="3826" w:author="像个男人一样" w:date="2018-03-21T01:59:31Z">
        <w:del w:id="3827" w:author="像个男人一样" w:date="2018-03-22T11:58:25Z">
          <w:r>
            <w:rPr>
              <w:b/>
            </w:rPr>
            <w:delText>错误！未指定顺序。</w:delText>
          </w:r>
        </w:del>
      </w:ins>
      <w:ins w:id="3828" w:author="像个男人一样" w:date="2018-03-21T01:58:49Z">
        <w:del w:id="3829" w:author="像个男人一样" w:date="2018-03-22T11:58:25Z">
          <w:r>
            <w:rPr>
              <w:b/>
            </w:rPr>
            <w:delText>错误！未指定顺序。</w:delText>
          </w:r>
        </w:del>
      </w:ins>
      <w:ins w:id="3830" w:author="像个男人一样" w:date="2018-03-21T01:58:24Z">
        <w:del w:id="3831" w:author="像个男人一样" w:date="2018-03-22T11:58:25Z">
          <w:r>
            <w:rPr>
              <w:b/>
            </w:rPr>
            <w:delText>错误！未指定顺序。</w:delText>
          </w:r>
        </w:del>
      </w:ins>
      <w:ins w:id="3832" w:author="像个男人一样" w:date="2018-03-21T01:57:59Z">
        <w:del w:id="3833" w:author="像个男人一样" w:date="2018-03-22T11:58:25Z">
          <w:r>
            <w:rPr>
              <w:b/>
            </w:rPr>
            <w:delText>错误！未指定顺序。</w:delText>
          </w:r>
        </w:del>
      </w:ins>
      <w:ins w:id="3834" w:author="像个男人一样" w:date="2018-03-21T01:48:38Z">
        <w:del w:id="3835" w:author="像个男人一样" w:date="2018-03-22T11:58:25Z">
          <w:r>
            <w:rPr>
              <w:b/>
            </w:rPr>
            <w:delText>错误！未指定顺序。</w:delText>
          </w:r>
        </w:del>
      </w:ins>
      <w:ins w:id="3836" w:author="像个男人一样" w:date="2018-03-21T01:48:07Z">
        <w:del w:id="3837" w:author="像个男人一样" w:date="2018-03-22T11:58:25Z">
          <w:r>
            <w:rPr>
              <w:b/>
            </w:rPr>
            <w:delText>错误！未指定顺序。</w:delText>
          </w:r>
        </w:del>
      </w:ins>
      <w:ins w:id="3838" w:author="像个男人一样" w:date="2018-03-21T01:47:32Z">
        <w:del w:id="3839" w:author="像个男人一样" w:date="2018-03-22T11:58:25Z">
          <w:r>
            <w:rPr>
              <w:b/>
            </w:rPr>
            <w:delText>错误！未指定顺序。</w:delText>
          </w:r>
        </w:del>
      </w:ins>
      <w:ins w:id="3840" w:author="像个男人一样" w:date="2018-03-21T01:46:10Z">
        <w:del w:id="3841" w:author="像个男人一样" w:date="2018-03-22T11:58:25Z">
          <w:r>
            <w:rPr>
              <w:b/>
            </w:rPr>
            <w:delText>错误！未指定顺序。</w:delText>
          </w:r>
        </w:del>
      </w:ins>
      <w:ins w:id="3842" w:author="像个男人一样" w:date="2018-03-21T01:45:53Z">
        <w:del w:id="3843" w:author="像个男人一样" w:date="2018-03-22T11:58:25Z">
          <w:r>
            <w:rPr>
              <w:b/>
            </w:rPr>
            <w:delText>错误！未指定顺序。</w:delText>
          </w:r>
        </w:del>
      </w:ins>
      <w:ins w:id="3844" w:author="像个男人一样" w:date="2018-03-21T01:45:08Z">
        <w:del w:id="3845" w:author="像个男人一样" w:date="2018-03-22T11:58:25Z">
          <w:r>
            <w:rPr>
              <w:b/>
            </w:rPr>
            <w:delText>错误！未指定顺序。</w:delText>
          </w:r>
        </w:del>
      </w:ins>
      <w:ins w:id="3846" w:author="像个男人一样" w:date="2018-03-21T01:43:02Z">
        <w:del w:id="3847" w:author="像个男人一样" w:date="2018-03-22T11:58:25Z">
          <w:r>
            <w:rPr>
              <w:b/>
            </w:rPr>
            <w:delText>错误！未指定顺序。</w:delText>
          </w:r>
        </w:del>
      </w:ins>
      <w:ins w:id="3848" w:author="像个男人一样" w:date="2018-03-21T01:42:07Z">
        <w:del w:id="3849" w:author="像个男人一样" w:date="2018-03-22T11:58:25Z">
          <w:r>
            <w:rPr>
              <w:b/>
            </w:rPr>
            <w:delText>错误！未指定顺序。</w:delText>
          </w:r>
        </w:del>
      </w:ins>
      <w:ins w:id="3850" w:author="像个男人一样" w:date="2018-03-21T01:40:46Z">
        <w:del w:id="3851" w:author="像个男人一样" w:date="2018-03-22T11:58:25Z">
          <w:r>
            <w:rPr>
              <w:b/>
            </w:rPr>
            <w:delText>错误！未指定顺序。</w:delText>
          </w:r>
        </w:del>
      </w:ins>
      <w:del w:id="3852" w:author="像个男人一样" w:date="2018-03-22T11:58:25Z">
        <w:r>
          <w:rPr/>
          <w:delText>8</w:delText>
        </w:r>
      </w:del>
      <w:del w:id="3853" w:author="像个男人一样" w:date="2018-03-22T11:58:25Z">
        <w:r>
          <w:rPr/>
          <w:fldChar w:fldCharType="end"/>
        </w:r>
      </w:del>
      <w:del w:id="3854" w:author="像个男人一样" w:date="2018-03-21T01:40:27Z">
        <w:r>
          <w:rPr/>
          <w:delText xml:space="preserve"> </w:delText>
        </w:r>
      </w:del>
      <w:del w:id="3855" w:author="像个男人一样" w:date="2018-03-21T01:39:54Z">
        <w:r>
          <w:rPr/>
          <w:delText xml:space="preserve">The peak data of  the Accelerometer </w:delText>
        </w:r>
      </w:del>
    </w:p>
    <w:p>
      <w:pPr>
        <w:rPr>
          <w:ins w:id="3856" w:author="像个男人一样" w:date="2018-03-21T01:39:58Z"/>
        </w:rPr>
      </w:pPr>
      <w:r>
        <w:drawing>
          <wp:inline distT="0" distB="0" distL="0" distR="0">
            <wp:extent cx="4754245" cy="3558540"/>
            <wp:effectExtent l="0" t="0" r="8255" b="381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pPr>
        <w:pStyle w:val="11"/>
        <w:pPrChange w:id="3857" w:author="像个男人一样" w:date="2018-03-21T01:40:24Z">
          <w:pPr/>
        </w:pPrChange>
      </w:pPr>
      <w:ins w:id="3858" w:author="像个男人一样" w:date="2018-03-21T01:40:04Z">
        <w:r>
          <w:rPr/>
          <w:t xml:space="preserve">Figure </w:t>
        </w:r>
      </w:ins>
      <w:ins w:id="3859" w:author="像个男人一样" w:date="2018-03-21T01:40:04Z">
        <w:r>
          <w:rPr/>
          <w:fldChar w:fldCharType="begin"/>
        </w:r>
      </w:ins>
      <w:ins w:id="3860" w:author="像个男人一样" w:date="2018-03-21T01:40:04Z">
        <w:r>
          <w:rPr/>
          <w:instrText xml:space="preserve"> STYLEREF 1 \s </w:instrText>
        </w:r>
      </w:ins>
      <w:ins w:id="3861" w:author="像个男人一样" w:date="2018-03-21T01:40:04Z">
        <w:r>
          <w:rPr/>
          <w:fldChar w:fldCharType="separate"/>
        </w:r>
      </w:ins>
      <w:ins w:id="3862" w:author="像个男人一样" w:date="2018-03-21T01:40:04Z">
        <w:r>
          <w:rPr/>
          <w:t>2</w:t>
        </w:r>
      </w:ins>
      <w:ins w:id="3863" w:author="像个男人一样" w:date="2018-03-21T01:40:04Z">
        <w:r>
          <w:rPr/>
          <w:fldChar w:fldCharType="end"/>
        </w:r>
      </w:ins>
      <w:ins w:id="3864" w:author="像个男人一样" w:date="2018-03-21T01:40:04Z">
        <w:r>
          <w:rPr>
            <w:rFonts w:hint="eastAsia"/>
            <w:lang w:eastAsia="zh-CN"/>
          </w:rPr>
          <w:t>.</w:t>
        </w:r>
      </w:ins>
      <w:ins w:id="3865" w:author="像个男人一样" w:date="2018-03-21T01:40:04Z">
        <w:r>
          <w:rPr/>
          <w:fldChar w:fldCharType="begin"/>
        </w:r>
      </w:ins>
      <w:ins w:id="3866" w:author="像个男人一样" w:date="2018-03-21T01:40:04Z">
        <w:r>
          <w:rPr/>
          <w:instrText xml:space="preserve"> SEQ Figure \* ARABIC \s 1 </w:instrText>
        </w:r>
      </w:ins>
      <w:ins w:id="3867" w:author="像个男人一样" w:date="2018-03-21T01:40:04Z">
        <w:r>
          <w:rPr/>
          <w:fldChar w:fldCharType="separate"/>
        </w:r>
      </w:ins>
      <w:ins w:id="3868" w:author="像个男人一样" w:date="2018-03-22T11:51:08Z">
        <w:r>
          <w:rPr/>
          <w:t>8</w:t>
        </w:r>
      </w:ins>
      <w:ins w:id="3869" w:author="像个男人一样" w:date="2018-03-21T01:40:04Z">
        <w:r>
          <w:rPr/>
          <w:fldChar w:fldCharType="end"/>
        </w:r>
      </w:ins>
      <w:ins w:id="3870" w:author="像个男人一样" w:date="2018-03-21T01:40:04Z">
        <w:bookmarkStart w:id="435" w:name="_Toc4832"/>
        <w:bookmarkStart w:id="436" w:name="_Toc16909"/>
        <w:bookmarkStart w:id="437" w:name="_Toc25101"/>
        <w:bookmarkStart w:id="438" w:name="_Toc2528"/>
        <w:bookmarkStart w:id="439" w:name="_Toc20218"/>
        <w:bookmarkStart w:id="440" w:name="_Toc2200"/>
        <w:bookmarkStart w:id="441" w:name="_Toc19752"/>
        <w:bookmarkStart w:id="442" w:name="_Toc22115"/>
        <w:bookmarkStart w:id="443" w:name="_Toc2481"/>
        <w:bookmarkStart w:id="444" w:name="_Toc2835"/>
        <w:bookmarkStart w:id="445" w:name="_Toc22277"/>
        <w:bookmarkStart w:id="446" w:name="_Toc16876"/>
        <w:bookmarkStart w:id="447" w:name="_Toc14172"/>
        <w:bookmarkStart w:id="448" w:name="_Toc27786"/>
        <w:bookmarkStart w:id="449" w:name="_Toc27317"/>
        <w:bookmarkStart w:id="450" w:name="_Toc4186"/>
        <w:bookmarkStart w:id="451" w:name="_Toc4890"/>
        <w:bookmarkStart w:id="452" w:name="_Toc435"/>
        <w:bookmarkStart w:id="453" w:name="_Toc32553"/>
        <w:bookmarkStart w:id="454" w:name="_Toc29145"/>
        <w:bookmarkStart w:id="455" w:name="_Toc11094"/>
        <w:bookmarkStart w:id="456" w:name="_Toc12522"/>
        <w:bookmarkStart w:id="457" w:name="_Toc17088"/>
        <w:bookmarkStart w:id="458" w:name="_Toc7209"/>
        <w:bookmarkStart w:id="459" w:name="_Toc2792"/>
        <w:bookmarkStart w:id="460" w:name="_Toc16213"/>
        <w:r>
          <w:rPr>
            <w:rFonts w:hint="eastAsia"/>
            <w:lang w:eastAsia="zh-CN"/>
          </w:rPr>
          <w:t xml:space="preserve">:The peak data of  the Accelerometer </w:t>
        </w:r>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ins>
    </w:p>
    <w:p>
      <w:pPr>
        <w:pStyle w:val="4"/>
        <w:rPr>
          <w:lang w:val="en-US"/>
        </w:rPr>
      </w:pPr>
      <w:bookmarkStart w:id="461" w:name="_Toc1697"/>
      <w:bookmarkStart w:id="462" w:name="_Toc1426"/>
      <w:bookmarkStart w:id="463" w:name="_Toc13413"/>
      <w:bookmarkStart w:id="464" w:name="_Toc15449"/>
      <w:bookmarkStart w:id="465" w:name="_Toc25906"/>
      <w:bookmarkStart w:id="466" w:name="_Toc28675"/>
      <w:bookmarkStart w:id="467" w:name="_Toc2699"/>
      <w:bookmarkStart w:id="468" w:name="_Toc6479"/>
      <w:bookmarkStart w:id="469" w:name="_Toc24657"/>
      <w:bookmarkStart w:id="470" w:name="_Toc20709"/>
      <w:bookmarkStart w:id="471" w:name="_Toc31729"/>
      <w:r>
        <w:rPr>
          <w:rFonts w:hint="eastAsia"/>
          <w:lang w:val="en-US"/>
        </w:rPr>
        <w:t>Transform Domain Algorithm</w:t>
      </w:r>
      <w:bookmarkEnd w:id="461"/>
      <w:bookmarkEnd w:id="462"/>
      <w:bookmarkEnd w:id="463"/>
      <w:bookmarkEnd w:id="464"/>
      <w:bookmarkEnd w:id="465"/>
      <w:bookmarkEnd w:id="466"/>
      <w:bookmarkEnd w:id="467"/>
      <w:bookmarkEnd w:id="468"/>
      <w:bookmarkEnd w:id="469"/>
      <w:bookmarkEnd w:id="470"/>
      <w:bookmarkEnd w:id="471"/>
    </w:p>
    <w:p>
      <w:pPr>
        <w:rPr>
          <w:lang w:val="en-US"/>
        </w:rPr>
      </w:pPr>
      <w:r>
        <w:rPr>
          <w:lang w:val="en-US"/>
        </w:rPr>
        <w:t>One condition can be used to exclude invalid data.</w:t>
      </w:r>
    </w:p>
    <w:p>
      <w:pPr>
        <w:numPr>
          <w:ilvl w:val="0"/>
          <w:numId w:val="2"/>
        </w:numPr>
        <w:rPr>
          <w:lang w:val="en-US"/>
        </w:rPr>
      </w:pPr>
      <w:r>
        <w:rPr>
          <w:lang w:val="en-US"/>
        </w:rPr>
        <w:t>The duration of  two effective adjacent peaks must be longer than 0.2S and shorter than 2s. (Based on common sense)</w:t>
      </w:r>
    </w:p>
    <w:p>
      <w:pPr>
        <w:pStyle w:val="11"/>
        <w:rPr>
          <w:lang w:val="en-US"/>
        </w:rPr>
        <w:pPrChange w:id="3871" w:author="像个男人一样" w:date="2018-03-21T01:40:46Z">
          <w:pPr>
            <w:pStyle w:val="17"/>
          </w:pPr>
        </w:pPrChange>
      </w:pPr>
      <w:del w:id="3872" w:author="像个男人一样" w:date="2018-03-22T11:58:19Z">
        <w:r>
          <w:rPr/>
          <w:delText xml:space="preserve">Figure 2. </w:delText>
        </w:r>
      </w:del>
      <w:del w:id="3873" w:author="像个男人一样" w:date="2018-03-22T11:58:19Z">
        <w:r>
          <w:rPr/>
          <w:fldChar w:fldCharType="begin"/>
        </w:r>
      </w:del>
      <w:del w:id="3874" w:author="像个男人一样" w:date="2018-03-22T11:58:19Z">
        <w:r>
          <w:rPr/>
          <w:delInstrText xml:space="preserve"> SEQ Figure_2. \* ARABIC </w:delInstrText>
        </w:r>
      </w:del>
      <w:del w:id="3875" w:author="像个男人一样" w:date="2018-03-22T11:58:19Z">
        <w:r>
          <w:rPr/>
          <w:fldChar w:fldCharType="separate"/>
        </w:r>
      </w:del>
      <w:ins w:id="3876" w:author="像个男人一样" w:date="2018-03-22T11:51:08Z">
        <w:del w:id="3877" w:author="像个男人一样" w:date="2018-03-22T11:58:19Z">
          <w:r>
            <w:rPr>
              <w:b/>
            </w:rPr>
            <w:delText>错误！未指定顺序。</w:delText>
          </w:r>
        </w:del>
      </w:ins>
      <w:ins w:id="3878" w:author="像个男人一样" w:date="2018-03-21T23:39:02Z">
        <w:del w:id="3879" w:author="像个男人一样" w:date="2018-03-22T11:58:19Z">
          <w:r>
            <w:rPr>
              <w:b/>
            </w:rPr>
            <w:delText>错误！未指定顺序。</w:delText>
          </w:r>
        </w:del>
      </w:ins>
      <w:ins w:id="3880" w:author="像个男人一样" w:date="2018-03-21T23:10:03Z">
        <w:del w:id="3881" w:author="像个男人一样" w:date="2018-03-22T11:58:19Z">
          <w:r>
            <w:rPr>
              <w:b/>
            </w:rPr>
            <w:delText>错误！未指定顺序。</w:delText>
          </w:r>
        </w:del>
      </w:ins>
      <w:ins w:id="3882" w:author="像个男人一样" w:date="2018-03-21T23:08:43Z">
        <w:del w:id="3883" w:author="像个男人一样" w:date="2018-03-22T11:58:19Z">
          <w:r>
            <w:rPr>
              <w:b/>
            </w:rPr>
            <w:delText>错误！未指定顺序。</w:delText>
          </w:r>
        </w:del>
      </w:ins>
      <w:ins w:id="3884" w:author="像个男人一样" w:date="2018-03-21T02:33:46Z">
        <w:del w:id="3885" w:author="像个男人一样" w:date="2018-03-22T11:58:19Z">
          <w:r>
            <w:rPr>
              <w:b/>
            </w:rPr>
            <w:delText>错误！未指定顺序。</w:delText>
          </w:r>
        </w:del>
      </w:ins>
      <w:ins w:id="3886" w:author="像个男人一样" w:date="2018-03-21T02:33:00Z">
        <w:del w:id="3887" w:author="像个男人一样" w:date="2018-03-22T11:58:19Z">
          <w:r>
            <w:rPr>
              <w:b/>
            </w:rPr>
            <w:delText>错误！未指定顺序。</w:delText>
          </w:r>
        </w:del>
      </w:ins>
      <w:ins w:id="3888" w:author="像个男人一样" w:date="2018-03-21T02:31:33Z">
        <w:del w:id="3889" w:author="像个男人一样" w:date="2018-03-22T11:58:19Z">
          <w:r>
            <w:rPr>
              <w:b/>
            </w:rPr>
            <w:delText>错误！未指定顺序。</w:delText>
          </w:r>
        </w:del>
      </w:ins>
      <w:ins w:id="3890" w:author="像个男人一样" w:date="2018-03-21T02:30:57Z">
        <w:del w:id="3891" w:author="像个男人一样" w:date="2018-03-22T11:58:19Z">
          <w:r>
            <w:rPr>
              <w:b/>
            </w:rPr>
            <w:delText>错误！未指定顺序。</w:delText>
          </w:r>
        </w:del>
      </w:ins>
      <w:ins w:id="3892" w:author="像个男人一样" w:date="2018-03-21T02:29:55Z">
        <w:del w:id="3893" w:author="像个男人一样" w:date="2018-03-22T11:58:19Z">
          <w:r>
            <w:rPr>
              <w:b/>
            </w:rPr>
            <w:delText>错误！未指定顺序。</w:delText>
          </w:r>
        </w:del>
      </w:ins>
      <w:ins w:id="3894" w:author="像个男人一样" w:date="2018-03-21T02:29:18Z">
        <w:del w:id="3895" w:author="像个男人一样" w:date="2018-03-22T11:58:19Z">
          <w:r>
            <w:rPr>
              <w:b/>
            </w:rPr>
            <w:delText>错误！未指定顺序。</w:delText>
          </w:r>
        </w:del>
      </w:ins>
      <w:ins w:id="3896" w:author="像个男人一样" w:date="2018-03-21T02:26:27Z">
        <w:del w:id="3897" w:author="像个男人一样" w:date="2018-03-22T11:58:19Z">
          <w:r>
            <w:rPr>
              <w:b/>
            </w:rPr>
            <w:delText>错误！未指定顺序。</w:delText>
          </w:r>
        </w:del>
      </w:ins>
      <w:ins w:id="3898" w:author="像个男人一样" w:date="2018-03-21T02:25:38Z">
        <w:del w:id="3899" w:author="像个男人一样" w:date="2018-03-22T11:58:19Z">
          <w:r>
            <w:rPr>
              <w:b/>
            </w:rPr>
            <w:delText>错误！未指定顺序。</w:delText>
          </w:r>
        </w:del>
      </w:ins>
      <w:ins w:id="3900" w:author="像个男人一样" w:date="2018-03-21T02:24:39Z">
        <w:del w:id="3901" w:author="像个男人一样" w:date="2018-03-22T11:58:19Z">
          <w:r>
            <w:rPr>
              <w:b/>
            </w:rPr>
            <w:delText>错误！未指定顺序。</w:delText>
          </w:r>
        </w:del>
      </w:ins>
      <w:ins w:id="3902" w:author="像个男人一样" w:date="2018-03-21T02:23:03Z">
        <w:del w:id="3903" w:author="像个男人一样" w:date="2018-03-22T11:58:19Z">
          <w:r>
            <w:rPr>
              <w:b/>
            </w:rPr>
            <w:delText>错误！未指定顺序。</w:delText>
          </w:r>
        </w:del>
      </w:ins>
      <w:ins w:id="3904" w:author="像个男人一样" w:date="2018-03-21T02:22:42Z">
        <w:del w:id="3905" w:author="像个男人一样" w:date="2018-03-22T11:58:19Z">
          <w:r>
            <w:rPr>
              <w:b/>
            </w:rPr>
            <w:delText>错误！未指定顺序。</w:delText>
          </w:r>
        </w:del>
      </w:ins>
      <w:ins w:id="3906" w:author="像个男人一样" w:date="2018-03-21T02:17:56Z">
        <w:del w:id="3907" w:author="像个男人一样" w:date="2018-03-22T11:58:19Z">
          <w:r>
            <w:rPr>
              <w:b/>
            </w:rPr>
            <w:delText>错误！未指定顺序。</w:delText>
          </w:r>
        </w:del>
      </w:ins>
      <w:ins w:id="3908" w:author="像个男人一样" w:date="2018-03-21T02:17:31Z">
        <w:del w:id="3909" w:author="像个男人一样" w:date="2018-03-22T11:58:19Z">
          <w:r>
            <w:rPr>
              <w:b/>
            </w:rPr>
            <w:delText>错误！未指定顺序。</w:delText>
          </w:r>
        </w:del>
      </w:ins>
      <w:ins w:id="3910" w:author="像个男人一样" w:date="2018-03-21T02:17:05Z">
        <w:del w:id="3911" w:author="像个男人一样" w:date="2018-03-22T11:58:19Z">
          <w:r>
            <w:rPr>
              <w:b/>
            </w:rPr>
            <w:delText>错误！未指定顺序。</w:delText>
          </w:r>
        </w:del>
      </w:ins>
      <w:ins w:id="3912" w:author="像个男人一样" w:date="2018-03-21T02:15:30Z">
        <w:del w:id="3913" w:author="像个男人一样" w:date="2018-03-22T11:58:19Z">
          <w:r>
            <w:rPr>
              <w:b/>
            </w:rPr>
            <w:delText>错误！未指定顺序。</w:delText>
          </w:r>
        </w:del>
      </w:ins>
      <w:ins w:id="3914" w:author="像个男人一样" w:date="2018-03-21T02:14:29Z">
        <w:del w:id="3915" w:author="像个男人一样" w:date="2018-03-22T11:58:19Z">
          <w:r>
            <w:rPr>
              <w:b/>
            </w:rPr>
            <w:delText>错误！未指定顺序。</w:delText>
          </w:r>
        </w:del>
      </w:ins>
      <w:ins w:id="3916" w:author="像个男人一样" w:date="2018-03-21T02:13:48Z">
        <w:del w:id="3917" w:author="像个男人一样" w:date="2018-03-22T11:58:19Z">
          <w:r>
            <w:rPr>
              <w:b/>
            </w:rPr>
            <w:delText>错误！未指定顺序。</w:delText>
          </w:r>
        </w:del>
      </w:ins>
      <w:ins w:id="3918" w:author="像个男人一样" w:date="2018-03-21T02:12:37Z">
        <w:del w:id="3919" w:author="像个男人一样" w:date="2018-03-22T11:58:19Z">
          <w:r>
            <w:rPr>
              <w:b/>
            </w:rPr>
            <w:delText>错误！未指定顺序。</w:delText>
          </w:r>
        </w:del>
      </w:ins>
      <w:ins w:id="3920" w:author="像个男人一样" w:date="2018-03-21T02:02:58Z">
        <w:del w:id="3921" w:author="像个男人一样" w:date="2018-03-22T11:58:19Z">
          <w:r>
            <w:rPr>
              <w:b/>
            </w:rPr>
            <w:delText>错误！未指定顺序。</w:delText>
          </w:r>
        </w:del>
      </w:ins>
      <w:ins w:id="3922" w:author="像个男人一样" w:date="2018-03-21T02:02:10Z">
        <w:del w:id="3923" w:author="像个男人一样" w:date="2018-03-22T11:58:19Z">
          <w:r>
            <w:rPr>
              <w:b/>
            </w:rPr>
            <w:delText>错误！未指定顺序。</w:delText>
          </w:r>
        </w:del>
      </w:ins>
      <w:ins w:id="3924" w:author="像个男人一样" w:date="2018-03-21T02:01:17Z">
        <w:del w:id="3925" w:author="像个男人一样" w:date="2018-03-22T11:58:19Z">
          <w:r>
            <w:rPr>
              <w:b/>
            </w:rPr>
            <w:delText>错误！未指定顺序。</w:delText>
          </w:r>
        </w:del>
      </w:ins>
      <w:ins w:id="3926" w:author="像个男人一样" w:date="2018-03-21T02:00:24Z">
        <w:del w:id="3927" w:author="像个男人一样" w:date="2018-03-22T11:58:19Z">
          <w:r>
            <w:rPr>
              <w:b/>
            </w:rPr>
            <w:delText>错误！未指定顺序。</w:delText>
          </w:r>
        </w:del>
      </w:ins>
      <w:ins w:id="3928" w:author="像个男人一样" w:date="2018-03-21T01:59:31Z">
        <w:del w:id="3929" w:author="像个男人一样" w:date="2018-03-22T11:58:19Z">
          <w:r>
            <w:rPr>
              <w:b/>
            </w:rPr>
            <w:delText>错误！未指定顺序。</w:delText>
          </w:r>
        </w:del>
      </w:ins>
      <w:ins w:id="3930" w:author="像个男人一样" w:date="2018-03-21T01:58:49Z">
        <w:del w:id="3931" w:author="像个男人一样" w:date="2018-03-22T11:58:19Z">
          <w:r>
            <w:rPr>
              <w:b/>
            </w:rPr>
            <w:delText>错误！未指定顺序。</w:delText>
          </w:r>
        </w:del>
      </w:ins>
      <w:ins w:id="3932" w:author="像个男人一样" w:date="2018-03-21T01:58:24Z">
        <w:del w:id="3933" w:author="像个男人一样" w:date="2018-03-22T11:58:19Z">
          <w:r>
            <w:rPr>
              <w:b/>
            </w:rPr>
            <w:delText>错误！未指定顺序。</w:delText>
          </w:r>
        </w:del>
      </w:ins>
      <w:ins w:id="3934" w:author="像个男人一样" w:date="2018-03-21T01:57:59Z">
        <w:del w:id="3935" w:author="像个男人一样" w:date="2018-03-22T11:58:19Z">
          <w:r>
            <w:rPr>
              <w:b/>
            </w:rPr>
            <w:delText>错误！未指定顺序。</w:delText>
          </w:r>
        </w:del>
      </w:ins>
      <w:ins w:id="3936" w:author="像个男人一样" w:date="2018-03-21T01:48:38Z">
        <w:del w:id="3937" w:author="像个男人一样" w:date="2018-03-22T11:58:19Z">
          <w:r>
            <w:rPr>
              <w:b/>
            </w:rPr>
            <w:delText>错误！未指定顺序。</w:delText>
          </w:r>
        </w:del>
      </w:ins>
      <w:ins w:id="3938" w:author="像个男人一样" w:date="2018-03-21T01:48:07Z">
        <w:del w:id="3939" w:author="像个男人一样" w:date="2018-03-22T11:58:19Z">
          <w:r>
            <w:rPr>
              <w:b/>
            </w:rPr>
            <w:delText>错误！未指定顺序。</w:delText>
          </w:r>
        </w:del>
      </w:ins>
      <w:ins w:id="3940" w:author="像个男人一样" w:date="2018-03-21T01:47:32Z">
        <w:del w:id="3941" w:author="像个男人一样" w:date="2018-03-22T11:58:19Z">
          <w:r>
            <w:rPr>
              <w:b/>
            </w:rPr>
            <w:delText>错误！未指定顺序。</w:delText>
          </w:r>
        </w:del>
      </w:ins>
      <w:ins w:id="3942" w:author="像个男人一样" w:date="2018-03-21T01:46:10Z">
        <w:del w:id="3943" w:author="像个男人一样" w:date="2018-03-22T11:58:19Z">
          <w:r>
            <w:rPr>
              <w:b/>
            </w:rPr>
            <w:delText>错误！未指定顺序。</w:delText>
          </w:r>
        </w:del>
      </w:ins>
      <w:ins w:id="3944" w:author="像个男人一样" w:date="2018-03-21T01:45:53Z">
        <w:del w:id="3945" w:author="像个男人一样" w:date="2018-03-22T11:58:19Z">
          <w:r>
            <w:rPr>
              <w:b/>
            </w:rPr>
            <w:delText>错误！未指定顺序。</w:delText>
          </w:r>
        </w:del>
      </w:ins>
      <w:ins w:id="3946" w:author="像个男人一样" w:date="2018-03-21T01:45:08Z">
        <w:del w:id="3947" w:author="像个男人一样" w:date="2018-03-22T11:58:19Z">
          <w:r>
            <w:rPr>
              <w:b/>
            </w:rPr>
            <w:delText>错误！未指定顺序。</w:delText>
          </w:r>
        </w:del>
      </w:ins>
      <w:ins w:id="3948" w:author="像个男人一样" w:date="2018-03-21T01:43:02Z">
        <w:del w:id="3949" w:author="像个男人一样" w:date="2018-03-22T11:58:19Z">
          <w:r>
            <w:rPr>
              <w:b/>
            </w:rPr>
            <w:delText>错误！未指定顺序。</w:delText>
          </w:r>
        </w:del>
      </w:ins>
      <w:ins w:id="3950" w:author="像个男人一样" w:date="2018-03-21T01:42:07Z">
        <w:del w:id="3951" w:author="像个男人一样" w:date="2018-03-22T11:58:19Z">
          <w:r>
            <w:rPr>
              <w:b/>
            </w:rPr>
            <w:delText>错误！未指定顺序。</w:delText>
          </w:r>
        </w:del>
      </w:ins>
      <w:del w:id="3952" w:author="像个男人一样" w:date="2018-03-22T11:58:19Z">
        <w:r>
          <w:rPr/>
          <w:delText>9</w:delText>
        </w:r>
      </w:del>
      <w:del w:id="3953" w:author="像个男人一样" w:date="2018-03-22T11:58:19Z">
        <w:r>
          <w:rPr/>
          <w:fldChar w:fldCharType="end"/>
        </w:r>
      </w:del>
      <w:del w:id="3954" w:author="像个男人一样" w:date="2018-03-21T01:41:14Z">
        <w:r>
          <w:rPr/>
          <w:delText xml:space="preserve"> </w:delText>
        </w:r>
      </w:del>
      <w:del w:id="3955" w:author="像个男人一样" w:date="2018-03-21T01:41:09Z">
        <w:r>
          <w:rPr/>
          <w:delText xml:space="preserve">The intervals among the peaks </w:delText>
        </w:r>
      </w:del>
    </w:p>
    <w:p>
      <w:pPr>
        <w:rPr>
          <w:ins w:id="3956" w:author="像个男人一样" w:date="2018-03-21T01:41:11Z"/>
        </w:rPr>
      </w:pPr>
      <w:r>
        <w:drawing>
          <wp:inline distT="0" distB="0" distL="0" distR="0">
            <wp:extent cx="4942205" cy="3190875"/>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pPr>
        <w:pStyle w:val="11"/>
        <w:pPrChange w:id="3957" w:author="像个男人一样" w:date="2018-03-21T01:41:19Z">
          <w:pPr/>
        </w:pPrChange>
      </w:pPr>
      <w:ins w:id="3958" w:author="像个男人一样" w:date="2018-03-21T01:41:11Z">
        <w:r>
          <w:rPr/>
          <w:t xml:space="preserve">Figure </w:t>
        </w:r>
      </w:ins>
      <w:ins w:id="3959" w:author="像个男人一样" w:date="2018-03-21T01:41:11Z">
        <w:r>
          <w:rPr/>
          <w:fldChar w:fldCharType="begin"/>
        </w:r>
      </w:ins>
      <w:ins w:id="3960" w:author="像个男人一样" w:date="2018-03-21T01:41:11Z">
        <w:r>
          <w:rPr/>
          <w:instrText xml:space="preserve"> STYLEREF 1 \s </w:instrText>
        </w:r>
      </w:ins>
      <w:ins w:id="3961" w:author="像个男人一样" w:date="2018-03-21T01:41:11Z">
        <w:r>
          <w:rPr/>
          <w:fldChar w:fldCharType="separate"/>
        </w:r>
      </w:ins>
      <w:ins w:id="3962" w:author="像个男人一样" w:date="2018-03-21T01:41:11Z">
        <w:r>
          <w:rPr/>
          <w:t>2</w:t>
        </w:r>
      </w:ins>
      <w:ins w:id="3963" w:author="像个男人一样" w:date="2018-03-21T01:41:11Z">
        <w:r>
          <w:rPr/>
          <w:fldChar w:fldCharType="end"/>
        </w:r>
      </w:ins>
      <w:ins w:id="3964" w:author="像个男人一样" w:date="2018-03-21T01:41:11Z">
        <w:r>
          <w:rPr>
            <w:rFonts w:hint="default"/>
            <w:lang w:eastAsia="zh-CN"/>
            <w:rPrChange w:id="3965" w:author="像个男人一样" w:date="2018-03-21T01:41:19Z">
              <w:rPr>
                <w:rFonts w:hint="eastAsia"/>
                <w:lang w:eastAsia="zh-CN"/>
              </w:rPr>
            </w:rPrChange>
          </w:rPr>
          <w:t>.</w:t>
        </w:r>
      </w:ins>
      <w:ins w:id="3966" w:author="像个男人一样" w:date="2018-03-21T01:41:11Z">
        <w:r>
          <w:rPr/>
          <w:fldChar w:fldCharType="begin"/>
        </w:r>
      </w:ins>
      <w:ins w:id="3967" w:author="像个男人一样" w:date="2018-03-21T01:41:11Z">
        <w:r>
          <w:rPr/>
          <w:instrText xml:space="preserve"> SEQ Figure \* ARABIC \s 1 </w:instrText>
        </w:r>
      </w:ins>
      <w:ins w:id="3968" w:author="像个男人一样" w:date="2018-03-21T01:41:11Z">
        <w:r>
          <w:rPr/>
          <w:fldChar w:fldCharType="separate"/>
        </w:r>
      </w:ins>
      <w:ins w:id="3969" w:author="像个男人一样" w:date="2018-03-22T11:51:08Z">
        <w:r>
          <w:rPr/>
          <w:t>9</w:t>
        </w:r>
      </w:ins>
      <w:ins w:id="3970" w:author="像个男人一样" w:date="2018-03-21T01:41:11Z">
        <w:r>
          <w:rPr/>
          <w:fldChar w:fldCharType="end"/>
        </w:r>
      </w:ins>
      <w:ins w:id="3971" w:author="像个男人一样" w:date="2018-03-21T01:41:11Z">
        <w:bookmarkStart w:id="472" w:name="_Toc473"/>
        <w:bookmarkStart w:id="473" w:name="_Toc28630"/>
        <w:bookmarkStart w:id="474" w:name="_Toc30065"/>
        <w:bookmarkStart w:id="475" w:name="_Toc1985"/>
        <w:bookmarkStart w:id="476" w:name="_Toc1368"/>
        <w:bookmarkStart w:id="477" w:name="_Toc6461"/>
        <w:bookmarkStart w:id="478" w:name="_Toc20181"/>
        <w:bookmarkStart w:id="479" w:name="_Toc26482"/>
        <w:bookmarkStart w:id="480" w:name="_Toc5328"/>
        <w:bookmarkStart w:id="481" w:name="_Toc23526"/>
        <w:bookmarkStart w:id="482" w:name="_Toc12438"/>
        <w:bookmarkStart w:id="483" w:name="_Toc29483"/>
        <w:bookmarkStart w:id="484" w:name="_Toc27155"/>
        <w:bookmarkStart w:id="485" w:name="_Toc5366"/>
        <w:bookmarkStart w:id="486" w:name="_Toc29089"/>
        <w:bookmarkStart w:id="487" w:name="_Toc20173"/>
        <w:bookmarkStart w:id="488" w:name="_Toc21016"/>
        <w:bookmarkStart w:id="489" w:name="_Toc21350"/>
        <w:bookmarkStart w:id="490" w:name="_Toc32110"/>
        <w:bookmarkStart w:id="491" w:name="_Toc28664"/>
        <w:bookmarkStart w:id="492" w:name="_Toc18099"/>
        <w:bookmarkStart w:id="493" w:name="_Toc23073"/>
        <w:bookmarkStart w:id="494" w:name="_Toc31468"/>
        <w:bookmarkStart w:id="495" w:name="_Toc6829"/>
        <w:bookmarkStart w:id="496" w:name="_Toc12772"/>
        <w:bookmarkStart w:id="497" w:name="_Toc7699"/>
        <w:r>
          <w:rPr>
            <w:rFonts w:hint="default"/>
            <w:lang w:eastAsia="zh-CN"/>
            <w:rPrChange w:id="3972" w:author="像个男人一样" w:date="2018-03-21T01:41:19Z">
              <w:rPr>
                <w:rFonts w:hint="eastAsia"/>
                <w:lang w:eastAsia="zh-CN"/>
              </w:rPr>
            </w:rPrChange>
          </w:rPr>
          <w:t xml:space="preserve">:The intervals among the peaks </w:t>
        </w:r>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ins>
    </w:p>
    <w:p>
      <w:r>
        <w:t>So we can see the two red peak values are invalid using this algorithm.</w:t>
      </w:r>
    </w:p>
    <w:p>
      <w:pPr>
        <w:pStyle w:val="4"/>
        <w:rPr>
          <w:lang w:val="en-US"/>
        </w:rPr>
      </w:pPr>
      <w:bookmarkStart w:id="498" w:name="_Toc13747"/>
      <w:bookmarkStart w:id="499" w:name="_Toc23908"/>
      <w:bookmarkStart w:id="500" w:name="_Toc236"/>
      <w:bookmarkStart w:id="501" w:name="_Toc3264"/>
      <w:bookmarkStart w:id="502" w:name="_Toc440"/>
      <w:bookmarkStart w:id="503" w:name="_Toc25229"/>
      <w:bookmarkStart w:id="504" w:name="_Toc22958"/>
      <w:bookmarkStart w:id="505" w:name="_Toc11068"/>
      <w:bookmarkStart w:id="506" w:name="_Toc18539"/>
      <w:bookmarkStart w:id="507" w:name="_Toc30131"/>
      <w:bookmarkStart w:id="508" w:name="_Toc3940"/>
      <w:r>
        <w:rPr>
          <w:lang w:val="en-US"/>
        </w:rPr>
        <w:t xml:space="preserve">Threshold </w:t>
      </w:r>
      <w:r>
        <w:rPr>
          <w:rFonts w:hint="eastAsia"/>
          <w:lang w:val="en-US"/>
        </w:rPr>
        <w:t>Filtering Algorithm</w:t>
      </w:r>
      <w:bookmarkEnd w:id="498"/>
      <w:bookmarkEnd w:id="499"/>
      <w:bookmarkEnd w:id="500"/>
      <w:bookmarkEnd w:id="501"/>
      <w:bookmarkEnd w:id="502"/>
      <w:bookmarkEnd w:id="503"/>
      <w:bookmarkEnd w:id="504"/>
      <w:bookmarkEnd w:id="505"/>
      <w:bookmarkEnd w:id="506"/>
      <w:bookmarkEnd w:id="507"/>
      <w:bookmarkEnd w:id="508"/>
    </w:p>
    <w:p>
      <w:pPr>
        <w:rPr>
          <w:lang w:val="en-US"/>
        </w:rPr>
      </w:pPr>
      <w:r>
        <w:t>Two Basic Conditions</w:t>
      </w:r>
      <w:r>
        <w:rPr>
          <w:lang w:val="en-US"/>
        </w:rPr>
        <w:t>:</w:t>
      </w:r>
    </w:p>
    <w:tbl>
      <w:tblPr>
        <w:tblStyle w:val="28"/>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0"/>
            </w:pPr>
            <w:r>
              <w:t>1.</w:t>
            </w:r>
            <w:r>
              <w:rPr>
                <w:lang w:val="en-US"/>
              </w:rPr>
              <w:t xml:space="preserve"> The current peak value minus the last valley value must be bigger than the threshold.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0"/>
            </w:pPr>
            <w:r>
              <w:t>2.</w:t>
            </w:r>
            <w:r>
              <w:rPr>
                <w:lang w:val="en-US"/>
              </w:rPr>
              <w:t xml:space="preserve"> The Threshold is Dynamic and related with different walking patterns. </w:t>
            </w:r>
            <w:r>
              <w:t>(There is one red peak datum being filtered.)</w:t>
            </w:r>
          </w:p>
        </w:tc>
      </w:tr>
    </w:tbl>
    <w:p>
      <w:pPr>
        <w:pStyle w:val="11"/>
        <w:rPr>
          <w:del w:id="3974" w:author="像个男人一样" w:date="2018-03-22T11:58:10Z"/>
          <w:iCs w:val="0"/>
          <w:sz w:val="24"/>
          <w:szCs w:val="22"/>
          <w:rPrChange w:id="3975" w:author="像个男人一样" w:date="2018-03-22T11:58:14Z">
            <w:rPr>
              <w:del w:id="3976" w:author="像个男人一样" w:date="2018-03-22T11:58:10Z"/>
            </w:rPr>
          </w:rPrChange>
        </w:rPr>
        <w:pPrChange w:id="3973" w:author="像个男人一样" w:date="2018-03-21T01:42:07Z">
          <w:pPr/>
        </w:pPrChange>
      </w:pPr>
      <w:r>
        <w:rPr>
          <w:iCs w:val="0"/>
          <w:sz w:val="24"/>
          <w:szCs w:val="22"/>
          <w:rPrChange w:id="3977" w:author="像个男人一样" w:date="2018-03-22T11:58:14Z">
            <w:rPr/>
          </w:rPrChange>
        </w:rPr>
        <w:t>The following diagram can be an example for this algorithm.</w:t>
      </w:r>
    </w:p>
    <w:p>
      <w:pPr>
        <w:pStyle w:val="11"/>
        <w:pPrChange w:id="3978" w:author="像个男人一样" w:date="2018-03-21T01:42:17Z">
          <w:pPr>
            <w:pStyle w:val="17"/>
          </w:pPr>
        </w:pPrChange>
      </w:pPr>
      <w:del w:id="3979" w:author="像个男人一样" w:date="2018-03-22T11:58:10Z">
        <w:r>
          <w:rPr/>
          <w:delText xml:space="preserve">Figure 2. </w:delText>
        </w:r>
      </w:del>
      <w:del w:id="3980" w:author="像个男人一样" w:date="2018-03-22T11:58:10Z">
        <w:r>
          <w:rPr/>
          <w:fldChar w:fldCharType="begin"/>
        </w:r>
      </w:del>
      <w:del w:id="3981" w:author="像个男人一样" w:date="2018-03-22T11:58:10Z">
        <w:r>
          <w:rPr/>
          <w:delInstrText xml:space="preserve"> SEQ Figure_2. \* ARABIC </w:delInstrText>
        </w:r>
      </w:del>
      <w:del w:id="3982" w:author="像个男人一样" w:date="2018-03-22T11:58:10Z">
        <w:r>
          <w:rPr/>
          <w:fldChar w:fldCharType="separate"/>
        </w:r>
      </w:del>
      <w:ins w:id="3983" w:author="像个男人一样" w:date="2018-03-22T11:51:08Z">
        <w:del w:id="3984" w:author="像个男人一样" w:date="2018-03-22T11:58:10Z">
          <w:r>
            <w:rPr>
              <w:b/>
            </w:rPr>
            <w:delText>错误！未指定顺序。</w:delText>
          </w:r>
        </w:del>
      </w:ins>
      <w:ins w:id="3985" w:author="像个男人一样" w:date="2018-03-21T23:39:02Z">
        <w:del w:id="3986" w:author="像个男人一样" w:date="2018-03-22T11:58:10Z">
          <w:r>
            <w:rPr>
              <w:b/>
            </w:rPr>
            <w:delText>错误！未指定顺序。</w:delText>
          </w:r>
        </w:del>
      </w:ins>
      <w:ins w:id="3987" w:author="像个男人一样" w:date="2018-03-21T23:10:03Z">
        <w:del w:id="3988" w:author="像个男人一样" w:date="2018-03-22T11:58:10Z">
          <w:r>
            <w:rPr>
              <w:b/>
            </w:rPr>
            <w:delText>错误！未指定顺序。</w:delText>
          </w:r>
        </w:del>
      </w:ins>
      <w:ins w:id="3989" w:author="像个男人一样" w:date="2018-03-21T23:08:43Z">
        <w:del w:id="3990" w:author="像个男人一样" w:date="2018-03-22T11:58:10Z">
          <w:r>
            <w:rPr>
              <w:b/>
            </w:rPr>
            <w:delText>错误！未指定顺序。</w:delText>
          </w:r>
        </w:del>
      </w:ins>
      <w:ins w:id="3991" w:author="像个男人一样" w:date="2018-03-21T02:33:46Z">
        <w:del w:id="3992" w:author="像个男人一样" w:date="2018-03-22T11:58:10Z">
          <w:r>
            <w:rPr>
              <w:b/>
            </w:rPr>
            <w:delText>错误！未指定顺序。</w:delText>
          </w:r>
        </w:del>
      </w:ins>
      <w:ins w:id="3993" w:author="像个男人一样" w:date="2018-03-21T02:33:00Z">
        <w:del w:id="3994" w:author="像个男人一样" w:date="2018-03-22T11:58:10Z">
          <w:r>
            <w:rPr>
              <w:b/>
            </w:rPr>
            <w:delText>错误！未指定顺序。</w:delText>
          </w:r>
        </w:del>
      </w:ins>
      <w:ins w:id="3995" w:author="像个男人一样" w:date="2018-03-21T02:31:33Z">
        <w:del w:id="3996" w:author="像个男人一样" w:date="2018-03-22T11:58:10Z">
          <w:r>
            <w:rPr>
              <w:b/>
            </w:rPr>
            <w:delText>错误！未指定顺序。</w:delText>
          </w:r>
        </w:del>
      </w:ins>
      <w:ins w:id="3997" w:author="像个男人一样" w:date="2018-03-21T02:30:57Z">
        <w:del w:id="3998" w:author="像个男人一样" w:date="2018-03-22T11:58:10Z">
          <w:r>
            <w:rPr>
              <w:b/>
            </w:rPr>
            <w:delText>错误！未指定顺序。</w:delText>
          </w:r>
        </w:del>
      </w:ins>
      <w:ins w:id="3999" w:author="像个男人一样" w:date="2018-03-21T02:29:55Z">
        <w:del w:id="4000" w:author="像个男人一样" w:date="2018-03-22T11:58:10Z">
          <w:r>
            <w:rPr>
              <w:b/>
            </w:rPr>
            <w:delText>错误！未指定顺序。</w:delText>
          </w:r>
        </w:del>
      </w:ins>
      <w:ins w:id="4001" w:author="像个男人一样" w:date="2018-03-21T02:29:18Z">
        <w:del w:id="4002" w:author="像个男人一样" w:date="2018-03-22T11:58:10Z">
          <w:r>
            <w:rPr>
              <w:b/>
            </w:rPr>
            <w:delText>错误！未指定顺序。</w:delText>
          </w:r>
        </w:del>
      </w:ins>
      <w:ins w:id="4003" w:author="像个男人一样" w:date="2018-03-21T02:26:27Z">
        <w:del w:id="4004" w:author="像个男人一样" w:date="2018-03-22T11:58:10Z">
          <w:r>
            <w:rPr>
              <w:b/>
            </w:rPr>
            <w:delText>错误！未指定顺序。</w:delText>
          </w:r>
        </w:del>
      </w:ins>
      <w:ins w:id="4005" w:author="像个男人一样" w:date="2018-03-21T02:25:38Z">
        <w:del w:id="4006" w:author="像个男人一样" w:date="2018-03-22T11:58:10Z">
          <w:r>
            <w:rPr>
              <w:b/>
            </w:rPr>
            <w:delText>错误！未指定顺序。</w:delText>
          </w:r>
        </w:del>
      </w:ins>
      <w:ins w:id="4007" w:author="像个男人一样" w:date="2018-03-21T02:24:39Z">
        <w:del w:id="4008" w:author="像个男人一样" w:date="2018-03-22T11:58:10Z">
          <w:r>
            <w:rPr>
              <w:b/>
            </w:rPr>
            <w:delText>错误！未指定顺序。</w:delText>
          </w:r>
        </w:del>
      </w:ins>
      <w:ins w:id="4009" w:author="像个男人一样" w:date="2018-03-21T02:23:03Z">
        <w:del w:id="4010" w:author="像个男人一样" w:date="2018-03-22T11:58:10Z">
          <w:r>
            <w:rPr>
              <w:b/>
            </w:rPr>
            <w:delText>错误！未指定顺序。</w:delText>
          </w:r>
        </w:del>
      </w:ins>
      <w:ins w:id="4011" w:author="像个男人一样" w:date="2018-03-21T02:22:42Z">
        <w:del w:id="4012" w:author="像个男人一样" w:date="2018-03-22T11:58:10Z">
          <w:r>
            <w:rPr>
              <w:b/>
            </w:rPr>
            <w:delText>错误！未指定顺序。</w:delText>
          </w:r>
        </w:del>
      </w:ins>
      <w:ins w:id="4013" w:author="像个男人一样" w:date="2018-03-21T02:17:56Z">
        <w:del w:id="4014" w:author="像个男人一样" w:date="2018-03-22T11:58:10Z">
          <w:r>
            <w:rPr>
              <w:b/>
            </w:rPr>
            <w:delText>错误！未指定顺序。</w:delText>
          </w:r>
        </w:del>
      </w:ins>
      <w:ins w:id="4015" w:author="像个男人一样" w:date="2018-03-21T02:17:31Z">
        <w:del w:id="4016" w:author="像个男人一样" w:date="2018-03-22T11:58:10Z">
          <w:r>
            <w:rPr>
              <w:b/>
            </w:rPr>
            <w:delText>错误！未指定顺序。</w:delText>
          </w:r>
        </w:del>
      </w:ins>
      <w:ins w:id="4017" w:author="像个男人一样" w:date="2018-03-21T02:17:05Z">
        <w:del w:id="4018" w:author="像个男人一样" w:date="2018-03-22T11:58:10Z">
          <w:r>
            <w:rPr>
              <w:b/>
            </w:rPr>
            <w:delText>错误！未指定顺序。</w:delText>
          </w:r>
        </w:del>
      </w:ins>
      <w:ins w:id="4019" w:author="像个男人一样" w:date="2018-03-21T02:15:30Z">
        <w:del w:id="4020" w:author="像个男人一样" w:date="2018-03-22T11:58:10Z">
          <w:r>
            <w:rPr>
              <w:b/>
            </w:rPr>
            <w:delText>错误！未指定顺序。</w:delText>
          </w:r>
        </w:del>
      </w:ins>
      <w:ins w:id="4021" w:author="像个男人一样" w:date="2018-03-21T02:14:29Z">
        <w:del w:id="4022" w:author="像个男人一样" w:date="2018-03-22T11:58:10Z">
          <w:r>
            <w:rPr>
              <w:b/>
            </w:rPr>
            <w:delText>错误！未指定顺序。</w:delText>
          </w:r>
        </w:del>
      </w:ins>
      <w:ins w:id="4023" w:author="像个男人一样" w:date="2018-03-21T02:13:48Z">
        <w:del w:id="4024" w:author="像个男人一样" w:date="2018-03-22T11:58:10Z">
          <w:r>
            <w:rPr>
              <w:b/>
            </w:rPr>
            <w:delText>错误！未指定顺序。</w:delText>
          </w:r>
        </w:del>
      </w:ins>
      <w:ins w:id="4025" w:author="像个男人一样" w:date="2018-03-21T02:12:37Z">
        <w:del w:id="4026" w:author="像个男人一样" w:date="2018-03-22T11:58:10Z">
          <w:r>
            <w:rPr>
              <w:b/>
            </w:rPr>
            <w:delText>错误！未指定顺序。</w:delText>
          </w:r>
        </w:del>
      </w:ins>
      <w:ins w:id="4027" w:author="像个男人一样" w:date="2018-03-21T02:02:58Z">
        <w:del w:id="4028" w:author="像个男人一样" w:date="2018-03-22T11:58:10Z">
          <w:r>
            <w:rPr>
              <w:b/>
            </w:rPr>
            <w:delText>错误！未指定顺序。</w:delText>
          </w:r>
        </w:del>
      </w:ins>
      <w:ins w:id="4029" w:author="像个男人一样" w:date="2018-03-21T02:02:10Z">
        <w:del w:id="4030" w:author="像个男人一样" w:date="2018-03-22T11:58:10Z">
          <w:r>
            <w:rPr>
              <w:b/>
            </w:rPr>
            <w:delText>错误！未指定顺序。</w:delText>
          </w:r>
        </w:del>
      </w:ins>
      <w:ins w:id="4031" w:author="像个男人一样" w:date="2018-03-21T02:01:17Z">
        <w:del w:id="4032" w:author="像个男人一样" w:date="2018-03-22T11:58:10Z">
          <w:r>
            <w:rPr>
              <w:b/>
            </w:rPr>
            <w:delText>错误！未指定顺序。</w:delText>
          </w:r>
        </w:del>
      </w:ins>
      <w:ins w:id="4033" w:author="像个男人一样" w:date="2018-03-21T02:00:24Z">
        <w:del w:id="4034" w:author="像个男人一样" w:date="2018-03-22T11:58:10Z">
          <w:r>
            <w:rPr>
              <w:b/>
            </w:rPr>
            <w:delText>错误！未指定顺序。</w:delText>
          </w:r>
        </w:del>
      </w:ins>
      <w:ins w:id="4035" w:author="像个男人一样" w:date="2018-03-21T01:59:31Z">
        <w:del w:id="4036" w:author="像个男人一样" w:date="2018-03-22T11:58:10Z">
          <w:r>
            <w:rPr>
              <w:b/>
            </w:rPr>
            <w:delText>错误！未指定顺序。</w:delText>
          </w:r>
        </w:del>
      </w:ins>
      <w:ins w:id="4037" w:author="像个男人一样" w:date="2018-03-21T01:58:49Z">
        <w:del w:id="4038" w:author="像个男人一样" w:date="2018-03-22T11:58:10Z">
          <w:r>
            <w:rPr>
              <w:b/>
            </w:rPr>
            <w:delText>错误！未指定顺序。</w:delText>
          </w:r>
        </w:del>
      </w:ins>
      <w:ins w:id="4039" w:author="像个男人一样" w:date="2018-03-21T01:58:24Z">
        <w:del w:id="4040" w:author="像个男人一样" w:date="2018-03-22T11:58:10Z">
          <w:r>
            <w:rPr>
              <w:b/>
            </w:rPr>
            <w:delText>错误！未指定顺序。</w:delText>
          </w:r>
        </w:del>
      </w:ins>
      <w:ins w:id="4041" w:author="像个男人一样" w:date="2018-03-21T01:57:59Z">
        <w:del w:id="4042" w:author="像个男人一样" w:date="2018-03-22T11:58:10Z">
          <w:r>
            <w:rPr>
              <w:b/>
            </w:rPr>
            <w:delText>错误！未指定顺序。</w:delText>
          </w:r>
        </w:del>
      </w:ins>
      <w:ins w:id="4043" w:author="像个男人一样" w:date="2018-03-21T01:48:38Z">
        <w:del w:id="4044" w:author="像个男人一样" w:date="2018-03-22T11:58:10Z">
          <w:r>
            <w:rPr>
              <w:b/>
            </w:rPr>
            <w:delText>错误！未指定顺序。</w:delText>
          </w:r>
        </w:del>
      </w:ins>
      <w:ins w:id="4045" w:author="像个男人一样" w:date="2018-03-21T01:48:07Z">
        <w:del w:id="4046" w:author="像个男人一样" w:date="2018-03-22T11:58:10Z">
          <w:r>
            <w:rPr>
              <w:b/>
            </w:rPr>
            <w:delText>错误！未指定顺序。</w:delText>
          </w:r>
        </w:del>
      </w:ins>
      <w:ins w:id="4047" w:author="像个男人一样" w:date="2018-03-21T01:47:31Z">
        <w:del w:id="4048" w:author="像个男人一样" w:date="2018-03-22T11:58:10Z">
          <w:r>
            <w:rPr>
              <w:b/>
            </w:rPr>
            <w:delText>错误！未指定顺序。</w:delText>
          </w:r>
        </w:del>
      </w:ins>
      <w:ins w:id="4049" w:author="像个男人一样" w:date="2018-03-21T01:46:10Z">
        <w:del w:id="4050" w:author="像个男人一样" w:date="2018-03-22T11:58:10Z">
          <w:r>
            <w:rPr>
              <w:b/>
            </w:rPr>
            <w:delText>错误！未指定顺序。</w:delText>
          </w:r>
        </w:del>
      </w:ins>
      <w:ins w:id="4051" w:author="像个男人一样" w:date="2018-03-21T01:45:53Z">
        <w:del w:id="4052" w:author="像个男人一样" w:date="2018-03-22T11:58:10Z">
          <w:r>
            <w:rPr>
              <w:b/>
            </w:rPr>
            <w:delText>错误！未指定顺序。</w:delText>
          </w:r>
        </w:del>
      </w:ins>
      <w:ins w:id="4053" w:author="像个男人一样" w:date="2018-03-21T01:45:08Z">
        <w:del w:id="4054" w:author="像个男人一样" w:date="2018-03-22T11:58:10Z">
          <w:r>
            <w:rPr>
              <w:b/>
            </w:rPr>
            <w:delText>错误！未指定顺序。</w:delText>
          </w:r>
        </w:del>
      </w:ins>
      <w:ins w:id="4055" w:author="像个男人一样" w:date="2018-03-21T01:43:02Z">
        <w:del w:id="4056" w:author="像个男人一样" w:date="2018-03-22T11:58:10Z">
          <w:r>
            <w:rPr>
              <w:b/>
            </w:rPr>
            <w:delText>错误！未指定顺序。</w:delText>
          </w:r>
        </w:del>
      </w:ins>
      <w:del w:id="4057" w:author="像个男人一样" w:date="2018-03-22T11:58:10Z">
        <w:r>
          <w:rPr/>
          <w:delText>10</w:delText>
        </w:r>
      </w:del>
      <w:del w:id="4058" w:author="像个男人一样" w:date="2018-03-22T11:58:10Z">
        <w:r>
          <w:rPr/>
          <w:fldChar w:fldCharType="end"/>
        </w:r>
      </w:del>
      <w:del w:id="4059" w:author="像个男人一样" w:date="2018-03-21T01:42:17Z">
        <w:r>
          <w:rPr/>
          <w:delText xml:space="preserve"> </w:delText>
        </w:r>
      </w:del>
      <w:del w:id="4060" w:author="像个男人一样" w:date="2018-03-21T01:41:57Z">
        <w:r>
          <w:rPr/>
          <w:delText>The threshold figure</w:delText>
        </w:r>
      </w:del>
    </w:p>
    <w:p>
      <w:pPr>
        <w:rPr>
          <w:ins w:id="4061" w:author="像个男人一样" w:date="2018-03-21T01:42:01Z"/>
        </w:rPr>
      </w:pPr>
      <w:del w:id="4062" w:author="像个男人一样" w:date="2018-03-21T01:41:59Z">
        <w:r>
          <w:rPr/>
          <w:drawing>
            <wp:inline distT="0" distB="0" distL="0" distR="0">
              <wp:extent cx="4658995" cy="2879090"/>
              <wp:effectExtent l="0" t="0" r="8255" b="1651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del>
      <w:ins w:id="4064" w:author="像个男人一样" w:date="2018-03-21T01:41:59Z">
        <w:r>
          <w:rPr/>
          <w:drawing>
            <wp:inline distT="0" distB="0" distL="0" distR="0">
              <wp:extent cx="4658995" cy="2879090"/>
              <wp:effectExtent l="4445" t="4445" r="22860" b="12065"/>
              <wp:docPr id="49"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ins>
    </w:p>
    <w:p>
      <w:pPr>
        <w:pStyle w:val="11"/>
        <w:rPr>
          <w:lang w:val="en-US"/>
        </w:rPr>
        <w:pPrChange w:id="4066" w:author="像个男人一样" w:date="2018-03-21T01:42:13Z">
          <w:pPr/>
        </w:pPrChange>
      </w:pPr>
      <w:ins w:id="4067" w:author="像个男人一样" w:date="2018-03-21T01:42:07Z">
        <w:r>
          <w:rPr/>
          <w:t xml:space="preserve">Figure </w:t>
        </w:r>
      </w:ins>
      <w:ins w:id="4068" w:author="像个男人一样" w:date="2018-03-21T01:42:07Z">
        <w:r>
          <w:rPr/>
          <w:fldChar w:fldCharType="begin"/>
        </w:r>
      </w:ins>
      <w:ins w:id="4069" w:author="像个男人一样" w:date="2018-03-21T01:42:07Z">
        <w:r>
          <w:rPr/>
          <w:instrText xml:space="preserve"> STYLEREF 1 \s </w:instrText>
        </w:r>
      </w:ins>
      <w:ins w:id="4070" w:author="像个男人一样" w:date="2018-03-21T01:42:07Z">
        <w:r>
          <w:rPr/>
          <w:fldChar w:fldCharType="separate"/>
        </w:r>
      </w:ins>
      <w:ins w:id="4071" w:author="像个男人一样" w:date="2018-03-21T01:42:07Z">
        <w:r>
          <w:rPr/>
          <w:t>2</w:t>
        </w:r>
      </w:ins>
      <w:ins w:id="4072" w:author="像个男人一样" w:date="2018-03-21T01:42:07Z">
        <w:r>
          <w:rPr/>
          <w:fldChar w:fldCharType="end"/>
        </w:r>
      </w:ins>
      <w:ins w:id="4073" w:author="像个男人一样" w:date="2018-03-21T01:42:07Z">
        <w:r>
          <w:rPr>
            <w:rFonts w:hint="eastAsia"/>
            <w:lang w:eastAsia="zh-CN"/>
          </w:rPr>
          <w:t>.</w:t>
        </w:r>
      </w:ins>
      <w:ins w:id="4074" w:author="像个男人一样" w:date="2018-03-21T01:42:07Z">
        <w:r>
          <w:rPr/>
          <w:fldChar w:fldCharType="begin"/>
        </w:r>
      </w:ins>
      <w:ins w:id="4075" w:author="像个男人一样" w:date="2018-03-21T01:42:07Z">
        <w:r>
          <w:rPr/>
          <w:instrText xml:space="preserve"> SEQ Figure \* ARABIC \s 1 </w:instrText>
        </w:r>
      </w:ins>
      <w:ins w:id="4076" w:author="像个男人一样" w:date="2018-03-21T01:42:07Z">
        <w:r>
          <w:rPr/>
          <w:fldChar w:fldCharType="separate"/>
        </w:r>
      </w:ins>
      <w:ins w:id="4077" w:author="像个男人一样" w:date="2018-03-22T11:51:08Z">
        <w:r>
          <w:rPr/>
          <w:t>10</w:t>
        </w:r>
      </w:ins>
      <w:ins w:id="4078" w:author="像个男人一样" w:date="2018-03-21T01:42:07Z">
        <w:r>
          <w:rPr/>
          <w:fldChar w:fldCharType="end"/>
        </w:r>
      </w:ins>
      <w:ins w:id="4079" w:author="像个男人一样" w:date="2018-03-21T01:42:07Z">
        <w:bookmarkStart w:id="509" w:name="_Toc1166"/>
        <w:bookmarkStart w:id="510" w:name="_Toc11656"/>
        <w:bookmarkStart w:id="511" w:name="_Toc29933"/>
        <w:bookmarkStart w:id="512" w:name="_Toc30572"/>
        <w:bookmarkStart w:id="513" w:name="_Toc730"/>
        <w:bookmarkStart w:id="514" w:name="_Toc14551"/>
        <w:bookmarkStart w:id="515" w:name="_Toc12423"/>
        <w:bookmarkStart w:id="516" w:name="_Toc23823"/>
        <w:bookmarkStart w:id="517" w:name="_Toc22751"/>
        <w:bookmarkStart w:id="518" w:name="_Toc2081"/>
        <w:bookmarkStart w:id="519" w:name="_Toc29736"/>
        <w:bookmarkStart w:id="520" w:name="_Toc25358"/>
        <w:bookmarkStart w:id="521" w:name="_Toc21765"/>
        <w:bookmarkStart w:id="522" w:name="_Toc6554"/>
        <w:bookmarkStart w:id="523" w:name="_Toc13454"/>
        <w:bookmarkStart w:id="524" w:name="_Toc8461"/>
        <w:bookmarkStart w:id="525" w:name="_Toc7802"/>
        <w:bookmarkStart w:id="526" w:name="_Toc5409"/>
        <w:bookmarkStart w:id="527" w:name="_Toc22325"/>
        <w:bookmarkStart w:id="528" w:name="_Toc12117"/>
        <w:bookmarkStart w:id="529" w:name="_Toc5034"/>
        <w:bookmarkStart w:id="530" w:name="_Toc7503"/>
        <w:bookmarkStart w:id="531" w:name="_Toc227"/>
        <w:bookmarkStart w:id="532" w:name="_Toc15753"/>
        <w:bookmarkStart w:id="533" w:name="_Toc5984"/>
        <w:bookmarkStart w:id="534" w:name="_Toc27167"/>
        <w:r>
          <w:rPr>
            <w:rFonts w:hint="eastAsia"/>
            <w:lang w:eastAsia="zh-CN"/>
          </w:rPr>
          <w:t>:The threshold figure</w:t>
        </w:r>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ins>
    </w:p>
    <w:p>
      <w:pPr>
        <w:pStyle w:val="4"/>
        <w:rPr>
          <w:lang w:val="en-US"/>
        </w:rPr>
      </w:pPr>
      <w:bookmarkStart w:id="535" w:name="_Toc4365"/>
      <w:bookmarkStart w:id="536" w:name="_Toc11901"/>
      <w:bookmarkStart w:id="537" w:name="_Toc23423"/>
      <w:bookmarkStart w:id="538" w:name="_Toc11047"/>
      <w:bookmarkStart w:id="539" w:name="_Toc15273"/>
      <w:bookmarkStart w:id="540" w:name="_Toc24111"/>
      <w:bookmarkStart w:id="541" w:name="_Toc32033"/>
      <w:bookmarkStart w:id="542" w:name="_Toc14406"/>
      <w:bookmarkStart w:id="543" w:name="_Toc28426"/>
      <w:bookmarkStart w:id="544" w:name="_Toc5176"/>
      <w:bookmarkStart w:id="545" w:name="_Toc2068"/>
      <w:r>
        <w:rPr>
          <w:rFonts w:hint="eastAsia"/>
          <w:lang w:val="en-US"/>
        </w:rPr>
        <w:t>Pattern Recognition Algorithm</w:t>
      </w:r>
      <w:bookmarkEnd w:id="535"/>
      <w:bookmarkEnd w:id="536"/>
      <w:bookmarkEnd w:id="537"/>
      <w:bookmarkEnd w:id="538"/>
      <w:bookmarkEnd w:id="539"/>
      <w:bookmarkEnd w:id="540"/>
      <w:bookmarkEnd w:id="541"/>
      <w:bookmarkEnd w:id="542"/>
      <w:bookmarkEnd w:id="543"/>
      <w:bookmarkEnd w:id="544"/>
      <w:bookmarkEnd w:id="545"/>
    </w:p>
    <w:p>
      <w:pPr>
        <w:rPr>
          <w:lang w:val="en-US"/>
        </w:rPr>
      </w:pPr>
      <w:r>
        <w:rPr>
          <w:lang w:val="en-US"/>
        </w:rPr>
        <w:t xml:space="preserve">One regulation </w:t>
      </w:r>
      <w:r>
        <w:rPr>
          <w:rFonts w:hint="eastAsia"/>
          <w:lang w:val="en-US"/>
        </w:rPr>
        <w:t>is</w:t>
      </w:r>
      <w:r>
        <w:rPr>
          <w:lang w:val="en-US"/>
        </w:rPr>
        <w:t>:</w:t>
      </w:r>
    </w:p>
    <w:tbl>
      <w:tblPr>
        <w:tblStyle w:val="28"/>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0"/>
            </w:pPr>
            <w:r>
              <w:t>For examples:</w:t>
            </w:r>
            <w:r>
              <w:rPr>
                <w:rFonts w:hint="eastAsia"/>
              </w:rPr>
              <w:t>(the</w:t>
            </w:r>
            <w:r>
              <w:t xml:space="preserve"> walking patterns</w:t>
            </w:r>
            <w:r>
              <w:rPr>
                <w:rFonts w:hint="eastAsia"/>
              </w:rPr>
              <w:t>)</w:t>
            </w:r>
          </w:p>
          <w:p>
            <w:pPr>
              <w:numPr>
                <w:ilvl w:val="0"/>
                <w:numId w:val="3"/>
              </w:numPr>
              <w:spacing w:after="0"/>
            </w:pPr>
            <w:r>
              <w:rPr>
                <w:lang w:val="en-US"/>
              </w:rPr>
              <w:t>Walking, phone in pocket.</w:t>
            </w:r>
          </w:p>
          <w:p>
            <w:pPr>
              <w:numPr>
                <w:ilvl w:val="0"/>
                <w:numId w:val="3"/>
              </w:numPr>
              <w:spacing w:after="0"/>
            </w:pPr>
            <w:r>
              <w:rPr>
                <w:lang w:val="en-US"/>
              </w:rPr>
              <w:t>Walking, phone in hands.</w:t>
            </w:r>
          </w:p>
          <w:p>
            <w:pPr>
              <w:numPr>
                <w:ilvl w:val="0"/>
                <w:numId w:val="3"/>
              </w:numPr>
              <w:spacing w:after="0"/>
            </w:pPr>
            <w:r>
              <w:rPr>
                <w:lang w:val="en-US"/>
              </w:rPr>
              <w:t>Walking, phone beside ear.</w:t>
            </w:r>
          </w:p>
          <w:p>
            <w:pPr>
              <w:numPr>
                <w:ilvl w:val="0"/>
                <w:numId w:val="3"/>
              </w:numPr>
              <w:spacing w:after="0"/>
            </w:pPr>
            <w:r>
              <w:rPr>
                <w:lang w:val="en-US"/>
              </w:rPr>
              <w:t>Running, phone in pocket.</w:t>
            </w:r>
          </w:p>
          <w:p>
            <w:pPr>
              <w:pStyle w:val="11"/>
              <w:spacing w:after="0"/>
              <w:pPrChange w:id="4080" w:author="像个男人一样" w:date="2018-03-21T01:43:02Z">
                <w:pPr>
                  <w:spacing w:after="0"/>
                </w:pPr>
              </w:pPrChange>
            </w:pPr>
            <w:del w:id="4081" w:author="像个男人一样" w:date="2018-03-22T11:57:53Z">
              <w:r>
                <w:rPr>
                  <w:iCs w:val="0"/>
                  <w:sz w:val="24"/>
                  <w:szCs w:val="22"/>
                  <w:lang w:val="en-US"/>
                  <w:rPrChange w:id="4082" w:author="像个男人一样" w:date="2018-03-22T11:57:37Z">
                    <w:rPr/>
                  </w:rPrChange>
                </w:rPr>
                <w:delText>1</w:delText>
              </w:r>
            </w:del>
            <w:del w:id="4084" w:author="像个男人一样" w:date="2018-03-22T11:57:52Z">
              <w:r>
                <w:rPr>
                  <w:iCs w:val="0"/>
                  <w:sz w:val="24"/>
                  <w:szCs w:val="22"/>
                  <w:lang w:val="en-US"/>
                  <w:rPrChange w:id="4085" w:author="像个男人一样" w:date="2018-03-22T11:57:37Z">
                    <w:rPr/>
                  </w:rPrChange>
                </w:rPr>
                <w:delText>.</w:delText>
              </w:r>
            </w:del>
            <w:del w:id="4087" w:author="像个男人一样" w:date="2018-03-22T11:58:04Z">
              <w:r>
                <w:rPr>
                  <w:iCs w:val="0"/>
                  <w:sz w:val="24"/>
                  <w:szCs w:val="22"/>
                  <w:lang w:val="en-US"/>
                  <w:rPrChange w:id="4088" w:author="像个男人一样" w:date="2018-03-22T11:57:37Z">
                    <w:rPr/>
                  </w:rPrChange>
                </w:rPr>
                <w:delText xml:space="preserve"> </w:delText>
              </w:r>
            </w:del>
            <w:r>
              <w:rPr>
                <w:iCs w:val="0"/>
                <w:sz w:val="24"/>
                <w:szCs w:val="22"/>
                <w:lang w:val="en-US"/>
                <w:rPrChange w:id="4090" w:author="像个男人一样" w:date="2018-03-22T11:57:37Z">
                  <w:rPr/>
                </w:rPrChange>
              </w:rPr>
              <w:t>In different patterns, you can see the distinction of the wave variation of accel</w:t>
            </w:r>
            <w:ins w:id="4091" w:author="像个男人一样" w:date="2018-03-22T11:57:59Z">
              <w:r>
                <w:rPr>
                  <w:rFonts w:hint="eastAsia"/>
                  <w:iCs w:val="0"/>
                  <w:sz w:val="24"/>
                  <w:szCs w:val="22"/>
                  <w:lang w:val="en-US" w:eastAsia="zh-CN"/>
                </w:rPr>
                <w:t>e</w:t>
              </w:r>
            </w:ins>
            <w:ins w:id="4092" w:author="像个男人一样" w:date="2018-03-22T11:58:00Z">
              <w:r>
                <w:rPr>
                  <w:rFonts w:hint="eastAsia"/>
                  <w:iCs w:val="0"/>
                  <w:sz w:val="24"/>
                  <w:szCs w:val="22"/>
                  <w:lang w:val="en-US" w:eastAsia="zh-CN"/>
                </w:rPr>
                <w:t>rome</w:t>
              </w:r>
            </w:ins>
            <w:ins w:id="4093" w:author="像个男人一样" w:date="2018-03-22T11:58:01Z">
              <w:r>
                <w:rPr>
                  <w:rFonts w:hint="eastAsia"/>
                  <w:iCs w:val="0"/>
                  <w:sz w:val="24"/>
                  <w:szCs w:val="22"/>
                  <w:lang w:val="en-US" w:eastAsia="zh-CN"/>
                </w:rPr>
                <w:t xml:space="preserve">ter </w:t>
              </w:r>
            </w:ins>
            <w:r>
              <w:rPr>
                <w:iCs w:val="0"/>
                <w:sz w:val="24"/>
                <w:szCs w:val="22"/>
                <w:lang w:val="en-US"/>
                <w:rPrChange w:id="4094" w:author="像个男人一样" w:date="2018-03-22T11:57:37Z">
                  <w:rPr/>
                </w:rPrChange>
              </w:rPr>
              <w:t xml:space="preserve"> value from the picture on the </w:t>
            </w:r>
            <w:r>
              <w:rPr>
                <w:iCs w:val="0"/>
                <w:sz w:val="24"/>
                <w:szCs w:val="22"/>
                <w:lang w:val="en-US"/>
                <w:rPrChange w:id="4095" w:author="像个男人一样" w:date="2018-03-22T11:57:37Z">
                  <w:rPr>
                    <w:lang w:val="en-US"/>
                  </w:rPr>
                </w:rPrChange>
              </w:rPr>
              <w:t>right</w:t>
            </w:r>
            <w:r>
              <w:rPr>
                <w:iCs w:val="0"/>
                <w:sz w:val="24"/>
                <w:szCs w:val="22"/>
                <w:lang w:val="en-US"/>
                <w:rPrChange w:id="4096" w:author="像个男人一样" w:date="2018-03-22T11:57:37Z">
                  <w:rPr/>
                </w:rPrChange>
              </w:rPr>
              <w:t>. The following diagram shows the difference between the pattern of walking with the phone in the pocket and the pattern of running with the phone in the pocket.</w:t>
            </w:r>
          </w:p>
        </w:tc>
      </w:tr>
    </w:tbl>
    <w:p>
      <w:pPr>
        <w:rPr>
          <w:del w:id="4097" w:author="像个男人一样" w:date="2018-03-22T11:57:28Z"/>
          <w:lang w:val="en-US"/>
        </w:rPr>
      </w:pPr>
    </w:p>
    <w:p>
      <w:pPr>
        <w:pStyle w:val="17"/>
        <w:rPr>
          <w:del w:id="4098" w:author="像个男人一样" w:date="2018-03-21T01:43:23Z"/>
          <w:lang w:val="en-US"/>
        </w:rPr>
      </w:pPr>
      <w:del w:id="4099" w:author="像个男人一样" w:date="2018-03-22T11:57:28Z">
        <w:r>
          <w:rPr/>
          <w:delText xml:space="preserve">Figure 2. </w:delText>
        </w:r>
      </w:del>
      <w:del w:id="4100" w:author="像个男人一样" w:date="2018-03-22T11:57:28Z">
        <w:r>
          <w:rPr/>
          <w:fldChar w:fldCharType="begin"/>
        </w:r>
      </w:del>
      <w:del w:id="4101" w:author="像个男人一样" w:date="2018-03-22T11:57:28Z">
        <w:r>
          <w:rPr/>
          <w:delInstrText xml:space="preserve"> SEQ Figure_2. \* ARABIC </w:delInstrText>
        </w:r>
      </w:del>
      <w:del w:id="4102" w:author="像个男人一样" w:date="2018-03-22T11:57:28Z">
        <w:r>
          <w:rPr/>
          <w:fldChar w:fldCharType="separate"/>
        </w:r>
      </w:del>
      <w:ins w:id="4103" w:author="像个男人一样" w:date="2018-03-22T11:51:08Z">
        <w:del w:id="4104" w:author="像个男人一样" w:date="2018-03-22T11:57:28Z">
          <w:r>
            <w:rPr>
              <w:b/>
            </w:rPr>
            <w:delText>错误！未指定顺序。</w:delText>
          </w:r>
        </w:del>
      </w:ins>
      <w:ins w:id="4105" w:author="像个男人一样" w:date="2018-03-21T23:39:02Z">
        <w:del w:id="4106" w:author="像个男人一样" w:date="2018-03-22T11:57:28Z">
          <w:r>
            <w:rPr>
              <w:b/>
            </w:rPr>
            <w:delText>错误！未指定顺序。</w:delText>
          </w:r>
        </w:del>
      </w:ins>
      <w:ins w:id="4107" w:author="像个男人一样" w:date="2018-03-21T23:10:03Z">
        <w:del w:id="4108" w:author="像个男人一样" w:date="2018-03-22T11:57:28Z">
          <w:r>
            <w:rPr>
              <w:b/>
            </w:rPr>
            <w:delText>错误！未指定顺序。</w:delText>
          </w:r>
        </w:del>
      </w:ins>
      <w:ins w:id="4109" w:author="像个男人一样" w:date="2018-03-21T23:08:43Z">
        <w:del w:id="4110" w:author="像个男人一样" w:date="2018-03-22T11:57:28Z">
          <w:r>
            <w:rPr>
              <w:b/>
            </w:rPr>
            <w:delText>错误！未指定顺序。</w:delText>
          </w:r>
        </w:del>
      </w:ins>
      <w:ins w:id="4111" w:author="像个男人一样" w:date="2018-03-21T02:33:46Z">
        <w:del w:id="4112" w:author="像个男人一样" w:date="2018-03-22T11:57:28Z">
          <w:r>
            <w:rPr>
              <w:b/>
            </w:rPr>
            <w:delText>错误！未指定顺序。</w:delText>
          </w:r>
        </w:del>
      </w:ins>
      <w:ins w:id="4113" w:author="像个男人一样" w:date="2018-03-21T02:33:00Z">
        <w:del w:id="4114" w:author="像个男人一样" w:date="2018-03-22T11:57:28Z">
          <w:r>
            <w:rPr>
              <w:b/>
            </w:rPr>
            <w:delText>错误！未指定顺序。</w:delText>
          </w:r>
        </w:del>
      </w:ins>
      <w:ins w:id="4115" w:author="像个男人一样" w:date="2018-03-21T02:31:33Z">
        <w:del w:id="4116" w:author="像个男人一样" w:date="2018-03-22T11:57:28Z">
          <w:r>
            <w:rPr>
              <w:b/>
            </w:rPr>
            <w:delText>错误！未指定顺序。</w:delText>
          </w:r>
        </w:del>
      </w:ins>
      <w:ins w:id="4117" w:author="像个男人一样" w:date="2018-03-21T02:30:57Z">
        <w:del w:id="4118" w:author="像个男人一样" w:date="2018-03-22T11:57:28Z">
          <w:r>
            <w:rPr>
              <w:b/>
            </w:rPr>
            <w:delText>错误！未指定顺序。</w:delText>
          </w:r>
        </w:del>
      </w:ins>
      <w:ins w:id="4119" w:author="像个男人一样" w:date="2018-03-21T02:29:55Z">
        <w:del w:id="4120" w:author="像个男人一样" w:date="2018-03-22T11:57:28Z">
          <w:r>
            <w:rPr>
              <w:b/>
            </w:rPr>
            <w:delText>错误！未指定顺序。</w:delText>
          </w:r>
        </w:del>
      </w:ins>
      <w:ins w:id="4121" w:author="像个男人一样" w:date="2018-03-21T02:29:18Z">
        <w:del w:id="4122" w:author="像个男人一样" w:date="2018-03-22T11:57:28Z">
          <w:r>
            <w:rPr>
              <w:b/>
            </w:rPr>
            <w:delText>错误！未指定顺序。</w:delText>
          </w:r>
        </w:del>
      </w:ins>
      <w:ins w:id="4123" w:author="像个男人一样" w:date="2018-03-21T02:26:27Z">
        <w:del w:id="4124" w:author="像个男人一样" w:date="2018-03-22T11:57:28Z">
          <w:r>
            <w:rPr>
              <w:b/>
            </w:rPr>
            <w:delText>错误！未指定顺序。</w:delText>
          </w:r>
        </w:del>
      </w:ins>
      <w:ins w:id="4125" w:author="像个男人一样" w:date="2018-03-21T02:25:38Z">
        <w:del w:id="4126" w:author="像个男人一样" w:date="2018-03-22T11:57:28Z">
          <w:r>
            <w:rPr>
              <w:b/>
            </w:rPr>
            <w:delText>错误！未指定顺序。</w:delText>
          </w:r>
        </w:del>
      </w:ins>
      <w:ins w:id="4127" w:author="像个男人一样" w:date="2018-03-21T02:24:39Z">
        <w:del w:id="4128" w:author="像个男人一样" w:date="2018-03-22T11:57:28Z">
          <w:r>
            <w:rPr>
              <w:b/>
            </w:rPr>
            <w:delText>错误！未指定顺序。</w:delText>
          </w:r>
        </w:del>
      </w:ins>
      <w:ins w:id="4129" w:author="像个男人一样" w:date="2018-03-21T02:23:03Z">
        <w:del w:id="4130" w:author="像个男人一样" w:date="2018-03-22T11:57:28Z">
          <w:r>
            <w:rPr>
              <w:b/>
            </w:rPr>
            <w:delText>错误！未指定顺序。</w:delText>
          </w:r>
        </w:del>
      </w:ins>
      <w:ins w:id="4131" w:author="像个男人一样" w:date="2018-03-21T02:22:42Z">
        <w:del w:id="4132" w:author="像个男人一样" w:date="2018-03-22T11:57:28Z">
          <w:r>
            <w:rPr>
              <w:b/>
            </w:rPr>
            <w:delText>错误！未指定顺序。</w:delText>
          </w:r>
        </w:del>
      </w:ins>
      <w:ins w:id="4133" w:author="像个男人一样" w:date="2018-03-21T02:17:56Z">
        <w:del w:id="4134" w:author="像个男人一样" w:date="2018-03-22T11:57:28Z">
          <w:r>
            <w:rPr>
              <w:b/>
            </w:rPr>
            <w:delText>错误！未指定顺序。</w:delText>
          </w:r>
        </w:del>
      </w:ins>
      <w:ins w:id="4135" w:author="像个男人一样" w:date="2018-03-21T02:17:31Z">
        <w:del w:id="4136" w:author="像个男人一样" w:date="2018-03-22T11:57:28Z">
          <w:r>
            <w:rPr>
              <w:b/>
            </w:rPr>
            <w:delText>错误！未指定顺序。</w:delText>
          </w:r>
        </w:del>
      </w:ins>
      <w:ins w:id="4137" w:author="像个男人一样" w:date="2018-03-21T02:17:05Z">
        <w:del w:id="4138" w:author="像个男人一样" w:date="2018-03-22T11:57:28Z">
          <w:r>
            <w:rPr>
              <w:b/>
            </w:rPr>
            <w:delText>错误！未指定顺序。</w:delText>
          </w:r>
        </w:del>
      </w:ins>
      <w:ins w:id="4139" w:author="像个男人一样" w:date="2018-03-21T02:15:30Z">
        <w:del w:id="4140" w:author="像个男人一样" w:date="2018-03-22T11:57:28Z">
          <w:r>
            <w:rPr>
              <w:b/>
            </w:rPr>
            <w:delText>错误！未指定顺序。</w:delText>
          </w:r>
        </w:del>
      </w:ins>
      <w:ins w:id="4141" w:author="像个男人一样" w:date="2018-03-21T02:14:29Z">
        <w:del w:id="4142" w:author="像个男人一样" w:date="2018-03-22T11:57:28Z">
          <w:r>
            <w:rPr>
              <w:b/>
            </w:rPr>
            <w:delText>错误！未指定顺序。</w:delText>
          </w:r>
        </w:del>
      </w:ins>
      <w:ins w:id="4143" w:author="像个男人一样" w:date="2018-03-21T02:13:48Z">
        <w:del w:id="4144" w:author="像个男人一样" w:date="2018-03-22T11:57:28Z">
          <w:r>
            <w:rPr>
              <w:b/>
            </w:rPr>
            <w:delText>错误！未指定顺序。</w:delText>
          </w:r>
        </w:del>
      </w:ins>
      <w:ins w:id="4145" w:author="像个男人一样" w:date="2018-03-21T02:12:37Z">
        <w:del w:id="4146" w:author="像个男人一样" w:date="2018-03-22T11:57:28Z">
          <w:r>
            <w:rPr>
              <w:b/>
            </w:rPr>
            <w:delText>错误！未指定顺序。</w:delText>
          </w:r>
        </w:del>
      </w:ins>
      <w:ins w:id="4147" w:author="像个男人一样" w:date="2018-03-21T02:02:58Z">
        <w:del w:id="4148" w:author="像个男人一样" w:date="2018-03-22T11:57:28Z">
          <w:r>
            <w:rPr>
              <w:b/>
            </w:rPr>
            <w:delText>错误！未指定顺序。</w:delText>
          </w:r>
        </w:del>
      </w:ins>
      <w:ins w:id="4149" w:author="像个男人一样" w:date="2018-03-21T02:02:10Z">
        <w:del w:id="4150" w:author="像个男人一样" w:date="2018-03-22T11:57:28Z">
          <w:r>
            <w:rPr>
              <w:b/>
            </w:rPr>
            <w:delText>错误！未指定顺序。</w:delText>
          </w:r>
        </w:del>
      </w:ins>
      <w:ins w:id="4151" w:author="像个男人一样" w:date="2018-03-21T02:01:17Z">
        <w:del w:id="4152" w:author="像个男人一样" w:date="2018-03-22T11:57:28Z">
          <w:r>
            <w:rPr>
              <w:b/>
            </w:rPr>
            <w:delText>错误！未指定顺序。</w:delText>
          </w:r>
        </w:del>
      </w:ins>
      <w:ins w:id="4153" w:author="像个男人一样" w:date="2018-03-21T02:00:24Z">
        <w:del w:id="4154" w:author="像个男人一样" w:date="2018-03-22T11:57:28Z">
          <w:r>
            <w:rPr>
              <w:b/>
            </w:rPr>
            <w:delText>错误！未指定顺序。</w:delText>
          </w:r>
        </w:del>
      </w:ins>
      <w:ins w:id="4155" w:author="像个男人一样" w:date="2018-03-21T01:59:31Z">
        <w:del w:id="4156" w:author="像个男人一样" w:date="2018-03-22T11:57:28Z">
          <w:r>
            <w:rPr>
              <w:b/>
            </w:rPr>
            <w:delText>错误！未指定顺序。</w:delText>
          </w:r>
        </w:del>
      </w:ins>
      <w:ins w:id="4157" w:author="像个男人一样" w:date="2018-03-21T01:58:49Z">
        <w:del w:id="4158" w:author="像个男人一样" w:date="2018-03-22T11:57:28Z">
          <w:r>
            <w:rPr>
              <w:b/>
            </w:rPr>
            <w:delText>错误！未指定顺序。</w:delText>
          </w:r>
        </w:del>
      </w:ins>
      <w:ins w:id="4159" w:author="像个男人一样" w:date="2018-03-21T01:58:24Z">
        <w:del w:id="4160" w:author="像个男人一样" w:date="2018-03-22T11:57:28Z">
          <w:r>
            <w:rPr>
              <w:b/>
            </w:rPr>
            <w:delText>错误！未指定顺序。</w:delText>
          </w:r>
        </w:del>
      </w:ins>
      <w:ins w:id="4161" w:author="像个男人一样" w:date="2018-03-21T01:57:59Z">
        <w:del w:id="4162" w:author="像个男人一样" w:date="2018-03-22T11:57:28Z">
          <w:r>
            <w:rPr>
              <w:b/>
            </w:rPr>
            <w:delText>错误！未指定顺序。</w:delText>
          </w:r>
        </w:del>
      </w:ins>
      <w:ins w:id="4163" w:author="像个男人一样" w:date="2018-03-21T01:48:38Z">
        <w:del w:id="4164" w:author="像个男人一样" w:date="2018-03-22T11:57:28Z">
          <w:r>
            <w:rPr>
              <w:b/>
            </w:rPr>
            <w:delText>错误！未指定顺序。</w:delText>
          </w:r>
        </w:del>
      </w:ins>
      <w:ins w:id="4165" w:author="像个男人一样" w:date="2018-03-21T01:48:07Z">
        <w:del w:id="4166" w:author="像个男人一样" w:date="2018-03-22T11:57:28Z">
          <w:r>
            <w:rPr>
              <w:b/>
            </w:rPr>
            <w:delText>错误！未指定顺序。</w:delText>
          </w:r>
        </w:del>
      </w:ins>
      <w:ins w:id="4167" w:author="像个男人一样" w:date="2018-03-21T01:47:31Z">
        <w:del w:id="4168" w:author="像个男人一样" w:date="2018-03-22T11:57:28Z">
          <w:r>
            <w:rPr>
              <w:b/>
            </w:rPr>
            <w:delText>错误！未指定顺序。</w:delText>
          </w:r>
        </w:del>
      </w:ins>
      <w:ins w:id="4169" w:author="像个男人一样" w:date="2018-03-21T01:46:10Z">
        <w:del w:id="4170" w:author="像个男人一样" w:date="2018-03-22T11:57:28Z">
          <w:r>
            <w:rPr>
              <w:b/>
            </w:rPr>
            <w:delText>错误！未指定顺序。</w:delText>
          </w:r>
        </w:del>
      </w:ins>
      <w:ins w:id="4171" w:author="像个男人一样" w:date="2018-03-21T01:45:53Z">
        <w:del w:id="4172" w:author="像个男人一样" w:date="2018-03-22T11:57:28Z">
          <w:r>
            <w:rPr>
              <w:b/>
            </w:rPr>
            <w:delText>错误！未指定顺序。</w:delText>
          </w:r>
        </w:del>
      </w:ins>
      <w:ins w:id="4173" w:author="像个男人一样" w:date="2018-03-21T01:45:08Z">
        <w:del w:id="4174" w:author="像个男人一样" w:date="2018-03-22T11:57:28Z">
          <w:r>
            <w:rPr>
              <w:b/>
            </w:rPr>
            <w:delText>错误！未指定顺序。</w:delText>
          </w:r>
        </w:del>
      </w:ins>
      <w:del w:id="4175" w:author="像个男人一样" w:date="2018-03-22T11:57:28Z">
        <w:r>
          <w:rPr/>
          <w:delText>11</w:delText>
        </w:r>
      </w:del>
      <w:del w:id="4176" w:author="像个男人一样" w:date="2018-03-22T11:57:28Z">
        <w:r>
          <w:rPr/>
          <w:fldChar w:fldCharType="end"/>
        </w:r>
      </w:del>
      <w:del w:id="4177" w:author="像个男人一样" w:date="2018-03-21T01:43:12Z">
        <w:r>
          <w:rPr/>
          <w:delText xml:space="preserve"> </w:delText>
        </w:r>
      </w:del>
      <w:del w:id="4178" w:author="像个男人一样" w:date="2018-03-21T01:42:53Z">
        <w:r>
          <w:rPr/>
          <w:delText xml:space="preserve">The different Pattern data </w:delText>
        </w:r>
      </w:del>
    </w:p>
    <w:p>
      <w:pPr>
        <w:pStyle w:val="17"/>
        <w:rPr>
          <w:ins w:id="4180" w:author="像个男人一样" w:date="2018-03-21T01:42:56Z"/>
        </w:rPr>
        <w:pPrChange w:id="4179" w:author="像个男人一样" w:date="2018-03-21T01:43:23Z">
          <w:pPr/>
        </w:pPrChange>
      </w:pPr>
      <w:r>
        <w:drawing>
          <wp:inline distT="0" distB="0" distL="0" distR="0">
            <wp:extent cx="4995545" cy="3219450"/>
            <wp:effectExtent l="0" t="0" r="14605"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pPr>
        <w:pStyle w:val="11"/>
        <w:rPr>
          <w:lang w:val="en-US"/>
        </w:rPr>
        <w:pPrChange w:id="4181" w:author="像个男人一样" w:date="2018-03-21T01:43:08Z">
          <w:pPr/>
        </w:pPrChange>
      </w:pPr>
      <w:ins w:id="4182" w:author="像个男人一样" w:date="2018-03-21T01:43:02Z">
        <w:r>
          <w:rPr/>
          <w:t xml:space="preserve">Figure </w:t>
        </w:r>
      </w:ins>
      <w:ins w:id="4183" w:author="像个男人一样" w:date="2018-03-21T01:43:02Z">
        <w:r>
          <w:rPr/>
          <w:fldChar w:fldCharType="begin"/>
        </w:r>
      </w:ins>
      <w:ins w:id="4184" w:author="像个男人一样" w:date="2018-03-21T01:43:02Z">
        <w:r>
          <w:rPr/>
          <w:instrText xml:space="preserve"> STYLEREF 1 \s </w:instrText>
        </w:r>
      </w:ins>
      <w:ins w:id="4185" w:author="像个男人一样" w:date="2018-03-21T01:43:02Z">
        <w:r>
          <w:rPr/>
          <w:fldChar w:fldCharType="separate"/>
        </w:r>
      </w:ins>
      <w:ins w:id="4186" w:author="像个男人一样" w:date="2018-03-21T01:43:02Z">
        <w:r>
          <w:rPr/>
          <w:t>2</w:t>
        </w:r>
      </w:ins>
      <w:ins w:id="4187" w:author="像个男人一样" w:date="2018-03-21T01:43:02Z">
        <w:r>
          <w:rPr/>
          <w:fldChar w:fldCharType="end"/>
        </w:r>
      </w:ins>
      <w:ins w:id="4188" w:author="像个男人一样" w:date="2018-03-21T01:43:02Z">
        <w:r>
          <w:rPr>
            <w:rFonts w:hint="eastAsia"/>
            <w:lang w:eastAsia="zh-CN"/>
          </w:rPr>
          <w:t>.</w:t>
        </w:r>
      </w:ins>
      <w:ins w:id="4189" w:author="像个男人一样" w:date="2018-03-21T01:43:02Z">
        <w:r>
          <w:rPr/>
          <w:fldChar w:fldCharType="begin"/>
        </w:r>
      </w:ins>
      <w:ins w:id="4190" w:author="像个男人一样" w:date="2018-03-21T01:43:02Z">
        <w:r>
          <w:rPr/>
          <w:instrText xml:space="preserve"> SEQ Figure \* ARABIC \s 1 </w:instrText>
        </w:r>
      </w:ins>
      <w:ins w:id="4191" w:author="像个男人一样" w:date="2018-03-21T01:43:02Z">
        <w:r>
          <w:rPr/>
          <w:fldChar w:fldCharType="separate"/>
        </w:r>
      </w:ins>
      <w:ins w:id="4192" w:author="像个男人一样" w:date="2018-03-22T11:51:08Z">
        <w:r>
          <w:rPr/>
          <w:t>11</w:t>
        </w:r>
      </w:ins>
      <w:ins w:id="4193" w:author="像个男人一样" w:date="2018-03-21T01:43:02Z">
        <w:r>
          <w:rPr/>
          <w:fldChar w:fldCharType="end"/>
        </w:r>
      </w:ins>
      <w:ins w:id="4194" w:author="像个男人一样" w:date="2018-03-21T01:43:02Z">
        <w:bookmarkStart w:id="546" w:name="_Toc16716"/>
        <w:bookmarkStart w:id="547" w:name="_Toc5849"/>
        <w:bookmarkStart w:id="548" w:name="_Toc2334"/>
        <w:bookmarkStart w:id="549" w:name="_Toc25770"/>
        <w:bookmarkStart w:id="550" w:name="_Toc32615"/>
        <w:bookmarkStart w:id="551" w:name="_Toc28309"/>
        <w:bookmarkStart w:id="552" w:name="_Toc24867"/>
        <w:bookmarkStart w:id="553" w:name="_Toc14041"/>
        <w:bookmarkStart w:id="554" w:name="_Toc3603"/>
        <w:bookmarkStart w:id="555" w:name="_Toc6168"/>
        <w:bookmarkStart w:id="556" w:name="_Toc20676"/>
        <w:bookmarkStart w:id="557" w:name="_Toc28126"/>
        <w:bookmarkStart w:id="558" w:name="_Toc24715"/>
        <w:bookmarkStart w:id="559" w:name="_Toc28705"/>
        <w:bookmarkStart w:id="560" w:name="_Toc16944"/>
        <w:bookmarkStart w:id="561" w:name="_Toc4822"/>
        <w:bookmarkStart w:id="562" w:name="_Toc18388"/>
        <w:bookmarkStart w:id="563" w:name="_Toc13567"/>
        <w:bookmarkStart w:id="564" w:name="_Toc3052"/>
        <w:bookmarkStart w:id="565" w:name="_Toc16860"/>
        <w:bookmarkStart w:id="566" w:name="_Toc15096"/>
        <w:bookmarkStart w:id="567" w:name="_Toc8298"/>
        <w:bookmarkStart w:id="568" w:name="_Toc19676"/>
        <w:bookmarkStart w:id="569" w:name="_Toc10644"/>
        <w:bookmarkStart w:id="570" w:name="_Toc30948"/>
        <w:bookmarkStart w:id="571" w:name="_Toc16398"/>
        <w:r>
          <w:rPr>
            <w:rFonts w:hint="eastAsia"/>
            <w:lang w:eastAsia="zh-CN"/>
          </w:rPr>
          <w:t xml:space="preserve">:The different Pattern data </w:t>
        </w:r>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ins>
    </w:p>
    <w:p>
      <w:pPr>
        <w:pStyle w:val="3"/>
        <w:rPr>
          <w:lang w:val="en-US"/>
        </w:rPr>
      </w:pPr>
      <w:bookmarkStart w:id="572" w:name="_Toc32457"/>
      <w:bookmarkStart w:id="573" w:name="_Toc3196"/>
      <w:bookmarkStart w:id="574" w:name="_Toc11478"/>
      <w:bookmarkStart w:id="575" w:name="_Toc9407"/>
      <w:bookmarkStart w:id="576" w:name="_Toc27060"/>
      <w:bookmarkStart w:id="577" w:name="_Toc19703"/>
      <w:bookmarkStart w:id="578" w:name="_Toc11816"/>
      <w:bookmarkStart w:id="579" w:name="_Toc28969"/>
      <w:bookmarkStart w:id="580" w:name="_Toc13077"/>
      <w:bookmarkStart w:id="581" w:name="_Toc32328"/>
      <w:bookmarkStart w:id="582" w:name="_Toc27544"/>
      <w:r>
        <w:rPr>
          <w:lang w:val="en-US"/>
        </w:rPr>
        <w:t>My pedometer program</w:t>
      </w:r>
      <w:bookmarkEnd w:id="572"/>
      <w:bookmarkEnd w:id="573"/>
      <w:bookmarkEnd w:id="574"/>
      <w:bookmarkEnd w:id="575"/>
      <w:bookmarkEnd w:id="576"/>
      <w:bookmarkEnd w:id="577"/>
      <w:bookmarkEnd w:id="578"/>
      <w:bookmarkEnd w:id="579"/>
      <w:bookmarkEnd w:id="580"/>
      <w:bookmarkEnd w:id="581"/>
      <w:bookmarkEnd w:id="582"/>
    </w:p>
    <w:p>
      <w:pPr>
        <w:pStyle w:val="4"/>
        <w:rPr>
          <w:lang w:val="en-US"/>
        </w:rPr>
      </w:pPr>
      <w:bookmarkStart w:id="583" w:name="_Toc12214"/>
      <w:bookmarkStart w:id="584" w:name="_Toc28904"/>
      <w:bookmarkStart w:id="585" w:name="_Toc14458"/>
      <w:bookmarkStart w:id="586" w:name="_Toc23909"/>
      <w:bookmarkStart w:id="587" w:name="_Toc16303"/>
      <w:bookmarkStart w:id="588" w:name="_Toc22341"/>
      <w:bookmarkStart w:id="589" w:name="_Toc7971"/>
      <w:bookmarkStart w:id="590" w:name="_Toc27947"/>
      <w:bookmarkStart w:id="591" w:name="_Toc17001"/>
      <w:bookmarkStart w:id="592" w:name="_Toc31093"/>
      <w:bookmarkStart w:id="593" w:name="_Toc25669"/>
      <w:r>
        <w:rPr>
          <w:lang w:val="en-US"/>
        </w:rPr>
        <w:t>The program operation</w:t>
      </w:r>
      <w:bookmarkEnd w:id="583"/>
      <w:bookmarkEnd w:id="584"/>
      <w:bookmarkEnd w:id="585"/>
      <w:bookmarkEnd w:id="586"/>
      <w:bookmarkEnd w:id="587"/>
      <w:bookmarkEnd w:id="588"/>
      <w:bookmarkEnd w:id="589"/>
      <w:bookmarkEnd w:id="590"/>
      <w:bookmarkEnd w:id="591"/>
      <w:bookmarkEnd w:id="592"/>
      <w:bookmarkEnd w:id="593"/>
    </w:p>
    <w:p>
      <w:pPr>
        <w:rPr>
          <w:lang w:val="en-US"/>
        </w:rPr>
      </w:pPr>
      <w:r>
        <w:rPr>
          <w:lang w:val="en-US"/>
        </w:rPr>
        <w:t>To run this program showed in follow  picture, you can get the exact steps and the accuracy of steps calculation. How to use this program to calculate the steps, there are two procedures below should be done :</w:t>
      </w:r>
    </w:p>
    <w:p>
      <w:pPr>
        <w:numPr>
          <w:ilvl w:val="0"/>
          <w:numId w:val="4"/>
        </w:numPr>
      </w:pPr>
      <w:r>
        <w:rPr>
          <w:lang w:val="en-US"/>
        </w:rPr>
        <w:t>Fill out  the path of excel file of Accelerometer data and the test frequency before click Running.</w:t>
      </w:r>
    </w:p>
    <w:p>
      <w:pPr>
        <w:numPr>
          <w:ilvl w:val="0"/>
          <w:numId w:val="4"/>
        </w:numPr>
        <w:rPr>
          <w:del w:id="4195" w:author="像个男人一样" w:date="2018-03-22T11:57:22Z"/>
        </w:rPr>
      </w:pPr>
      <w:r>
        <w:rPr>
          <w:lang w:val="en-US"/>
        </w:rPr>
        <w:t>Fill in the exact count steps in the Exact Steps, a</w:t>
      </w:r>
      <w:r>
        <w:t xml:space="preserve">nd </w:t>
      </w:r>
      <w:r>
        <w:rPr>
          <w:lang w:val="en-US"/>
        </w:rPr>
        <w:t>click Calculating</w:t>
      </w:r>
      <w:ins w:id="4196" w:author="像个男人一样" w:date="2018-03-22T11:57:23Z">
        <w:r>
          <w:rPr>
            <w:rFonts w:hint="eastAsia"/>
            <w:lang w:val="en-US" w:eastAsia="zh-CN"/>
          </w:rPr>
          <w:t>.</w:t>
        </w:r>
      </w:ins>
      <w:del w:id="4197" w:author="像个男人一样" w:date="2018-03-22T11:57:22Z">
        <w:r>
          <w:rPr>
            <w:lang w:val="en-US"/>
          </w:rPr>
          <w:delText>.</w:delText>
        </w:r>
      </w:del>
    </w:p>
    <w:p>
      <w:pPr>
        <w:numPr>
          <w:ilvl w:val="0"/>
          <w:numId w:val="4"/>
        </w:numPr>
        <w:rPr>
          <w:del w:id="4199" w:author="像个男人一样" w:date="2018-03-22T11:57:22Z"/>
        </w:rPr>
        <w:pPrChange w:id="4198" w:author="像个男人一样" w:date="2018-03-21T01:44:43Z">
          <w:pPr/>
        </w:pPrChange>
      </w:pPr>
    </w:p>
    <w:p>
      <w:pPr>
        <w:numPr>
          <w:ilvl w:val="0"/>
          <w:numId w:val="4"/>
        </w:numPr>
        <w:pPrChange w:id="4200" w:author="像个男人一样" w:date="2018-03-21T01:44:43Z">
          <w:pPr>
            <w:pStyle w:val="17"/>
          </w:pPr>
        </w:pPrChange>
      </w:pPr>
      <w:del w:id="4201" w:author="像个男人一样" w:date="2018-03-22T11:57:22Z">
        <w:r>
          <w:rPr/>
          <w:delText xml:space="preserve">Figure 2. </w:delText>
        </w:r>
      </w:del>
      <w:del w:id="4202" w:author="像个男人一样" w:date="2018-03-22T11:57:22Z">
        <w:r>
          <w:rPr/>
          <w:fldChar w:fldCharType="begin"/>
        </w:r>
      </w:del>
      <w:del w:id="4203" w:author="像个男人一样" w:date="2018-03-22T11:57:22Z">
        <w:r>
          <w:rPr/>
          <w:delInstrText xml:space="preserve"> SEQ Figure_2. \* ARABIC </w:delInstrText>
        </w:r>
      </w:del>
      <w:del w:id="4204" w:author="像个男人一样" w:date="2018-03-22T11:57:22Z">
        <w:r>
          <w:rPr/>
          <w:fldChar w:fldCharType="separate"/>
        </w:r>
      </w:del>
      <w:ins w:id="4205" w:author="像个男人一样" w:date="2018-03-22T11:51:08Z">
        <w:del w:id="4206" w:author="像个男人一样" w:date="2018-03-22T11:57:22Z">
          <w:r>
            <w:rPr>
              <w:b/>
            </w:rPr>
            <w:delText>错误！未指定顺序。</w:delText>
          </w:r>
        </w:del>
      </w:ins>
      <w:ins w:id="4207" w:author="像个男人一样" w:date="2018-03-21T23:39:02Z">
        <w:del w:id="4208" w:author="像个男人一样" w:date="2018-03-22T11:57:22Z">
          <w:r>
            <w:rPr>
              <w:b/>
            </w:rPr>
            <w:delText>错误！未指定顺序。</w:delText>
          </w:r>
        </w:del>
      </w:ins>
      <w:ins w:id="4209" w:author="像个男人一样" w:date="2018-03-21T23:10:03Z">
        <w:del w:id="4210" w:author="像个男人一样" w:date="2018-03-22T11:57:22Z">
          <w:r>
            <w:rPr>
              <w:b/>
            </w:rPr>
            <w:delText>错误！未指定顺序。</w:delText>
          </w:r>
        </w:del>
      </w:ins>
      <w:ins w:id="4211" w:author="像个男人一样" w:date="2018-03-21T23:08:43Z">
        <w:del w:id="4212" w:author="像个男人一样" w:date="2018-03-22T11:57:22Z">
          <w:r>
            <w:rPr>
              <w:b/>
            </w:rPr>
            <w:delText>错误！未指定顺序。</w:delText>
          </w:r>
        </w:del>
      </w:ins>
      <w:ins w:id="4213" w:author="像个男人一样" w:date="2018-03-21T02:33:46Z">
        <w:del w:id="4214" w:author="像个男人一样" w:date="2018-03-22T11:57:22Z">
          <w:r>
            <w:rPr>
              <w:b/>
            </w:rPr>
            <w:delText>错误！未指定顺序。</w:delText>
          </w:r>
        </w:del>
      </w:ins>
      <w:ins w:id="4215" w:author="像个男人一样" w:date="2018-03-21T02:33:00Z">
        <w:del w:id="4216" w:author="像个男人一样" w:date="2018-03-22T11:57:22Z">
          <w:r>
            <w:rPr>
              <w:b/>
            </w:rPr>
            <w:delText>错误！未指定顺序。</w:delText>
          </w:r>
        </w:del>
      </w:ins>
      <w:ins w:id="4217" w:author="像个男人一样" w:date="2018-03-21T02:31:33Z">
        <w:del w:id="4218" w:author="像个男人一样" w:date="2018-03-22T11:57:22Z">
          <w:r>
            <w:rPr>
              <w:b/>
            </w:rPr>
            <w:delText>错误！未指定顺序。</w:delText>
          </w:r>
        </w:del>
      </w:ins>
      <w:ins w:id="4219" w:author="像个男人一样" w:date="2018-03-21T02:30:57Z">
        <w:del w:id="4220" w:author="像个男人一样" w:date="2018-03-22T11:57:22Z">
          <w:r>
            <w:rPr>
              <w:b/>
            </w:rPr>
            <w:delText>错误！未指定顺序。</w:delText>
          </w:r>
        </w:del>
      </w:ins>
      <w:ins w:id="4221" w:author="像个男人一样" w:date="2018-03-21T02:29:55Z">
        <w:del w:id="4222" w:author="像个男人一样" w:date="2018-03-22T11:57:22Z">
          <w:r>
            <w:rPr>
              <w:b/>
            </w:rPr>
            <w:delText>错误！未指定顺序。</w:delText>
          </w:r>
        </w:del>
      </w:ins>
      <w:ins w:id="4223" w:author="像个男人一样" w:date="2018-03-21T02:29:18Z">
        <w:del w:id="4224" w:author="像个男人一样" w:date="2018-03-22T11:57:22Z">
          <w:r>
            <w:rPr>
              <w:b/>
            </w:rPr>
            <w:delText>错误！未指定顺序。</w:delText>
          </w:r>
        </w:del>
      </w:ins>
      <w:ins w:id="4225" w:author="像个男人一样" w:date="2018-03-21T02:26:27Z">
        <w:del w:id="4226" w:author="像个男人一样" w:date="2018-03-22T11:57:22Z">
          <w:r>
            <w:rPr>
              <w:b/>
            </w:rPr>
            <w:delText>错误！未指定顺序。</w:delText>
          </w:r>
        </w:del>
      </w:ins>
      <w:ins w:id="4227" w:author="像个男人一样" w:date="2018-03-21T02:25:38Z">
        <w:del w:id="4228" w:author="像个男人一样" w:date="2018-03-22T11:57:22Z">
          <w:r>
            <w:rPr>
              <w:b/>
            </w:rPr>
            <w:delText>错误！未指定顺序。</w:delText>
          </w:r>
        </w:del>
      </w:ins>
      <w:ins w:id="4229" w:author="像个男人一样" w:date="2018-03-21T02:24:39Z">
        <w:del w:id="4230" w:author="像个男人一样" w:date="2018-03-22T11:57:22Z">
          <w:r>
            <w:rPr>
              <w:b/>
            </w:rPr>
            <w:delText>错误！未指定顺序。</w:delText>
          </w:r>
        </w:del>
      </w:ins>
      <w:ins w:id="4231" w:author="像个男人一样" w:date="2018-03-21T02:23:03Z">
        <w:del w:id="4232" w:author="像个男人一样" w:date="2018-03-22T11:57:22Z">
          <w:r>
            <w:rPr>
              <w:b/>
            </w:rPr>
            <w:delText>错误！未指定顺序。</w:delText>
          </w:r>
        </w:del>
      </w:ins>
      <w:ins w:id="4233" w:author="像个男人一样" w:date="2018-03-21T02:22:42Z">
        <w:del w:id="4234" w:author="像个男人一样" w:date="2018-03-22T11:57:22Z">
          <w:r>
            <w:rPr>
              <w:b/>
            </w:rPr>
            <w:delText>错误！未指定顺序。</w:delText>
          </w:r>
        </w:del>
      </w:ins>
      <w:ins w:id="4235" w:author="像个男人一样" w:date="2018-03-21T02:17:56Z">
        <w:del w:id="4236" w:author="像个男人一样" w:date="2018-03-22T11:57:22Z">
          <w:r>
            <w:rPr>
              <w:b/>
            </w:rPr>
            <w:delText>错误！未指定顺序。</w:delText>
          </w:r>
        </w:del>
      </w:ins>
      <w:ins w:id="4237" w:author="像个男人一样" w:date="2018-03-21T02:17:31Z">
        <w:del w:id="4238" w:author="像个男人一样" w:date="2018-03-22T11:57:22Z">
          <w:r>
            <w:rPr>
              <w:b/>
            </w:rPr>
            <w:delText>错误！未指定顺序。</w:delText>
          </w:r>
        </w:del>
      </w:ins>
      <w:ins w:id="4239" w:author="像个男人一样" w:date="2018-03-21T02:17:05Z">
        <w:del w:id="4240" w:author="像个男人一样" w:date="2018-03-22T11:57:22Z">
          <w:r>
            <w:rPr>
              <w:b/>
            </w:rPr>
            <w:delText>错误！未指定顺序。</w:delText>
          </w:r>
        </w:del>
      </w:ins>
      <w:ins w:id="4241" w:author="像个男人一样" w:date="2018-03-21T02:15:30Z">
        <w:del w:id="4242" w:author="像个男人一样" w:date="2018-03-22T11:57:22Z">
          <w:r>
            <w:rPr>
              <w:b/>
            </w:rPr>
            <w:delText>错误！未指定顺序。</w:delText>
          </w:r>
        </w:del>
      </w:ins>
      <w:ins w:id="4243" w:author="像个男人一样" w:date="2018-03-21T02:14:29Z">
        <w:del w:id="4244" w:author="像个男人一样" w:date="2018-03-22T11:57:22Z">
          <w:r>
            <w:rPr>
              <w:b/>
            </w:rPr>
            <w:delText>错误！未指定顺序。</w:delText>
          </w:r>
        </w:del>
      </w:ins>
      <w:ins w:id="4245" w:author="像个男人一样" w:date="2018-03-21T02:13:48Z">
        <w:del w:id="4246" w:author="像个男人一样" w:date="2018-03-22T11:57:22Z">
          <w:r>
            <w:rPr>
              <w:b/>
            </w:rPr>
            <w:delText>错误！未指定顺序。</w:delText>
          </w:r>
        </w:del>
      </w:ins>
      <w:ins w:id="4247" w:author="像个男人一样" w:date="2018-03-21T02:12:37Z">
        <w:del w:id="4248" w:author="像个男人一样" w:date="2018-03-22T11:57:22Z">
          <w:r>
            <w:rPr>
              <w:b/>
            </w:rPr>
            <w:delText>错误！未指定顺序。</w:delText>
          </w:r>
        </w:del>
      </w:ins>
      <w:ins w:id="4249" w:author="像个男人一样" w:date="2018-03-21T02:02:58Z">
        <w:del w:id="4250" w:author="像个男人一样" w:date="2018-03-22T11:57:22Z">
          <w:r>
            <w:rPr>
              <w:b/>
            </w:rPr>
            <w:delText>错误！未指定顺序。</w:delText>
          </w:r>
        </w:del>
      </w:ins>
      <w:ins w:id="4251" w:author="像个男人一样" w:date="2018-03-21T02:02:10Z">
        <w:del w:id="4252" w:author="像个男人一样" w:date="2018-03-22T11:57:22Z">
          <w:r>
            <w:rPr>
              <w:b/>
            </w:rPr>
            <w:delText>错误！未指定顺序。</w:delText>
          </w:r>
        </w:del>
      </w:ins>
      <w:ins w:id="4253" w:author="像个男人一样" w:date="2018-03-21T02:01:17Z">
        <w:del w:id="4254" w:author="像个男人一样" w:date="2018-03-22T11:57:22Z">
          <w:r>
            <w:rPr>
              <w:b/>
            </w:rPr>
            <w:delText>错误！未指定顺序。</w:delText>
          </w:r>
        </w:del>
      </w:ins>
      <w:ins w:id="4255" w:author="像个男人一样" w:date="2018-03-21T02:00:24Z">
        <w:del w:id="4256" w:author="像个男人一样" w:date="2018-03-22T11:57:22Z">
          <w:r>
            <w:rPr>
              <w:b/>
            </w:rPr>
            <w:delText>错误！未指定顺序。</w:delText>
          </w:r>
        </w:del>
      </w:ins>
      <w:ins w:id="4257" w:author="像个男人一样" w:date="2018-03-21T01:59:31Z">
        <w:del w:id="4258" w:author="像个男人一样" w:date="2018-03-22T11:57:22Z">
          <w:r>
            <w:rPr>
              <w:b/>
            </w:rPr>
            <w:delText>错误！未指定顺序。</w:delText>
          </w:r>
        </w:del>
      </w:ins>
      <w:ins w:id="4259" w:author="像个男人一样" w:date="2018-03-21T01:58:49Z">
        <w:del w:id="4260" w:author="像个男人一样" w:date="2018-03-22T11:57:22Z">
          <w:r>
            <w:rPr>
              <w:b/>
            </w:rPr>
            <w:delText>错误！未指定顺序。</w:delText>
          </w:r>
        </w:del>
      </w:ins>
      <w:ins w:id="4261" w:author="像个男人一样" w:date="2018-03-21T01:58:24Z">
        <w:del w:id="4262" w:author="像个男人一样" w:date="2018-03-22T11:57:22Z">
          <w:r>
            <w:rPr>
              <w:b/>
            </w:rPr>
            <w:delText>错误！未指定顺序。</w:delText>
          </w:r>
        </w:del>
      </w:ins>
      <w:ins w:id="4263" w:author="像个男人一样" w:date="2018-03-21T01:57:59Z">
        <w:del w:id="4264" w:author="像个男人一样" w:date="2018-03-22T11:57:22Z">
          <w:r>
            <w:rPr>
              <w:b/>
            </w:rPr>
            <w:delText>错误！未指定顺序。</w:delText>
          </w:r>
        </w:del>
      </w:ins>
      <w:ins w:id="4265" w:author="像个男人一样" w:date="2018-03-21T01:48:38Z">
        <w:del w:id="4266" w:author="像个男人一样" w:date="2018-03-22T11:57:22Z">
          <w:r>
            <w:rPr>
              <w:b/>
            </w:rPr>
            <w:delText>错误！未指定顺序。</w:delText>
          </w:r>
        </w:del>
      </w:ins>
      <w:ins w:id="4267" w:author="像个男人一样" w:date="2018-03-21T01:48:07Z">
        <w:del w:id="4268" w:author="像个男人一样" w:date="2018-03-22T11:57:22Z">
          <w:r>
            <w:rPr>
              <w:b/>
            </w:rPr>
            <w:delText>错误！未指定顺序。</w:delText>
          </w:r>
        </w:del>
      </w:ins>
      <w:ins w:id="4269" w:author="像个男人一样" w:date="2018-03-21T01:47:31Z">
        <w:del w:id="4270" w:author="像个男人一样" w:date="2018-03-22T11:57:22Z">
          <w:r>
            <w:rPr>
              <w:b/>
            </w:rPr>
            <w:delText>错误！未指定顺序。</w:delText>
          </w:r>
        </w:del>
      </w:ins>
      <w:ins w:id="4271" w:author="像个男人一样" w:date="2018-03-21T01:46:10Z">
        <w:del w:id="4272" w:author="像个男人一样" w:date="2018-03-22T11:57:22Z">
          <w:r>
            <w:rPr>
              <w:b/>
            </w:rPr>
            <w:delText>错误！未指定顺序。</w:delText>
          </w:r>
        </w:del>
      </w:ins>
      <w:ins w:id="4273" w:author="像个男人一样" w:date="2018-03-21T01:45:53Z">
        <w:del w:id="4274" w:author="像个男人一样" w:date="2018-03-22T11:57:22Z">
          <w:r>
            <w:rPr>
              <w:b/>
            </w:rPr>
            <w:delText>错误！未指定顺序。</w:delText>
          </w:r>
        </w:del>
      </w:ins>
      <w:ins w:id="4275" w:author="像个男人一样" w:date="2018-03-21T01:45:08Z">
        <w:del w:id="4276" w:author="像个男人一样" w:date="2018-03-22T11:57:22Z">
          <w:r>
            <w:rPr>
              <w:b/>
            </w:rPr>
            <w:delText>错误！未指定顺序。</w:delText>
          </w:r>
        </w:del>
      </w:ins>
      <w:del w:id="4277" w:author="像个男人一样" w:date="2018-03-22T11:57:22Z">
        <w:r>
          <w:rPr/>
          <w:delText>12</w:delText>
        </w:r>
      </w:del>
      <w:del w:id="4278" w:author="像个男人一样" w:date="2018-03-22T11:57:22Z">
        <w:r>
          <w:rPr/>
          <w:fldChar w:fldCharType="end"/>
        </w:r>
      </w:del>
      <w:del w:id="4279" w:author="像个男人一样" w:date="2018-03-21T01:44:42Z">
        <w:r>
          <w:rPr/>
          <w:delText xml:space="preserve"> </w:delText>
        </w:r>
      </w:del>
      <w:del w:id="4280" w:author="像个男人一样" w:date="2018-03-21T01:43:37Z">
        <w:r>
          <w:rPr/>
          <w:delText>The program of calculating the steps</w:delText>
        </w:r>
      </w:del>
    </w:p>
    <w:p>
      <w:pPr>
        <w:rPr>
          <w:ins w:id="4281" w:author="像个男人一样" w:date="2018-03-21T01:44:36Z"/>
        </w:rPr>
      </w:pPr>
      <w:r>
        <w:drawing>
          <wp:inline distT="0" distB="0" distL="0" distR="0">
            <wp:extent cx="5132070" cy="2699385"/>
            <wp:effectExtent l="0" t="0" r="0" b="5715"/>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155752" cy="2712115"/>
                    </a:xfrm>
                    <a:prstGeom prst="rect">
                      <a:avLst/>
                    </a:prstGeom>
                  </pic:spPr>
                </pic:pic>
              </a:graphicData>
            </a:graphic>
          </wp:inline>
        </w:drawing>
      </w:r>
    </w:p>
    <w:p>
      <w:pPr>
        <w:pStyle w:val="11"/>
        <w:rPr>
          <w:lang w:val="en-US"/>
        </w:rPr>
        <w:pPrChange w:id="4282" w:author="像个男人一样" w:date="2018-03-21T01:44:39Z">
          <w:pPr/>
        </w:pPrChange>
      </w:pPr>
      <w:ins w:id="4283" w:author="像个男人一样" w:date="2018-03-21T01:44:37Z">
        <w:r>
          <w:rPr/>
          <w:t xml:space="preserve">Figure </w:t>
        </w:r>
      </w:ins>
      <w:ins w:id="4284" w:author="像个男人一样" w:date="2018-03-21T01:44:37Z">
        <w:r>
          <w:rPr/>
          <w:fldChar w:fldCharType="begin"/>
        </w:r>
      </w:ins>
      <w:ins w:id="4285" w:author="像个男人一样" w:date="2018-03-21T01:44:37Z">
        <w:r>
          <w:rPr/>
          <w:instrText xml:space="preserve"> STYLEREF 1 \s </w:instrText>
        </w:r>
      </w:ins>
      <w:ins w:id="4286" w:author="像个男人一样" w:date="2018-03-21T01:44:37Z">
        <w:r>
          <w:rPr/>
          <w:fldChar w:fldCharType="separate"/>
        </w:r>
      </w:ins>
      <w:ins w:id="4287" w:author="像个男人一样" w:date="2018-03-21T01:44:37Z">
        <w:r>
          <w:rPr/>
          <w:t>2</w:t>
        </w:r>
      </w:ins>
      <w:ins w:id="4288" w:author="像个男人一样" w:date="2018-03-21T01:44:37Z">
        <w:r>
          <w:rPr/>
          <w:fldChar w:fldCharType="end"/>
        </w:r>
      </w:ins>
      <w:ins w:id="4289" w:author="像个男人一样" w:date="2018-03-21T01:44:37Z">
        <w:r>
          <w:rPr>
            <w:rFonts w:hint="eastAsia"/>
            <w:lang w:eastAsia="zh-CN"/>
          </w:rPr>
          <w:t>.</w:t>
        </w:r>
      </w:ins>
      <w:ins w:id="4290" w:author="像个男人一样" w:date="2018-03-21T01:44:37Z">
        <w:r>
          <w:rPr/>
          <w:fldChar w:fldCharType="begin"/>
        </w:r>
      </w:ins>
      <w:ins w:id="4291" w:author="像个男人一样" w:date="2018-03-21T01:44:37Z">
        <w:r>
          <w:rPr/>
          <w:instrText xml:space="preserve"> SEQ Figure \* ARABIC \s 1 </w:instrText>
        </w:r>
      </w:ins>
      <w:ins w:id="4292" w:author="像个男人一样" w:date="2018-03-21T01:44:37Z">
        <w:r>
          <w:rPr/>
          <w:fldChar w:fldCharType="separate"/>
        </w:r>
      </w:ins>
      <w:ins w:id="4293" w:author="像个男人一样" w:date="2018-03-22T11:51:08Z">
        <w:r>
          <w:rPr/>
          <w:t>12</w:t>
        </w:r>
      </w:ins>
      <w:ins w:id="4294" w:author="像个男人一样" w:date="2018-03-21T01:44:37Z">
        <w:r>
          <w:rPr/>
          <w:fldChar w:fldCharType="end"/>
        </w:r>
      </w:ins>
      <w:ins w:id="4295" w:author="像个男人一样" w:date="2018-03-21T01:44:37Z">
        <w:bookmarkStart w:id="594" w:name="_Toc19265"/>
        <w:bookmarkStart w:id="595" w:name="_Toc31611"/>
        <w:bookmarkStart w:id="596" w:name="_Toc2105"/>
        <w:bookmarkStart w:id="597" w:name="_Toc24307"/>
        <w:bookmarkStart w:id="598" w:name="_Toc21674"/>
        <w:bookmarkStart w:id="599" w:name="_Toc23335"/>
        <w:bookmarkStart w:id="600" w:name="_Toc13309"/>
        <w:bookmarkStart w:id="601" w:name="_Toc624"/>
        <w:bookmarkStart w:id="602" w:name="_Toc27267"/>
        <w:bookmarkStart w:id="603" w:name="_Toc3"/>
        <w:bookmarkStart w:id="604" w:name="_Toc31458"/>
        <w:bookmarkStart w:id="605" w:name="_Toc2233"/>
        <w:bookmarkStart w:id="606" w:name="_Toc14186"/>
        <w:bookmarkStart w:id="607" w:name="_Toc6766"/>
        <w:bookmarkStart w:id="608" w:name="_Toc19416"/>
        <w:bookmarkStart w:id="609" w:name="_Toc1057"/>
        <w:bookmarkStart w:id="610" w:name="_Toc4134"/>
        <w:bookmarkStart w:id="611" w:name="_Toc9890"/>
        <w:bookmarkStart w:id="612" w:name="_Toc30015"/>
        <w:bookmarkStart w:id="613" w:name="_Toc16526"/>
        <w:bookmarkStart w:id="614" w:name="_Toc24804"/>
        <w:bookmarkStart w:id="615" w:name="_Toc3925"/>
        <w:bookmarkStart w:id="616" w:name="_Toc7119"/>
        <w:bookmarkStart w:id="617" w:name="_Toc16263"/>
        <w:bookmarkStart w:id="618" w:name="_Toc28772"/>
        <w:bookmarkStart w:id="619" w:name="_Toc26382"/>
        <w:r>
          <w:rPr>
            <w:rFonts w:hint="eastAsia"/>
            <w:lang w:eastAsia="zh-CN"/>
          </w:rPr>
          <w:t>:The program of calculating the steps</w:t>
        </w:r>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ins>
    </w:p>
    <w:p>
      <w:pPr>
        <w:pStyle w:val="4"/>
      </w:pPr>
      <w:bookmarkStart w:id="620" w:name="_Toc27776"/>
      <w:bookmarkStart w:id="621" w:name="_Toc3014"/>
      <w:bookmarkStart w:id="622" w:name="_Toc10472"/>
      <w:bookmarkStart w:id="623" w:name="_Toc16134"/>
      <w:bookmarkStart w:id="624" w:name="_Toc20356"/>
      <w:bookmarkStart w:id="625" w:name="_Toc3378"/>
      <w:bookmarkStart w:id="626" w:name="_Toc32112"/>
      <w:bookmarkStart w:id="627" w:name="_Toc28951"/>
      <w:bookmarkStart w:id="628" w:name="_Toc19861"/>
      <w:bookmarkStart w:id="629" w:name="_Toc9129"/>
      <w:bookmarkStart w:id="630" w:name="_Toc11458"/>
      <w:r>
        <w:t>The a</w:t>
      </w:r>
      <w:r>
        <w:rPr>
          <w:rFonts w:hint="eastAsia"/>
        </w:rPr>
        <w:t xml:space="preserve">ccuracy </w:t>
      </w:r>
      <w:r>
        <w:t>of r</w:t>
      </w:r>
      <w:r>
        <w:rPr>
          <w:rFonts w:hint="eastAsia"/>
        </w:rPr>
        <w:t>esults</w:t>
      </w:r>
      <w:bookmarkEnd w:id="620"/>
      <w:bookmarkEnd w:id="621"/>
      <w:bookmarkEnd w:id="622"/>
      <w:bookmarkEnd w:id="623"/>
      <w:bookmarkEnd w:id="624"/>
      <w:bookmarkEnd w:id="625"/>
      <w:bookmarkEnd w:id="626"/>
      <w:bookmarkEnd w:id="627"/>
      <w:bookmarkEnd w:id="628"/>
      <w:bookmarkEnd w:id="629"/>
      <w:bookmarkEnd w:id="630"/>
      <w:r>
        <w:rPr>
          <w:rFonts w:hint="eastAsia"/>
        </w:rPr>
        <w:t xml:space="preserve"> </w:t>
      </w:r>
    </w:p>
    <w:p>
      <w:pPr>
        <w:rPr>
          <w:del w:id="4296" w:author="像个男人一样" w:date="2018-03-22T11:57:13Z"/>
        </w:rPr>
      </w:pPr>
      <w:r>
        <w:t>We can get the accuracy of this program and this algorithm showed in following form. Of course, there is not the most accurate program or algorithm, and the purpose is to show the method for calculating steps.</w:t>
      </w:r>
    </w:p>
    <w:p>
      <w:pPr>
        <w:pPrChange w:id="4297" w:author="像个男人一样" w:date="2018-03-21T01:44:52Z">
          <w:pPr>
            <w:pStyle w:val="17"/>
          </w:pPr>
        </w:pPrChange>
      </w:pPr>
      <w:del w:id="4298" w:author="像个男人一样" w:date="2018-03-22T11:57:13Z">
        <w:r>
          <w:rPr/>
          <w:delText xml:space="preserve">Table 2. </w:delText>
        </w:r>
      </w:del>
      <w:del w:id="4299" w:author="像个男人一样" w:date="2018-03-22T11:57:13Z">
        <w:r>
          <w:rPr/>
          <w:fldChar w:fldCharType="begin"/>
        </w:r>
      </w:del>
      <w:del w:id="4300" w:author="像个男人一样" w:date="2018-03-22T11:57:13Z">
        <w:r>
          <w:rPr/>
          <w:delInstrText xml:space="preserve"> SEQ Table_2. \* ARABIC </w:delInstrText>
        </w:r>
      </w:del>
      <w:del w:id="4301" w:author="像个男人一样" w:date="2018-03-22T11:57:13Z">
        <w:r>
          <w:rPr/>
          <w:fldChar w:fldCharType="separate"/>
        </w:r>
      </w:del>
      <w:ins w:id="4302" w:author="像个男人一样" w:date="2018-03-22T11:51:08Z">
        <w:del w:id="4303" w:author="像个男人一样" w:date="2018-03-22T11:57:13Z">
          <w:r>
            <w:rPr>
              <w:b/>
            </w:rPr>
            <w:delText>错误！未指定顺序。</w:delText>
          </w:r>
        </w:del>
      </w:ins>
      <w:ins w:id="4304" w:author="像个男人一样" w:date="2018-03-21T23:39:02Z">
        <w:del w:id="4305" w:author="像个男人一样" w:date="2018-03-22T11:57:13Z">
          <w:r>
            <w:rPr>
              <w:b/>
            </w:rPr>
            <w:delText>错误！未指定顺序。</w:delText>
          </w:r>
        </w:del>
      </w:ins>
      <w:ins w:id="4306" w:author="像个男人一样" w:date="2018-03-21T23:10:03Z">
        <w:del w:id="4307" w:author="像个男人一样" w:date="2018-03-22T11:57:13Z">
          <w:r>
            <w:rPr>
              <w:b/>
            </w:rPr>
            <w:delText>错误！未指定顺序。</w:delText>
          </w:r>
        </w:del>
      </w:ins>
      <w:ins w:id="4308" w:author="像个男人一样" w:date="2018-03-21T23:08:43Z">
        <w:del w:id="4309" w:author="像个男人一样" w:date="2018-03-22T11:57:13Z">
          <w:r>
            <w:rPr>
              <w:b/>
            </w:rPr>
            <w:delText>错误！未指定顺序。</w:delText>
          </w:r>
        </w:del>
      </w:ins>
      <w:ins w:id="4310" w:author="像个男人一样" w:date="2018-03-21T02:33:46Z">
        <w:del w:id="4311" w:author="像个男人一样" w:date="2018-03-22T11:57:13Z">
          <w:r>
            <w:rPr>
              <w:b/>
            </w:rPr>
            <w:delText>错误！未指定顺序。</w:delText>
          </w:r>
        </w:del>
      </w:ins>
      <w:ins w:id="4312" w:author="像个男人一样" w:date="2018-03-21T02:33:00Z">
        <w:del w:id="4313" w:author="像个男人一样" w:date="2018-03-22T11:57:13Z">
          <w:r>
            <w:rPr>
              <w:b/>
            </w:rPr>
            <w:delText>错误！未指定顺序。</w:delText>
          </w:r>
        </w:del>
      </w:ins>
      <w:ins w:id="4314" w:author="像个男人一样" w:date="2018-03-21T02:31:33Z">
        <w:del w:id="4315" w:author="像个男人一样" w:date="2018-03-22T11:57:13Z">
          <w:r>
            <w:rPr>
              <w:b/>
            </w:rPr>
            <w:delText>错误！未指定顺序。</w:delText>
          </w:r>
        </w:del>
      </w:ins>
      <w:ins w:id="4316" w:author="像个男人一样" w:date="2018-03-21T02:30:57Z">
        <w:del w:id="4317" w:author="像个男人一样" w:date="2018-03-22T11:57:13Z">
          <w:r>
            <w:rPr>
              <w:b/>
            </w:rPr>
            <w:delText>错误！未指定顺序。</w:delText>
          </w:r>
        </w:del>
      </w:ins>
      <w:ins w:id="4318" w:author="像个男人一样" w:date="2018-03-21T02:29:55Z">
        <w:del w:id="4319" w:author="像个男人一样" w:date="2018-03-22T11:57:13Z">
          <w:r>
            <w:rPr>
              <w:b/>
            </w:rPr>
            <w:delText>错误！未指定顺序。</w:delText>
          </w:r>
        </w:del>
      </w:ins>
      <w:ins w:id="4320" w:author="像个男人一样" w:date="2018-03-21T02:29:18Z">
        <w:del w:id="4321" w:author="像个男人一样" w:date="2018-03-22T11:57:13Z">
          <w:r>
            <w:rPr>
              <w:b/>
            </w:rPr>
            <w:delText>错误！未指定顺序。</w:delText>
          </w:r>
        </w:del>
      </w:ins>
      <w:ins w:id="4322" w:author="像个男人一样" w:date="2018-03-21T02:26:27Z">
        <w:del w:id="4323" w:author="像个男人一样" w:date="2018-03-22T11:57:13Z">
          <w:r>
            <w:rPr>
              <w:b/>
            </w:rPr>
            <w:delText>错误！未指定顺序。</w:delText>
          </w:r>
        </w:del>
      </w:ins>
      <w:ins w:id="4324" w:author="像个男人一样" w:date="2018-03-21T02:25:38Z">
        <w:del w:id="4325" w:author="像个男人一样" w:date="2018-03-22T11:57:13Z">
          <w:r>
            <w:rPr>
              <w:b/>
            </w:rPr>
            <w:delText>错误！未指定顺序。</w:delText>
          </w:r>
        </w:del>
      </w:ins>
      <w:ins w:id="4326" w:author="像个男人一样" w:date="2018-03-21T02:24:39Z">
        <w:del w:id="4327" w:author="像个男人一样" w:date="2018-03-22T11:57:13Z">
          <w:r>
            <w:rPr>
              <w:b/>
            </w:rPr>
            <w:delText>错误！未指定顺序。</w:delText>
          </w:r>
        </w:del>
      </w:ins>
      <w:ins w:id="4328" w:author="像个男人一样" w:date="2018-03-21T02:23:03Z">
        <w:del w:id="4329" w:author="像个男人一样" w:date="2018-03-22T11:57:13Z">
          <w:r>
            <w:rPr>
              <w:b/>
            </w:rPr>
            <w:delText>错误！未指定顺序。</w:delText>
          </w:r>
        </w:del>
      </w:ins>
      <w:ins w:id="4330" w:author="像个男人一样" w:date="2018-03-21T02:22:42Z">
        <w:del w:id="4331" w:author="像个男人一样" w:date="2018-03-22T11:57:13Z">
          <w:r>
            <w:rPr>
              <w:b/>
            </w:rPr>
            <w:delText>错误！未指定顺序。</w:delText>
          </w:r>
        </w:del>
      </w:ins>
      <w:ins w:id="4332" w:author="像个男人一样" w:date="2018-03-21T02:17:56Z">
        <w:del w:id="4333" w:author="像个男人一样" w:date="2018-03-22T11:57:13Z">
          <w:r>
            <w:rPr>
              <w:b/>
            </w:rPr>
            <w:delText>错误！未指定顺序。</w:delText>
          </w:r>
        </w:del>
      </w:ins>
      <w:ins w:id="4334" w:author="像个男人一样" w:date="2018-03-21T02:17:31Z">
        <w:del w:id="4335" w:author="像个男人一样" w:date="2018-03-22T11:57:13Z">
          <w:r>
            <w:rPr>
              <w:b/>
            </w:rPr>
            <w:delText>错误！未指定顺序。</w:delText>
          </w:r>
        </w:del>
      </w:ins>
      <w:ins w:id="4336" w:author="像个男人一样" w:date="2018-03-21T02:17:05Z">
        <w:del w:id="4337" w:author="像个男人一样" w:date="2018-03-22T11:57:13Z">
          <w:r>
            <w:rPr>
              <w:b/>
            </w:rPr>
            <w:delText>错误！未指定顺序。</w:delText>
          </w:r>
        </w:del>
      </w:ins>
      <w:ins w:id="4338" w:author="像个男人一样" w:date="2018-03-21T02:15:30Z">
        <w:del w:id="4339" w:author="像个男人一样" w:date="2018-03-22T11:57:13Z">
          <w:r>
            <w:rPr>
              <w:b/>
            </w:rPr>
            <w:delText>错误！未指定顺序。</w:delText>
          </w:r>
        </w:del>
      </w:ins>
      <w:ins w:id="4340" w:author="像个男人一样" w:date="2018-03-21T02:14:29Z">
        <w:del w:id="4341" w:author="像个男人一样" w:date="2018-03-22T11:57:13Z">
          <w:r>
            <w:rPr>
              <w:b/>
            </w:rPr>
            <w:delText>错误！未指定顺序。</w:delText>
          </w:r>
        </w:del>
      </w:ins>
      <w:ins w:id="4342" w:author="像个男人一样" w:date="2018-03-21T02:13:48Z">
        <w:del w:id="4343" w:author="像个男人一样" w:date="2018-03-22T11:57:13Z">
          <w:r>
            <w:rPr>
              <w:b/>
            </w:rPr>
            <w:delText>错误！未指定顺序。</w:delText>
          </w:r>
        </w:del>
      </w:ins>
      <w:ins w:id="4344" w:author="像个男人一样" w:date="2018-03-21T02:12:37Z">
        <w:del w:id="4345" w:author="像个男人一样" w:date="2018-03-22T11:57:13Z">
          <w:r>
            <w:rPr>
              <w:b/>
            </w:rPr>
            <w:delText>错误！未指定顺序。</w:delText>
          </w:r>
        </w:del>
      </w:ins>
      <w:ins w:id="4346" w:author="像个男人一样" w:date="2018-03-21T02:02:58Z">
        <w:del w:id="4347" w:author="像个男人一样" w:date="2018-03-22T11:57:13Z">
          <w:r>
            <w:rPr>
              <w:b/>
            </w:rPr>
            <w:delText>错误！未指定顺序。</w:delText>
          </w:r>
        </w:del>
      </w:ins>
      <w:ins w:id="4348" w:author="像个男人一样" w:date="2018-03-21T02:02:10Z">
        <w:del w:id="4349" w:author="像个男人一样" w:date="2018-03-22T11:57:13Z">
          <w:r>
            <w:rPr>
              <w:b/>
            </w:rPr>
            <w:delText>错误！未指定顺序。</w:delText>
          </w:r>
        </w:del>
      </w:ins>
      <w:ins w:id="4350" w:author="像个男人一样" w:date="2018-03-21T02:01:17Z">
        <w:del w:id="4351" w:author="像个男人一样" w:date="2018-03-22T11:57:13Z">
          <w:r>
            <w:rPr>
              <w:b/>
            </w:rPr>
            <w:delText>错误！未指定顺序。</w:delText>
          </w:r>
        </w:del>
      </w:ins>
      <w:ins w:id="4352" w:author="像个男人一样" w:date="2018-03-21T02:00:24Z">
        <w:del w:id="4353" w:author="像个男人一样" w:date="2018-03-22T11:57:13Z">
          <w:r>
            <w:rPr>
              <w:b/>
            </w:rPr>
            <w:delText>错误！未指定顺序。</w:delText>
          </w:r>
        </w:del>
      </w:ins>
      <w:ins w:id="4354" w:author="像个男人一样" w:date="2018-03-21T01:59:31Z">
        <w:del w:id="4355" w:author="像个男人一样" w:date="2018-03-22T11:57:13Z">
          <w:r>
            <w:rPr>
              <w:b/>
            </w:rPr>
            <w:delText>错误！未指定顺序。</w:delText>
          </w:r>
        </w:del>
      </w:ins>
      <w:ins w:id="4356" w:author="像个男人一样" w:date="2018-03-21T01:58:49Z">
        <w:del w:id="4357" w:author="像个男人一样" w:date="2018-03-22T11:57:13Z">
          <w:r>
            <w:rPr>
              <w:b/>
            </w:rPr>
            <w:delText>错误！未指定顺序。</w:delText>
          </w:r>
        </w:del>
      </w:ins>
      <w:ins w:id="4358" w:author="像个男人一样" w:date="2018-03-21T01:58:24Z">
        <w:del w:id="4359" w:author="像个男人一样" w:date="2018-03-22T11:57:13Z">
          <w:r>
            <w:rPr>
              <w:b/>
            </w:rPr>
            <w:delText>错误！未指定顺序。</w:delText>
          </w:r>
        </w:del>
      </w:ins>
      <w:ins w:id="4360" w:author="像个男人一样" w:date="2018-03-21T01:57:59Z">
        <w:del w:id="4361" w:author="像个男人一样" w:date="2018-03-22T11:57:13Z">
          <w:r>
            <w:rPr>
              <w:b/>
            </w:rPr>
            <w:delText>错误！未指定顺序。</w:delText>
          </w:r>
        </w:del>
      </w:ins>
      <w:ins w:id="4362" w:author="像个男人一样" w:date="2018-03-21T01:48:38Z">
        <w:del w:id="4363" w:author="像个男人一样" w:date="2018-03-22T11:57:13Z">
          <w:r>
            <w:rPr>
              <w:b/>
            </w:rPr>
            <w:delText>错误！未指定顺序。</w:delText>
          </w:r>
        </w:del>
      </w:ins>
      <w:ins w:id="4364" w:author="像个男人一样" w:date="2018-03-21T01:48:07Z">
        <w:del w:id="4365" w:author="像个男人一样" w:date="2018-03-22T11:57:13Z">
          <w:r>
            <w:rPr>
              <w:b/>
            </w:rPr>
            <w:delText>错误！未指定顺序。</w:delText>
          </w:r>
        </w:del>
      </w:ins>
      <w:ins w:id="4366" w:author="像个男人一样" w:date="2018-03-21T01:47:31Z">
        <w:del w:id="4367" w:author="像个男人一样" w:date="2018-03-22T11:57:13Z">
          <w:r>
            <w:rPr>
              <w:b/>
            </w:rPr>
            <w:delText>错误！未指定顺序。</w:delText>
          </w:r>
        </w:del>
      </w:ins>
      <w:ins w:id="4368" w:author="像个男人一样" w:date="2018-03-21T01:46:10Z">
        <w:del w:id="4369" w:author="像个男人一样" w:date="2018-03-22T11:57:13Z">
          <w:r>
            <w:rPr>
              <w:b/>
            </w:rPr>
            <w:delText>错误！未指定顺序。</w:delText>
          </w:r>
        </w:del>
      </w:ins>
      <w:ins w:id="4370" w:author="像个男人一样" w:date="2018-03-21T01:45:53Z">
        <w:del w:id="4371" w:author="像个男人一样" w:date="2018-03-22T11:57:13Z">
          <w:r>
            <w:rPr>
              <w:b/>
            </w:rPr>
            <w:delText>错误！未指定顺序。</w:delText>
          </w:r>
        </w:del>
      </w:ins>
      <w:ins w:id="4372" w:author="像个男人一样" w:date="2018-03-21T01:45:08Z">
        <w:del w:id="4373" w:author="像个男人一样" w:date="2018-03-22T11:57:13Z">
          <w:r>
            <w:rPr>
              <w:b/>
            </w:rPr>
            <w:delText>错误！未指定顺序。</w:delText>
          </w:r>
        </w:del>
      </w:ins>
      <w:del w:id="4374" w:author="像个男人一样" w:date="2018-03-22T11:57:13Z">
        <w:r>
          <w:rPr/>
          <w:delText>1</w:delText>
        </w:r>
      </w:del>
      <w:del w:id="4375" w:author="像个男人一样" w:date="2018-03-22T11:57:13Z">
        <w:r>
          <w:rPr/>
          <w:fldChar w:fldCharType="end"/>
        </w:r>
      </w:del>
      <w:del w:id="4376" w:author="像个男人一样" w:date="2018-03-21T01:44:51Z">
        <w:r>
          <w:rPr/>
          <w:delText xml:space="preserve"> </w:delText>
        </w:r>
      </w:del>
      <w:del w:id="4377" w:author="像个男人一样" w:date="2018-03-21T01:44:49Z">
        <w:r>
          <w:rPr/>
          <w:delText>The accurate data of the step algroithm</w:delText>
        </w:r>
      </w:del>
    </w:p>
    <w:tbl>
      <w:tblPr>
        <w:tblStyle w:val="28"/>
        <w:tblW w:w="10185" w:type="dxa"/>
        <w:tblInd w:w="-8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185" w:type="dxa"/>
          </w:tcPr>
          <w:tbl>
            <w:tblPr>
              <w:tblStyle w:val="27"/>
              <w:tblW w:w="10188" w:type="dxa"/>
              <w:tblInd w:w="0" w:type="dxa"/>
              <w:tblLayout w:type="fixed"/>
              <w:tblCellMar>
                <w:top w:w="0" w:type="dxa"/>
                <w:left w:w="108" w:type="dxa"/>
                <w:bottom w:w="0" w:type="dxa"/>
                <w:right w:w="108" w:type="dxa"/>
              </w:tblCellMar>
            </w:tblPr>
            <w:tblGrid>
              <w:gridCol w:w="1027"/>
              <w:gridCol w:w="1373"/>
              <w:gridCol w:w="839"/>
              <w:gridCol w:w="883"/>
              <w:gridCol w:w="594"/>
              <w:gridCol w:w="1116"/>
              <w:gridCol w:w="1117"/>
              <w:gridCol w:w="1028"/>
              <w:gridCol w:w="1094"/>
              <w:gridCol w:w="1117"/>
            </w:tblGrid>
            <w:tr>
              <w:tblPrEx>
                <w:tblLayout w:type="fixed"/>
                <w:tblCellMar>
                  <w:top w:w="0" w:type="dxa"/>
                  <w:left w:w="108" w:type="dxa"/>
                  <w:bottom w:w="0" w:type="dxa"/>
                  <w:right w:w="108" w:type="dxa"/>
                </w:tblCellMar>
              </w:tblPrEx>
              <w:trPr>
                <w:trHeight w:val="1092" w:hRule="atLeast"/>
              </w:trPr>
              <w:tc>
                <w:tcPr>
                  <w:tcW w:w="1027" w:type="dxa"/>
                  <w:tcBorders>
                    <w:top w:val="single" w:color="FFFFFF" w:sz="8" w:space="0"/>
                    <w:left w:val="single" w:color="FFFFFF" w:sz="8" w:space="0"/>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Action pattern</w:t>
                  </w:r>
                </w:p>
              </w:tc>
              <w:tc>
                <w:tcPr>
                  <w:tcW w:w="1373"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Placement of Iphone</w:t>
                  </w:r>
                </w:p>
              </w:tc>
              <w:tc>
                <w:tcPr>
                  <w:tcW w:w="839"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Height</w:t>
                  </w:r>
                </w:p>
              </w:tc>
              <w:tc>
                <w:tcPr>
                  <w:tcW w:w="883"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Weight</w:t>
                  </w:r>
                </w:p>
              </w:tc>
              <w:tc>
                <w:tcPr>
                  <w:tcW w:w="594"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Age</w:t>
                  </w:r>
                </w:p>
              </w:tc>
              <w:tc>
                <w:tcPr>
                  <w:tcW w:w="1116"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ground condition</w:t>
                  </w:r>
                </w:p>
              </w:tc>
              <w:tc>
                <w:tcPr>
                  <w:tcW w:w="1117"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Frequncy</w:t>
                  </w:r>
                </w:p>
              </w:tc>
              <w:tc>
                <w:tcPr>
                  <w:tcW w:w="1028"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Number of step (exactly)</w:t>
                  </w:r>
                </w:p>
              </w:tc>
              <w:tc>
                <w:tcPr>
                  <w:tcW w:w="1094"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number of steps(by program)</w:t>
                  </w:r>
                </w:p>
              </w:tc>
              <w:tc>
                <w:tcPr>
                  <w:tcW w:w="1117"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Accuracy</w:t>
                  </w:r>
                </w:p>
              </w:tc>
            </w:tr>
            <w:tr>
              <w:tblPrEx>
                <w:tblLayout w:type="fixed"/>
                <w:tblCellMar>
                  <w:top w:w="0" w:type="dxa"/>
                  <w:left w:w="108" w:type="dxa"/>
                  <w:bottom w:w="0" w:type="dxa"/>
                  <w:right w:w="108" w:type="dxa"/>
                </w:tblCellMar>
              </w:tblPrEx>
              <w:trPr>
                <w:trHeight w:val="971" w:hRule="atLeast"/>
              </w:trPr>
              <w:tc>
                <w:tcPr>
                  <w:tcW w:w="1027" w:type="dxa"/>
                  <w:tcBorders>
                    <w:top w:val="nil"/>
                    <w:left w:val="single" w:color="FFFFFF" w:sz="8" w:space="0"/>
                    <w:bottom w:val="single" w:color="FFFFFF" w:sz="8"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 xml:space="preserve">Walking </w:t>
                  </w:r>
                </w:p>
              </w:tc>
              <w:tc>
                <w:tcPr>
                  <w:tcW w:w="1373"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in pocket of pants</w:t>
                  </w:r>
                </w:p>
              </w:tc>
              <w:tc>
                <w:tcPr>
                  <w:tcW w:w="839"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173cm</w:t>
                  </w:r>
                </w:p>
              </w:tc>
              <w:tc>
                <w:tcPr>
                  <w:tcW w:w="883"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60 Kilo</w:t>
                  </w:r>
                </w:p>
              </w:tc>
              <w:tc>
                <w:tcPr>
                  <w:tcW w:w="594"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28</w:t>
                  </w:r>
                </w:p>
              </w:tc>
              <w:tc>
                <w:tcPr>
                  <w:tcW w:w="1116"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Flat</w:t>
                  </w:r>
                </w:p>
              </w:tc>
              <w:tc>
                <w:tcPr>
                  <w:tcW w:w="1117"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 xml:space="preserve">25Hz </w:t>
                  </w:r>
                </w:p>
              </w:tc>
              <w:tc>
                <w:tcPr>
                  <w:tcW w:w="1028"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150</w:t>
                  </w:r>
                </w:p>
              </w:tc>
              <w:tc>
                <w:tcPr>
                  <w:tcW w:w="1094"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250</w:t>
                  </w:r>
                </w:p>
              </w:tc>
              <w:tc>
                <w:tcPr>
                  <w:tcW w:w="1117"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0.6</w:t>
                  </w:r>
                </w:p>
              </w:tc>
            </w:tr>
            <w:tr>
              <w:tblPrEx>
                <w:tblLayout w:type="fixed"/>
                <w:tblCellMar>
                  <w:top w:w="0" w:type="dxa"/>
                  <w:left w:w="108" w:type="dxa"/>
                  <w:bottom w:w="0" w:type="dxa"/>
                  <w:right w:w="108" w:type="dxa"/>
                </w:tblCellMar>
              </w:tblPrEx>
              <w:trPr>
                <w:trHeight w:val="1140" w:hRule="atLeast"/>
              </w:trPr>
              <w:tc>
                <w:tcPr>
                  <w:tcW w:w="1027" w:type="dxa"/>
                  <w:tcBorders>
                    <w:top w:val="nil"/>
                    <w:left w:val="single" w:color="FFFFFF" w:sz="8" w:space="0"/>
                    <w:bottom w:val="single" w:color="FFFFFF" w:sz="8"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Walking</w:t>
                  </w:r>
                </w:p>
              </w:tc>
              <w:tc>
                <w:tcPr>
                  <w:tcW w:w="1373"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in pocket of pants</w:t>
                  </w:r>
                </w:p>
              </w:tc>
              <w:tc>
                <w:tcPr>
                  <w:tcW w:w="839"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173cm</w:t>
                  </w:r>
                </w:p>
              </w:tc>
              <w:tc>
                <w:tcPr>
                  <w:tcW w:w="883"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60 Kilo</w:t>
                  </w:r>
                </w:p>
              </w:tc>
              <w:tc>
                <w:tcPr>
                  <w:tcW w:w="594"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28</w:t>
                  </w:r>
                </w:p>
              </w:tc>
              <w:tc>
                <w:tcPr>
                  <w:tcW w:w="1116"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Flat</w:t>
                  </w:r>
                </w:p>
              </w:tc>
              <w:tc>
                <w:tcPr>
                  <w:tcW w:w="1117"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 xml:space="preserve">50Hz </w:t>
                  </w:r>
                </w:p>
              </w:tc>
              <w:tc>
                <w:tcPr>
                  <w:tcW w:w="1028"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235</w:t>
                  </w:r>
                </w:p>
              </w:tc>
              <w:tc>
                <w:tcPr>
                  <w:tcW w:w="1094"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250</w:t>
                  </w:r>
                </w:p>
              </w:tc>
              <w:tc>
                <w:tcPr>
                  <w:tcW w:w="1117"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0.94</w:t>
                  </w:r>
                </w:p>
              </w:tc>
            </w:tr>
            <w:tr>
              <w:tblPrEx>
                <w:tblLayout w:type="fixed"/>
                <w:tblCellMar>
                  <w:top w:w="0" w:type="dxa"/>
                  <w:left w:w="108" w:type="dxa"/>
                  <w:bottom w:w="0" w:type="dxa"/>
                  <w:right w:w="108" w:type="dxa"/>
                </w:tblCellMar>
              </w:tblPrEx>
              <w:trPr>
                <w:trHeight w:val="800" w:hRule="atLeast"/>
              </w:trPr>
              <w:tc>
                <w:tcPr>
                  <w:tcW w:w="1027" w:type="dxa"/>
                  <w:tcBorders>
                    <w:top w:val="nil"/>
                    <w:left w:val="single" w:color="FFFFFF" w:sz="8" w:space="0"/>
                    <w:bottom w:val="single" w:color="FFFFFF" w:sz="8"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 xml:space="preserve">walking </w:t>
                  </w:r>
                </w:p>
              </w:tc>
              <w:tc>
                <w:tcPr>
                  <w:tcW w:w="1373"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in hand(Natural Vertical)</w:t>
                  </w:r>
                </w:p>
              </w:tc>
              <w:tc>
                <w:tcPr>
                  <w:tcW w:w="839"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173cm</w:t>
                  </w:r>
                </w:p>
              </w:tc>
              <w:tc>
                <w:tcPr>
                  <w:tcW w:w="883"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60 Kilo</w:t>
                  </w:r>
                </w:p>
              </w:tc>
              <w:tc>
                <w:tcPr>
                  <w:tcW w:w="594"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28</w:t>
                  </w:r>
                </w:p>
              </w:tc>
              <w:tc>
                <w:tcPr>
                  <w:tcW w:w="1116"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Flat</w:t>
                  </w:r>
                </w:p>
              </w:tc>
              <w:tc>
                <w:tcPr>
                  <w:tcW w:w="1117"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 xml:space="preserve">50Hz </w:t>
                  </w:r>
                </w:p>
              </w:tc>
              <w:tc>
                <w:tcPr>
                  <w:tcW w:w="1028"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243</w:t>
                  </w:r>
                </w:p>
              </w:tc>
              <w:tc>
                <w:tcPr>
                  <w:tcW w:w="1094"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258</w:t>
                  </w:r>
                </w:p>
              </w:tc>
              <w:tc>
                <w:tcPr>
                  <w:tcW w:w="1117"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0.94</w:t>
                  </w:r>
                </w:p>
              </w:tc>
            </w:tr>
            <w:tr>
              <w:tblPrEx>
                <w:tblLayout w:type="fixed"/>
                <w:tblCellMar>
                  <w:top w:w="0" w:type="dxa"/>
                  <w:left w:w="108" w:type="dxa"/>
                  <w:bottom w:w="0" w:type="dxa"/>
                  <w:right w:w="108" w:type="dxa"/>
                </w:tblCellMar>
              </w:tblPrEx>
              <w:trPr>
                <w:trHeight w:val="48" w:hRule="atLeast"/>
              </w:trPr>
              <w:tc>
                <w:tcPr>
                  <w:tcW w:w="1027" w:type="dxa"/>
                  <w:tcBorders>
                    <w:top w:val="nil"/>
                    <w:left w:val="single" w:color="FFFFFF" w:sz="8" w:space="0"/>
                    <w:bottom w:val="single" w:color="FFFFFF" w:sz="8"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Walking</w:t>
                  </w:r>
                </w:p>
              </w:tc>
              <w:tc>
                <w:tcPr>
                  <w:tcW w:w="1373"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Put the Phone Beside Ear (to answer the phone call)</w:t>
                  </w:r>
                </w:p>
              </w:tc>
              <w:tc>
                <w:tcPr>
                  <w:tcW w:w="839" w:type="dxa"/>
                  <w:tcBorders>
                    <w:top w:val="nil"/>
                    <w:left w:val="nil"/>
                    <w:bottom w:val="single" w:color="FFFFFF" w:sz="8" w:space="0"/>
                    <w:right w:val="single" w:color="FFFFFF" w:sz="8" w:space="0"/>
                  </w:tcBorders>
                  <w:shd w:val="clear" w:color="000000" w:fill="E7F2FC"/>
                  <w:vAlign w:val="center"/>
                </w:tcPr>
                <w:p>
                  <w:pPr>
                    <w:pStyle w:val="11"/>
                    <w:spacing w:after="0"/>
                    <w:jc w:val="center"/>
                    <w:rPr>
                      <w:rFonts w:ascii="Arial" w:hAnsi="Arial" w:eastAsia="Times New Roman" w:cs="Arial"/>
                      <w:color w:val="000000"/>
                      <w:sz w:val="20"/>
                      <w:szCs w:val="14"/>
                    </w:rPr>
                    <w:pPrChange w:id="4378" w:author="像个男人一样" w:date="2018-03-21T01:45:08Z">
                      <w:pPr>
                        <w:spacing w:after="0"/>
                        <w:jc w:val="center"/>
                      </w:pPr>
                    </w:pPrChange>
                  </w:pPr>
                  <w:r>
                    <w:rPr>
                      <w:rFonts w:ascii="Arial" w:hAnsi="Arial" w:eastAsia="Times New Roman" w:cs="Arial"/>
                      <w:color w:val="000000"/>
                      <w:sz w:val="20"/>
                      <w:szCs w:val="14"/>
                    </w:rPr>
                    <w:t>173cm</w:t>
                  </w:r>
                </w:p>
              </w:tc>
              <w:tc>
                <w:tcPr>
                  <w:tcW w:w="883"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60 Kilo</w:t>
                  </w:r>
                </w:p>
              </w:tc>
              <w:tc>
                <w:tcPr>
                  <w:tcW w:w="594"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28</w:t>
                  </w:r>
                </w:p>
              </w:tc>
              <w:tc>
                <w:tcPr>
                  <w:tcW w:w="1116"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Flat</w:t>
                  </w:r>
                </w:p>
              </w:tc>
              <w:tc>
                <w:tcPr>
                  <w:tcW w:w="1117"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 xml:space="preserve">50Hz </w:t>
                  </w:r>
                </w:p>
              </w:tc>
              <w:tc>
                <w:tcPr>
                  <w:tcW w:w="1028"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192</w:t>
                  </w:r>
                </w:p>
              </w:tc>
              <w:tc>
                <w:tcPr>
                  <w:tcW w:w="1094"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250</w:t>
                  </w:r>
                </w:p>
              </w:tc>
              <w:tc>
                <w:tcPr>
                  <w:tcW w:w="1117"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0.77</w:t>
                  </w:r>
                </w:p>
              </w:tc>
            </w:tr>
            <w:tr>
              <w:tblPrEx>
                <w:tblLayout w:type="fixed"/>
                <w:tblCellMar>
                  <w:top w:w="0" w:type="dxa"/>
                  <w:left w:w="108" w:type="dxa"/>
                  <w:bottom w:w="0" w:type="dxa"/>
                  <w:right w:w="108" w:type="dxa"/>
                </w:tblCellMar>
              </w:tblPrEx>
              <w:trPr>
                <w:trHeight w:val="852" w:hRule="atLeast"/>
              </w:trPr>
              <w:tc>
                <w:tcPr>
                  <w:tcW w:w="1027" w:type="dxa"/>
                  <w:tcBorders>
                    <w:top w:val="nil"/>
                    <w:left w:val="single" w:color="FFFFFF" w:sz="8" w:space="0"/>
                    <w:bottom w:val="single" w:color="FFFFFF" w:sz="8"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Running</w:t>
                  </w:r>
                </w:p>
              </w:tc>
              <w:tc>
                <w:tcPr>
                  <w:tcW w:w="1373"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In pocket of Pants</w:t>
                  </w:r>
                </w:p>
              </w:tc>
              <w:tc>
                <w:tcPr>
                  <w:tcW w:w="839"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173cm</w:t>
                  </w:r>
                </w:p>
              </w:tc>
              <w:tc>
                <w:tcPr>
                  <w:tcW w:w="883"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60 Kilo</w:t>
                  </w:r>
                </w:p>
              </w:tc>
              <w:tc>
                <w:tcPr>
                  <w:tcW w:w="594"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28</w:t>
                  </w:r>
                </w:p>
              </w:tc>
              <w:tc>
                <w:tcPr>
                  <w:tcW w:w="1116"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Flat</w:t>
                  </w:r>
                </w:p>
              </w:tc>
              <w:tc>
                <w:tcPr>
                  <w:tcW w:w="1117"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 xml:space="preserve">50Hz </w:t>
                  </w:r>
                </w:p>
              </w:tc>
              <w:tc>
                <w:tcPr>
                  <w:tcW w:w="1028"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258</w:t>
                  </w:r>
                </w:p>
              </w:tc>
              <w:tc>
                <w:tcPr>
                  <w:tcW w:w="1094"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250</w:t>
                  </w:r>
                </w:p>
              </w:tc>
              <w:tc>
                <w:tcPr>
                  <w:tcW w:w="1117"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0.97</w:t>
                  </w:r>
                </w:p>
              </w:tc>
            </w:tr>
          </w:tbl>
          <w:p>
            <w:pPr>
              <w:spacing w:after="0"/>
            </w:pPr>
          </w:p>
        </w:tc>
      </w:tr>
    </w:tbl>
    <w:p>
      <w:pPr>
        <w:pStyle w:val="11"/>
        <w:pPrChange w:id="4379" w:author="像个男人一样" w:date="2018-03-21T01:45:14Z">
          <w:pPr/>
        </w:pPrChange>
      </w:pPr>
      <w:ins w:id="4380" w:author="像个男人一样" w:date="2018-03-21T01:45:08Z">
        <w:r>
          <w:rPr/>
          <w:t xml:space="preserve">Figure </w:t>
        </w:r>
      </w:ins>
      <w:ins w:id="4381" w:author="像个男人一样" w:date="2018-03-21T01:45:08Z">
        <w:r>
          <w:rPr/>
          <w:fldChar w:fldCharType="begin"/>
        </w:r>
      </w:ins>
      <w:ins w:id="4382" w:author="像个男人一样" w:date="2018-03-21T01:45:08Z">
        <w:r>
          <w:rPr/>
          <w:instrText xml:space="preserve"> STYLEREF 1 \s </w:instrText>
        </w:r>
      </w:ins>
      <w:ins w:id="4383" w:author="像个男人一样" w:date="2018-03-21T01:45:08Z">
        <w:r>
          <w:rPr/>
          <w:fldChar w:fldCharType="separate"/>
        </w:r>
      </w:ins>
      <w:ins w:id="4384" w:author="像个男人一样" w:date="2018-03-21T01:45:08Z">
        <w:r>
          <w:rPr/>
          <w:t>2</w:t>
        </w:r>
      </w:ins>
      <w:ins w:id="4385" w:author="像个男人一样" w:date="2018-03-21T01:45:08Z">
        <w:r>
          <w:rPr/>
          <w:fldChar w:fldCharType="end"/>
        </w:r>
      </w:ins>
      <w:ins w:id="4386" w:author="像个男人一样" w:date="2018-03-21T01:45:08Z">
        <w:r>
          <w:rPr>
            <w:rFonts w:hint="eastAsia"/>
            <w:lang w:eastAsia="zh-CN"/>
          </w:rPr>
          <w:t>.</w:t>
        </w:r>
      </w:ins>
      <w:ins w:id="4387" w:author="像个男人一样" w:date="2018-03-21T01:45:08Z">
        <w:r>
          <w:rPr/>
          <w:fldChar w:fldCharType="begin"/>
        </w:r>
      </w:ins>
      <w:ins w:id="4388" w:author="像个男人一样" w:date="2018-03-21T01:45:08Z">
        <w:r>
          <w:rPr/>
          <w:instrText xml:space="preserve"> SEQ Figure \* ARABIC \s 1 </w:instrText>
        </w:r>
      </w:ins>
      <w:ins w:id="4389" w:author="像个男人一样" w:date="2018-03-21T01:45:08Z">
        <w:r>
          <w:rPr/>
          <w:fldChar w:fldCharType="separate"/>
        </w:r>
      </w:ins>
      <w:ins w:id="4390" w:author="像个男人一样" w:date="2018-03-22T11:51:08Z">
        <w:r>
          <w:rPr/>
          <w:t>13</w:t>
        </w:r>
      </w:ins>
      <w:ins w:id="4391" w:author="像个男人一样" w:date="2018-03-21T01:45:08Z">
        <w:r>
          <w:rPr/>
          <w:fldChar w:fldCharType="end"/>
        </w:r>
      </w:ins>
      <w:ins w:id="4392" w:author="像个男人一样" w:date="2018-03-21T01:45:08Z">
        <w:bookmarkStart w:id="631" w:name="_Toc30571"/>
        <w:bookmarkStart w:id="632" w:name="_Toc12028"/>
        <w:bookmarkStart w:id="633" w:name="_Toc30976"/>
        <w:bookmarkStart w:id="634" w:name="_Toc4698"/>
        <w:bookmarkStart w:id="635" w:name="_Toc27493"/>
        <w:bookmarkStart w:id="636" w:name="_Toc15073"/>
        <w:bookmarkStart w:id="637" w:name="_Toc5945"/>
        <w:bookmarkStart w:id="638" w:name="_Toc12795"/>
        <w:bookmarkStart w:id="639" w:name="_Toc11990"/>
        <w:bookmarkStart w:id="640" w:name="_Toc25292"/>
        <w:bookmarkStart w:id="641" w:name="_Toc12737"/>
        <w:bookmarkStart w:id="642" w:name="_Toc32674"/>
        <w:bookmarkStart w:id="643" w:name="_Toc2493"/>
        <w:bookmarkStart w:id="644" w:name="_Toc29649"/>
        <w:bookmarkStart w:id="645" w:name="_Toc16930"/>
        <w:bookmarkStart w:id="646" w:name="_Toc26798"/>
        <w:bookmarkStart w:id="647" w:name="_Toc14739"/>
        <w:bookmarkStart w:id="648" w:name="_Toc2511"/>
        <w:bookmarkStart w:id="649" w:name="_Toc12211"/>
        <w:bookmarkStart w:id="650" w:name="_Toc24774"/>
        <w:bookmarkStart w:id="651" w:name="_Toc4444"/>
        <w:bookmarkStart w:id="652" w:name="_Toc7391"/>
        <w:bookmarkStart w:id="653" w:name="_Toc19860"/>
        <w:bookmarkStart w:id="654" w:name="_Toc17291"/>
        <w:bookmarkStart w:id="655" w:name="_Toc23789"/>
        <w:bookmarkStart w:id="656" w:name="_Toc4301"/>
        <w:r>
          <w:rPr>
            <w:rFonts w:hint="eastAsia"/>
            <w:lang w:eastAsia="zh-CN"/>
          </w:rPr>
          <w:t>:The accurate data of the step algroithm</w:t>
        </w:r>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ins>
    </w:p>
    <w:p>
      <w:pPr>
        <w:pStyle w:val="2"/>
      </w:pPr>
      <w:bookmarkStart w:id="657" w:name="_Toc16562"/>
      <w:bookmarkStart w:id="658" w:name="_Toc10149"/>
      <w:bookmarkStart w:id="659" w:name="_Toc8642"/>
      <w:bookmarkStart w:id="660" w:name="_Toc6683"/>
      <w:bookmarkStart w:id="661" w:name="_Toc13278"/>
      <w:bookmarkStart w:id="662" w:name="_Toc28581"/>
      <w:bookmarkStart w:id="663" w:name="_Toc22142"/>
      <w:bookmarkStart w:id="664" w:name="_Toc31151"/>
      <w:bookmarkStart w:id="665" w:name="_Toc2853"/>
      <w:bookmarkStart w:id="666" w:name="_Toc27157"/>
      <w:bookmarkStart w:id="667" w:name="_Toc10032"/>
      <w:r>
        <w:t>Gyroscope with balance racing game</w:t>
      </w:r>
      <w:bookmarkEnd w:id="657"/>
      <w:bookmarkEnd w:id="658"/>
      <w:bookmarkEnd w:id="659"/>
      <w:bookmarkEnd w:id="660"/>
      <w:bookmarkEnd w:id="661"/>
      <w:bookmarkEnd w:id="662"/>
      <w:bookmarkEnd w:id="663"/>
      <w:bookmarkEnd w:id="664"/>
      <w:bookmarkEnd w:id="665"/>
      <w:bookmarkEnd w:id="666"/>
      <w:bookmarkEnd w:id="667"/>
    </w:p>
    <w:p>
      <w:pPr>
        <w:pStyle w:val="3"/>
      </w:pPr>
      <w:bookmarkStart w:id="668" w:name="_Toc2009"/>
      <w:bookmarkStart w:id="669" w:name="_Toc24796"/>
      <w:bookmarkStart w:id="670" w:name="_Toc31208"/>
      <w:bookmarkStart w:id="671" w:name="_Toc7723"/>
      <w:bookmarkStart w:id="672" w:name="_Toc163"/>
      <w:bookmarkStart w:id="673" w:name="_Toc1933"/>
      <w:bookmarkStart w:id="674" w:name="_Toc6243"/>
      <w:bookmarkStart w:id="675" w:name="_Toc28225"/>
      <w:bookmarkStart w:id="676" w:name="_Toc4652"/>
      <w:bookmarkStart w:id="677" w:name="_Toc6505"/>
      <w:bookmarkStart w:id="678" w:name="_Toc14826"/>
      <w:r>
        <w:t>The introduction of Gyroscope</w:t>
      </w:r>
      <w:bookmarkEnd w:id="668"/>
      <w:bookmarkEnd w:id="669"/>
      <w:bookmarkEnd w:id="670"/>
      <w:bookmarkEnd w:id="671"/>
      <w:bookmarkEnd w:id="672"/>
      <w:bookmarkEnd w:id="673"/>
      <w:bookmarkEnd w:id="674"/>
      <w:bookmarkEnd w:id="675"/>
      <w:bookmarkEnd w:id="676"/>
      <w:bookmarkEnd w:id="677"/>
      <w:bookmarkEnd w:id="678"/>
    </w:p>
    <w:p>
      <w:pPr>
        <w:pStyle w:val="4"/>
      </w:pPr>
      <w:bookmarkStart w:id="679" w:name="_Toc16319"/>
      <w:bookmarkStart w:id="680" w:name="_Toc24693"/>
      <w:bookmarkStart w:id="681" w:name="_Toc18867"/>
      <w:bookmarkStart w:id="682" w:name="_Toc27333"/>
      <w:bookmarkStart w:id="683" w:name="_Toc11096"/>
      <w:bookmarkStart w:id="684" w:name="_Toc22542"/>
      <w:bookmarkStart w:id="685" w:name="_Toc12468"/>
      <w:bookmarkStart w:id="686" w:name="_Toc17193"/>
      <w:bookmarkStart w:id="687" w:name="_Toc26398"/>
      <w:bookmarkStart w:id="688" w:name="_Toc20123"/>
      <w:bookmarkStart w:id="689" w:name="_Toc17053"/>
      <w:r>
        <w:t>What is a gyroscope</w:t>
      </w:r>
      <w:bookmarkEnd w:id="679"/>
      <w:bookmarkEnd w:id="680"/>
      <w:bookmarkEnd w:id="681"/>
      <w:bookmarkEnd w:id="682"/>
      <w:bookmarkEnd w:id="683"/>
      <w:bookmarkEnd w:id="684"/>
      <w:bookmarkEnd w:id="685"/>
      <w:bookmarkEnd w:id="686"/>
      <w:bookmarkEnd w:id="687"/>
      <w:bookmarkEnd w:id="688"/>
      <w:bookmarkEnd w:id="689"/>
    </w:p>
    <w:p>
      <w:r>
        <w:rPr>
          <w:rFonts w:ascii="Microsoft JhengHei" w:hAnsi="Microsoft JhengHei" w:eastAsiaTheme="minorEastAsia" w:cstheme="minorBidi"/>
          <w:b w:val="0"/>
          <w:i w:val="0"/>
          <w:caps w:val="0"/>
          <w:spacing w:val="0"/>
          <w:sz w:val="24"/>
          <w:szCs w:val="22"/>
          <w:shd w:val="clear"/>
        </w:rPr>
        <w:t>According to the</w:t>
      </w:r>
      <w:r>
        <w:rPr>
          <w:rFonts w:hint="default" w:ascii="Microsoft JhengHei" w:hAnsi="Microsoft JhengHei" w:eastAsiaTheme="minorEastAsia" w:cstheme="minorBidi"/>
          <w:b w:val="0"/>
          <w:i w:val="0"/>
          <w:caps w:val="0"/>
          <w:spacing w:val="0"/>
          <w:sz w:val="24"/>
          <w:szCs w:val="22"/>
          <w:shd w:val="clear"/>
        </w:rPr>
        <w:t> </w:t>
      </w:r>
      <w:r>
        <w:rPr>
          <w:rFonts w:hint="default" w:ascii="Microsoft JhengHei" w:hAnsi="Microsoft JhengHei" w:eastAsiaTheme="minorEastAsia" w:cstheme="minorBidi"/>
          <w:b w:val="0"/>
          <w:i w:val="0"/>
          <w:caps w:val="0"/>
          <w:spacing w:val="0"/>
          <w:sz w:val="24"/>
          <w:szCs w:val="22"/>
          <w:u w:val="none"/>
          <w:shd w:val="clear"/>
        </w:rPr>
        <w:fldChar w:fldCharType="begin"/>
      </w:r>
      <w:r>
        <w:rPr>
          <w:rFonts w:hint="default" w:ascii="Microsoft JhengHei" w:hAnsi="Microsoft JhengHei" w:eastAsiaTheme="minorEastAsia" w:cstheme="minorBidi"/>
          <w:b w:val="0"/>
          <w:i w:val="0"/>
          <w:caps w:val="0"/>
          <w:spacing w:val="0"/>
          <w:sz w:val="24"/>
          <w:szCs w:val="22"/>
          <w:u w:val="none"/>
          <w:shd w:val="clear"/>
        </w:rPr>
        <w:instrText xml:space="preserve"> HYPERLINK "https://en.oxforddictionaries.com/definition/gyroscope" \t "https://interestingengineering.com/_blank" </w:instrText>
      </w:r>
      <w:r>
        <w:rPr>
          <w:rFonts w:hint="default" w:ascii="Microsoft JhengHei" w:hAnsi="Microsoft JhengHei" w:eastAsiaTheme="minorEastAsia" w:cstheme="minorBidi"/>
          <w:b w:val="0"/>
          <w:i w:val="0"/>
          <w:caps w:val="0"/>
          <w:spacing w:val="0"/>
          <w:sz w:val="24"/>
          <w:szCs w:val="22"/>
          <w:u w:val="none"/>
          <w:shd w:val="clear"/>
        </w:rPr>
        <w:fldChar w:fldCharType="separate"/>
      </w:r>
      <w:r>
        <w:rPr>
          <w:rFonts w:hint="default" w:ascii="Microsoft JhengHei" w:hAnsi="Microsoft JhengHei" w:eastAsiaTheme="minorEastAsia" w:cstheme="minorBidi"/>
          <w:b w:val="0"/>
          <w:i w:val="0"/>
          <w:caps w:val="0"/>
          <w:spacing w:val="0"/>
          <w:sz w:val="24"/>
          <w:szCs w:val="22"/>
          <w:u w:val="none"/>
          <w:shd w:val="clear"/>
        </w:rPr>
        <w:t>English Oxford Dictionary</w:t>
      </w:r>
      <w:r>
        <w:rPr>
          <w:rFonts w:hint="default" w:ascii="Microsoft JhengHei" w:hAnsi="Microsoft JhengHei" w:eastAsiaTheme="minorEastAsia" w:cstheme="minorBidi"/>
          <w:b w:val="0"/>
          <w:i w:val="0"/>
          <w:caps w:val="0"/>
          <w:spacing w:val="0"/>
          <w:sz w:val="24"/>
          <w:szCs w:val="22"/>
          <w:u w:val="none"/>
          <w:shd w:val="clear"/>
        </w:rPr>
        <w:fldChar w:fldCharType="end"/>
      </w:r>
      <w:r>
        <w:rPr>
          <w:rFonts w:hint="default" w:ascii="Microsoft JhengHei" w:hAnsi="Microsoft JhengHei" w:eastAsiaTheme="minorEastAsia" w:cstheme="minorBidi"/>
          <w:b w:val="0"/>
          <w:i w:val="0"/>
          <w:caps w:val="0"/>
          <w:spacing w:val="0"/>
          <w:sz w:val="24"/>
          <w:szCs w:val="22"/>
          <w:shd w:val="clear"/>
        </w:rPr>
        <w:t>, a Gyroscope is a "device consisting of a wheel or disc mounted so that it can spin rapidly about an axis which is itself free to alter in direction. The orientation of the axis is not affected by tilting of the mounting."</w:t>
      </w:r>
      <w:r>
        <w:rPr>
          <w:rFonts w:hint="default" w:ascii="Microsoft JhengHei" w:hAnsi="Microsoft JhengHei" w:eastAsiaTheme="minorEastAsia" w:cstheme="minorBidi"/>
          <w:b/>
          <w:bCs/>
          <w:i w:val="0"/>
          <w:caps w:val="0"/>
          <w:spacing w:val="0"/>
          <w:sz w:val="24"/>
          <w:szCs w:val="22"/>
          <w:shd w:val="clear"/>
          <w:lang w:val="en-US" w:eastAsia="zh-CN"/>
          <w:rPrChange w:id="4393" w:author="像个男人一样" w:date="2018-03-21T23:21:18Z">
            <w:rPr>
              <w:rFonts w:hint="default" w:ascii="Microsoft JhengHei" w:hAnsi="Microsoft JhengHei" w:eastAsiaTheme="minorEastAsia" w:cstheme="minorBidi"/>
              <w:b w:val="0"/>
              <w:i w:val="0"/>
              <w:caps w:val="0"/>
              <w:spacing w:val="0"/>
              <w:sz w:val="24"/>
              <w:szCs w:val="22"/>
              <w:shd w:val="clear"/>
              <w:lang w:val="en-US" w:eastAsia="zh-CN"/>
            </w:rPr>
          </w:rPrChange>
        </w:rPr>
        <w:t xml:space="preserve"> </w:t>
      </w:r>
      <w:ins w:id="4394" w:author="像个男人一样" w:date="2018-03-22T12:11:02Z">
        <w:r>
          <w:rPr>
            <w:rStyle w:val="23"/>
            <w:rFonts w:hint="default" w:ascii="Microsoft JhengHei" w:hAnsi="Microsoft JhengHei" w:eastAsiaTheme="minorEastAsia" w:cstheme="minorBidi"/>
            <w:b/>
            <w:bCs/>
            <w:i w:val="0"/>
            <w:caps w:val="0"/>
            <w:spacing w:val="0"/>
            <w:sz w:val="24"/>
            <w:szCs w:val="22"/>
            <w:shd w:val="clear"/>
            <w:lang w:val="en-US" w:eastAsia="zh-CN"/>
          </w:rPr>
          <w:t>[</w:t>
        </w:r>
      </w:ins>
      <w:ins w:id="4395" w:author="像个男人一样" w:date="2018-03-22T12:11:02Z">
        <w:r>
          <w:rPr>
            <w:rStyle w:val="23"/>
            <w:rFonts w:hint="default" w:ascii="Microsoft JhengHei" w:hAnsi="Microsoft JhengHei" w:eastAsiaTheme="minorEastAsia" w:cstheme="minorBidi"/>
            <w:b/>
            <w:bCs/>
            <w:i w:val="0"/>
            <w:caps w:val="0"/>
            <w:spacing w:val="0"/>
            <w:sz w:val="24"/>
            <w:szCs w:val="22"/>
            <w:shd w:val="clear"/>
            <w:lang w:val="en-US" w:eastAsia="zh-CN"/>
          </w:rPr>
          <w:endnoteReference w:id="2"/>
        </w:r>
      </w:ins>
      <w:ins w:id="4396" w:author="像个男人一样" w:date="2018-03-22T12:11:02Z">
        <w:r>
          <w:rPr>
            <w:rStyle w:val="23"/>
            <w:rFonts w:hint="default" w:ascii="Microsoft JhengHei" w:hAnsi="Microsoft JhengHei" w:eastAsiaTheme="minorEastAsia" w:cstheme="minorBidi"/>
            <w:b/>
            <w:bCs/>
            <w:i w:val="0"/>
            <w:caps w:val="0"/>
            <w:spacing w:val="0"/>
            <w:sz w:val="24"/>
            <w:szCs w:val="22"/>
            <w:shd w:val="clear"/>
            <w:lang w:val="en-US" w:eastAsia="zh-CN"/>
          </w:rPr>
          <w:t>]</w:t>
        </w:r>
      </w:ins>
      <w:r>
        <w:rPr>
          <w:rFonts w:hint="eastAsia" w:cstheme="minorBidi"/>
          <w:b w:val="0"/>
          <w:i w:val="0"/>
          <w:caps w:val="0"/>
          <w:spacing w:val="0"/>
          <w:sz w:val="24"/>
          <w:szCs w:val="22"/>
          <w:shd w:val="clear"/>
          <w:lang w:val="en-US" w:eastAsia="zh-CN"/>
        </w:rPr>
        <w:t xml:space="preserve"> </w:t>
      </w:r>
      <w:r>
        <w:t xml:space="preserve">Exactly, gyroscope is often used to detect the orientation that has similar function with compass.  </w:t>
      </w:r>
      <w:r>
        <w:rPr>
          <w:rFonts w:hint="eastAsia"/>
        </w:rPr>
        <w:t>Nowaday</w:t>
      </w:r>
      <w:r>
        <w:t>s the gyroscope becomes more and more popular and it has many applications such as used in inertial navigation systems and gyro</w:t>
      </w:r>
      <w:r>
        <w:rPr>
          <w:rFonts w:hint="eastAsia"/>
          <w:lang w:val="en-US" w:eastAsia="zh-CN"/>
        </w:rPr>
        <w:t xml:space="preserve"> </w:t>
      </w:r>
      <w:r>
        <w:t>compasses.</w:t>
      </w:r>
    </w:p>
    <w:p>
      <w:r>
        <w:t xml:space="preserve">The most popular application is to be installed in the mobile phone. For example, it can work together with GPS in phones to help people navigate easier and more precise. </w:t>
      </w:r>
    </w:p>
    <w:p>
      <w:pPr>
        <w:pStyle w:val="4"/>
      </w:pPr>
      <w:bookmarkStart w:id="690" w:name="_Toc23353"/>
      <w:bookmarkStart w:id="691" w:name="_Toc21959"/>
      <w:bookmarkStart w:id="692" w:name="_Toc14164"/>
      <w:bookmarkStart w:id="693" w:name="_Toc16790"/>
      <w:bookmarkStart w:id="694" w:name="_Toc9783"/>
      <w:bookmarkStart w:id="695" w:name="_Toc14964"/>
      <w:bookmarkStart w:id="696" w:name="_Toc15918"/>
      <w:bookmarkStart w:id="697" w:name="_Toc21386"/>
      <w:bookmarkStart w:id="698" w:name="_Toc28325"/>
      <w:bookmarkStart w:id="699" w:name="_Toc17578"/>
      <w:bookmarkStart w:id="700" w:name="_Toc20751"/>
      <w:r>
        <w:t>Working principle of a gyroscope</w:t>
      </w:r>
      <w:bookmarkEnd w:id="690"/>
      <w:bookmarkEnd w:id="691"/>
      <w:bookmarkEnd w:id="692"/>
      <w:bookmarkEnd w:id="693"/>
      <w:bookmarkEnd w:id="694"/>
      <w:bookmarkEnd w:id="695"/>
      <w:bookmarkEnd w:id="696"/>
      <w:bookmarkEnd w:id="697"/>
      <w:bookmarkEnd w:id="698"/>
      <w:bookmarkEnd w:id="699"/>
      <w:bookmarkEnd w:id="700"/>
    </w:p>
    <w:p>
      <w:pPr>
        <w:pStyle w:val="11"/>
        <w:rPr>
          <w:del w:id="4398" w:author="像个男人一样" w:date="2018-03-22T11:57:03Z"/>
          <w:rFonts w:hint="eastAsia"/>
          <w:iCs w:val="0"/>
          <w:sz w:val="24"/>
          <w:szCs w:val="22"/>
          <w:rPrChange w:id="4399" w:author="像个男人一样" w:date="2018-03-22T11:57:08Z">
            <w:rPr>
              <w:del w:id="4400" w:author="像个男人一样" w:date="2018-03-22T11:57:03Z"/>
            </w:rPr>
          </w:rPrChange>
        </w:rPr>
        <w:pPrChange w:id="4397" w:author="像个男人一样" w:date="2018-03-21T01:45:53Z">
          <w:pPr/>
        </w:pPrChange>
      </w:pPr>
      <w:r>
        <w:rPr>
          <w:rFonts w:hint="eastAsia"/>
          <w:iCs w:val="0"/>
          <w:sz w:val="24"/>
          <w:szCs w:val="22"/>
          <w:rPrChange w:id="4401" w:author="像个男人一样" w:date="2018-03-22T11:57:08Z">
            <w:rPr/>
          </w:rPrChange>
        </w:rPr>
        <w:t>There are different kinds of gyroscopes, such as MEMS gyroscope</w:t>
      </w:r>
      <w:r>
        <w:rPr>
          <w:rFonts w:hint="eastAsia"/>
          <w:iCs w:val="0"/>
          <w:sz w:val="24"/>
          <w:szCs w:val="22"/>
          <w:rPrChange w:id="4402" w:author="像个男人一样" w:date="2018-03-22T11:57:08Z">
            <w:rPr>
              <w:rFonts w:hint="eastAsia"/>
            </w:rPr>
          </w:rPrChange>
        </w:rPr>
        <w:t>、fibre</w:t>
      </w:r>
      <w:r>
        <w:rPr>
          <w:rFonts w:hint="eastAsia"/>
          <w:iCs w:val="0"/>
          <w:sz w:val="24"/>
          <w:szCs w:val="22"/>
          <w:rPrChange w:id="4403" w:author="像个男人一样" w:date="2018-03-22T11:57:08Z">
            <w:rPr/>
          </w:rPrChange>
        </w:rPr>
        <w:t xml:space="preserve"> optic gyroscope and the sensitive quantum gyroscope. Different types base on different principles of operation, and in this thesis, we just introduce the working principle of the most popular one used in </w:t>
      </w:r>
      <w:r>
        <w:rPr>
          <w:rFonts w:hint="eastAsia"/>
          <w:iCs w:val="0"/>
          <w:sz w:val="24"/>
          <w:szCs w:val="22"/>
          <w:rPrChange w:id="4404" w:author="像个男人一样" w:date="2018-03-22T11:57:08Z">
            <w:rPr>
              <w:rFonts w:hint="eastAsia"/>
            </w:rPr>
          </w:rPrChange>
        </w:rPr>
        <w:t>i</w:t>
      </w:r>
      <w:r>
        <w:rPr>
          <w:rFonts w:hint="eastAsia"/>
          <w:iCs w:val="0"/>
          <w:sz w:val="24"/>
          <w:szCs w:val="22"/>
          <w:rPrChange w:id="4405" w:author="像个男人一样" w:date="2018-03-22T11:57:08Z">
            <w:rPr/>
          </w:rPrChange>
        </w:rPr>
        <w:t xml:space="preserve">Phone. </w:t>
      </w:r>
    </w:p>
    <w:p>
      <w:pPr>
        <w:pStyle w:val="11"/>
        <w:pPrChange w:id="4406" w:author="像个男人一样" w:date="2018-03-21T01:45:57Z">
          <w:pPr>
            <w:pStyle w:val="17"/>
          </w:pPr>
        </w:pPrChange>
      </w:pPr>
      <w:del w:id="4407" w:author="像个男人一样" w:date="2018-03-22T11:57:03Z">
        <w:bookmarkStart w:id="701" w:name="_Toc505291906"/>
        <w:r>
          <w:rPr/>
          <w:delText xml:space="preserve">Figure 3. </w:delText>
        </w:r>
      </w:del>
      <w:del w:id="4408" w:author="像个男人一样" w:date="2018-03-22T11:57:03Z">
        <w:r>
          <w:rPr/>
          <w:fldChar w:fldCharType="begin"/>
        </w:r>
      </w:del>
      <w:del w:id="4409" w:author="像个男人一样" w:date="2018-03-22T11:57:03Z">
        <w:r>
          <w:rPr/>
          <w:delInstrText xml:space="preserve"> SEQ Figure_3. \* ARABIC </w:delInstrText>
        </w:r>
      </w:del>
      <w:del w:id="4410" w:author="像个男人一样" w:date="2018-03-22T11:57:03Z">
        <w:r>
          <w:rPr/>
          <w:fldChar w:fldCharType="separate"/>
        </w:r>
      </w:del>
      <w:ins w:id="4411" w:author="像个男人一样" w:date="2018-03-22T11:51:08Z">
        <w:del w:id="4412" w:author="像个男人一样" w:date="2018-03-22T11:57:03Z">
          <w:r>
            <w:rPr>
              <w:b/>
            </w:rPr>
            <w:delText>错误！未指定顺序。</w:delText>
          </w:r>
        </w:del>
      </w:ins>
      <w:ins w:id="4413" w:author="像个男人一样" w:date="2018-03-21T23:39:02Z">
        <w:del w:id="4414" w:author="像个男人一样" w:date="2018-03-22T11:57:03Z">
          <w:r>
            <w:rPr>
              <w:b/>
            </w:rPr>
            <w:delText>错误！未指定顺序。</w:delText>
          </w:r>
        </w:del>
      </w:ins>
      <w:ins w:id="4415" w:author="像个男人一样" w:date="2018-03-21T23:10:03Z">
        <w:del w:id="4416" w:author="像个男人一样" w:date="2018-03-22T11:57:03Z">
          <w:r>
            <w:rPr>
              <w:b/>
            </w:rPr>
            <w:delText>错误！未指定顺序。</w:delText>
          </w:r>
        </w:del>
      </w:ins>
      <w:ins w:id="4417" w:author="像个男人一样" w:date="2018-03-21T23:08:43Z">
        <w:del w:id="4418" w:author="像个男人一样" w:date="2018-03-22T11:57:03Z">
          <w:r>
            <w:rPr>
              <w:b/>
            </w:rPr>
            <w:delText>错误！未指定顺序。</w:delText>
          </w:r>
        </w:del>
      </w:ins>
      <w:ins w:id="4419" w:author="像个男人一样" w:date="2018-03-21T02:33:46Z">
        <w:del w:id="4420" w:author="像个男人一样" w:date="2018-03-22T11:57:03Z">
          <w:r>
            <w:rPr>
              <w:b/>
            </w:rPr>
            <w:delText>错误！未指定顺序。</w:delText>
          </w:r>
        </w:del>
      </w:ins>
      <w:ins w:id="4421" w:author="像个男人一样" w:date="2018-03-21T02:33:00Z">
        <w:del w:id="4422" w:author="像个男人一样" w:date="2018-03-22T11:57:03Z">
          <w:r>
            <w:rPr>
              <w:b/>
            </w:rPr>
            <w:delText>错误！未指定顺序。</w:delText>
          </w:r>
        </w:del>
      </w:ins>
      <w:ins w:id="4423" w:author="像个男人一样" w:date="2018-03-21T02:31:33Z">
        <w:del w:id="4424" w:author="像个男人一样" w:date="2018-03-22T11:57:03Z">
          <w:r>
            <w:rPr>
              <w:b/>
            </w:rPr>
            <w:delText>错误！未指定顺序。</w:delText>
          </w:r>
        </w:del>
      </w:ins>
      <w:ins w:id="4425" w:author="像个男人一样" w:date="2018-03-21T02:30:57Z">
        <w:del w:id="4426" w:author="像个男人一样" w:date="2018-03-22T11:57:03Z">
          <w:r>
            <w:rPr>
              <w:b/>
            </w:rPr>
            <w:delText>错误！未指定顺序。</w:delText>
          </w:r>
        </w:del>
      </w:ins>
      <w:ins w:id="4427" w:author="像个男人一样" w:date="2018-03-21T02:29:55Z">
        <w:del w:id="4428" w:author="像个男人一样" w:date="2018-03-22T11:57:03Z">
          <w:r>
            <w:rPr>
              <w:b/>
            </w:rPr>
            <w:delText>错误！未指定顺序。</w:delText>
          </w:r>
        </w:del>
      </w:ins>
      <w:ins w:id="4429" w:author="像个男人一样" w:date="2018-03-21T02:29:18Z">
        <w:del w:id="4430" w:author="像个男人一样" w:date="2018-03-22T11:57:03Z">
          <w:r>
            <w:rPr>
              <w:b/>
            </w:rPr>
            <w:delText>错误！未指定顺序。</w:delText>
          </w:r>
        </w:del>
      </w:ins>
      <w:ins w:id="4431" w:author="像个男人一样" w:date="2018-03-21T02:26:27Z">
        <w:del w:id="4432" w:author="像个男人一样" w:date="2018-03-22T11:57:03Z">
          <w:r>
            <w:rPr>
              <w:b/>
            </w:rPr>
            <w:delText>错误！未指定顺序。</w:delText>
          </w:r>
        </w:del>
      </w:ins>
      <w:ins w:id="4433" w:author="像个男人一样" w:date="2018-03-21T02:25:38Z">
        <w:del w:id="4434" w:author="像个男人一样" w:date="2018-03-22T11:57:03Z">
          <w:r>
            <w:rPr>
              <w:b/>
            </w:rPr>
            <w:delText>错误！未指定顺序。</w:delText>
          </w:r>
        </w:del>
      </w:ins>
      <w:ins w:id="4435" w:author="像个男人一样" w:date="2018-03-21T02:24:39Z">
        <w:del w:id="4436" w:author="像个男人一样" w:date="2018-03-22T11:57:03Z">
          <w:r>
            <w:rPr>
              <w:b/>
            </w:rPr>
            <w:delText>错误！未指定顺序。</w:delText>
          </w:r>
        </w:del>
      </w:ins>
      <w:ins w:id="4437" w:author="像个男人一样" w:date="2018-03-21T02:23:03Z">
        <w:del w:id="4438" w:author="像个男人一样" w:date="2018-03-22T11:57:03Z">
          <w:r>
            <w:rPr>
              <w:b/>
            </w:rPr>
            <w:delText>错误！未指定顺序。</w:delText>
          </w:r>
        </w:del>
      </w:ins>
      <w:ins w:id="4439" w:author="像个男人一样" w:date="2018-03-21T02:22:42Z">
        <w:del w:id="4440" w:author="像个男人一样" w:date="2018-03-22T11:57:03Z">
          <w:r>
            <w:rPr>
              <w:b/>
            </w:rPr>
            <w:delText>错误！未指定顺序。</w:delText>
          </w:r>
        </w:del>
      </w:ins>
      <w:ins w:id="4441" w:author="像个男人一样" w:date="2018-03-21T02:17:56Z">
        <w:del w:id="4442" w:author="像个男人一样" w:date="2018-03-22T11:57:03Z">
          <w:r>
            <w:rPr>
              <w:b/>
            </w:rPr>
            <w:delText>错误！未指定顺序。</w:delText>
          </w:r>
        </w:del>
      </w:ins>
      <w:ins w:id="4443" w:author="像个男人一样" w:date="2018-03-21T02:17:31Z">
        <w:del w:id="4444" w:author="像个男人一样" w:date="2018-03-22T11:57:03Z">
          <w:r>
            <w:rPr>
              <w:b/>
            </w:rPr>
            <w:delText>错误！未指定顺序。</w:delText>
          </w:r>
        </w:del>
      </w:ins>
      <w:ins w:id="4445" w:author="像个男人一样" w:date="2018-03-21T02:17:05Z">
        <w:del w:id="4446" w:author="像个男人一样" w:date="2018-03-22T11:57:03Z">
          <w:r>
            <w:rPr>
              <w:b/>
            </w:rPr>
            <w:delText>错误！未指定顺序。</w:delText>
          </w:r>
        </w:del>
      </w:ins>
      <w:ins w:id="4447" w:author="像个男人一样" w:date="2018-03-21T02:15:30Z">
        <w:del w:id="4448" w:author="像个男人一样" w:date="2018-03-22T11:57:03Z">
          <w:r>
            <w:rPr>
              <w:b/>
            </w:rPr>
            <w:delText>错误！未指定顺序。</w:delText>
          </w:r>
        </w:del>
      </w:ins>
      <w:ins w:id="4449" w:author="像个男人一样" w:date="2018-03-21T02:14:29Z">
        <w:del w:id="4450" w:author="像个男人一样" w:date="2018-03-22T11:57:03Z">
          <w:r>
            <w:rPr>
              <w:b/>
            </w:rPr>
            <w:delText>错误！未指定顺序。</w:delText>
          </w:r>
        </w:del>
      </w:ins>
      <w:ins w:id="4451" w:author="像个男人一样" w:date="2018-03-21T02:13:48Z">
        <w:del w:id="4452" w:author="像个男人一样" w:date="2018-03-22T11:57:03Z">
          <w:r>
            <w:rPr>
              <w:b/>
            </w:rPr>
            <w:delText>错误！未指定顺序。</w:delText>
          </w:r>
        </w:del>
      </w:ins>
      <w:ins w:id="4453" w:author="像个男人一样" w:date="2018-03-21T02:12:37Z">
        <w:del w:id="4454" w:author="像个男人一样" w:date="2018-03-22T11:57:03Z">
          <w:r>
            <w:rPr>
              <w:b/>
            </w:rPr>
            <w:delText>错误！未指定顺序。</w:delText>
          </w:r>
        </w:del>
      </w:ins>
      <w:ins w:id="4455" w:author="像个男人一样" w:date="2018-03-21T02:02:58Z">
        <w:del w:id="4456" w:author="像个男人一样" w:date="2018-03-22T11:57:03Z">
          <w:r>
            <w:rPr>
              <w:b/>
            </w:rPr>
            <w:delText>错误！未指定顺序。</w:delText>
          </w:r>
        </w:del>
      </w:ins>
      <w:ins w:id="4457" w:author="像个男人一样" w:date="2018-03-21T02:02:10Z">
        <w:del w:id="4458" w:author="像个男人一样" w:date="2018-03-22T11:57:03Z">
          <w:r>
            <w:rPr>
              <w:b/>
            </w:rPr>
            <w:delText>错误！未指定顺序。</w:delText>
          </w:r>
        </w:del>
      </w:ins>
      <w:ins w:id="4459" w:author="像个男人一样" w:date="2018-03-21T02:01:17Z">
        <w:del w:id="4460" w:author="像个男人一样" w:date="2018-03-22T11:57:03Z">
          <w:r>
            <w:rPr>
              <w:b/>
            </w:rPr>
            <w:delText>错误！未指定顺序。</w:delText>
          </w:r>
        </w:del>
      </w:ins>
      <w:ins w:id="4461" w:author="像个男人一样" w:date="2018-03-21T02:00:24Z">
        <w:del w:id="4462" w:author="像个男人一样" w:date="2018-03-22T11:57:03Z">
          <w:r>
            <w:rPr>
              <w:b/>
            </w:rPr>
            <w:delText>错误！未指定顺序。</w:delText>
          </w:r>
        </w:del>
      </w:ins>
      <w:ins w:id="4463" w:author="像个男人一样" w:date="2018-03-21T01:59:31Z">
        <w:del w:id="4464" w:author="像个男人一样" w:date="2018-03-22T11:57:03Z">
          <w:r>
            <w:rPr>
              <w:b/>
            </w:rPr>
            <w:delText>错误！未指定顺序。</w:delText>
          </w:r>
        </w:del>
      </w:ins>
      <w:ins w:id="4465" w:author="像个男人一样" w:date="2018-03-21T01:58:49Z">
        <w:del w:id="4466" w:author="像个男人一样" w:date="2018-03-22T11:57:03Z">
          <w:r>
            <w:rPr>
              <w:b/>
            </w:rPr>
            <w:delText>错误！未指定顺序。</w:delText>
          </w:r>
        </w:del>
      </w:ins>
      <w:ins w:id="4467" w:author="像个男人一样" w:date="2018-03-21T01:58:24Z">
        <w:del w:id="4468" w:author="像个男人一样" w:date="2018-03-22T11:57:03Z">
          <w:r>
            <w:rPr>
              <w:b/>
            </w:rPr>
            <w:delText>错误！未指定顺序。</w:delText>
          </w:r>
        </w:del>
      </w:ins>
      <w:ins w:id="4469" w:author="像个男人一样" w:date="2018-03-21T01:57:59Z">
        <w:del w:id="4470" w:author="像个男人一样" w:date="2018-03-22T11:57:03Z">
          <w:r>
            <w:rPr>
              <w:b/>
            </w:rPr>
            <w:delText>错误！未指定顺序。</w:delText>
          </w:r>
        </w:del>
      </w:ins>
      <w:ins w:id="4471" w:author="像个男人一样" w:date="2018-03-21T01:48:38Z">
        <w:del w:id="4472" w:author="像个男人一样" w:date="2018-03-22T11:57:03Z">
          <w:r>
            <w:rPr>
              <w:b/>
            </w:rPr>
            <w:delText>错误！未指定顺序。</w:delText>
          </w:r>
        </w:del>
      </w:ins>
      <w:ins w:id="4473" w:author="像个男人一样" w:date="2018-03-21T01:48:07Z">
        <w:del w:id="4474" w:author="像个男人一样" w:date="2018-03-22T11:57:03Z">
          <w:r>
            <w:rPr>
              <w:b/>
            </w:rPr>
            <w:delText>错误！未指定顺序。</w:delText>
          </w:r>
        </w:del>
      </w:ins>
      <w:ins w:id="4475" w:author="像个男人一样" w:date="2018-03-21T01:47:31Z">
        <w:del w:id="4476" w:author="像个男人一样" w:date="2018-03-22T11:57:03Z">
          <w:r>
            <w:rPr>
              <w:b/>
            </w:rPr>
            <w:delText>错误！未指定顺序。</w:delText>
          </w:r>
        </w:del>
      </w:ins>
      <w:ins w:id="4477" w:author="像个男人一样" w:date="2018-03-21T01:46:10Z">
        <w:del w:id="4478" w:author="像个男人一样" w:date="2018-03-22T11:57:03Z">
          <w:r>
            <w:rPr>
              <w:b/>
            </w:rPr>
            <w:delText>错误！未指定顺序。</w:delText>
          </w:r>
        </w:del>
      </w:ins>
      <w:del w:id="4479" w:author="像个男人一样" w:date="2018-03-22T11:57:03Z">
        <w:r>
          <w:rPr/>
          <w:delText>1</w:delText>
        </w:r>
      </w:del>
      <w:del w:id="4480" w:author="像个男人一样" w:date="2018-03-22T11:57:03Z">
        <w:r>
          <w:rPr/>
          <w:fldChar w:fldCharType="end"/>
        </w:r>
      </w:del>
      <w:del w:id="4481" w:author="像个男人一样" w:date="2018-03-21T01:45:56Z">
        <w:r>
          <w:rPr/>
          <w:delText xml:space="preserve"> </w:delText>
        </w:r>
      </w:del>
      <w:del w:id="4482" w:author="像个男人一样" w:date="2018-03-21T01:45:37Z">
        <w:r>
          <w:rPr/>
          <w:delText>Wikipedia</w:delText>
        </w:r>
        <w:bookmarkEnd w:id="701"/>
        <w:r>
          <w:rPr/>
          <w:delText xml:space="preserve"> </w:delText>
        </w:r>
      </w:del>
    </w:p>
    <w:p>
      <w:pPr>
        <w:rPr>
          <w:ins w:id="4483" w:author="像个男人一样" w:date="2018-03-21T01:45:46Z"/>
        </w:rPr>
      </w:pPr>
      <w:r>
        <w:drawing>
          <wp:inline distT="0" distB="0" distL="0" distR="0">
            <wp:extent cx="2381250" cy="1790700"/>
            <wp:effectExtent l="0" t="0" r="0" b="0"/>
            <wp:docPr id="8" name="Picture 8" descr="https://upload.wikimedia.org/wikipedia/commons/thumb/e/e2/3D_Gyroscope.png/250px-3D_Gyro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upload.wikimedia.org/wikipedia/commons/thumb/e/e2/3D_Gyroscope.png/250px-3D_Gyroscop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381250" cy="1790700"/>
                    </a:xfrm>
                    <a:prstGeom prst="rect">
                      <a:avLst/>
                    </a:prstGeom>
                    <a:noFill/>
                    <a:ln>
                      <a:noFill/>
                    </a:ln>
                  </pic:spPr>
                </pic:pic>
              </a:graphicData>
            </a:graphic>
          </wp:inline>
        </w:drawing>
      </w:r>
    </w:p>
    <w:p>
      <w:pPr>
        <w:pStyle w:val="11"/>
        <w:rPr>
          <w:ins w:id="4485" w:author="像个男人一样" w:date="2018-03-21T01:45:33Z"/>
        </w:rPr>
        <w:pPrChange w:id="4484" w:author="像个男人一样" w:date="2018-03-21T02:37:06Z">
          <w:pPr/>
        </w:pPrChange>
      </w:pPr>
      <w:ins w:id="4486" w:author="像个男人一样" w:date="2018-03-21T01:45:53Z">
        <w:r>
          <w:rPr/>
          <w:t xml:space="preserve">Figure </w:t>
        </w:r>
      </w:ins>
      <w:ins w:id="4487" w:author="像个男人一样" w:date="2018-03-21T01:45:53Z">
        <w:r>
          <w:rPr/>
          <w:fldChar w:fldCharType="begin"/>
        </w:r>
      </w:ins>
      <w:ins w:id="4488" w:author="像个男人一样" w:date="2018-03-21T01:45:53Z">
        <w:r>
          <w:rPr/>
          <w:instrText xml:space="preserve"> STYLEREF 1 \s </w:instrText>
        </w:r>
      </w:ins>
      <w:ins w:id="4489" w:author="像个男人一样" w:date="2018-03-21T01:45:53Z">
        <w:r>
          <w:rPr/>
          <w:fldChar w:fldCharType="separate"/>
        </w:r>
      </w:ins>
      <w:ins w:id="4490" w:author="像个男人一样" w:date="2018-03-21T01:45:53Z">
        <w:r>
          <w:rPr/>
          <w:t>3</w:t>
        </w:r>
      </w:ins>
      <w:ins w:id="4491" w:author="像个男人一样" w:date="2018-03-21T01:45:53Z">
        <w:r>
          <w:rPr/>
          <w:fldChar w:fldCharType="end"/>
        </w:r>
      </w:ins>
      <w:ins w:id="4492" w:author="像个男人一样" w:date="2018-03-21T01:45:53Z">
        <w:r>
          <w:rPr>
            <w:rFonts w:hint="eastAsia"/>
            <w:lang w:eastAsia="zh-CN"/>
          </w:rPr>
          <w:t>.</w:t>
        </w:r>
      </w:ins>
      <w:ins w:id="4493" w:author="像个男人一样" w:date="2018-03-21T01:45:53Z">
        <w:r>
          <w:rPr/>
          <w:fldChar w:fldCharType="begin"/>
        </w:r>
      </w:ins>
      <w:ins w:id="4494" w:author="像个男人一样" w:date="2018-03-21T01:45:53Z">
        <w:r>
          <w:rPr/>
          <w:instrText xml:space="preserve"> SEQ Figure \* ARABIC \s 1 </w:instrText>
        </w:r>
      </w:ins>
      <w:ins w:id="4495" w:author="像个男人一样" w:date="2018-03-21T01:45:53Z">
        <w:r>
          <w:rPr/>
          <w:fldChar w:fldCharType="separate"/>
        </w:r>
      </w:ins>
      <w:ins w:id="4496" w:author="像个男人一样" w:date="2018-03-22T11:51:08Z">
        <w:r>
          <w:rPr/>
          <w:t>1</w:t>
        </w:r>
      </w:ins>
      <w:ins w:id="4497" w:author="像个男人一样" w:date="2018-03-21T01:45:53Z">
        <w:r>
          <w:rPr/>
          <w:fldChar w:fldCharType="end"/>
        </w:r>
      </w:ins>
      <w:ins w:id="4498" w:author="像个男人一样" w:date="2018-03-21T01:45:53Z">
        <w:bookmarkStart w:id="702" w:name="_Toc826"/>
        <w:bookmarkStart w:id="703" w:name="_Toc12187"/>
        <w:bookmarkStart w:id="704" w:name="_Toc6323"/>
        <w:bookmarkStart w:id="705" w:name="_Toc19850"/>
        <w:bookmarkStart w:id="706" w:name="_Toc675"/>
        <w:bookmarkStart w:id="707" w:name="_Toc5692"/>
        <w:bookmarkStart w:id="708" w:name="_Toc24821"/>
        <w:bookmarkStart w:id="709" w:name="_Toc29172"/>
        <w:bookmarkStart w:id="710" w:name="_Toc358"/>
        <w:bookmarkStart w:id="711" w:name="_Toc24399"/>
        <w:bookmarkStart w:id="712" w:name="_Toc20606"/>
        <w:bookmarkStart w:id="713" w:name="_Toc31801"/>
        <w:bookmarkStart w:id="714" w:name="_Toc27877"/>
        <w:bookmarkStart w:id="715" w:name="_Toc29624"/>
        <w:bookmarkStart w:id="716" w:name="_Toc30521"/>
        <w:bookmarkStart w:id="717" w:name="_Toc8264"/>
        <w:bookmarkStart w:id="718" w:name="_Toc20897"/>
        <w:bookmarkStart w:id="719" w:name="_Toc9632"/>
        <w:bookmarkStart w:id="720" w:name="_Toc32008"/>
        <w:bookmarkStart w:id="721" w:name="_Toc18162"/>
        <w:bookmarkStart w:id="722" w:name="_Toc16800"/>
        <w:bookmarkStart w:id="723" w:name="_Toc6340"/>
        <w:bookmarkStart w:id="724" w:name="_Toc29963"/>
        <w:bookmarkStart w:id="725" w:name="_Toc1639"/>
        <w:bookmarkStart w:id="726" w:name="_Toc2185"/>
        <w:bookmarkStart w:id="727" w:name="_Toc10731"/>
        <w:r>
          <w:rPr>
            <w:rFonts w:hint="eastAsia"/>
            <w:lang w:eastAsia="zh-CN"/>
          </w:rPr>
          <w:t xml:space="preserve">:Wikipedia </w:t>
        </w:r>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ins>
    </w:p>
    <w:p/>
    <w:p>
      <w:r>
        <w:t xml:space="preserve">As you can see </w:t>
      </w:r>
      <w:ins w:id="4499" w:author="像个男人一样" w:date="2018-03-21T02:37:18Z">
        <w:r>
          <w:rPr>
            <w:rFonts w:hint="eastAsia"/>
            <w:lang w:val="en-US" w:eastAsia="zh-CN"/>
          </w:rPr>
          <w:t xml:space="preserve">the </w:t>
        </w:r>
      </w:ins>
      <w:ins w:id="4500" w:author="像个男人一样" w:date="2018-03-21T02:37:19Z">
        <w:r>
          <w:rPr>
            <w:rFonts w:hint="eastAsia"/>
            <w:lang w:val="en-US" w:eastAsia="zh-CN"/>
          </w:rPr>
          <w:t>f</w:t>
        </w:r>
      </w:ins>
      <w:ins w:id="4501" w:author="像个男人一样" w:date="2018-03-21T02:37:20Z">
        <w:r>
          <w:rPr>
            <w:rFonts w:hint="eastAsia"/>
            <w:lang w:val="en-US" w:eastAsia="zh-CN"/>
          </w:rPr>
          <w:t>ig</w:t>
        </w:r>
      </w:ins>
      <w:ins w:id="4502" w:author="像个男人一样" w:date="2018-03-21T02:37:21Z">
        <w:r>
          <w:rPr>
            <w:rFonts w:hint="eastAsia"/>
            <w:lang w:val="en-US" w:eastAsia="zh-CN"/>
          </w:rPr>
          <w:t xml:space="preserve">ure </w:t>
        </w:r>
      </w:ins>
      <w:ins w:id="4503" w:author="像个男人一样" w:date="2018-03-21T02:37:22Z">
        <w:r>
          <w:rPr>
            <w:rFonts w:hint="eastAsia"/>
            <w:lang w:val="en-US" w:eastAsia="zh-CN"/>
          </w:rPr>
          <w:t>abo</w:t>
        </w:r>
      </w:ins>
      <w:ins w:id="4504" w:author="像个男人一样" w:date="2018-03-21T02:37:23Z">
        <w:r>
          <w:rPr>
            <w:rFonts w:hint="eastAsia"/>
            <w:lang w:val="en-US" w:eastAsia="zh-CN"/>
          </w:rPr>
          <w:t xml:space="preserve">ve </w:t>
        </w:r>
      </w:ins>
      <w:del w:id="4505" w:author="像个男人一样" w:date="2018-03-21T02:37:17Z">
        <w:r>
          <w:rPr/>
          <w:delText>fro</w:delText>
        </w:r>
      </w:del>
      <w:del w:id="4506" w:author="像个男人一样" w:date="2018-03-21T02:37:16Z">
        <w:r>
          <w:rPr/>
          <w:delText xml:space="preserve">m </w:delText>
        </w:r>
      </w:del>
      <w:del w:id="4507" w:author="像个男人一样" w:date="2018-03-21T02:37:12Z">
        <w:bookmarkStart w:id="728" w:name="_Toc12109"/>
        <w:bookmarkStart w:id="729" w:name="_Toc2624"/>
        <w:r>
          <w:rPr/>
          <w:delText xml:space="preserve">picture 3.1.2.1 </w:delText>
        </w:r>
      </w:del>
      <w:r>
        <w:t>above, there is a Rotor which can spin freely 360 degrees around a Spin axis in a Gyroscope frame and a Gimbal</w:t>
      </w:r>
      <w:r>
        <w:rPr>
          <w:rFonts w:hint="eastAsia"/>
          <w:lang w:val="en-US" w:eastAsia="zh-CN"/>
        </w:rPr>
        <w:t>.</w:t>
      </w:r>
      <w:r>
        <w:t xml:space="preserve">  This is a basic frame of the Gyroscope and the angular velocity in each direction can be detected by the free rotation of the rotor. </w:t>
      </w:r>
      <w:bookmarkEnd w:id="728"/>
      <w:bookmarkEnd w:id="729"/>
    </w:p>
    <w:p/>
    <w:p>
      <w:pPr>
        <w:rPr>
          <w:del w:id="4508" w:author="像个男人一样" w:date="2018-03-22T11:56:56Z"/>
        </w:rPr>
      </w:pPr>
      <w:r>
        <w:t xml:space="preserve">There is another picture below, </w:t>
      </w:r>
      <w:ins w:id="4509" w:author="像个男人一样" w:date="2018-03-21T02:37:38Z">
        <w:bookmarkStart w:id="730" w:name="_Toc14662"/>
        <w:bookmarkStart w:id="731" w:name="_Toc7764"/>
        <w:r>
          <w:rPr>
            <w:rFonts w:hint="eastAsia"/>
            <w:lang w:val="en-US" w:eastAsia="zh-CN"/>
          </w:rPr>
          <w:t>f</w:t>
        </w:r>
      </w:ins>
      <w:ins w:id="4510" w:author="像个男人一样" w:date="2018-03-21T02:37:39Z">
        <w:r>
          <w:rPr>
            <w:rFonts w:hint="eastAsia"/>
            <w:lang w:val="en-US" w:eastAsia="zh-CN"/>
          </w:rPr>
          <w:t>ig</w:t>
        </w:r>
      </w:ins>
      <w:ins w:id="4511" w:author="像个男人一样" w:date="2018-03-21T02:37:40Z">
        <w:r>
          <w:rPr>
            <w:rFonts w:hint="eastAsia"/>
            <w:lang w:val="en-US" w:eastAsia="zh-CN"/>
          </w:rPr>
          <w:t>ure</w:t>
        </w:r>
      </w:ins>
      <w:ins w:id="4512" w:author="像个男人一样" w:date="2018-03-21T02:37:41Z">
        <w:r>
          <w:rPr>
            <w:rFonts w:hint="eastAsia"/>
            <w:lang w:val="en-US" w:eastAsia="zh-CN"/>
          </w:rPr>
          <w:t xml:space="preserve"> </w:t>
        </w:r>
      </w:ins>
      <w:ins w:id="4513" w:author="像个男人一样" w:date="2018-03-21T02:37:43Z">
        <w:r>
          <w:rPr>
            <w:rFonts w:hint="eastAsia"/>
            <w:lang w:val="en-US" w:eastAsia="zh-CN"/>
          </w:rPr>
          <w:t>3.2</w:t>
        </w:r>
      </w:ins>
      <w:del w:id="4514" w:author="像个男人一样" w:date="2018-03-21T01:47:12Z">
        <w:r>
          <w:rPr/>
          <w:delText>Picture 3.1.2.2</w:delText>
        </w:r>
      </w:del>
      <w:r>
        <w:t>, there is a clear space match between the gyroscope frame and coordinate graphs. Based on angular momentum the Rotor resists to changes in orientation, thereby allowing to measure the changes of the angles.  The rotation or the angle changes in different directions or positions will affect a change of resistance of a gyroscope and in this way, we can calculate the angular velocity in those three-axes orientations, so this is a basic principle of how the gyroscope works</w:t>
      </w:r>
      <w:ins w:id="4515" w:author="像个男人一样" w:date="2018-03-22T11:56:58Z">
        <w:r>
          <w:rPr>
            <w:rFonts w:hint="eastAsia"/>
            <w:lang w:val="en-US" w:eastAsia="zh-CN"/>
          </w:rPr>
          <w:t>.</w:t>
        </w:r>
      </w:ins>
      <w:del w:id="4516" w:author="像个男人一样" w:date="2018-03-22T11:56:56Z">
        <w:r>
          <w:rPr/>
          <w:delText xml:space="preserve">. </w:delText>
        </w:r>
        <w:bookmarkEnd w:id="730"/>
        <w:bookmarkEnd w:id="731"/>
      </w:del>
    </w:p>
    <w:p>
      <w:pPr>
        <w:pStyle w:val="11"/>
        <w:pPrChange w:id="4517" w:author="像个男人一样" w:date="2018-03-21T01:46:15Z">
          <w:pPr>
            <w:pStyle w:val="17"/>
          </w:pPr>
        </w:pPrChange>
      </w:pPr>
      <w:del w:id="4518" w:author="像个男人一样" w:date="2018-03-22T11:56:56Z">
        <w:bookmarkStart w:id="732" w:name="_Toc505291907"/>
        <w:r>
          <w:rPr/>
          <w:delText xml:space="preserve">Figure 3. </w:delText>
        </w:r>
      </w:del>
      <w:del w:id="4519" w:author="像个男人一样" w:date="2018-03-22T11:56:56Z">
        <w:r>
          <w:rPr/>
          <w:fldChar w:fldCharType="begin"/>
        </w:r>
      </w:del>
      <w:del w:id="4520" w:author="像个男人一样" w:date="2018-03-22T11:56:56Z">
        <w:r>
          <w:rPr/>
          <w:delInstrText xml:space="preserve"> SEQ Figure_3. \* ARABIC </w:delInstrText>
        </w:r>
      </w:del>
      <w:del w:id="4521" w:author="像个男人一样" w:date="2018-03-22T11:56:56Z">
        <w:r>
          <w:rPr/>
          <w:fldChar w:fldCharType="separate"/>
        </w:r>
      </w:del>
      <w:ins w:id="4522" w:author="像个男人一样" w:date="2018-03-22T11:51:08Z">
        <w:del w:id="4523" w:author="像个男人一样" w:date="2018-03-22T11:56:56Z">
          <w:r>
            <w:rPr>
              <w:b/>
            </w:rPr>
            <w:delText>错误！未指定顺序。</w:delText>
          </w:r>
        </w:del>
      </w:ins>
      <w:ins w:id="4524" w:author="像个男人一样" w:date="2018-03-21T23:39:02Z">
        <w:del w:id="4525" w:author="像个男人一样" w:date="2018-03-22T11:56:56Z">
          <w:r>
            <w:rPr>
              <w:b/>
            </w:rPr>
            <w:delText>错误！未指定顺序。</w:delText>
          </w:r>
        </w:del>
      </w:ins>
      <w:ins w:id="4526" w:author="像个男人一样" w:date="2018-03-21T23:10:03Z">
        <w:del w:id="4527" w:author="像个男人一样" w:date="2018-03-22T11:56:56Z">
          <w:r>
            <w:rPr>
              <w:b/>
            </w:rPr>
            <w:delText>错误！未指定顺序。</w:delText>
          </w:r>
        </w:del>
      </w:ins>
      <w:ins w:id="4528" w:author="像个男人一样" w:date="2018-03-21T23:08:43Z">
        <w:del w:id="4529" w:author="像个男人一样" w:date="2018-03-22T11:56:56Z">
          <w:r>
            <w:rPr>
              <w:b/>
            </w:rPr>
            <w:delText>错误！未指定顺序。</w:delText>
          </w:r>
        </w:del>
      </w:ins>
      <w:ins w:id="4530" w:author="像个男人一样" w:date="2018-03-21T02:33:46Z">
        <w:del w:id="4531" w:author="像个男人一样" w:date="2018-03-22T11:56:56Z">
          <w:r>
            <w:rPr>
              <w:b/>
            </w:rPr>
            <w:delText>错误！未指定顺序。</w:delText>
          </w:r>
        </w:del>
      </w:ins>
      <w:ins w:id="4532" w:author="像个男人一样" w:date="2018-03-21T02:33:00Z">
        <w:del w:id="4533" w:author="像个男人一样" w:date="2018-03-22T11:56:56Z">
          <w:r>
            <w:rPr>
              <w:b/>
            </w:rPr>
            <w:delText>错误！未指定顺序。</w:delText>
          </w:r>
        </w:del>
      </w:ins>
      <w:ins w:id="4534" w:author="像个男人一样" w:date="2018-03-21T02:31:33Z">
        <w:del w:id="4535" w:author="像个男人一样" w:date="2018-03-22T11:56:56Z">
          <w:r>
            <w:rPr>
              <w:b/>
            </w:rPr>
            <w:delText>错误！未指定顺序。</w:delText>
          </w:r>
        </w:del>
      </w:ins>
      <w:ins w:id="4536" w:author="像个男人一样" w:date="2018-03-21T02:30:57Z">
        <w:del w:id="4537" w:author="像个男人一样" w:date="2018-03-22T11:56:56Z">
          <w:r>
            <w:rPr>
              <w:b/>
            </w:rPr>
            <w:delText>错误！未指定顺序。</w:delText>
          </w:r>
        </w:del>
      </w:ins>
      <w:ins w:id="4538" w:author="像个男人一样" w:date="2018-03-21T02:29:55Z">
        <w:del w:id="4539" w:author="像个男人一样" w:date="2018-03-22T11:56:56Z">
          <w:r>
            <w:rPr>
              <w:b/>
            </w:rPr>
            <w:delText>错误！未指定顺序。</w:delText>
          </w:r>
        </w:del>
      </w:ins>
      <w:ins w:id="4540" w:author="像个男人一样" w:date="2018-03-21T02:29:18Z">
        <w:del w:id="4541" w:author="像个男人一样" w:date="2018-03-22T11:56:56Z">
          <w:r>
            <w:rPr>
              <w:b/>
            </w:rPr>
            <w:delText>错误！未指定顺序。</w:delText>
          </w:r>
        </w:del>
      </w:ins>
      <w:ins w:id="4542" w:author="像个男人一样" w:date="2018-03-21T02:26:27Z">
        <w:del w:id="4543" w:author="像个男人一样" w:date="2018-03-22T11:56:56Z">
          <w:r>
            <w:rPr>
              <w:b/>
            </w:rPr>
            <w:delText>错误！未指定顺序。</w:delText>
          </w:r>
        </w:del>
      </w:ins>
      <w:ins w:id="4544" w:author="像个男人一样" w:date="2018-03-21T02:25:37Z">
        <w:del w:id="4545" w:author="像个男人一样" w:date="2018-03-22T11:56:56Z">
          <w:r>
            <w:rPr>
              <w:b/>
            </w:rPr>
            <w:delText>错误！未指定顺序。</w:delText>
          </w:r>
        </w:del>
      </w:ins>
      <w:ins w:id="4546" w:author="像个男人一样" w:date="2018-03-21T02:24:39Z">
        <w:del w:id="4547" w:author="像个男人一样" w:date="2018-03-22T11:56:56Z">
          <w:r>
            <w:rPr>
              <w:b/>
            </w:rPr>
            <w:delText>错误！未指定顺序。</w:delText>
          </w:r>
        </w:del>
      </w:ins>
      <w:ins w:id="4548" w:author="像个男人一样" w:date="2018-03-21T02:23:03Z">
        <w:del w:id="4549" w:author="像个男人一样" w:date="2018-03-22T11:56:56Z">
          <w:r>
            <w:rPr>
              <w:b/>
            </w:rPr>
            <w:delText>错误！未指定顺序。</w:delText>
          </w:r>
        </w:del>
      </w:ins>
      <w:ins w:id="4550" w:author="像个男人一样" w:date="2018-03-21T02:22:42Z">
        <w:del w:id="4551" w:author="像个男人一样" w:date="2018-03-22T11:56:56Z">
          <w:r>
            <w:rPr>
              <w:b/>
            </w:rPr>
            <w:delText>错误！未指定顺序。</w:delText>
          </w:r>
        </w:del>
      </w:ins>
      <w:ins w:id="4552" w:author="像个男人一样" w:date="2018-03-21T02:17:56Z">
        <w:del w:id="4553" w:author="像个男人一样" w:date="2018-03-22T11:56:56Z">
          <w:r>
            <w:rPr>
              <w:b/>
            </w:rPr>
            <w:delText>错误！未指定顺序。</w:delText>
          </w:r>
        </w:del>
      </w:ins>
      <w:ins w:id="4554" w:author="像个男人一样" w:date="2018-03-21T02:17:31Z">
        <w:del w:id="4555" w:author="像个男人一样" w:date="2018-03-22T11:56:56Z">
          <w:r>
            <w:rPr>
              <w:b/>
            </w:rPr>
            <w:delText>错误！未指定顺序。</w:delText>
          </w:r>
        </w:del>
      </w:ins>
      <w:ins w:id="4556" w:author="像个男人一样" w:date="2018-03-21T02:17:05Z">
        <w:del w:id="4557" w:author="像个男人一样" w:date="2018-03-22T11:56:56Z">
          <w:r>
            <w:rPr>
              <w:b/>
            </w:rPr>
            <w:delText>错误！未指定顺序。</w:delText>
          </w:r>
        </w:del>
      </w:ins>
      <w:ins w:id="4558" w:author="像个男人一样" w:date="2018-03-21T02:15:30Z">
        <w:del w:id="4559" w:author="像个男人一样" w:date="2018-03-22T11:56:56Z">
          <w:r>
            <w:rPr>
              <w:b/>
            </w:rPr>
            <w:delText>错误！未指定顺序。</w:delText>
          </w:r>
        </w:del>
      </w:ins>
      <w:ins w:id="4560" w:author="像个男人一样" w:date="2018-03-21T02:14:29Z">
        <w:del w:id="4561" w:author="像个男人一样" w:date="2018-03-22T11:56:56Z">
          <w:r>
            <w:rPr>
              <w:b/>
            </w:rPr>
            <w:delText>错误！未指定顺序。</w:delText>
          </w:r>
        </w:del>
      </w:ins>
      <w:ins w:id="4562" w:author="像个男人一样" w:date="2018-03-21T02:13:48Z">
        <w:del w:id="4563" w:author="像个男人一样" w:date="2018-03-22T11:56:56Z">
          <w:r>
            <w:rPr>
              <w:b/>
            </w:rPr>
            <w:delText>错误！未指定顺序。</w:delText>
          </w:r>
        </w:del>
      </w:ins>
      <w:ins w:id="4564" w:author="像个男人一样" w:date="2018-03-21T02:12:37Z">
        <w:del w:id="4565" w:author="像个男人一样" w:date="2018-03-22T11:56:56Z">
          <w:r>
            <w:rPr>
              <w:b/>
            </w:rPr>
            <w:delText>错误！未指定顺序。</w:delText>
          </w:r>
        </w:del>
      </w:ins>
      <w:ins w:id="4566" w:author="像个男人一样" w:date="2018-03-21T02:02:58Z">
        <w:del w:id="4567" w:author="像个男人一样" w:date="2018-03-22T11:56:56Z">
          <w:r>
            <w:rPr>
              <w:b/>
            </w:rPr>
            <w:delText>错误！未指定顺序。</w:delText>
          </w:r>
        </w:del>
      </w:ins>
      <w:ins w:id="4568" w:author="像个男人一样" w:date="2018-03-21T02:02:10Z">
        <w:del w:id="4569" w:author="像个男人一样" w:date="2018-03-22T11:56:56Z">
          <w:r>
            <w:rPr>
              <w:b/>
            </w:rPr>
            <w:delText>错误！未指定顺序。</w:delText>
          </w:r>
        </w:del>
      </w:ins>
      <w:ins w:id="4570" w:author="像个男人一样" w:date="2018-03-21T02:01:17Z">
        <w:del w:id="4571" w:author="像个男人一样" w:date="2018-03-22T11:56:56Z">
          <w:r>
            <w:rPr>
              <w:b/>
            </w:rPr>
            <w:delText>错误！未指定顺序。</w:delText>
          </w:r>
        </w:del>
      </w:ins>
      <w:ins w:id="4572" w:author="像个男人一样" w:date="2018-03-21T02:00:24Z">
        <w:del w:id="4573" w:author="像个男人一样" w:date="2018-03-22T11:56:56Z">
          <w:r>
            <w:rPr>
              <w:b/>
            </w:rPr>
            <w:delText>错误！未指定顺序。</w:delText>
          </w:r>
        </w:del>
      </w:ins>
      <w:ins w:id="4574" w:author="像个男人一样" w:date="2018-03-21T01:59:31Z">
        <w:del w:id="4575" w:author="像个男人一样" w:date="2018-03-22T11:56:56Z">
          <w:r>
            <w:rPr>
              <w:b/>
            </w:rPr>
            <w:delText>错误！未指定顺序。</w:delText>
          </w:r>
        </w:del>
      </w:ins>
      <w:ins w:id="4576" w:author="像个男人一样" w:date="2018-03-21T01:58:49Z">
        <w:del w:id="4577" w:author="像个男人一样" w:date="2018-03-22T11:56:56Z">
          <w:r>
            <w:rPr>
              <w:b/>
            </w:rPr>
            <w:delText>错误！未指定顺序。</w:delText>
          </w:r>
        </w:del>
      </w:ins>
      <w:ins w:id="4578" w:author="像个男人一样" w:date="2018-03-21T01:58:23Z">
        <w:del w:id="4579" w:author="像个男人一样" w:date="2018-03-22T11:56:56Z">
          <w:r>
            <w:rPr>
              <w:b/>
            </w:rPr>
            <w:delText>错误！未指定顺序。</w:delText>
          </w:r>
        </w:del>
      </w:ins>
      <w:ins w:id="4580" w:author="像个男人一样" w:date="2018-03-21T01:57:59Z">
        <w:del w:id="4581" w:author="像个男人一样" w:date="2018-03-22T11:56:56Z">
          <w:r>
            <w:rPr>
              <w:b/>
            </w:rPr>
            <w:delText>错误！未指定顺序。</w:delText>
          </w:r>
        </w:del>
      </w:ins>
      <w:ins w:id="4582" w:author="像个男人一样" w:date="2018-03-21T01:48:38Z">
        <w:del w:id="4583" w:author="像个男人一样" w:date="2018-03-22T11:56:56Z">
          <w:r>
            <w:rPr>
              <w:b/>
            </w:rPr>
            <w:delText>错误！未指定顺序。</w:delText>
          </w:r>
        </w:del>
      </w:ins>
      <w:ins w:id="4584" w:author="像个男人一样" w:date="2018-03-21T01:48:07Z">
        <w:del w:id="4585" w:author="像个男人一样" w:date="2018-03-22T11:56:56Z">
          <w:r>
            <w:rPr>
              <w:b/>
            </w:rPr>
            <w:delText>错误！未指定顺序。</w:delText>
          </w:r>
        </w:del>
      </w:ins>
      <w:ins w:id="4586" w:author="像个男人一样" w:date="2018-03-21T01:47:31Z">
        <w:del w:id="4587" w:author="像个男人一样" w:date="2018-03-22T11:56:56Z">
          <w:r>
            <w:rPr>
              <w:b/>
            </w:rPr>
            <w:delText>错误！未指定顺序。</w:delText>
          </w:r>
        </w:del>
      </w:ins>
      <w:del w:id="4588" w:author="像个男人一样" w:date="2018-03-22T11:56:56Z">
        <w:r>
          <w:rPr/>
          <w:delText>2</w:delText>
        </w:r>
      </w:del>
      <w:del w:id="4589" w:author="像个男人一样" w:date="2018-03-22T11:56:56Z">
        <w:r>
          <w:rPr/>
          <w:fldChar w:fldCharType="end"/>
        </w:r>
      </w:del>
      <w:del w:id="4590" w:author="像个男人一样" w:date="2018-03-21T01:46:13Z">
        <w:r>
          <w:rPr/>
          <w:delText xml:space="preserve"> </w:delText>
        </w:r>
      </w:del>
      <w:del w:id="4591" w:author="像个男人一样" w:date="2018-03-21T01:46:03Z">
        <w:r>
          <w:rPr/>
          <w:delText>Gyroscope Principles</w:delText>
        </w:r>
        <w:bookmarkEnd w:id="732"/>
      </w:del>
    </w:p>
    <w:p>
      <w:pPr>
        <w:rPr>
          <w:ins w:id="4592" w:author="像个男人一样" w:date="2018-03-21T01:46:05Z"/>
          <w:rFonts w:ascii="Microsoft Sans Serif" w:hAnsi="Microsoft Sans Serif"/>
          <w:spacing w:val="15"/>
          <w:sz w:val="20"/>
        </w:rPr>
      </w:pPr>
      <w:r>
        <w:rPr>
          <w:rFonts w:ascii="Microsoft Sans Serif" w:hAnsi="Microsoft Sans Serif"/>
          <w:spacing w:val="15"/>
          <w:sz w:val="20"/>
        </w:rPr>
        <w:drawing>
          <wp:inline distT="0" distB="0" distL="0" distR="0">
            <wp:extent cx="5130800" cy="3377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131604" cy="3378094"/>
                    </a:xfrm>
                    <a:prstGeom prst="rect">
                      <a:avLst/>
                    </a:prstGeom>
                    <a:noFill/>
                    <a:ln>
                      <a:noFill/>
                    </a:ln>
                  </pic:spPr>
                </pic:pic>
              </a:graphicData>
            </a:graphic>
          </wp:inline>
        </w:drawing>
      </w:r>
    </w:p>
    <w:p>
      <w:pPr>
        <w:pStyle w:val="11"/>
        <w:pPrChange w:id="4593" w:author="像个男人一样" w:date="2018-03-21T02:36:53Z">
          <w:pPr/>
        </w:pPrChange>
      </w:pPr>
      <w:ins w:id="4594" w:author="像个男人一样" w:date="2018-03-21T01:46:10Z">
        <w:r>
          <w:rPr/>
          <w:t xml:space="preserve">Figure </w:t>
        </w:r>
      </w:ins>
      <w:ins w:id="4595" w:author="像个男人一样" w:date="2018-03-21T01:46:10Z">
        <w:r>
          <w:rPr/>
          <w:fldChar w:fldCharType="begin"/>
        </w:r>
      </w:ins>
      <w:ins w:id="4596" w:author="像个男人一样" w:date="2018-03-21T01:46:10Z">
        <w:r>
          <w:rPr/>
          <w:instrText xml:space="preserve"> STYLEREF 1 \s </w:instrText>
        </w:r>
      </w:ins>
      <w:ins w:id="4597" w:author="像个男人一样" w:date="2018-03-21T01:46:10Z">
        <w:r>
          <w:rPr/>
          <w:fldChar w:fldCharType="separate"/>
        </w:r>
      </w:ins>
      <w:ins w:id="4598" w:author="像个男人一样" w:date="2018-03-21T01:46:10Z">
        <w:r>
          <w:rPr/>
          <w:t>3</w:t>
        </w:r>
      </w:ins>
      <w:ins w:id="4599" w:author="像个男人一样" w:date="2018-03-21T01:46:10Z">
        <w:r>
          <w:rPr/>
          <w:fldChar w:fldCharType="end"/>
        </w:r>
      </w:ins>
      <w:ins w:id="4600" w:author="像个男人一样" w:date="2018-03-21T01:46:10Z">
        <w:r>
          <w:rPr>
            <w:rFonts w:hint="eastAsia"/>
            <w:lang w:eastAsia="zh-CN"/>
          </w:rPr>
          <w:t>.</w:t>
        </w:r>
      </w:ins>
      <w:ins w:id="4601" w:author="像个男人一样" w:date="2018-03-21T01:46:10Z">
        <w:r>
          <w:rPr/>
          <w:fldChar w:fldCharType="begin"/>
        </w:r>
      </w:ins>
      <w:ins w:id="4602" w:author="像个男人一样" w:date="2018-03-21T01:46:10Z">
        <w:r>
          <w:rPr/>
          <w:instrText xml:space="preserve"> SEQ Figure \* ARABIC \s 1 </w:instrText>
        </w:r>
      </w:ins>
      <w:ins w:id="4603" w:author="像个男人一样" w:date="2018-03-21T01:46:10Z">
        <w:r>
          <w:rPr/>
          <w:fldChar w:fldCharType="separate"/>
        </w:r>
      </w:ins>
      <w:ins w:id="4604" w:author="像个男人一样" w:date="2018-03-22T11:51:08Z">
        <w:r>
          <w:rPr/>
          <w:t>2</w:t>
        </w:r>
      </w:ins>
      <w:ins w:id="4605" w:author="像个男人一样" w:date="2018-03-21T01:46:10Z">
        <w:r>
          <w:rPr/>
          <w:fldChar w:fldCharType="end"/>
        </w:r>
      </w:ins>
      <w:ins w:id="4606" w:author="像个男人一样" w:date="2018-03-21T01:46:10Z">
        <w:bookmarkStart w:id="733" w:name="_Toc9827"/>
        <w:bookmarkStart w:id="734" w:name="_Toc17319"/>
        <w:bookmarkStart w:id="735" w:name="_Toc141"/>
        <w:bookmarkStart w:id="736" w:name="_Toc25273"/>
        <w:bookmarkStart w:id="737" w:name="_Toc8528"/>
        <w:bookmarkStart w:id="738" w:name="_Toc28435"/>
        <w:bookmarkStart w:id="739" w:name="_Toc24012"/>
        <w:bookmarkStart w:id="740" w:name="_Toc7597"/>
        <w:bookmarkStart w:id="741" w:name="_Toc13075"/>
        <w:bookmarkStart w:id="742" w:name="_Toc12773"/>
        <w:bookmarkStart w:id="743" w:name="_Toc9110"/>
        <w:bookmarkStart w:id="744" w:name="_Toc31649"/>
        <w:bookmarkStart w:id="745" w:name="_Toc4702"/>
        <w:bookmarkStart w:id="746" w:name="_Toc12994"/>
        <w:bookmarkStart w:id="747" w:name="_Toc26310"/>
        <w:bookmarkStart w:id="748" w:name="_Toc13768"/>
        <w:bookmarkStart w:id="749" w:name="_Toc14331"/>
        <w:bookmarkStart w:id="750" w:name="_Toc31128"/>
        <w:bookmarkStart w:id="751" w:name="_Toc5802"/>
        <w:bookmarkStart w:id="752" w:name="_Toc16579"/>
        <w:bookmarkStart w:id="753" w:name="_Toc10473"/>
        <w:bookmarkStart w:id="754" w:name="_Toc10938"/>
        <w:bookmarkStart w:id="755" w:name="_Toc12905"/>
        <w:bookmarkStart w:id="756" w:name="_Toc17677"/>
        <w:bookmarkStart w:id="757" w:name="_Toc1447"/>
        <w:bookmarkStart w:id="758" w:name="_Toc15644"/>
        <w:r>
          <w:rPr>
            <w:rFonts w:hint="eastAsia"/>
            <w:lang w:eastAsia="zh-CN"/>
          </w:rPr>
          <w:t>:Gyroscope Principles</w:t>
        </w:r>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ins>
    </w:p>
    <w:p>
      <w:pPr>
        <w:pStyle w:val="4"/>
      </w:pPr>
      <w:bookmarkStart w:id="759" w:name="_Toc7473"/>
      <w:bookmarkStart w:id="760" w:name="_Toc31236"/>
      <w:bookmarkStart w:id="761" w:name="_Toc8608"/>
      <w:bookmarkStart w:id="762" w:name="_Toc5753"/>
      <w:bookmarkStart w:id="763" w:name="_Toc31214"/>
      <w:bookmarkStart w:id="764" w:name="_Toc16709"/>
      <w:bookmarkStart w:id="765" w:name="_Toc302"/>
      <w:bookmarkStart w:id="766" w:name="_Toc16460"/>
      <w:bookmarkStart w:id="767" w:name="_Toc14251"/>
      <w:bookmarkStart w:id="768" w:name="_Toc17402"/>
      <w:bookmarkStart w:id="769" w:name="_Toc10883"/>
      <w:r>
        <w:t xml:space="preserve">The relationship between </w:t>
      </w:r>
      <w:r>
        <w:rPr>
          <w:rFonts w:hint="eastAsia"/>
        </w:rPr>
        <w:t>G</w:t>
      </w:r>
      <w:r>
        <w:t>yroscope and Accelerometer</w:t>
      </w:r>
      <w:bookmarkEnd w:id="759"/>
      <w:bookmarkEnd w:id="760"/>
      <w:bookmarkEnd w:id="761"/>
      <w:bookmarkEnd w:id="762"/>
      <w:bookmarkEnd w:id="763"/>
      <w:bookmarkEnd w:id="764"/>
      <w:bookmarkEnd w:id="765"/>
      <w:bookmarkEnd w:id="766"/>
      <w:bookmarkEnd w:id="767"/>
      <w:bookmarkEnd w:id="768"/>
      <w:bookmarkEnd w:id="769"/>
    </w:p>
    <w:p>
      <w:r>
        <w:t>At first, it is clear that those two devices have different functions:</w:t>
      </w:r>
      <w:bookmarkStart w:id="770" w:name="OLE_LINK25"/>
      <w:r>
        <w:t xml:space="preserve"> </w:t>
      </w:r>
      <w:bookmarkStart w:id="771" w:name="OLE_LINK7"/>
      <w:r>
        <w:rPr>
          <w:lang w:val="en-GB"/>
        </w:rPr>
        <w:t>G</w:t>
      </w:r>
      <w:r>
        <w:t>yroscope sense</w:t>
      </w:r>
      <w:r>
        <w:rPr>
          <w:lang w:val="en-GB"/>
        </w:rPr>
        <w:t>s</w:t>
      </w:r>
      <w:r>
        <w:t xml:space="preserve"> the rotation, whereas the </w:t>
      </w:r>
      <w:r>
        <w:rPr>
          <w:lang w:val="en-GB"/>
        </w:rPr>
        <w:t>ano</w:t>
      </w:r>
      <w:r>
        <w:t>ther is used to test the accelerometer</w:t>
      </w:r>
      <w:bookmarkEnd w:id="770"/>
      <w:bookmarkEnd w:id="771"/>
      <w:r>
        <w:rPr>
          <w:lang w:val="en-GB"/>
        </w:rPr>
        <w:t xml:space="preserve">. </w:t>
      </w:r>
      <w:ins w:id="4607" w:author="像个男人一样" w:date="2018-03-22T12:12:02Z">
        <w:r>
          <w:rPr>
            <w:rStyle w:val="23"/>
            <w:lang w:val="en-GB"/>
          </w:rPr>
          <w:t>[</w:t>
        </w:r>
      </w:ins>
      <w:ins w:id="4608" w:author="像个男人一样" w:date="2018-03-22T12:12:02Z">
        <w:r>
          <w:rPr>
            <w:rStyle w:val="23"/>
            <w:lang w:val="en-GB"/>
          </w:rPr>
          <w:endnoteReference w:id="3"/>
        </w:r>
      </w:ins>
      <w:ins w:id="4609" w:author="像个男人一样" w:date="2018-03-22T12:12:13Z">
        <w:r>
          <w:rPr>
            <w:rFonts w:hint="eastAsia"/>
            <w:lang w:val="en-US" w:eastAsia="zh-CN"/>
          </w:rPr>
          <w:t xml:space="preserve"> </w:t>
        </w:r>
      </w:ins>
      <w:ins w:id="4610" w:author="像个男人一样" w:date="2018-03-22T12:12:02Z">
        <w:r>
          <w:rPr>
            <w:rStyle w:val="23"/>
            <w:lang w:val="en-GB"/>
          </w:rPr>
          <w:t>]</w:t>
        </w:r>
      </w:ins>
      <w:r>
        <w:rPr>
          <w:lang w:val="en-GB"/>
        </w:rPr>
        <w:t>S</w:t>
      </w:r>
      <w:r>
        <w:t xml:space="preserve">o the restriction of functions in two devices decides that they often have to work together. </w:t>
      </w:r>
    </w:p>
    <w:p>
      <w:r>
        <w:t>There is an example to clarify the different function</w:t>
      </w:r>
      <w:r>
        <w:rPr>
          <w:lang w:val="en-GB"/>
        </w:rPr>
        <w:t>s</w:t>
      </w:r>
      <w:r>
        <w:t xml:space="preserve"> </w:t>
      </w:r>
      <w:r>
        <w:rPr>
          <w:lang w:val="en-GB"/>
        </w:rPr>
        <w:t>of them</w:t>
      </w:r>
      <w:r>
        <w:t>.  When an aircraft fl</w:t>
      </w:r>
      <w:ins w:id="4611" w:author="像个男人一样" w:date="2018-03-21T21:43:51Z">
        <w:r>
          <w:rPr>
            <w:rFonts w:hint="eastAsia"/>
            <w:lang w:val="en-US" w:eastAsia="zh-CN"/>
          </w:rPr>
          <w:t>ie</w:t>
        </w:r>
      </w:ins>
      <w:ins w:id="4612" w:author="像个男人一样" w:date="2018-03-21T21:43:52Z">
        <w:r>
          <w:rPr>
            <w:rFonts w:hint="eastAsia"/>
            <w:lang w:val="en-US" w:eastAsia="zh-CN"/>
          </w:rPr>
          <w:t>s</w:t>
        </w:r>
      </w:ins>
      <w:del w:id="4613" w:author="像个男人一样" w:date="2018-03-21T21:43:51Z">
        <w:r>
          <w:rPr/>
          <w:delText>y</w:delText>
        </w:r>
      </w:del>
      <w:r>
        <w:t xml:space="preserve"> in the sky, the accelerometer can used to test the change of movement. So when an aircraft fly too fast in suddenly, the accelerometer can remind the pilot of </w:t>
      </w:r>
      <w:r>
        <w:rPr>
          <w:lang w:val="en-GB"/>
        </w:rPr>
        <w:t xml:space="preserve">the </w:t>
      </w:r>
      <w:r>
        <w:t>unsafe</w:t>
      </w:r>
      <w:r>
        <w:rPr>
          <w:lang w:val="en-GB"/>
        </w:rPr>
        <w:t xml:space="preserve"> signal</w:t>
      </w:r>
      <w:r>
        <w:t xml:space="preserve"> </w:t>
      </w:r>
      <w:r>
        <w:rPr>
          <w:lang w:val="en-GB"/>
        </w:rPr>
        <w:t xml:space="preserve">for the </w:t>
      </w:r>
      <w:r>
        <w:t>sudden change of the speed</w:t>
      </w:r>
      <w:ins w:id="4614" w:author="像个男人一样" w:date="2018-03-21T21:45:21Z">
        <w:r>
          <w:rPr>
            <w:rFonts w:hint="eastAsia"/>
            <w:lang w:val="en-US" w:eastAsia="zh-CN"/>
          </w:rPr>
          <w:t xml:space="preserve"> </w:t>
        </w:r>
      </w:ins>
      <w:ins w:id="4615" w:author="像个男人一样" w:date="2018-03-21T21:45:40Z">
        <w:r>
          <w:rPr>
            <w:rFonts w:hint="eastAsia"/>
            <w:lang w:val="en-US" w:eastAsia="zh-CN"/>
          </w:rPr>
          <w:t>du</w:t>
        </w:r>
      </w:ins>
      <w:ins w:id="4616" w:author="像个男人一样" w:date="2018-03-21T21:45:41Z">
        <w:r>
          <w:rPr>
            <w:rFonts w:hint="eastAsia"/>
            <w:lang w:val="en-US" w:eastAsia="zh-CN"/>
          </w:rPr>
          <w:t xml:space="preserve">ring </w:t>
        </w:r>
      </w:ins>
      <w:ins w:id="4617" w:author="像个男人一样" w:date="2018-03-21T21:45:42Z">
        <w:r>
          <w:rPr>
            <w:rFonts w:hint="eastAsia"/>
            <w:lang w:val="en-US" w:eastAsia="zh-CN"/>
          </w:rPr>
          <w:t>f</w:t>
        </w:r>
      </w:ins>
      <w:ins w:id="4618" w:author="像个男人一样" w:date="2018-03-21T21:45:43Z">
        <w:r>
          <w:rPr>
            <w:rFonts w:hint="eastAsia"/>
            <w:lang w:val="en-US" w:eastAsia="zh-CN"/>
          </w:rPr>
          <w:t>lyi</w:t>
        </w:r>
      </w:ins>
      <w:ins w:id="4619" w:author="像个男人一样" w:date="2018-03-21T21:45:44Z">
        <w:r>
          <w:rPr>
            <w:rFonts w:hint="eastAsia"/>
            <w:lang w:val="en-US" w:eastAsia="zh-CN"/>
          </w:rPr>
          <w:t xml:space="preserve">ng </w:t>
        </w:r>
      </w:ins>
      <w:ins w:id="4620" w:author="像个男人一样" w:date="2018-03-21T21:45:46Z">
        <w:r>
          <w:rPr>
            <w:rFonts w:hint="eastAsia"/>
            <w:lang w:val="en-US" w:eastAsia="zh-CN"/>
          </w:rPr>
          <w:t>forwa</w:t>
        </w:r>
      </w:ins>
      <w:ins w:id="4621" w:author="像个男人一样" w:date="2018-03-21T21:45:47Z">
        <w:r>
          <w:rPr>
            <w:rFonts w:hint="eastAsia"/>
            <w:lang w:val="en-US" w:eastAsia="zh-CN"/>
          </w:rPr>
          <w:t>rd</w:t>
        </w:r>
      </w:ins>
      <w:r>
        <w:t>. However, when the aircraft has some faults with an unsafe shake around itself, here the accelerometer can</w:t>
      </w:r>
      <w:r>
        <w:rPr>
          <w:lang w:val="en-GB"/>
        </w:rPr>
        <w:t>not</w:t>
      </w:r>
      <w:r>
        <w:t xml:space="preserve"> sense it, but the gyroscope can detect the any rotation of the aircraft to notice the pilot of the insecurity.   </w:t>
      </w:r>
    </w:p>
    <w:p>
      <w:r>
        <w:t>Through this example, we can further understand that they are totally different, but they can also make up for each other to achieve some functions.</w:t>
      </w:r>
    </w:p>
    <w:p>
      <w:r>
        <w:t xml:space="preserve"> </w:t>
      </w:r>
    </w:p>
    <w:p>
      <w:pPr>
        <w:pStyle w:val="3"/>
      </w:pPr>
      <w:bookmarkStart w:id="772" w:name="_Toc23023"/>
      <w:bookmarkStart w:id="773" w:name="_Toc12079"/>
      <w:bookmarkStart w:id="774" w:name="_Toc25146"/>
      <w:bookmarkStart w:id="775" w:name="_Toc20675"/>
      <w:bookmarkStart w:id="776" w:name="_Toc975"/>
      <w:bookmarkStart w:id="777" w:name="_Toc8159"/>
      <w:bookmarkStart w:id="778" w:name="_Toc27095"/>
      <w:bookmarkStart w:id="779" w:name="_Toc32456"/>
      <w:bookmarkStart w:id="780" w:name="_Toc9660"/>
      <w:bookmarkStart w:id="781" w:name="_Toc31296"/>
      <w:bookmarkStart w:id="782" w:name="_Toc21628"/>
      <w:r>
        <w:t>The racing game with Gyroscope</w:t>
      </w:r>
      <w:bookmarkEnd w:id="772"/>
      <w:bookmarkEnd w:id="773"/>
      <w:bookmarkEnd w:id="774"/>
      <w:bookmarkEnd w:id="775"/>
      <w:bookmarkEnd w:id="776"/>
      <w:bookmarkEnd w:id="777"/>
      <w:bookmarkEnd w:id="778"/>
      <w:bookmarkEnd w:id="779"/>
      <w:bookmarkEnd w:id="780"/>
      <w:bookmarkEnd w:id="781"/>
      <w:bookmarkEnd w:id="782"/>
    </w:p>
    <w:p>
      <w:pPr>
        <w:pStyle w:val="4"/>
      </w:pPr>
      <w:bookmarkStart w:id="783" w:name="_Toc29962"/>
      <w:bookmarkStart w:id="784" w:name="_Toc20913"/>
      <w:bookmarkStart w:id="785" w:name="_Toc6761"/>
      <w:bookmarkStart w:id="786" w:name="_Toc16527"/>
      <w:bookmarkStart w:id="787" w:name="_Toc24045"/>
      <w:bookmarkStart w:id="788" w:name="_Toc23045"/>
      <w:bookmarkStart w:id="789" w:name="_Toc32524"/>
      <w:bookmarkStart w:id="790" w:name="_Toc22974"/>
      <w:bookmarkStart w:id="791" w:name="_Toc2125"/>
      <w:bookmarkStart w:id="792" w:name="_Toc28864"/>
      <w:bookmarkStart w:id="793" w:name="_Toc9606"/>
      <w:r>
        <w:t>How a gyroscope works in iPhone</w:t>
      </w:r>
      <w:bookmarkEnd w:id="783"/>
      <w:bookmarkEnd w:id="784"/>
      <w:bookmarkEnd w:id="785"/>
      <w:bookmarkEnd w:id="786"/>
      <w:bookmarkEnd w:id="787"/>
      <w:bookmarkEnd w:id="788"/>
      <w:bookmarkEnd w:id="789"/>
      <w:bookmarkEnd w:id="790"/>
      <w:bookmarkEnd w:id="791"/>
      <w:bookmarkEnd w:id="792"/>
      <w:bookmarkEnd w:id="793"/>
    </w:p>
    <w:p>
      <w:pPr>
        <w:rPr>
          <w:del w:id="4622" w:author="像个男人一样" w:date="2018-03-22T11:56:50Z"/>
        </w:rPr>
      </w:pPr>
      <w:r>
        <w:t xml:space="preserve">Depending on the base of working principle of gyroscope, we continually discuss how a gyroscope works in a smart phone, here, using iPhone </w:t>
      </w:r>
      <w:r>
        <w:rPr>
          <w:lang w:val="en-GB"/>
        </w:rPr>
        <w:t xml:space="preserve">6 </w:t>
      </w:r>
      <w:r>
        <w:t xml:space="preserve">as an example to describe. The </w:t>
      </w:r>
      <w:r>
        <w:rPr>
          <w:rFonts w:hint="eastAsia"/>
        </w:rPr>
        <w:t>t</w:t>
      </w:r>
      <w:r>
        <w:t>hree-axis MEMS gyroscope showed in picture below is often chosen by iPhone</w:t>
      </w:r>
      <w:r>
        <w:rPr>
          <w:lang w:val="en-GB"/>
        </w:rPr>
        <w:t xml:space="preserve"> 6</w:t>
      </w:r>
      <w:r>
        <w:t xml:space="preserve">. </w:t>
      </w:r>
      <w:del w:id="4623" w:author="像个男人一样" w:date="2018-03-22T11:56:50Z">
        <w:r>
          <w:rPr/>
          <w:delText xml:space="preserve"> </w:delText>
        </w:r>
      </w:del>
    </w:p>
    <w:p>
      <w:pPr>
        <w:pStyle w:val="11"/>
        <w:pPrChange w:id="4624" w:author="像个男人一样" w:date="2018-03-21T01:47:42Z">
          <w:pPr>
            <w:pStyle w:val="17"/>
          </w:pPr>
        </w:pPrChange>
      </w:pPr>
      <w:del w:id="4625" w:author="像个男人一样" w:date="2018-03-22T11:56:50Z">
        <w:bookmarkStart w:id="794" w:name="_Toc505291908"/>
        <w:r>
          <w:rPr/>
          <w:delText xml:space="preserve">Figure 3. </w:delText>
        </w:r>
      </w:del>
      <w:del w:id="4626" w:author="像个男人一样" w:date="2018-03-22T11:56:50Z">
        <w:r>
          <w:rPr/>
          <w:fldChar w:fldCharType="begin"/>
        </w:r>
      </w:del>
      <w:del w:id="4627" w:author="像个男人一样" w:date="2018-03-22T11:56:50Z">
        <w:r>
          <w:rPr/>
          <w:delInstrText xml:space="preserve"> SEQ Figure_3. \* ARABIC </w:delInstrText>
        </w:r>
      </w:del>
      <w:del w:id="4628" w:author="像个男人一样" w:date="2018-03-22T11:56:50Z">
        <w:r>
          <w:rPr/>
          <w:fldChar w:fldCharType="separate"/>
        </w:r>
      </w:del>
      <w:ins w:id="4629" w:author="像个男人一样" w:date="2018-03-22T11:51:08Z">
        <w:del w:id="4630" w:author="像个男人一样" w:date="2018-03-22T11:56:50Z">
          <w:r>
            <w:rPr>
              <w:b/>
            </w:rPr>
            <w:delText>错误！未指定顺序。</w:delText>
          </w:r>
        </w:del>
      </w:ins>
      <w:ins w:id="4631" w:author="像个男人一样" w:date="2018-03-21T23:39:02Z">
        <w:del w:id="4632" w:author="像个男人一样" w:date="2018-03-22T11:56:50Z">
          <w:r>
            <w:rPr>
              <w:b/>
            </w:rPr>
            <w:delText>错误！未指定顺序。</w:delText>
          </w:r>
        </w:del>
      </w:ins>
      <w:ins w:id="4633" w:author="像个男人一样" w:date="2018-03-21T23:10:03Z">
        <w:del w:id="4634" w:author="像个男人一样" w:date="2018-03-22T11:56:50Z">
          <w:r>
            <w:rPr>
              <w:b/>
            </w:rPr>
            <w:delText>错误！未指定顺序。</w:delText>
          </w:r>
        </w:del>
      </w:ins>
      <w:ins w:id="4635" w:author="像个男人一样" w:date="2018-03-21T23:08:43Z">
        <w:del w:id="4636" w:author="像个男人一样" w:date="2018-03-22T11:56:50Z">
          <w:r>
            <w:rPr>
              <w:b/>
            </w:rPr>
            <w:delText>错误！未指定顺序。</w:delText>
          </w:r>
        </w:del>
      </w:ins>
      <w:ins w:id="4637" w:author="像个男人一样" w:date="2018-03-21T02:33:46Z">
        <w:del w:id="4638" w:author="像个男人一样" w:date="2018-03-22T11:56:50Z">
          <w:r>
            <w:rPr>
              <w:b/>
            </w:rPr>
            <w:delText>错误！未指定顺序。</w:delText>
          </w:r>
        </w:del>
      </w:ins>
      <w:ins w:id="4639" w:author="像个男人一样" w:date="2018-03-21T02:33:00Z">
        <w:del w:id="4640" w:author="像个男人一样" w:date="2018-03-22T11:56:50Z">
          <w:r>
            <w:rPr>
              <w:b/>
            </w:rPr>
            <w:delText>错误！未指定顺序。</w:delText>
          </w:r>
        </w:del>
      </w:ins>
      <w:ins w:id="4641" w:author="像个男人一样" w:date="2018-03-21T02:31:33Z">
        <w:del w:id="4642" w:author="像个男人一样" w:date="2018-03-22T11:56:50Z">
          <w:r>
            <w:rPr>
              <w:b/>
            </w:rPr>
            <w:delText>错误！未指定顺序。</w:delText>
          </w:r>
        </w:del>
      </w:ins>
      <w:ins w:id="4643" w:author="像个男人一样" w:date="2018-03-21T02:30:57Z">
        <w:del w:id="4644" w:author="像个男人一样" w:date="2018-03-22T11:56:50Z">
          <w:r>
            <w:rPr>
              <w:b/>
            </w:rPr>
            <w:delText>错误！未指定顺序。</w:delText>
          </w:r>
        </w:del>
      </w:ins>
      <w:ins w:id="4645" w:author="像个男人一样" w:date="2018-03-21T02:29:55Z">
        <w:del w:id="4646" w:author="像个男人一样" w:date="2018-03-22T11:56:50Z">
          <w:r>
            <w:rPr>
              <w:b/>
            </w:rPr>
            <w:delText>错误！未指定顺序。</w:delText>
          </w:r>
        </w:del>
      </w:ins>
      <w:ins w:id="4647" w:author="像个男人一样" w:date="2018-03-21T02:29:18Z">
        <w:del w:id="4648" w:author="像个男人一样" w:date="2018-03-22T11:56:50Z">
          <w:r>
            <w:rPr>
              <w:b/>
            </w:rPr>
            <w:delText>错误！未指定顺序。</w:delText>
          </w:r>
        </w:del>
      </w:ins>
      <w:ins w:id="4649" w:author="像个男人一样" w:date="2018-03-21T02:26:27Z">
        <w:del w:id="4650" w:author="像个男人一样" w:date="2018-03-22T11:56:50Z">
          <w:r>
            <w:rPr>
              <w:b/>
            </w:rPr>
            <w:delText>错误！未指定顺序。</w:delText>
          </w:r>
        </w:del>
      </w:ins>
      <w:ins w:id="4651" w:author="像个男人一样" w:date="2018-03-21T02:25:37Z">
        <w:del w:id="4652" w:author="像个男人一样" w:date="2018-03-22T11:56:50Z">
          <w:r>
            <w:rPr>
              <w:b/>
            </w:rPr>
            <w:delText>错误！未指定顺序。</w:delText>
          </w:r>
        </w:del>
      </w:ins>
      <w:ins w:id="4653" w:author="像个男人一样" w:date="2018-03-21T02:24:39Z">
        <w:del w:id="4654" w:author="像个男人一样" w:date="2018-03-22T11:56:50Z">
          <w:r>
            <w:rPr>
              <w:b/>
            </w:rPr>
            <w:delText>错误！未指定顺序。</w:delText>
          </w:r>
        </w:del>
      </w:ins>
      <w:ins w:id="4655" w:author="像个男人一样" w:date="2018-03-21T02:23:03Z">
        <w:del w:id="4656" w:author="像个男人一样" w:date="2018-03-22T11:56:50Z">
          <w:r>
            <w:rPr>
              <w:b/>
            </w:rPr>
            <w:delText>错误！未指定顺序。</w:delText>
          </w:r>
        </w:del>
      </w:ins>
      <w:ins w:id="4657" w:author="像个男人一样" w:date="2018-03-21T02:22:42Z">
        <w:del w:id="4658" w:author="像个男人一样" w:date="2018-03-22T11:56:50Z">
          <w:r>
            <w:rPr>
              <w:b/>
            </w:rPr>
            <w:delText>错误！未指定顺序。</w:delText>
          </w:r>
        </w:del>
      </w:ins>
      <w:ins w:id="4659" w:author="像个男人一样" w:date="2018-03-21T02:17:56Z">
        <w:del w:id="4660" w:author="像个男人一样" w:date="2018-03-22T11:56:50Z">
          <w:r>
            <w:rPr>
              <w:b/>
            </w:rPr>
            <w:delText>错误！未指定顺序。</w:delText>
          </w:r>
        </w:del>
      </w:ins>
      <w:ins w:id="4661" w:author="像个男人一样" w:date="2018-03-21T02:17:31Z">
        <w:del w:id="4662" w:author="像个男人一样" w:date="2018-03-22T11:56:50Z">
          <w:r>
            <w:rPr>
              <w:b/>
            </w:rPr>
            <w:delText>错误！未指定顺序。</w:delText>
          </w:r>
        </w:del>
      </w:ins>
      <w:ins w:id="4663" w:author="像个男人一样" w:date="2018-03-21T02:17:05Z">
        <w:del w:id="4664" w:author="像个男人一样" w:date="2018-03-22T11:56:50Z">
          <w:r>
            <w:rPr>
              <w:b/>
            </w:rPr>
            <w:delText>错误！未指定顺序。</w:delText>
          </w:r>
        </w:del>
      </w:ins>
      <w:ins w:id="4665" w:author="像个男人一样" w:date="2018-03-21T02:15:30Z">
        <w:del w:id="4666" w:author="像个男人一样" w:date="2018-03-22T11:56:50Z">
          <w:r>
            <w:rPr>
              <w:b/>
            </w:rPr>
            <w:delText>错误！未指定顺序。</w:delText>
          </w:r>
        </w:del>
      </w:ins>
      <w:ins w:id="4667" w:author="像个男人一样" w:date="2018-03-21T02:14:29Z">
        <w:del w:id="4668" w:author="像个男人一样" w:date="2018-03-22T11:56:50Z">
          <w:r>
            <w:rPr>
              <w:b/>
            </w:rPr>
            <w:delText>错误！未指定顺序。</w:delText>
          </w:r>
        </w:del>
      </w:ins>
      <w:ins w:id="4669" w:author="像个男人一样" w:date="2018-03-21T02:13:48Z">
        <w:del w:id="4670" w:author="像个男人一样" w:date="2018-03-22T11:56:50Z">
          <w:r>
            <w:rPr>
              <w:b/>
            </w:rPr>
            <w:delText>错误！未指定顺序。</w:delText>
          </w:r>
        </w:del>
      </w:ins>
      <w:ins w:id="4671" w:author="像个男人一样" w:date="2018-03-21T02:12:37Z">
        <w:del w:id="4672" w:author="像个男人一样" w:date="2018-03-22T11:56:50Z">
          <w:r>
            <w:rPr>
              <w:b/>
            </w:rPr>
            <w:delText>错误！未指定顺序。</w:delText>
          </w:r>
        </w:del>
      </w:ins>
      <w:ins w:id="4673" w:author="像个男人一样" w:date="2018-03-21T02:02:58Z">
        <w:del w:id="4674" w:author="像个男人一样" w:date="2018-03-22T11:56:50Z">
          <w:r>
            <w:rPr>
              <w:b/>
            </w:rPr>
            <w:delText>错误！未指定顺序。</w:delText>
          </w:r>
        </w:del>
      </w:ins>
      <w:ins w:id="4675" w:author="像个男人一样" w:date="2018-03-21T02:02:10Z">
        <w:del w:id="4676" w:author="像个男人一样" w:date="2018-03-22T11:56:50Z">
          <w:r>
            <w:rPr>
              <w:b/>
            </w:rPr>
            <w:delText>错误！未指定顺序。</w:delText>
          </w:r>
        </w:del>
      </w:ins>
      <w:ins w:id="4677" w:author="像个男人一样" w:date="2018-03-21T02:01:17Z">
        <w:del w:id="4678" w:author="像个男人一样" w:date="2018-03-22T11:56:50Z">
          <w:r>
            <w:rPr>
              <w:b/>
            </w:rPr>
            <w:delText>错误！未指定顺序。</w:delText>
          </w:r>
        </w:del>
      </w:ins>
      <w:ins w:id="4679" w:author="像个男人一样" w:date="2018-03-21T02:00:24Z">
        <w:del w:id="4680" w:author="像个男人一样" w:date="2018-03-22T11:56:50Z">
          <w:r>
            <w:rPr>
              <w:b/>
            </w:rPr>
            <w:delText>错误！未指定顺序。</w:delText>
          </w:r>
        </w:del>
      </w:ins>
      <w:ins w:id="4681" w:author="像个男人一样" w:date="2018-03-21T01:59:31Z">
        <w:del w:id="4682" w:author="像个男人一样" w:date="2018-03-22T11:56:50Z">
          <w:r>
            <w:rPr>
              <w:b/>
            </w:rPr>
            <w:delText>错误！未指定顺序。</w:delText>
          </w:r>
        </w:del>
      </w:ins>
      <w:ins w:id="4683" w:author="像个男人一样" w:date="2018-03-21T01:58:49Z">
        <w:del w:id="4684" w:author="像个男人一样" w:date="2018-03-22T11:56:50Z">
          <w:r>
            <w:rPr>
              <w:b/>
            </w:rPr>
            <w:delText>错误！未指定顺序。</w:delText>
          </w:r>
        </w:del>
      </w:ins>
      <w:ins w:id="4685" w:author="像个男人一样" w:date="2018-03-21T01:58:23Z">
        <w:del w:id="4686" w:author="像个男人一样" w:date="2018-03-22T11:56:50Z">
          <w:r>
            <w:rPr>
              <w:b/>
            </w:rPr>
            <w:delText>错误！未指定顺序。</w:delText>
          </w:r>
        </w:del>
      </w:ins>
      <w:ins w:id="4687" w:author="像个男人一样" w:date="2018-03-21T01:57:59Z">
        <w:del w:id="4688" w:author="像个男人一样" w:date="2018-03-22T11:56:50Z">
          <w:r>
            <w:rPr>
              <w:b/>
            </w:rPr>
            <w:delText>错误！未指定顺序。</w:delText>
          </w:r>
        </w:del>
      </w:ins>
      <w:ins w:id="4689" w:author="像个男人一样" w:date="2018-03-21T01:48:38Z">
        <w:del w:id="4690" w:author="像个男人一样" w:date="2018-03-22T11:56:50Z">
          <w:r>
            <w:rPr>
              <w:b/>
            </w:rPr>
            <w:delText>错误！未指定顺序。</w:delText>
          </w:r>
        </w:del>
      </w:ins>
      <w:ins w:id="4691" w:author="像个男人一样" w:date="2018-03-21T01:48:07Z">
        <w:del w:id="4692" w:author="像个男人一样" w:date="2018-03-22T11:56:50Z">
          <w:r>
            <w:rPr>
              <w:b/>
            </w:rPr>
            <w:delText>错误！未指定顺序。</w:delText>
          </w:r>
        </w:del>
      </w:ins>
      <w:del w:id="4693" w:author="像个男人一样" w:date="2018-03-22T11:56:50Z">
        <w:r>
          <w:rPr/>
          <w:delText>3</w:delText>
        </w:r>
      </w:del>
      <w:del w:id="4694" w:author="像个男人一样" w:date="2018-03-22T11:56:50Z">
        <w:r>
          <w:rPr/>
          <w:fldChar w:fldCharType="end"/>
        </w:r>
      </w:del>
      <w:del w:id="4695" w:author="像个男人一样" w:date="2018-03-21T01:47:42Z">
        <w:r>
          <w:rPr/>
          <w:delText xml:space="preserve"> </w:delText>
        </w:r>
      </w:del>
      <w:del w:id="4696" w:author="像个男人一样" w:date="2018-03-21T01:47:20Z">
        <w:r>
          <w:rPr>
            <w:rFonts w:hint="eastAsia"/>
          </w:rPr>
          <w:delText>M</w:delText>
        </w:r>
      </w:del>
      <w:del w:id="4697" w:author="像个男人一样" w:date="2018-03-21T01:47:20Z">
        <w:r>
          <w:rPr/>
          <w:delText>EMS Gyroscope</w:delText>
        </w:r>
        <w:bookmarkEnd w:id="794"/>
      </w:del>
    </w:p>
    <w:p>
      <w:pPr>
        <w:rPr>
          <w:ins w:id="4698" w:author="像个男人一样" w:date="2018-03-21T01:47:23Z"/>
        </w:rPr>
      </w:pPr>
      <w:r>
        <w:drawing>
          <wp:inline distT="0" distB="0" distL="0" distR="0">
            <wp:extent cx="4286250" cy="3228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286250" cy="3228975"/>
                    </a:xfrm>
                    <a:prstGeom prst="rect">
                      <a:avLst/>
                    </a:prstGeom>
                  </pic:spPr>
                </pic:pic>
              </a:graphicData>
            </a:graphic>
          </wp:inline>
        </w:drawing>
      </w:r>
    </w:p>
    <w:p>
      <w:pPr>
        <w:pStyle w:val="11"/>
        <w:pPrChange w:id="4699" w:author="像个男人一样" w:date="2018-03-21T01:47:39Z">
          <w:pPr/>
        </w:pPrChange>
      </w:pPr>
      <w:ins w:id="4700" w:author="像个男人一样" w:date="2018-03-21T01:47:31Z">
        <w:r>
          <w:rPr/>
          <w:t xml:space="preserve">Figure </w:t>
        </w:r>
      </w:ins>
      <w:ins w:id="4701" w:author="像个男人一样" w:date="2018-03-21T01:47:31Z">
        <w:r>
          <w:rPr/>
          <w:fldChar w:fldCharType="begin"/>
        </w:r>
      </w:ins>
      <w:ins w:id="4702" w:author="像个男人一样" w:date="2018-03-21T01:47:31Z">
        <w:r>
          <w:rPr/>
          <w:instrText xml:space="preserve"> STYLEREF 1 \s </w:instrText>
        </w:r>
      </w:ins>
      <w:ins w:id="4703" w:author="像个男人一样" w:date="2018-03-21T01:47:31Z">
        <w:r>
          <w:rPr/>
          <w:fldChar w:fldCharType="separate"/>
        </w:r>
      </w:ins>
      <w:ins w:id="4704" w:author="像个男人一样" w:date="2018-03-21T01:47:31Z">
        <w:r>
          <w:rPr/>
          <w:t>3</w:t>
        </w:r>
      </w:ins>
      <w:ins w:id="4705" w:author="像个男人一样" w:date="2018-03-21T01:47:31Z">
        <w:r>
          <w:rPr/>
          <w:fldChar w:fldCharType="end"/>
        </w:r>
      </w:ins>
      <w:ins w:id="4706" w:author="像个男人一样" w:date="2018-03-21T01:47:31Z">
        <w:r>
          <w:rPr>
            <w:rFonts w:hint="eastAsia"/>
            <w:lang w:eastAsia="zh-CN"/>
          </w:rPr>
          <w:t>.</w:t>
        </w:r>
      </w:ins>
      <w:ins w:id="4707" w:author="像个男人一样" w:date="2018-03-21T01:47:31Z">
        <w:r>
          <w:rPr/>
          <w:fldChar w:fldCharType="begin"/>
        </w:r>
      </w:ins>
      <w:ins w:id="4708" w:author="像个男人一样" w:date="2018-03-21T01:47:31Z">
        <w:r>
          <w:rPr/>
          <w:instrText xml:space="preserve"> SEQ Figure \* ARABIC \s 1 </w:instrText>
        </w:r>
      </w:ins>
      <w:ins w:id="4709" w:author="像个男人一样" w:date="2018-03-21T01:47:31Z">
        <w:r>
          <w:rPr/>
          <w:fldChar w:fldCharType="separate"/>
        </w:r>
      </w:ins>
      <w:ins w:id="4710" w:author="像个男人一样" w:date="2018-03-22T11:51:08Z">
        <w:r>
          <w:rPr/>
          <w:t>3</w:t>
        </w:r>
      </w:ins>
      <w:ins w:id="4711" w:author="像个男人一样" w:date="2018-03-21T01:47:31Z">
        <w:r>
          <w:rPr/>
          <w:fldChar w:fldCharType="end"/>
        </w:r>
      </w:ins>
      <w:ins w:id="4712" w:author="像个男人一样" w:date="2018-03-21T01:47:31Z">
        <w:bookmarkStart w:id="795" w:name="_Toc24494"/>
        <w:bookmarkStart w:id="796" w:name="_Toc24803"/>
        <w:bookmarkStart w:id="797" w:name="_Toc17185"/>
        <w:bookmarkStart w:id="798" w:name="_Toc7631"/>
        <w:bookmarkStart w:id="799" w:name="_Toc1535"/>
        <w:bookmarkStart w:id="800" w:name="_Toc22641"/>
        <w:bookmarkStart w:id="801" w:name="_Toc8895"/>
        <w:bookmarkStart w:id="802" w:name="_Toc22171"/>
        <w:bookmarkStart w:id="803" w:name="_Toc14345"/>
        <w:bookmarkStart w:id="804" w:name="_Toc3595"/>
        <w:bookmarkStart w:id="805" w:name="_Toc21784"/>
        <w:bookmarkStart w:id="806" w:name="_Toc27246"/>
        <w:bookmarkStart w:id="807" w:name="_Toc19566"/>
        <w:bookmarkStart w:id="808" w:name="_Toc16087"/>
        <w:bookmarkStart w:id="809" w:name="_Toc24491"/>
        <w:bookmarkStart w:id="810" w:name="_Toc1437"/>
        <w:bookmarkStart w:id="811" w:name="_Toc23676"/>
        <w:bookmarkStart w:id="812" w:name="_Toc22625"/>
        <w:bookmarkStart w:id="813" w:name="_Toc22719"/>
        <w:bookmarkStart w:id="814" w:name="_Toc24027"/>
        <w:bookmarkStart w:id="815" w:name="_Toc7613"/>
        <w:bookmarkStart w:id="816" w:name="_Toc709"/>
        <w:bookmarkStart w:id="817" w:name="_Toc28099"/>
        <w:bookmarkStart w:id="818" w:name="_Toc14706"/>
        <w:bookmarkStart w:id="819" w:name="_Toc27639"/>
        <w:bookmarkStart w:id="820" w:name="_Toc19541"/>
        <w:r>
          <w:rPr>
            <w:rFonts w:hint="eastAsia"/>
            <w:lang w:eastAsia="zh-CN"/>
          </w:rPr>
          <w:t>: MEMS Gyroscope</w:t>
        </w:r>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ins>
    </w:p>
    <w:p>
      <w:r>
        <w:t>Absolutely, a gyroscope must be used to test the angular velocity or the orientation, so here we only need to solve two questions:</w:t>
      </w:r>
    </w:p>
    <w:p>
      <w:pPr>
        <w:numPr>
          <w:ilvl w:val="0"/>
          <w:numId w:val="5"/>
        </w:numPr>
      </w:pPr>
      <w:r>
        <w:t xml:space="preserve">How to judge the current orientation of movement. </w:t>
      </w:r>
    </w:p>
    <w:p>
      <w:pPr>
        <w:numPr>
          <w:ilvl w:val="0"/>
          <w:numId w:val="5"/>
        </w:numPr>
      </w:pPr>
      <w:r>
        <w:t>How to get the correct angle of the phone in every axis.</w:t>
      </w:r>
    </w:p>
    <w:p>
      <w:pPr>
        <w:pStyle w:val="4"/>
      </w:pPr>
      <w:bookmarkStart w:id="821" w:name="_Toc9143"/>
      <w:bookmarkStart w:id="822" w:name="_Toc26786"/>
      <w:bookmarkStart w:id="823" w:name="_Toc4250"/>
      <w:bookmarkStart w:id="824" w:name="_Toc28818"/>
      <w:bookmarkStart w:id="825" w:name="_Toc24342"/>
      <w:bookmarkStart w:id="826" w:name="_Toc288"/>
      <w:bookmarkStart w:id="827" w:name="_Toc25938"/>
      <w:bookmarkStart w:id="828" w:name="_Toc22411"/>
      <w:bookmarkStart w:id="829" w:name="_Toc449"/>
      <w:bookmarkStart w:id="830" w:name="_Toc24441"/>
      <w:bookmarkStart w:id="831" w:name="_Toc12216"/>
      <w:r>
        <w:t>Get the current orientation of movement of the phone.</w:t>
      </w:r>
      <w:bookmarkEnd w:id="821"/>
      <w:bookmarkEnd w:id="822"/>
      <w:bookmarkEnd w:id="823"/>
      <w:bookmarkEnd w:id="824"/>
      <w:bookmarkEnd w:id="825"/>
      <w:bookmarkEnd w:id="826"/>
      <w:bookmarkEnd w:id="827"/>
      <w:bookmarkEnd w:id="828"/>
      <w:bookmarkEnd w:id="829"/>
      <w:bookmarkEnd w:id="830"/>
      <w:bookmarkEnd w:id="831"/>
    </w:p>
    <w:p>
      <w:pPr>
        <w:numPr>
          <w:ilvl w:val="0"/>
          <w:numId w:val="5"/>
          <w:ins w:id="4714" w:author="像个男人一样" w:date="2018-03-21T21:37:52Z"/>
        </w:numPr>
        <w:rPr>
          <w:del w:id="4715" w:author="像个男人一样" w:date="2018-03-22T11:56:45Z"/>
        </w:rPr>
        <w:pPrChange w:id="4713" w:author="像个男人一样" w:date="2018-03-21T21:37:52Z">
          <w:pPr/>
        </w:pPrChange>
      </w:pPr>
      <w:r>
        <w:t xml:space="preserve">There is a </w:t>
      </w:r>
      <w:del w:id="4716" w:author="像个男人一样" w:date="2018-03-21T23:14:18Z">
        <w:r>
          <w:rPr>
            <w:lang w:val="en-US"/>
          </w:rPr>
          <w:delText>Picture 3.2.2.1</w:delText>
        </w:r>
      </w:del>
      <w:ins w:id="4717" w:author="像个男人一样" w:date="2018-03-21T23:14:18Z">
        <w:r>
          <w:rPr>
            <w:rFonts w:hint="eastAsia"/>
            <w:lang w:val="en-US" w:eastAsia="zh-CN"/>
          </w:rPr>
          <w:t>f</w:t>
        </w:r>
      </w:ins>
      <w:ins w:id="4718" w:author="像个男人一样" w:date="2018-03-21T23:14:21Z">
        <w:r>
          <w:rPr>
            <w:rFonts w:hint="eastAsia"/>
            <w:lang w:val="en-US" w:eastAsia="zh-CN"/>
          </w:rPr>
          <w:t>ig</w:t>
        </w:r>
      </w:ins>
      <w:ins w:id="4719" w:author="像个男人一样" w:date="2018-03-21T23:14:23Z">
        <w:r>
          <w:rPr>
            <w:rFonts w:hint="eastAsia"/>
            <w:lang w:val="en-US" w:eastAsia="zh-CN"/>
          </w:rPr>
          <w:t>ure</w:t>
        </w:r>
      </w:ins>
      <w:ins w:id="4720" w:author="像个男人一样" w:date="2018-03-21T23:14:24Z">
        <w:r>
          <w:rPr>
            <w:rFonts w:hint="eastAsia"/>
            <w:lang w:val="en-US" w:eastAsia="zh-CN"/>
          </w:rPr>
          <w:t xml:space="preserve"> 3.</w:t>
        </w:r>
      </w:ins>
      <w:ins w:id="4721" w:author="像个男人一样" w:date="2018-03-21T23:14:25Z">
        <w:r>
          <w:rPr>
            <w:rFonts w:hint="eastAsia"/>
            <w:lang w:val="en-US" w:eastAsia="zh-CN"/>
          </w:rPr>
          <w:t>4</w:t>
        </w:r>
      </w:ins>
      <w:r>
        <w:t xml:space="preserve"> below showing the position of the gyroscope chip of the iPhone in the centre of the coordinate axis with three direction axes: roll, pitch and yaw (x, y and z), and they are </w:t>
      </w:r>
      <w:del w:id="4722" w:author="像个男人一样" w:date="2018-03-21T23:14:50Z">
        <w:r>
          <w:rPr/>
          <w:delText>(</w:delText>
        </w:r>
      </w:del>
      <w:r>
        <w:t>almost</w:t>
      </w:r>
      <w:ins w:id="4723" w:author="像个男人一样" w:date="2018-03-21T23:14:48Z">
        <w:r>
          <w:rPr>
            <w:rFonts w:hint="eastAsia"/>
            <w:lang w:val="en-US" w:eastAsia="zh-CN"/>
          </w:rPr>
          <w:t xml:space="preserve"> 0 </w:t>
        </w:r>
      </w:ins>
      <w:del w:id="4724" w:author="像个男人一样" w:date="2018-03-21T23:14:48Z">
        <w:r>
          <w:rPr/>
          <w:delText>)</w:delText>
        </w:r>
      </w:del>
      <w:del w:id="4725" w:author="像个男人一样" w:date="2018-03-21T23:14:47Z">
        <w:r>
          <w:rPr/>
          <w:delText xml:space="preserve"> 0</w:delText>
        </w:r>
      </w:del>
      <w:r>
        <w:t xml:space="preserve"> degrees. </w:t>
      </w:r>
    </w:p>
    <w:p>
      <w:pPr>
        <w:pStyle w:val="11"/>
        <w:pPrChange w:id="4726" w:author="像个男人一样" w:date="2018-03-21T01:48:22Z">
          <w:pPr>
            <w:pStyle w:val="17"/>
          </w:pPr>
        </w:pPrChange>
      </w:pPr>
      <w:del w:id="4727" w:author="像个男人一样" w:date="2018-03-22T11:56:45Z">
        <w:bookmarkStart w:id="832" w:name="_Toc505291909"/>
        <w:r>
          <w:rPr/>
          <w:delText xml:space="preserve">Figure 3. </w:delText>
        </w:r>
      </w:del>
      <w:del w:id="4728" w:author="像个男人一样" w:date="2018-03-22T11:56:45Z">
        <w:r>
          <w:rPr/>
          <w:fldChar w:fldCharType="begin"/>
        </w:r>
      </w:del>
      <w:del w:id="4729" w:author="像个男人一样" w:date="2018-03-22T11:56:45Z">
        <w:r>
          <w:rPr/>
          <w:delInstrText xml:space="preserve"> SEQ Figure_3. \* ARABIC </w:delInstrText>
        </w:r>
      </w:del>
      <w:del w:id="4730" w:author="像个男人一样" w:date="2018-03-22T11:56:45Z">
        <w:r>
          <w:rPr/>
          <w:fldChar w:fldCharType="separate"/>
        </w:r>
      </w:del>
      <w:ins w:id="4731" w:author="像个男人一样" w:date="2018-03-22T11:51:07Z">
        <w:del w:id="4732" w:author="像个男人一样" w:date="2018-03-22T11:56:45Z">
          <w:r>
            <w:rPr>
              <w:b/>
            </w:rPr>
            <w:delText>错误！未指定顺序。</w:delText>
          </w:r>
        </w:del>
      </w:ins>
      <w:ins w:id="4733" w:author="像个男人一样" w:date="2018-03-21T23:39:02Z">
        <w:del w:id="4734" w:author="像个男人一样" w:date="2018-03-22T11:56:45Z">
          <w:r>
            <w:rPr>
              <w:b/>
            </w:rPr>
            <w:delText>错误！未指定顺序。</w:delText>
          </w:r>
        </w:del>
      </w:ins>
      <w:ins w:id="4735" w:author="像个男人一样" w:date="2018-03-21T23:10:03Z">
        <w:del w:id="4736" w:author="像个男人一样" w:date="2018-03-22T11:56:45Z">
          <w:r>
            <w:rPr>
              <w:b/>
            </w:rPr>
            <w:delText>错误！未指定顺序。</w:delText>
          </w:r>
        </w:del>
      </w:ins>
      <w:ins w:id="4737" w:author="像个男人一样" w:date="2018-03-21T23:08:43Z">
        <w:del w:id="4738" w:author="像个男人一样" w:date="2018-03-22T11:56:45Z">
          <w:r>
            <w:rPr>
              <w:b/>
            </w:rPr>
            <w:delText>错误！未指定顺序。</w:delText>
          </w:r>
        </w:del>
      </w:ins>
      <w:ins w:id="4739" w:author="像个男人一样" w:date="2018-03-21T02:33:46Z">
        <w:del w:id="4740" w:author="像个男人一样" w:date="2018-03-22T11:56:45Z">
          <w:r>
            <w:rPr>
              <w:b/>
            </w:rPr>
            <w:delText>错误！未指定顺序。</w:delText>
          </w:r>
        </w:del>
      </w:ins>
      <w:ins w:id="4741" w:author="像个男人一样" w:date="2018-03-21T02:33:00Z">
        <w:del w:id="4742" w:author="像个男人一样" w:date="2018-03-22T11:56:45Z">
          <w:r>
            <w:rPr>
              <w:b/>
            </w:rPr>
            <w:delText>错误！未指定顺序。</w:delText>
          </w:r>
        </w:del>
      </w:ins>
      <w:ins w:id="4743" w:author="像个男人一样" w:date="2018-03-21T02:31:33Z">
        <w:del w:id="4744" w:author="像个男人一样" w:date="2018-03-22T11:56:45Z">
          <w:r>
            <w:rPr>
              <w:b/>
            </w:rPr>
            <w:delText>错误！未指定顺序。</w:delText>
          </w:r>
        </w:del>
      </w:ins>
      <w:ins w:id="4745" w:author="像个男人一样" w:date="2018-03-21T02:30:57Z">
        <w:del w:id="4746" w:author="像个男人一样" w:date="2018-03-22T11:56:45Z">
          <w:r>
            <w:rPr>
              <w:b/>
            </w:rPr>
            <w:delText>错误！未指定顺序。</w:delText>
          </w:r>
        </w:del>
      </w:ins>
      <w:ins w:id="4747" w:author="像个男人一样" w:date="2018-03-21T02:29:55Z">
        <w:del w:id="4748" w:author="像个男人一样" w:date="2018-03-22T11:56:45Z">
          <w:r>
            <w:rPr>
              <w:b/>
            </w:rPr>
            <w:delText>错误！未指定顺序。</w:delText>
          </w:r>
        </w:del>
      </w:ins>
      <w:ins w:id="4749" w:author="像个男人一样" w:date="2018-03-21T02:29:18Z">
        <w:del w:id="4750" w:author="像个男人一样" w:date="2018-03-22T11:56:45Z">
          <w:r>
            <w:rPr>
              <w:b/>
            </w:rPr>
            <w:delText>错误！未指定顺序。</w:delText>
          </w:r>
        </w:del>
      </w:ins>
      <w:ins w:id="4751" w:author="像个男人一样" w:date="2018-03-21T02:26:27Z">
        <w:del w:id="4752" w:author="像个男人一样" w:date="2018-03-22T11:56:45Z">
          <w:r>
            <w:rPr>
              <w:b/>
            </w:rPr>
            <w:delText>错误！未指定顺序。</w:delText>
          </w:r>
        </w:del>
      </w:ins>
      <w:ins w:id="4753" w:author="像个男人一样" w:date="2018-03-21T02:25:37Z">
        <w:del w:id="4754" w:author="像个男人一样" w:date="2018-03-22T11:56:45Z">
          <w:r>
            <w:rPr>
              <w:b/>
            </w:rPr>
            <w:delText>错误！未指定顺序。</w:delText>
          </w:r>
        </w:del>
      </w:ins>
      <w:ins w:id="4755" w:author="像个男人一样" w:date="2018-03-21T02:24:39Z">
        <w:del w:id="4756" w:author="像个男人一样" w:date="2018-03-22T11:56:45Z">
          <w:r>
            <w:rPr>
              <w:b/>
            </w:rPr>
            <w:delText>错误！未指定顺序。</w:delText>
          </w:r>
        </w:del>
      </w:ins>
      <w:ins w:id="4757" w:author="像个男人一样" w:date="2018-03-21T02:23:03Z">
        <w:del w:id="4758" w:author="像个男人一样" w:date="2018-03-22T11:56:45Z">
          <w:r>
            <w:rPr>
              <w:b/>
            </w:rPr>
            <w:delText>错误！未指定顺序。</w:delText>
          </w:r>
        </w:del>
      </w:ins>
      <w:ins w:id="4759" w:author="像个男人一样" w:date="2018-03-21T02:22:42Z">
        <w:del w:id="4760" w:author="像个男人一样" w:date="2018-03-22T11:56:45Z">
          <w:r>
            <w:rPr>
              <w:b/>
            </w:rPr>
            <w:delText>错误！未指定顺序。</w:delText>
          </w:r>
        </w:del>
      </w:ins>
      <w:ins w:id="4761" w:author="像个男人一样" w:date="2018-03-21T02:17:56Z">
        <w:del w:id="4762" w:author="像个男人一样" w:date="2018-03-22T11:56:45Z">
          <w:r>
            <w:rPr>
              <w:b/>
            </w:rPr>
            <w:delText>错误！未指定顺序。</w:delText>
          </w:r>
        </w:del>
      </w:ins>
      <w:ins w:id="4763" w:author="像个男人一样" w:date="2018-03-21T02:17:31Z">
        <w:del w:id="4764" w:author="像个男人一样" w:date="2018-03-22T11:56:45Z">
          <w:r>
            <w:rPr>
              <w:b/>
            </w:rPr>
            <w:delText>错误！未指定顺序。</w:delText>
          </w:r>
        </w:del>
      </w:ins>
      <w:ins w:id="4765" w:author="像个男人一样" w:date="2018-03-21T02:17:05Z">
        <w:del w:id="4766" w:author="像个男人一样" w:date="2018-03-22T11:56:45Z">
          <w:r>
            <w:rPr>
              <w:b/>
            </w:rPr>
            <w:delText>错误！未指定顺序。</w:delText>
          </w:r>
        </w:del>
      </w:ins>
      <w:ins w:id="4767" w:author="像个男人一样" w:date="2018-03-21T02:15:30Z">
        <w:del w:id="4768" w:author="像个男人一样" w:date="2018-03-22T11:56:45Z">
          <w:r>
            <w:rPr>
              <w:b/>
            </w:rPr>
            <w:delText>错误！未指定顺序。</w:delText>
          </w:r>
        </w:del>
      </w:ins>
      <w:ins w:id="4769" w:author="像个男人一样" w:date="2018-03-21T02:14:29Z">
        <w:del w:id="4770" w:author="像个男人一样" w:date="2018-03-22T11:56:45Z">
          <w:r>
            <w:rPr>
              <w:b/>
            </w:rPr>
            <w:delText>错误！未指定顺序。</w:delText>
          </w:r>
        </w:del>
      </w:ins>
      <w:ins w:id="4771" w:author="像个男人一样" w:date="2018-03-21T02:13:48Z">
        <w:del w:id="4772" w:author="像个男人一样" w:date="2018-03-22T11:56:45Z">
          <w:r>
            <w:rPr>
              <w:b/>
            </w:rPr>
            <w:delText>错误！未指定顺序。</w:delText>
          </w:r>
        </w:del>
      </w:ins>
      <w:ins w:id="4773" w:author="像个男人一样" w:date="2018-03-21T02:12:37Z">
        <w:del w:id="4774" w:author="像个男人一样" w:date="2018-03-22T11:56:45Z">
          <w:r>
            <w:rPr>
              <w:b/>
            </w:rPr>
            <w:delText>错误！未指定顺序。</w:delText>
          </w:r>
        </w:del>
      </w:ins>
      <w:ins w:id="4775" w:author="像个男人一样" w:date="2018-03-21T02:02:58Z">
        <w:del w:id="4776" w:author="像个男人一样" w:date="2018-03-22T11:56:45Z">
          <w:r>
            <w:rPr>
              <w:b/>
            </w:rPr>
            <w:delText>错误！未指定顺序。</w:delText>
          </w:r>
        </w:del>
      </w:ins>
      <w:ins w:id="4777" w:author="像个男人一样" w:date="2018-03-21T02:02:10Z">
        <w:del w:id="4778" w:author="像个男人一样" w:date="2018-03-22T11:56:45Z">
          <w:r>
            <w:rPr>
              <w:b/>
            </w:rPr>
            <w:delText>错误！未指定顺序。</w:delText>
          </w:r>
        </w:del>
      </w:ins>
      <w:ins w:id="4779" w:author="像个男人一样" w:date="2018-03-21T02:01:17Z">
        <w:del w:id="4780" w:author="像个男人一样" w:date="2018-03-22T11:56:45Z">
          <w:r>
            <w:rPr>
              <w:b/>
            </w:rPr>
            <w:delText>错误！未指定顺序。</w:delText>
          </w:r>
        </w:del>
      </w:ins>
      <w:ins w:id="4781" w:author="像个男人一样" w:date="2018-03-21T02:00:24Z">
        <w:del w:id="4782" w:author="像个男人一样" w:date="2018-03-22T11:56:45Z">
          <w:r>
            <w:rPr>
              <w:b/>
            </w:rPr>
            <w:delText>错误！未指定顺序。</w:delText>
          </w:r>
        </w:del>
      </w:ins>
      <w:ins w:id="4783" w:author="像个男人一样" w:date="2018-03-21T01:59:31Z">
        <w:del w:id="4784" w:author="像个男人一样" w:date="2018-03-22T11:56:45Z">
          <w:r>
            <w:rPr>
              <w:b/>
            </w:rPr>
            <w:delText>错误！未指定顺序。</w:delText>
          </w:r>
        </w:del>
      </w:ins>
      <w:ins w:id="4785" w:author="像个男人一样" w:date="2018-03-21T01:58:49Z">
        <w:del w:id="4786" w:author="像个男人一样" w:date="2018-03-22T11:56:45Z">
          <w:r>
            <w:rPr>
              <w:b/>
            </w:rPr>
            <w:delText>错误！未指定顺序。</w:delText>
          </w:r>
        </w:del>
      </w:ins>
      <w:ins w:id="4787" w:author="像个男人一样" w:date="2018-03-21T01:58:23Z">
        <w:del w:id="4788" w:author="像个男人一样" w:date="2018-03-22T11:56:45Z">
          <w:r>
            <w:rPr>
              <w:b/>
            </w:rPr>
            <w:delText>错误！未指定顺序。</w:delText>
          </w:r>
        </w:del>
      </w:ins>
      <w:ins w:id="4789" w:author="像个男人一样" w:date="2018-03-21T01:57:58Z">
        <w:del w:id="4790" w:author="像个男人一样" w:date="2018-03-22T11:56:45Z">
          <w:r>
            <w:rPr>
              <w:b/>
            </w:rPr>
            <w:delText>错误！未指定顺序。</w:delText>
          </w:r>
        </w:del>
      </w:ins>
      <w:ins w:id="4791" w:author="像个男人一样" w:date="2018-03-21T01:48:38Z">
        <w:del w:id="4792" w:author="像个男人一样" w:date="2018-03-22T11:56:45Z">
          <w:r>
            <w:rPr>
              <w:b/>
            </w:rPr>
            <w:delText>错误！未指定顺序。</w:delText>
          </w:r>
        </w:del>
      </w:ins>
      <w:del w:id="4793" w:author="像个男人一样" w:date="2018-03-22T11:56:45Z">
        <w:r>
          <w:rPr/>
          <w:delText>4</w:delText>
        </w:r>
      </w:del>
      <w:del w:id="4794" w:author="像个男人一样" w:date="2018-03-22T11:56:45Z">
        <w:r>
          <w:rPr/>
          <w:fldChar w:fldCharType="end"/>
        </w:r>
      </w:del>
      <w:del w:id="4795" w:author="像个男人一样" w:date="2018-03-21T01:48:10Z">
        <w:r>
          <w:rPr/>
          <w:delText xml:space="preserve"> </w:delText>
        </w:r>
      </w:del>
      <w:del w:id="4796" w:author="像个男人一样" w:date="2018-03-21T01:47:57Z">
        <w:r>
          <w:rPr/>
          <w:delText>Gyroscope in iPhone</w:delText>
        </w:r>
        <w:bookmarkEnd w:id="832"/>
      </w:del>
    </w:p>
    <w:p>
      <w:pPr>
        <w:rPr>
          <w:ins w:id="4797" w:author="像个男人一样" w:date="2018-03-21T01:47:58Z"/>
        </w:rPr>
      </w:pPr>
      <w:r>
        <w:drawing>
          <wp:inline distT="0" distB="0" distL="0" distR="0">
            <wp:extent cx="6002655" cy="29292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042771" cy="2949142"/>
                    </a:xfrm>
                    <a:prstGeom prst="rect">
                      <a:avLst/>
                    </a:prstGeom>
                  </pic:spPr>
                </pic:pic>
              </a:graphicData>
            </a:graphic>
          </wp:inline>
        </w:drawing>
      </w:r>
    </w:p>
    <w:p>
      <w:pPr>
        <w:pStyle w:val="11"/>
        <w:pPrChange w:id="4798" w:author="像个男人一样" w:date="2018-03-21T01:49:26Z">
          <w:pPr/>
        </w:pPrChange>
      </w:pPr>
      <w:ins w:id="4799" w:author="像个男人一样" w:date="2018-03-21T01:48:07Z">
        <w:r>
          <w:rPr/>
          <w:t xml:space="preserve">Figure </w:t>
        </w:r>
      </w:ins>
      <w:ins w:id="4800" w:author="像个男人一样" w:date="2018-03-21T01:48:07Z">
        <w:r>
          <w:rPr/>
          <w:fldChar w:fldCharType="begin"/>
        </w:r>
      </w:ins>
      <w:ins w:id="4801" w:author="像个男人一样" w:date="2018-03-21T01:48:07Z">
        <w:r>
          <w:rPr/>
          <w:instrText xml:space="preserve"> STYLEREF 1 \s </w:instrText>
        </w:r>
      </w:ins>
      <w:ins w:id="4802" w:author="像个男人一样" w:date="2018-03-21T01:48:07Z">
        <w:r>
          <w:rPr/>
          <w:fldChar w:fldCharType="separate"/>
        </w:r>
      </w:ins>
      <w:ins w:id="4803" w:author="像个男人一样" w:date="2018-03-21T01:48:07Z">
        <w:r>
          <w:rPr/>
          <w:t>3</w:t>
        </w:r>
      </w:ins>
      <w:ins w:id="4804" w:author="像个男人一样" w:date="2018-03-21T01:48:07Z">
        <w:r>
          <w:rPr/>
          <w:fldChar w:fldCharType="end"/>
        </w:r>
      </w:ins>
      <w:ins w:id="4805" w:author="像个男人一样" w:date="2018-03-21T01:48:07Z">
        <w:r>
          <w:rPr>
            <w:rFonts w:hint="eastAsia"/>
            <w:lang w:eastAsia="zh-CN"/>
          </w:rPr>
          <w:t>.</w:t>
        </w:r>
      </w:ins>
      <w:ins w:id="4806" w:author="像个男人一样" w:date="2018-03-21T01:48:07Z">
        <w:r>
          <w:rPr/>
          <w:fldChar w:fldCharType="begin"/>
        </w:r>
      </w:ins>
      <w:ins w:id="4807" w:author="像个男人一样" w:date="2018-03-21T01:48:07Z">
        <w:r>
          <w:rPr/>
          <w:instrText xml:space="preserve"> SEQ Figure \* ARABIC \s 1 </w:instrText>
        </w:r>
      </w:ins>
      <w:ins w:id="4808" w:author="像个男人一样" w:date="2018-03-21T01:48:07Z">
        <w:r>
          <w:rPr/>
          <w:fldChar w:fldCharType="separate"/>
        </w:r>
      </w:ins>
      <w:ins w:id="4809" w:author="像个男人一样" w:date="2018-03-22T11:51:07Z">
        <w:r>
          <w:rPr/>
          <w:t>4</w:t>
        </w:r>
      </w:ins>
      <w:ins w:id="4810" w:author="像个男人一样" w:date="2018-03-21T01:48:07Z">
        <w:r>
          <w:rPr/>
          <w:fldChar w:fldCharType="end"/>
        </w:r>
      </w:ins>
      <w:ins w:id="4811" w:author="像个男人一样" w:date="2018-03-21T01:48:07Z">
        <w:bookmarkStart w:id="833" w:name="_Toc9353"/>
        <w:bookmarkStart w:id="834" w:name="_Toc4346"/>
        <w:bookmarkStart w:id="835" w:name="_Toc5180"/>
        <w:bookmarkStart w:id="836" w:name="_Toc10585"/>
        <w:bookmarkStart w:id="837" w:name="_Toc10511"/>
        <w:bookmarkStart w:id="838" w:name="_Toc17197"/>
        <w:bookmarkStart w:id="839" w:name="_Toc12264"/>
        <w:bookmarkStart w:id="840" w:name="_Toc18740"/>
        <w:bookmarkStart w:id="841" w:name="_Toc19701"/>
        <w:bookmarkStart w:id="842" w:name="_Toc23803"/>
        <w:bookmarkStart w:id="843" w:name="_Toc17654"/>
        <w:bookmarkStart w:id="844" w:name="_Toc30206"/>
        <w:bookmarkStart w:id="845" w:name="_Toc15781"/>
        <w:bookmarkStart w:id="846" w:name="_Toc22744"/>
        <w:bookmarkStart w:id="847" w:name="_Toc10034"/>
        <w:bookmarkStart w:id="848" w:name="_Toc29854"/>
        <w:bookmarkStart w:id="849" w:name="_Toc8931"/>
        <w:bookmarkStart w:id="850" w:name="_Toc22962"/>
        <w:bookmarkStart w:id="851" w:name="_Toc29640"/>
        <w:bookmarkStart w:id="852" w:name="_Toc17162"/>
        <w:bookmarkStart w:id="853" w:name="_Toc9716"/>
        <w:bookmarkStart w:id="854" w:name="_Toc5185"/>
        <w:bookmarkStart w:id="855" w:name="_Toc17430"/>
        <w:bookmarkStart w:id="856" w:name="_Toc21048"/>
        <w:bookmarkStart w:id="857" w:name="_Toc8623"/>
        <w:bookmarkStart w:id="858" w:name="_Toc14497"/>
        <w:r>
          <w:rPr>
            <w:rFonts w:hint="eastAsia"/>
            <w:lang w:eastAsia="zh-CN"/>
          </w:rPr>
          <w:t>: Gyroscope in iPhone</w:t>
        </w:r>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ins>
    </w:p>
    <w:p>
      <w:pPr>
        <w:pStyle w:val="11"/>
        <w:rPr>
          <w:del w:id="4813" w:author="像个男人一样" w:date="2018-03-22T11:56:34Z"/>
          <w:iCs w:val="0"/>
          <w:sz w:val="24"/>
          <w:szCs w:val="22"/>
          <w:rPrChange w:id="4814" w:author="像个男人一样" w:date="2018-03-22T11:56:40Z">
            <w:rPr>
              <w:del w:id="4815" w:author="像个男人一样" w:date="2018-03-22T11:56:34Z"/>
            </w:rPr>
          </w:rPrChange>
        </w:rPr>
        <w:pPrChange w:id="4812" w:author="像个男人一样" w:date="2018-03-21T01:48:38Z">
          <w:pPr/>
        </w:pPrChange>
      </w:pPr>
      <w:r>
        <w:rPr>
          <w:iCs w:val="0"/>
          <w:sz w:val="24"/>
          <w:szCs w:val="22"/>
          <w:rPrChange w:id="4816" w:author="像个男人一样" w:date="2018-03-22T11:56:40Z">
            <w:rPr/>
          </w:rPrChange>
        </w:rPr>
        <w:t xml:space="preserve">Here, when we try to rotate the phone up and down several times only around Pitch </w:t>
      </w:r>
      <w:r>
        <w:rPr>
          <w:rFonts w:hint="default"/>
          <w:iCs w:val="0"/>
          <w:sz w:val="24"/>
          <w:szCs w:val="22"/>
          <w:rPrChange w:id="4817" w:author="像个男人一样" w:date="2018-03-22T11:56:40Z">
            <w:rPr>
              <w:rFonts w:hint="eastAsia"/>
            </w:rPr>
          </w:rPrChange>
        </w:rPr>
        <w:t>(</w:t>
      </w:r>
      <w:r>
        <w:rPr>
          <w:iCs w:val="0"/>
          <w:sz w:val="24"/>
          <w:szCs w:val="22"/>
          <w:rPrChange w:id="4818" w:author="像个男人一样" w:date="2018-03-22T11:56:40Z">
            <w:rPr/>
          </w:rPrChange>
        </w:rPr>
        <w:t xml:space="preserve">x) axis, it will produce a change of the angular velocity showed in the </w:t>
      </w:r>
      <w:del w:id="4819" w:author="像个男人一样" w:date="2018-03-21T23:13:42Z">
        <w:r>
          <w:rPr>
            <w:iCs w:val="0"/>
            <w:sz w:val="24"/>
            <w:szCs w:val="22"/>
            <w:lang w:val="en-US"/>
            <w:rPrChange w:id="4820" w:author="像个男人一样" w:date="2018-03-22T11:56:40Z">
              <w:rPr/>
            </w:rPrChange>
          </w:rPr>
          <w:delText xml:space="preserve">form </w:delText>
        </w:r>
      </w:del>
      <w:ins w:id="4822" w:author="像个男人一样" w:date="2018-03-21T23:13:42Z">
        <w:r>
          <w:rPr>
            <w:rFonts w:hint="default"/>
            <w:i w:val="0"/>
            <w:iCs w:val="0"/>
            <w:sz w:val="24"/>
            <w:szCs w:val="22"/>
            <w:lang w:val="en-IE" w:eastAsia="zh-CN"/>
            <w:rPrChange w:id="4823" w:author="像个男人一样" w:date="2018-03-22T11:56:40Z">
              <w:rPr>
                <w:rFonts w:hint="eastAsia"/>
                <w:i w:val="0"/>
                <w:iCs w:val="0"/>
                <w:sz w:val="24"/>
                <w:szCs w:val="22"/>
                <w:lang w:val="en-US" w:eastAsia="zh-CN"/>
              </w:rPr>
            </w:rPrChange>
          </w:rPr>
          <w:t>figu</w:t>
        </w:r>
      </w:ins>
      <w:ins w:id="4825" w:author="像个男人一样" w:date="2018-03-21T23:13:43Z">
        <w:r>
          <w:rPr>
            <w:rFonts w:hint="default"/>
            <w:i w:val="0"/>
            <w:iCs w:val="0"/>
            <w:sz w:val="24"/>
            <w:szCs w:val="22"/>
            <w:lang w:val="en-IE" w:eastAsia="zh-CN"/>
            <w:rPrChange w:id="4826" w:author="像个男人一样" w:date="2018-03-22T11:56:40Z">
              <w:rPr>
                <w:rFonts w:hint="eastAsia"/>
                <w:i w:val="0"/>
                <w:iCs w:val="0"/>
                <w:sz w:val="24"/>
                <w:szCs w:val="22"/>
                <w:lang w:val="en-US" w:eastAsia="zh-CN"/>
              </w:rPr>
            </w:rPrChange>
          </w:rPr>
          <w:t>r</w:t>
        </w:r>
      </w:ins>
      <w:ins w:id="4828" w:author="像个男人一样" w:date="2018-03-21T23:13:44Z">
        <w:r>
          <w:rPr>
            <w:rFonts w:hint="default"/>
            <w:i w:val="0"/>
            <w:iCs w:val="0"/>
            <w:sz w:val="24"/>
            <w:szCs w:val="22"/>
            <w:lang w:val="en-IE" w:eastAsia="zh-CN"/>
            <w:rPrChange w:id="4829" w:author="像个男人一样" w:date="2018-03-22T11:56:40Z">
              <w:rPr>
                <w:rFonts w:hint="eastAsia"/>
                <w:i w:val="0"/>
                <w:iCs w:val="0"/>
                <w:sz w:val="24"/>
                <w:szCs w:val="22"/>
                <w:lang w:val="en-US" w:eastAsia="zh-CN"/>
              </w:rPr>
            </w:rPrChange>
          </w:rPr>
          <w:t xml:space="preserve">e </w:t>
        </w:r>
      </w:ins>
      <w:r>
        <w:rPr>
          <w:iCs w:val="0"/>
          <w:sz w:val="24"/>
          <w:szCs w:val="22"/>
          <w:rPrChange w:id="4831" w:author="像个男人一样" w:date="2018-03-22T11:56:40Z">
            <w:rPr/>
          </w:rPrChange>
        </w:rPr>
        <w:t xml:space="preserve">below. It is clear that there is almost only one orientation data change happened on </w:t>
      </w:r>
      <w:r>
        <w:rPr>
          <w:iCs w:val="0"/>
          <w:sz w:val="24"/>
          <w:szCs w:val="22"/>
          <w:lang w:val="en-IE"/>
          <w:rPrChange w:id="4832" w:author="像个男人一样" w:date="2018-03-22T11:56:40Z">
            <w:rPr>
              <w:lang w:val="en-GB"/>
            </w:rPr>
          </w:rPrChange>
        </w:rPr>
        <w:t>Pitch</w:t>
      </w:r>
      <w:r>
        <w:rPr>
          <w:iCs w:val="0"/>
          <w:sz w:val="24"/>
          <w:szCs w:val="22"/>
          <w:rPrChange w:id="4833" w:author="像个男人一样" w:date="2018-03-22T11:56:40Z">
            <w:rPr/>
          </w:rPrChange>
        </w:rPr>
        <w:t>(x) axis. And what the information we can summari</w:t>
      </w:r>
      <w:r>
        <w:rPr>
          <w:iCs w:val="0"/>
          <w:sz w:val="24"/>
          <w:szCs w:val="22"/>
          <w:lang w:val="en-IE"/>
          <w:rPrChange w:id="4834" w:author="像个男人一样" w:date="2018-03-22T11:56:40Z">
            <w:rPr>
              <w:lang w:val="en-GB"/>
            </w:rPr>
          </w:rPrChange>
        </w:rPr>
        <w:t>z</w:t>
      </w:r>
      <w:r>
        <w:rPr>
          <w:iCs w:val="0"/>
          <w:sz w:val="24"/>
          <w:szCs w:val="22"/>
          <w:rPrChange w:id="4835" w:author="像个男人一样" w:date="2018-03-22T11:56:40Z">
            <w:rPr/>
          </w:rPrChange>
        </w:rPr>
        <w:t xml:space="preserve">e is that any orientation the rotation happens it will cause the angular velocity on the </w:t>
      </w:r>
      <w:bookmarkStart w:id="859" w:name="OLE_LINK8"/>
      <w:r>
        <w:rPr>
          <w:iCs w:val="0"/>
          <w:sz w:val="24"/>
          <w:szCs w:val="22"/>
          <w:rPrChange w:id="4836" w:author="像个男人一样" w:date="2018-03-22T11:56:40Z">
            <w:rPr/>
          </w:rPrChange>
        </w:rPr>
        <w:t xml:space="preserve">corresponding </w:t>
      </w:r>
      <w:bookmarkEnd w:id="859"/>
      <w:r>
        <w:rPr>
          <w:iCs w:val="0"/>
          <w:sz w:val="24"/>
          <w:szCs w:val="22"/>
          <w:rPrChange w:id="4837" w:author="像个男人一样" w:date="2018-03-22T11:56:40Z">
            <w:rPr/>
          </w:rPrChange>
        </w:rPr>
        <w:t xml:space="preserve">axis. </w:t>
      </w:r>
    </w:p>
    <w:p>
      <w:pPr>
        <w:pStyle w:val="11"/>
        <w:pPrChange w:id="4838" w:author="像个男人一样" w:date="2018-03-21T01:48:49Z">
          <w:pPr>
            <w:pStyle w:val="17"/>
          </w:pPr>
        </w:pPrChange>
      </w:pPr>
      <w:del w:id="4839" w:author="像个男人一样" w:date="2018-03-22T11:56:34Z">
        <w:bookmarkStart w:id="860" w:name="_Toc505291910"/>
        <w:r>
          <w:rPr/>
          <w:delText xml:space="preserve">Figure 3. </w:delText>
        </w:r>
      </w:del>
      <w:del w:id="4840" w:author="像个男人一样" w:date="2018-03-22T11:56:34Z">
        <w:r>
          <w:rPr/>
          <w:fldChar w:fldCharType="begin"/>
        </w:r>
      </w:del>
      <w:del w:id="4841" w:author="像个男人一样" w:date="2018-03-22T11:56:34Z">
        <w:r>
          <w:rPr/>
          <w:delInstrText xml:space="preserve"> SEQ Figure_3. \* ARABIC </w:delInstrText>
        </w:r>
      </w:del>
      <w:del w:id="4842" w:author="像个男人一样" w:date="2018-03-22T11:56:34Z">
        <w:r>
          <w:rPr/>
          <w:fldChar w:fldCharType="separate"/>
        </w:r>
      </w:del>
      <w:ins w:id="4843" w:author="像个男人一样" w:date="2018-03-22T11:51:07Z">
        <w:del w:id="4844" w:author="像个男人一样" w:date="2018-03-22T11:56:34Z">
          <w:r>
            <w:rPr>
              <w:b/>
            </w:rPr>
            <w:delText>错误！未指定顺序。</w:delText>
          </w:r>
        </w:del>
      </w:ins>
      <w:ins w:id="4845" w:author="像个男人一样" w:date="2018-03-21T23:39:02Z">
        <w:del w:id="4846" w:author="像个男人一样" w:date="2018-03-22T11:56:34Z">
          <w:r>
            <w:rPr>
              <w:b/>
            </w:rPr>
            <w:delText>错误！未指定顺序。</w:delText>
          </w:r>
        </w:del>
      </w:ins>
      <w:ins w:id="4847" w:author="像个男人一样" w:date="2018-03-21T23:10:03Z">
        <w:del w:id="4848" w:author="像个男人一样" w:date="2018-03-22T11:56:34Z">
          <w:r>
            <w:rPr>
              <w:b/>
            </w:rPr>
            <w:delText>错误！未指定顺序。</w:delText>
          </w:r>
        </w:del>
      </w:ins>
      <w:ins w:id="4849" w:author="像个男人一样" w:date="2018-03-21T23:08:43Z">
        <w:del w:id="4850" w:author="像个男人一样" w:date="2018-03-22T11:56:34Z">
          <w:r>
            <w:rPr>
              <w:b/>
            </w:rPr>
            <w:delText>错误！未指定顺序。</w:delText>
          </w:r>
        </w:del>
      </w:ins>
      <w:ins w:id="4851" w:author="像个男人一样" w:date="2018-03-21T02:33:46Z">
        <w:del w:id="4852" w:author="像个男人一样" w:date="2018-03-22T11:56:34Z">
          <w:r>
            <w:rPr>
              <w:b/>
            </w:rPr>
            <w:delText>错误！未指定顺序。</w:delText>
          </w:r>
        </w:del>
      </w:ins>
      <w:ins w:id="4853" w:author="像个男人一样" w:date="2018-03-21T02:33:00Z">
        <w:del w:id="4854" w:author="像个男人一样" w:date="2018-03-22T11:56:34Z">
          <w:r>
            <w:rPr>
              <w:b/>
            </w:rPr>
            <w:delText>错误！未指定顺序。</w:delText>
          </w:r>
        </w:del>
      </w:ins>
      <w:ins w:id="4855" w:author="像个男人一样" w:date="2018-03-21T02:31:33Z">
        <w:del w:id="4856" w:author="像个男人一样" w:date="2018-03-22T11:56:34Z">
          <w:r>
            <w:rPr>
              <w:b/>
            </w:rPr>
            <w:delText>错误！未指定顺序。</w:delText>
          </w:r>
        </w:del>
      </w:ins>
      <w:ins w:id="4857" w:author="像个男人一样" w:date="2018-03-21T02:30:57Z">
        <w:del w:id="4858" w:author="像个男人一样" w:date="2018-03-22T11:56:34Z">
          <w:r>
            <w:rPr>
              <w:b/>
            </w:rPr>
            <w:delText>错误！未指定顺序。</w:delText>
          </w:r>
        </w:del>
      </w:ins>
      <w:ins w:id="4859" w:author="像个男人一样" w:date="2018-03-21T02:29:55Z">
        <w:del w:id="4860" w:author="像个男人一样" w:date="2018-03-22T11:56:34Z">
          <w:r>
            <w:rPr>
              <w:b/>
            </w:rPr>
            <w:delText>错误！未指定顺序。</w:delText>
          </w:r>
        </w:del>
      </w:ins>
      <w:ins w:id="4861" w:author="像个男人一样" w:date="2018-03-21T02:29:18Z">
        <w:del w:id="4862" w:author="像个男人一样" w:date="2018-03-22T11:56:34Z">
          <w:r>
            <w:rPr>
              <w:b/>
            </w:rPr>
            <w:delText>错误！未指定顺序。</w:delText>
          </w:r>
        </w:del>
      </w:ins>
      <w:ins w:id="4863" w:author="像个男人一样" w:date="2018-03-21T02:26:27Z">
        <w:del w:id="4864" w:author="像个男人一样" w:date="2018-03-22T11:56:34Z">
          <w:r>
            <w:rPr>
              <w:b/>
            </w:rPr>
            <w:delText>错误！未指定顺序。</w:delText>
          </w:r>
        </w:del>
      </w:ins>
      <w:ins w:id="4865" w:author="像个男人一样" w:date="2018-03-21T02:25:37Z">
        <w:del w:id="4866" w:author="像个男人一样" w:date="2018-03-22T11:56:34Z">
          <w:r>
            <w:rPr>
              <w:b/>
            </w:rPr>
            <w:delText>错误！未指定顺序。</w:delText>
          </w:r>
        </w:del>
      </w:ins>
      <w:ins w:id="4867" w:author="像个男人一样" w:date="2018-03-21T02:24:39Z">
        <w:del w:id="4868" w:author="像个男人一样" w:date="2018-03-22T11:56:34Z">
          <w:r>
            <w:rPr>
              <w:b/>
            </w:rPr>
            <w:delText>错误！未指定顺序。</w:delText>
          </w:r>
        </w:del>
      </w:ins>
      <w:ins w:id="4869" w:author="像个男人一样" w:date="2018-03-21T02:23:03Z">
        <w:del w:id="4870" w:author="像个男人一样" w:date="2018-03-22T11:56:34Z">
          <w:r>
            <w:rPr>
              <w:b/>
            </w:rPr>
            <w:delText>错误！未指定顺序。</w:delText>
          </w:r>
        </w:del>
      </w:ins>
      <w:ins w:id="4871" w:author="像个男人一样" w:date="2018-03-21T02:22:42Z">
        <w:del w:id="4872" w:author="像个男人一样" w:date="2018-03-22T11:56:34Z">
          <w:r>
            <w:rPr>
              <w:b/>
            </w:rPr>
            <w:delText>错误！未指定顺序。</w:delText>
          </w:r>
        </w:del>
      </w:ins>
      <w:ins w:id="4873" w:author="像个男人一样" w:date="2018-03-21T02:17:56Z">
        <w:del w:id="4874" w:author="像个男人一样" w:date="2018-03-22T11:56:34Z">
          <w:r>
            <w:rPr>
              <w:b/>
            </w:rPr>
            <w:delText>错误！未指定顺序。</w:delText>
          </w:r>
        </w:del>
      </w:ins>
      <w:ins w:id="4875" w:author="像个男人一样" w:date="2018-03-21T02:17:31Z">
        <w:del w:id="4876" w:author="像个男人一样" w:date="2018-03-22T11:56:34Z">
          <w:r>
            <w:rPr>
              <w:b/>
            </w:rPr>
            <w:delText>错误！未指定顺序。</w:delText>
          </w:r>
        </w:del>
      </w:ins>
      <w:ins w:id="4877" w:author="像个男人一样" w:date="2018-03-21T02:17:05Z">
        <w:del w:id="4878" w:author="像个男人一样" w:date="2018-03-22T11:56:34Z">
          <w:r>
            <w:rPr>
              <w:b/>
            </w:rPr>
            <w:delText>错误！未指定顺序。</w:delText>
          </w:r>
        </w:del>
      </w:ins>
      <w:ins w:id="4879" w:author="像个男人一样" w:date="2018-03-21T02:15:30Z">
        <w:del w:id="4880" w:author="像个男人一样" w:date="2018-03-22T11:56:34Z">
          <w:r>
            <w:rPr>
              <w:b/>
            </w:rPr>
            <w:delText>错误！未指定顺序。</w:delText>
          </w:r>
        </w:del>
      </w:ins>
      <w:ins w:id="4881" w:author="像个男人一样" w:date="2018-03-21T02:14:29Z">
        <w:del w:id="4882" w:author="像个男人一样" w:date="2018-03-22T11:56:34Z">
          <w:r>
            <w:rPr>
              <w:b/>
            </w:rPr>
            <w:delText>错误！未指定顺序。</w:delText>
          </w:r>
        </w:del>
      </w:ins>
      <w:ins w:id="4883" w:author="像个男人一样" w:date="2018-03-21T02:13:48Z">
        <w:del w:id="4884" w:author="像个男人一样" w:date="2018-03-22T11:56:34Z">
          <w:r>
            <w:rPr>
              <w:b/>
            </w:rPr>
            <w:delText>错误！未指定顺序。</w:delText>
          </w:r>
        </w:del>
      </w:ins>
      <w:ins w:id="4885" w:author="像个男人一样" w:date="2018-03-21T02:12:37Z">
        <w:del w:id="4886" w:author="像个男人一样" w:date="2018-03-22T11:56:34Z">
          <w:r>
            <w:rPr>
              <w:b/>
            </w:rPr>
            <w:delText>错误！未指定顺序。</w:delText>
          </w:r>
        </w:del>
      </w:ins>
      <w:ins w:id="4887" w:author="像个男人一样" w:date="2018-03-21T02:02:58Z">
        <w:del w:id="4888" w:author="像个男人一样" w:date="2018-03-22T11:56:34Z">
          <w:r>
            <w:rPr>
              <w:b/>
            </w:rPr>
            <w:delText>错误！未指定顺序。</w:delText>
          </w:r>
        </w:del>
      </w:ins>
      <w:ins w:id="4889" w:author="像个男人一样" w:date="2018-03-21T02:02:10Z">
        <w:del w:id="4890" w:author="像个男人一样" w:date="2018-03-22T11:56:34Z">
          <w:r>
            <w:rPr>
              <w:b/>
            </w:rPr>
            <w:delText>错误！未指定顺序。</w:delText>
          </w:r>
        </w:del>
      </w:ins>
      <w:ins w:id="4891" w:author="像个男人一样" w:date="2018-03-21T02:01:16Z">
        <w:del w:id="4892" w:author="像个男人一样" w:date="2018-03-22T11:56:34Z">
          <w:r>
            <w:rPr>
              <w:b/>
            </w:rPr>
            <w:delText>错误！未指定顺序。</w:delText>
          </w:r>
        </w:del>
      </w:ins>
      <w:ins w:id="4893" w:author="像个男人一样" w:date="2018-03-21T02:00:24Z">
        <w:del w:id="4894" w:author="像个男人一样" w:date="2018-03-22T11:56:34Z">
          <w:r>
            <w:rPr>
              <w:b/>
            </w:rPr>
            <w:delText>错误！未指定顺序。</w:delText>
          </w:r>
        </w:del>
      </w:ins>
      <w:ins w:id="4895" w:author="像个男人一样" w:date="2018-03-21T01:59:31Z">
        <w:del w:id="4896" w:author="像个男人一样" w:date="2018-03-22T11:56:34Z">
          <w:r>
            <w:rPr>
              <w:b/>
            </w:rPr>
            <w:delText>错误！未指定顺序。</w:delText>
          </w:r>
        </w:del>
      </w:ins>
      <w:ins w:id="4897" w:author="像个男人一样" w:date="2018-03-21T01:58:49Z">
        <w:del w:id="4898" w:author="像个男人一样" w:date="2018-03-22T11:56:34Z">
          <w:r>
            <w:rPr>
              <w:b/>
            </w:rPr>
            <w:delText>错误！未指定顺序。</w:delText>
          </w:r>
        </w:del>
      </w:ins>
      <w:ins w:id="4899" w:author="像个男人一样" w:date="2018-03-21T01:58:23Z">
        <w:del w:id="4900" w:author="像个男人一样" w:date="2018-03-22T11:56:34Z">
          <w:r>
            <w:rPr>
              <w:b/>
            </w:rPr>
            <w:delText>错误！未指定顺序。</w:delText>
          </w:r>
        </w:del>
      </w:ins>
      <w:ins w:id="4901" w:author="像个男人一样" w:date="2018-03-21T01:57:58Z">
        <w:del w:id="4902" w:author="像个男人一样" w:date="2018-03-22T11:56:34Z">
          <w:r>
            <w:rPr>
              <w:b/>
            </w:rPr>
            <w:delText>错误！未指定顺序。</w:delText>
          </w:r>
        </w:del>
      </w:ins>
      <w:del w:id="4903" w:author="像个男人一样" w:date="2018-03-22T11:56:34Z">
        <w:r>
          <w:rPr/>
          <w:delText>5</w:delText>
        </w:r>
      </w:del>
      <w:del w:id="4904" w:author="像个男人一样" w:date="2018-03-22T11:56:34Z">
        <w:r>
          <w:rPr/>
          <w:fldChar w:fldCharType="end"/>
        </w:r>
      </w:del>
      <w:del w:id="4905" w:author="像个男人一样" w:date="2018-03-21T01:48:49Z">
        <w:r>
          <w:rPr/>
          <w:delText xml:space="preserve"> </w:delText>
        </w:r>
      </w:del>
      <w:del w:id="4906" w:author="像个男人一样" w:date="2018-03-21T01:48:27Z">
        <w:r>
          <w:rPr/>
          <w:delText xml:space="preserve">The angular velocities of three axes data of </w:delText>
        </w:r>
      </w:del>
      <w:del w:id="4907" w:author="像个男人一样" w:date="2018-03-21T01:48:27Z">
        <w:r>
          <w:rPr>
            <w:rFonts w:hint="eastAsia"/>
          </w:rPr>
          <w:delText>Gyr</w:delText>
        </w:r>
      </w:del>
      <w:del w:id="4908" w:author="像个男人一样" w:date="2018-03-21T01:48:27Z">
        <w:r>
          <w:rPr/>
          <w:delText>oscope</w:delText>
        </w:r>
        <w:bookmarkEnd w:id="860"/>
      </w:del>
    </w:p>
    <w:p>
      <w:pPr>
        <w:rPr>
          <w:ins w:id="4909" w:author="像个男人一样" w:date="2018-03-21T01:48:31Z"/>
        </w:rPr>
      </w:pPr>
      <w:r>
        <w:drawing>
          <wp:inline distT="0" distB="0" distL="114300" distR="114300">
            <wp:extent cx="4920615" cy="2738755"/>
            <wp:effectExtent l="4445" t="4445" r="8890" b="19050"/>
            <wp:docPr id="27"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pPr>
        <w:pStyle w:val="11"/>
        <w:pPrChange w:id="4910" w:author="像个男人一样" w:date="2018-03-21T01:48:45Z">
          <w:pPr/>
        </w:pPrChange>
      </w:pPr>
      <w:ins w:id="4911" w:author="像个男人一样" w:date="2018-03-21T01:48:38Z">
        <w:r>
          <w:rPr/>
          <w:t xml:space="preserve">Figure </w:t>
        </w:r>
      </w:ins>
      <w:ins w:id="4912" w:author="像个男人一样" w:date="2018-03-21T01:48:38Z">
        <w:r>
          <w:rPr/>
          <w:fldChar w:fldCharType="begin"/>
        </w:r>
      </w:ins>
      <w:ins w:id="4913" w:author="像个男人一样" w:date="2018-03-21T01:48:38Z">
        <w:r>
          <w:rPr/>
          <w:instrText xml:space="preserve"> STYLEREF 1 \s </w:instrText>
        </w:r>
      </w:ins>
      <w:ins w:id="4914" w:author="像个男人一样" w:date="2018-03-21T01:48:38Z">
        <w:r>
          <w:rPr/>
          <w:fldChar w:fldCharType="separate"/>
        </w:r>
      </w:ins>
      <w:ins w:id="4915" w:author="像个男人一样" w:date="2018-03-21T01:48:38Z">
        <w:r>
          <w:rPr/>
          <w:t>3</w:t>
        </w:r>
      </w:ins>
      <w:ins w:id="4916" w:author="像个男人一样" w:date="2018-03-21T01:48:38Z">
        <w:r>
          <w:rPr/>
          <w:fldChar w:fldCharType="end"/>
        </w:r>
      </w:ins>
      <w:ins w:id="4917" w:author="像个男人一样" w:date="2018-03-21T01:48:38Z">
        <w:r>
          <w:rPr>
            <w:rFonts w:hint="eastAsia"/>
            <w:lang w:eastAsia="zh-CN"/>
          </w:rPr>
          <w:t>.</w:t>
        </w:r>
      </w:ins>
      <w:ins w:id="4918" w:author="像个男人一样" w:date="2018-03-21T01:48:38Z">
        <w:r>
          <w:rPr/>
          <w:fldChar w:fldCharType="begin"/>
        </w:r>
      </w:ins>
      <w:ins w:id="4919" w:author="像个男人一样" w:date="2018-03-21T01:48:38Z">
        <w:r>
          <w:rPr/>
          <w:instrText xml:space="preserve"> SEQ Figure \* ARABIC \s 1 </w:instrText>
        </w:r>
      </w:ins>
      <w:ins w:id="4920" w:author="像个男人一样" w:date="2018-03-21T01:48:38Z">
        <w:r>
          <w:rPr/>
          <w:fldChar w:fldCharType="separate"/>
        </w:r>
      </w:ins>
      <w:ins w:id="4921" w:author="像个男人一样" w:date="2018-03-22T11:51:07Z">
        <w:r>
          <w:rPr/>
          <w:t>5</w:t>
        </w:r>
      </w:ins>
      <w:ins w:id="4922" w:author="像个男人一样" w:date="2018-03-21T01:48:38Z">
        <w:r>
          <w:rPr/>
          <w:fldChar w:fldCharType="end"/>
        </w:r>
      </w:ins>
      <w:ins w:id="4923" w:author="像个男人一样" w:date="2018-03-21T01:48:38Z">
        <w:bookmarkStart w:id="861" w:name="_Toc24176"/>
        <w:bookmarkStart w:id="862" w:name="_Toc18668"/>
        <w:bookmarkStart w:id="863" w:name="_Toc15336"/>
        <w:bookmarkStart w:id="864" w:name="_Toc4384"/>
        <w:bookmarkStart w:id="865" w:name="_Toc27424"/>
        <w:bookmarkStart w:id="866" w:name="_Toc27997"/>
        <w:bookmarkStart w:id="867" w:name="_Toc25922"/>
        <w:bookmarkStart w:id="868" w:name="_Toc6194"/>
        <w:bookmarkStart w:id="869" w:name="_Toc23673"/>
        <w:bookmarkStart w:id="870" w:name="_Toc29564"/>
        <w:bookmarkStart w:id="871" w:name="_Toc25633"/>
        <w:bookmarkStart w:id="872" w:name="_Toc23929"/>
        <w:bookmarkStart w:id="873" w:name="_Toc1411"/>
        <w:bookmarkStart w:id="874" w:name="_Toc8983"/>
        <w:bookmarkStart w:id="875" w:name="_Toc26631"/>
        <w:bookmarkStart w:id="876" w:name="_Toc18199"/>
        <w:bookmarkStart w:id="877" w:name="_Toc20118"/>
        <w:bookmarkStart w:id="878" w:name="_Toc8265"/>
        <w:bookmarkStart w:id="879" w:name="_Toc12169"/>
        <w:bookmarkStart w:id="880" w:name="_Toc13403"/>
        <w:bookmarkStart w:id="881" w:name="_Toc22874"/>
        <w:bookmarkStart w:id="882" w:name="_Toc2137"/>
        <w:bookmarkStart w:id="883" w:name="_Toc2720"/>
        <w:bookmarkStart w:id="884" w:name="_Toc29678"/>
        <w:bookmarkStart w:id="885" w:name="_Toc30685"/>
        <w:bookmarkStart w:id="886" w:name="_Toc21832"/>
        <w:r>
          <w:rPr>
            <w:rFonts w:hint="eastAsia"/>
            <w:lang w:eastAsia="zh-CN"/>
          </w:rPr>
          <w:t>: The angular velocities of three axes data of Gyroscope</w:t>
        </w:r>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ins>
    </w:p>
    <w:p>
      <w:r>
        <w:t>So we can judge the orientation of current movement through the angular velocity, if there is the angular velocity in one axis, it means the phone is rotating or moving in that direction and if the value is positive, that means the phone is moving forward, vice versa</w:t>
      </w:r>
      <w:r>
        <w:rPr>
          <w:lang w:val="en-GB"/>
        </w:rPr>
        <w:t>.</w:t>
      </w:r>
    </w:p>
    <w:p>
      <w:pPr>
        <w:pStyle w:val="4"/>
      </w:pPr>
      <w:bookmarkStart w:id="887" w:name="_Toc30410"/>
      <w:bookmarkStart w:id="888" w:name="_Toc17066"/>
      <w:bookmarkStart w:id="889" w:name="_Toc24355"/>
      <w:bookmarkStart w:id="890" w:name="_Toc19700"/>
      <w:bookmarkStart w:id="891" w:name="_Toc10462"/>
      <w:bookmarkStart w:id="892" w:name="_Toc27580"/>
      <w:bookmarkStart w:id="893" w:name="_Toc18046"/>
      <w:bookmarkStart w:id="894" w:name="_Toc31821"/>
      <w:bookmarkStart w:id="895" w:name="_Toc15933"/>
      <w:bookmarkStart w:id="896" w:name="_Toc528"/>
      <w:bookmarkStart w:id="897" w:name="_Toc6814"/>
      <w:r>
        <w:t xml:space="preserve">Calculating the current angle in </w:t>
      </w:r>
      <w:r>
        <w:rPr>
          <w:lang w:val="en-GB"/>
        </w:rPr>
        <w:t xml:space="preserve">Pitch </w:t>
      </w:r>
      <w:r>
        <w:t>axis</w:t>
      </w:r>
      <w:bookmarkEnd w:id="887"/>
      <w:bookmarkEnd w:id="888"/>
      <w:bookmarkEnd w:id="889"/>
      <w:bookmarkEnd w:id="890"/>
      <w:bookmarkEnd w:id="891"/>
      <w:bookmarkEnd w:id="892"/>
      <w:bookmarkEnd w:id="893"/>
      <w:bookmarkEnd w:id="894"/>
      <w:bookmarkEnd w:id="895"/>
      <w:bookmarkEnd w:id="896"/>
      <w:bookmarkEnd w:id="897"/>
    </w:p>
    <w:p>
      <w:r>
        <w:t xml:space="preserve">Before for calculating the current angle, we must be clear for two functions of the basic mathematics here. I believe everyone has studied them during high school or university Physics and Math lessons. </w:t>
      </w:r>
    </w:p>
    <w:p>
      <w:r>
        <w:t>One of them is</w:t>
      </w:r>
      <w:ins w:id="4924" w:author="像个男人一样" w:date="2018-03-21T21:19:17Z">
        <w:r>
          <w:rPr>
            <w:rFonts w:hint="default"/>
            <w:lang w:val="en-US" w:eastAsia="zh-CN"/>
            <w:rPrChange w:id="4925" w:author="像个男人一样" w:date="2018-03-21T23:35:39Z">
              <w:rPr>
                <w:rFonts w:hint="eastAsia"/>
                <w:lang w:val="en-US" w:eastAsia="zh-CN"/>
              </w:rPr>
            </w:rPrChange>
          </w:rPr>
          <w:t xml:space="preserve"> </w:t>
        </w:r>
      </w:ins>
      <w:del w:id="4926" w:author="像个男人一样" w:date="2018-03-21T21:19:16Z">
        <w:r>
          <w:rPr/>
          <w:delText xml:space="preserve"> </w:delText>
        </w:r>
      </w:del>
      <w:del w:id="4927" w:author="像个男人一样" w:date="2018-03-21T21:19:16Z">
        <w:r>
          <w:rPr/>
          <w:drawing>
            <wp:inline distT="0" distB="0" distL="0" distR="0">
              <wp:extent cx="736600" cy="5143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736600" cy="514350"/>
                      </a:xfrm>
                      <a:prstGeom prst="rect">
                        <a:avLst/>
                      </a:prstGeom>
                    </pic:spPr>
                  </pic:pic>
                </a:graphicData>
              </a:graphic>
            </wp:inline>
          </w:drawing>
        </w:r>
      </w:del>
      <w:ins w:id="4929" w:author="像个男人一样" w:date="2018-03-21T21:19:01Z">
        <w:r>
          <w:rPr>
            <w:rFonts w:hint="eastAsia"/>
          </w:rPr>
          <w:t>θ </w:t>
        </w:r>
      </w:ins>
      <w:ins w:id="4930" w:author="像个男人一样" w:date="2018-03-21T21:19:03Z">
        <w:r>
          <w:rPr>
            <w:rFonts w:hint="default"/>
            <w:lang w:val="en-US" w:eastAsia="zh-CN"/>
            <w:rPrChange w:id="4931" w:author="像个男人一样" w:date="2018-03-21T23:35:39Z">
              <w:rPr>
                <w:rFonts w:hint="eastAsia"/>
                <w:lang w:val="en-US" w:eastAsia="zh-CN"/>
              </w:rPr>
            </w:rPrChange>
          </w:rPr>
          <w:t xml:space="preserve">= </w:t>
        </w:r>
      </w:ins>
      <w:ins w:id="4932" w:author="像个男人一样" w:date="2018-03-21T21:26:12Z">
        <w:r>
          <w:rPr>
            <w:rFonts w:hint="default"/>
            <w:lang w:val="en-US" w:eastAsia="zh-CN"/>
            <w:rPrChange w:id="4933" w:author="像个男人一样" w:date="2018-03-21T23:35:39Z">
              <w:rPr>
                <w:rFonts w:hint="eastAsia"/>
                <w:lang w:val="en-US" w:eastAsia="zh-CN"/>
              </w:rPr>
            </w:rPrChange>
          </w:rPr>
          <w:t>d</w:t>
        </w:r>
      </w:ins>
      <w:ins w:id="4934" w:author="像个男人一样" w:date="2018-03-21T21:26:12Z">
        <w:r>
          <w:rPr>
            <w:rFonts w:hint="eastAsia"/>
          </w:rPr>
          <w:t>θ</w:t>
        </w:r>
      </w:ins>
      <w:ins w:id="4935" w:author="像个男人一样" w:date="2018-03-21T21:19:06Z">
        <w:r>
          <w:rPr>
            <w:rFonts w:hint="default"/>
            <w:lang w:val="en-US" w:eastAsia="zh-CN"/>
            <w:rPrChange w:id="4936" w:author="像个男人一样" w:date="2018-03-21T23:35:39Z">
              <w:rPr>
                <w:rFonts w:hint="eastAsia"/>
                <w:lang w:val="en-US" w:eastAsia="zh-CN"/>
              </w:rPr>
            </w:rPrChange>
          </w:rPr>
          <w:t>/</w:t>
        </w:r>
      </w:ins>
      <w:ins w:id="4937" w:author="像个男人一样" w:date="2018-03-21T21:19:10Z">
        <w:r>
          <w:rPr>
            <w:rFonts w:hint="default"/>
            <w:lang w:val="en-US" w:eastAsia="zh-CN"/>
            <w:rPrChange w:id="4938" w:author="像个男人一样" w:date="2018-03-21T23:35:39Z">
              <w:rPr>
                <w:rFonts w:hint="eastAsia"/>
                <w:lang w:val="en-US" w:eastAsia="zh-CN"/>
              </w:rPr>
            </w:rPrChange>
          </w:rPr>
          <w:t>d</w:t>
        </w:r>
      </w:ins>
      <w:ins w:id="4939" w:author="像个男人一样" w:date="2018-03-21T21:19:11Z">
        <w:r>
          <w:rPr>
            <w:rFonts w:hint="default"/>
            <w:lang w:val="en-US" w:eastAsia="zh-CN"/>
            <w:rPrChange w:id="4940" w:author="像个男人一样" w:date="2018-03-21T23:35:39Z">
              <w:rPr>
                <w:rFonts w:hint="eastAsia"/>
                <w:lang w:val="en-US" w:eastAsia="zh-CN"/>
              </w:rPr>
            </w:rPrChange>
          </w:rPr>
          <w:t>t</w:t>
        </w:r>
      </w:ins>
      <w:ins w:id="4941" w:author="像个男人一样" w:date="2018-03-21T21:24:49Z">
        <w:r>
          <w:rPr>
            <w:rFonts w:hint="default"/>
            <w:lang w:val="en-US" w:eastAsia="zh-CN"/>
            <w:rPrChange w:id="4942" w:author="像个男人一样" w:date="2018-03-21T23:35:39Z">
              <w:rPr>
                <w:rFonts w:hint="eastAsia"/>
                <w:lang w:val="en-US" w:eastAsia="zh-CN"/>
              </w:rPr>
            </w:rPrChange>
          </w:rPr>
          <w:t xml:space="preserve"> </w:t>
        </w:r>
      </w:ins>
      <w:ins w:id="4943" w:author="像个男人一样" w:date="2018-03-22T12:12:26Z">
        <w:bookmarkStart w:id="898" w:name="OLE_LINK26"/>
        <w:r>
          <w:rPr>
            <w:rStyle w:val="23"/>
            <w:rFonts w:hint="default"/>
            <w:lang w:val="en-US" w:eastAsia="zh-CN"/>
          </w:rPr>
          <w:t>[</w:t>
        </w:r>
      </w:ins>
      <w:ins w:id="4944" w:author="像个男人一样" w:date="2018-03-22T12:12:26Z">
        <w:r>
          <w:rPr>
            <w:rStyle w:val="23"/>
            <w:rFonts w:hint="default"/>
            <w:lang w:val="en-US" w:eastAsia="zh-CN"/>
          </w:rPr>
          <w:endnoteReference w:id="4"/>
        </w:r>
      </w:ins>
      <w:ins w:id="4945" w:author="像个男人一样" w:date="2018-03-22T12:12:26Z">
        <w:r>
          <w:rPr>
            <w:rStyle w:val="23"/>
            <w:rFonts w:hint="default"/>
            <w:lang w:val="en-US" w:eastAsia="zh-CN"/>
          </w:rPr>
          <w:t>]</w:t>
        </w:r>
        <w:bookmarkEnd w:id="898"/>
      </w:ins>
      <w:r>
        <w:t xml:space="preserve">, </w:t>
      </w:r>
      <w:ins w:id="4946" w:author="像个男人一样" w:date="2018-03-21T21:25:16Z">
        <w:r>
          <w:rPr>
            <w:rFonts w:hint="eastAsia"/>
          </w:rPr>
          <w:t>θ </w:t>
        </w:r>
      </w:ins>
      <w:ins w:id="4947" w:author="像个男人一样" w:date="2018-03-21T21:25:18Z">
        <w:r>
          <w:rPr>
            <w:rFonts w:hint="default"/>
            <w:lang w:val="en-US" w:eastAsia="zh-CN"/>
            <w:rPrChange w:id="4948" w:author="像个男人一样" w:date="2018-03-21T23:35:39Z">
              <w:rPr>
                <w:rFonts w:hint="eastAsia"/>
                <w:lang w:val="en-US" w:eastAsia="zh-CN"/>
              </w:rPr>
            </w:rPrChange>
          </w:rPr>
          <w:t>mea</w:t>
        </w:r>
      </w:ins>
      <w:ins w:id="4949" w:author="像个男人一样" w:date="2018-03-21T21:25:21Z">
        <w:r>
          <w:rPr>
            <w:rFonts w:hint="default"/>
            <w:lang w:val="en-US" w:eastAsia="zh-CN"/>
            <w:rPrChange w:id="4950" w:author="像个男人一样" w:date="2018-03-21T23:35:39Z">
              <w:rPr>
                <w:rFonts w:hint="eastAsia"/>
                <w:lang w:val="en-US" w:eastAsia="zh-CN"/>
              </w:rPr>
            </w:rPrChange>
          </w:rPr>
          <w:t>n</w:t>
        </w:r>
      </w:ins>
      <w:ins w:id="4951" w:author="像个男人一样" w:date="2018-03-21T21:25:22Z">
        <w:r>
          <w:rPr>
            <w:rFonts w:hint="default"/>
            <w:lang w:val="en-US" w:eastAsia="zh-CN"/>
            <w:rPrChange w:id="4952" w:author="像个男人一样" w:date="2018-03-21T23:35:39Z">
              <w:rPr>
                <w:rFonts w:hint="eastAsia"/>
                <w:lang w:val="en-US" w:eastAsia="zh-CN"/>
              </w:rPr>
            </w:rPrChange>
          </w:rPr>
          <w:t xml:space="preserve">s  </w:t>
        </w:r>
      </w:ins>
      <w:ins w:id="4953" w:author="像个男人一样" w:date="2018-03-21T21:25:23Z">
        <w:r>
          <w:rPr>
            <w:rFonts w:hint="default"/>
            <w:lang w:val="en-US" w:eastAsia="zh-CN"/>
            <w:rPrChange w:id="4954" w:author="像个男人一样" w:date="2018-03-21T23:35:39Z">
              <w:rPr>
                <w:rFonts w:hint="eastAsia"/>
                <w:lang w:val="en-US" w:eastAsia="zh-CN"/>
              </w:rPr>
            </w:rPrChange>
          </w:rPr>
          <w:t xml:space="preserve">the </w:t>
        </w:r>
      </w:ins>
      <w:ins w:id="4955" w:author="像个男人一样" w:date="2018-03-21T21:25:49Z">
        <w:r>
          <w:rPr>
            <w:rFonts w:hint="default"/>
            <w:lang w:val="en-US" w:eastAsia="zh-CN"/>
            <w:rPrChange w:id="4956" w:author="像个男人一样" w:date="2018-03-21T23:35:39Z">
              <w:rPr>
                <w:rFonts w:hint="eastAsia"/>
                <w:lang w:val="en-US" w:eastAsia="zh-CN"/>
              </w:rPr>
            </w:rPrChange>
          </w:rPr>
          <w:t>a</w:t>
        </w:r>
      </w:ins>
      <w:ins w:id="4957" w:author="像个男人一样" w:date="2018-03-21T21:25:50Z">
        <w:r>
          <w:rPr>
            <w:rFonts w:hint="default"/>
            <w:lang w:val="en-US" w:eastAsia="zh-CN"/>
            <w:rPrChange w:id="4958" w:author="像个男人一样" w:date="2018-03-21T23:35:39Z">
              <w:rPr>
                <w:rFonts w:hint="eastAsia"/>
                <w:lang w:val="en-US" w:eastAsia="zh-CN"/>
              </w:rPr>
            </w:rPrChange>
          </w:rPr>
          <w:t>ng</w:t>
        </w:r>
      </w:ins>
      <w:ins w:id="4959" w:author="像个男人一样" w:date="2018-03-21T21:25:56Z">
        <w:r>
          <w:rPr>
            <w:rFonts w:hint="default"/>
            <w:lang w:val="en-US" w:eastAsia="zh-CN"/>
            <w:rPrChange w:id="4960" w:author="像个男人一样" w:date="2018-03-21T23:35:39Z">
              <w:rPr>
                <w:rFonts w:hint="eastAsia"/>
                <w:lang w:val="en-US" w:eastAsia="zh-CN"/>
              </w:rPr>
            </w:rPrChange>
          </w:rPr>
          <w:t xml:space="preserve">ular </w:t>
        </w:r>
      </w:ins>
      <w:ins w:id="4961" w:author="像个男人一样" w:date="2018-03-21T21:25:23Z">
        <w:r>
          <w:rPr>
            <w:rFonts w:hint="default"/>
            <w:lang w:val="en-US" w:eastAsia="zh-CN"/>
            <w:rPrChange w:id="4962" w:author="像个男人一样" w:date="2018-03-21T23:35:39Z">
              <w:rPr>
                <w:rFonts w:hint="eastAsia"/>
                <w:lang w:val="en-US" w:eastAsia="zh-CN"/>
              </w:rPr>
            </w:rPrChange>
          </w:rPr>
          <w:t>v</w:t>
        </w:r>
      </w:ins>
      <w:ins w:id="4963" w:author="像个男人一样" w:date="2018-03-21T21:25:37Z">
        <w:r>
          <w:rPr>
            <w:rFonts w:hint="default"/>
            <w:lang w:val="en-US" w:eastAsia="zh-CN"/>
            <w:rPrChange w:id="4964" w:author="像个男人一样" w:date="2018-03-21T23:35:39Z">
              <w:rPr>
                <w:rFonts w:hint="eastAsia"/>
                <w:lang w:val="en-US" w:eastAsia="zh-CN"/>
              </w:rPr>
            </w:rPrChange>
          </w:rPr>
          <w:t>elo</w:t>
        </w:r>
      </w:ins>
      <w:ins w:id="4965" w:author="像个男人一样" w:date="2018-03-21T21:25:38Z">
        <w:r>
          <w:rPr>
            <w:rFonts w:hint="default"/>
            <w:lang w:val="en-US" w:eastAsia="zh-CN"/>
            <w:rPrChange w:id="4966" w:author="像个男人一样" w:date="2018-03-21T23:35:39Z">
              <w:rPr>
                <w:rFonts w:hint="eastAsia"/>
                <w:lang w:val="en-US" w:eastAsia="zh-CN"/>
              </w:rPr>
            </w:rPrChange>
          </w:rPr>
          <w:t>city</w:t>
        </w:r>
      </w:ins>
      <w:ins w:id="4967" w:author="像个男人一样" w:date="2018-03-21T21:26:01Z">
        <w:r>
          <w:rPr>
            <w:rFonts w:hint="default"/>
            <w:lang w:val="en-US" w:eastAsia="zh-CN"/>
            <w:rPrChange w:id="4968" w:author="像个男人一样" w:date="2018-03-21T23:35:39Z">
              <w:rPr>
                <w:rFonts w:hint="eastAsia"/>
                <w:lang w:val="en-US" w:eastAsia="zh-CN"/>
              </w:rPr>
            </w:rPrChange>
          </w:rPr>
          <w:t>,</w:t>
        </w:r>
      </w:ins>
      <w:ins w:id="4969" w:author="像个男人一样" w:date="2018-03-21T21:26:02Z">
        <w:r>
          <w:rPr>
            <w:rFonts w:hint="default"/>
            <w:lang w:val="en-US" w:eastAsia="zh-CN"/>
            <w:rPrChange w:id="4970" w:author="像个男人一样" w:date="2018-03-21T23:35:39Z">
              <w:rPr>
                <w:rFonts w:hint="eastAsia"/>
                <w:lang w:val="en-US" w:eastAsia="zh-CN"/>
              </w:rPr>
            </w:rPrChange>
          </w:rPr>
          <w:t xml:space="preserve"> </w:t>
        </w:r>
      </w:ins>
      <w:ins w:id="4971" w:author="像个男人一样" w:date="2018-03-21T21:26:04Z">
        <w:r>
          <w:rPr>
            <w:rFonts w:hint="default"/>
            <w:lang w:val="en-US" w:eastAsia="zh-CN"/>
            <w:rPrChange w:id="4972" w:author="像个男人一样" w:date="2018-03-21T23:35:39Z">
              <w:rPr>
                <w:rFonts w:hint="eastAsia"/>
                <w:lang w:val="en-US" w:eastAsia="zh-CN"/>
              </w:rPr>
            </w:rPrChange>
          </w:rPr>
          <w:t>d</w:t>
        </w:r>
      </w:ins>
      <w:ins w:id="4973" w:author="像个男人一样" w:date="2018-03-21T21:26:06Z">
        <w:r>
          <w:rPr>
            <w:rFonts w:hint="eastAsia"/>
          </w:rPr>
          <w:t>θ</w:t>
        </w:r>
      </w:ins>
      <w:ins w:id="4974" w:author="像个男人一样" w:date="2018-03-21T21:26:29Z">
        <w:r>
          <w:rPr>
            <w:rFonts w:hint="default"/>
            <w:lang w:val="en-US" w:eastAsia="zh-CN"/>
            <w:rPrChange w:id="4975" w:author="像个男人一样" w:date="2018-03-21T23:35:39Z">
              <w:rPr>
                <w:rFonts w:hint="eastAsia"/>
                <w:lang w:val="en-US" w:eastAsia="zh-CN"/>
              </w:rPr>
            </w:rPrChange>
          </w:rPr>
          <w:t xml:space="preserve"> </w:t>
        </w:r>
      </w:ins>
      <w:ins w:id="4976" w:author="像个男人一样" w:date="2018-03-21T21:26:50Z">
        <w:r>
          <w:rPr>
            <w:rFonts w:hint="default"/>
            <w:lang w:val="en-US" w:eastAsia="zh-CN"/>
            <w:rPrChange w:id="4977" w:author="像个男人一样" w:date="2018-03-21T23:35:39Z">
              <w:rPr>
                <w:rFonts w:hint="eastAsia"/>
                <w:lang w:val="en-US" w:eastAsia="zh-CN"/>
              </w:rPr>
            </w:rPrChange>
          </w:rPr>
          <w:t>m</w:t>
        </w:r>
      </w:ins>
      <w:ins w:id="4978" w:author="像个男人一样" w:date="2018-03-21T21:26:51Z">
        <w:r>
          <w:rPr>
            <w:rFonts w:hint="default"/>
            <w:lang w:val="en-US" w:eastAsia="zh-CN"/>
            <w:rPrChange w:id="4979" w:author="像个男人一样" w:date="2018-03-21T23:35:39Z">
              <w:rPr>
                <w:rFonts w:hint="eastAsia"/>
                <w:lang w:val="en-US" w:eastAsia="zh-CN"/>
              </w:rPr>
            </w:rPrChange>
          </w:rPr>
          <w:t xml:space="preserve">eans </w:t>
        </w:r>
      </w:ins>
      <w:ins w:id="4980" w:author="像个男人一样" w:date="2018-03-21T21:26:55Z">
        <w:r>
          <w:rPr>
            <w:rFonts w:hint="default"/>
            <w:lang w:val="en-US" w:eastAsia="zh-CN"/>
            <w:rPrChange w:id="4981" w:author="像个男人一样" w:date="2018-03-21T23:35:39Z">
              <w:rPr>
                <w:rFonts w:hint="eastAsia"/>
                <w:lang w:val="en-US" w:eastAsia="zh-CN"/>
              </w:rPr>
            </w:rPrChange>
          </w:rPr>
          <w:t>r</w:t>
        </w:r>
      </w:ins>
      <w:ins w:id="4982" w:author="像个男人一样" w:date="2018-03-21T21:26:59Z">
        <w:r>
          <w:rPr>
            <w:rFonts w:hint="default"/>
            <w:lang w:val="en-US" w:eastAsia="zh-CN"/>
            <w:rPrChange w:id="4983" w:author="像个男人一样" w:date="2018-03-21T23:35:39Z">
              <w:rPr>
                <w:rFonts w:hint="eastAsia"/>
                <w:lang w:val="en-US" w:eastAsia="zh-CN"/>
              </w:rPr>
            </w:rPrChange>
          </w:rPr>
          <w:t>a</w:t>
        </w:r>
      </w:ins>
      <w:ins w:id="4984" w:author="像个男人一样" w:date="2018-03-21T21:27:00Z">
        <w:r>
          <w:rPr>
            <w:rFonts w:hint="default"/>
            <w:lang w:val="en-US" w:eastAsia="zh-CN"/>
            <w:rPrChange w:id="4985" w:author="像个男人一样" w:date="2018-03-21T23:35:39Z">
              <w:rPr>
                <w:rFonts w:hint="eastAsia"/>
                <w:lang w:val="en-US" w:eastAsia="zh-CN"/>
              </w:rPr>
            </w:rPrChange>
          </w:rPr>
          <w:t xml:space="preserve">dian </w:t>
        </w:r>
      </w:ins>
      <w:ins w:id="4986" w:author="像个男人一样" w:date="2018-03-21T21:27:01Z">
        <w:r>
          <w:rPr>
            <w:rFonts w:hint="default"/>
            <w:lang w:val="en-US" w:eastAsia="zh-CN"/>
            <w:rPrChange w:id="4987" w:author="像个男人一样" w:date="2018-03-21T23:35:39Z">
              <w:rPr>
                <w:rFonts w:hint="eastAsia"/>
                <w:lang w:val="en-US" w:eastAsia="zh-CN"/>
              </w:rPr>
            </w:rPrChange>
          </w:rPr>
          <w:t xml:space="preserve">and </w:t>
        </w:r>
      </w:ins>
      <w:ins w:id="4988" w:author="像个男人一样" w:date="2018-03-21T21:27:03Z">
        <w:r>
          <w:rPr>
            <w:rFonts w:hint="default"/>
            <w:lang w:val="en-US" w:eastAsia="zh-CN"/>
            <w:rPrChange w:id="4989" w:author="像个男人一样" w:date="2018-03-21T23:35:39Z">
              <w:rPr>
                <w:rFonts w:hint="eastAsia"/>
                <w:lang w:val="en-US" w:eastAsia="zh-CN"/>
              </w:rPr>
            </w:rPrChange>
          </w:rPr>
          <w:t>d</w:t>
        </w:r>
      </w:ins>
      <w:ins w:id="4990" w:author="像个男人一样" w:date="2018-03-21T21:27:04Z">
        <w:r>
          <w:rPr>
            <w:rFonts w:hint="default"/>
            <w:lang w:val="en-US" w:eastAsia="zh-CN"/>
            <w:rPrChange w:id="4991" w:author="像个男人一样" w:date="2018-03-21T23:35:39Z">
              <w:rPr>
                <w:rFonts w:hint="eastAsia"/>
                <w:lang w:val="en-US" w:eastAsia="zh-CN"/>
              </w:rPr>
            </w:rPrChange>
          </w:rPr>
          <w:t>t</w:t>
        </w:r>
      </w:ins>
      <w:ins w:id="4992" w:author="像个男人一样" w:date="2018-03-21T21:27:05Z">
        <w:r>
          <w:rPr>
            <w:rFonts w:hint="default"/>
            <w:lang w:val="en-US" w:eastAsia="zh-CN"/>
            <w:rPrChange w:id="4993" w:author="像个男人一样" w:date="2018-03-21T23:35:39Z">
              <w:rPr>
                <w:rFonts w:hint="eastAsia"/>
                <w:lang w:val="en-US" w:eastAsia="zh-CN"/>
              </w:rPr>
            </w:rPrChange>
          </w:rPr>
          <w:t xml:space="preserve"> is t</w:t>
        </w:r>
      </w:ins>
      <w:ins w:id="4994" w:author="像个男人一样" w:date="2018-03-21T21:27:06Z">
        <w:r>
          <w:rPr>
            <w:rFonts w:hint="default"/>
            <w:lang w:val="en-US" w:eastAsia="zh-CN"/>
            <w:rPrChange w:id="4995" w:author="像个男人一样" w:date="2018-03-21T23:35:39Z">
              <w:rPr>
                <w:rFonts w:hint="eastAsia"/>
                <w:lang w:val="en-US" w:eastAsia="zh-CN"/>
              </w:rPr>
            </w:rPrChange>
          </w:rPr>
          <w:t xml:space="preserve">he </w:t>
        </w:r>
      </w:ins>
      <w:ins w:id="4996" w:author="像个男人一样" w:date="2018-03-21T21:27:08Z">
        <w:r>
          <w:rPr>
            <w:rFonts w:hint="default"/>
            <w:lang w:val="en-US" w:eastAsia="zh-CN"/>
            <w:rPrChange w:id="4997" w:author="像个男人一样" w:date="2018-03-21T23:35:39Z">
              <w:rPr>
                <w:rFonts w:hint="eastAsia"/>
                <w:lang w:val="en-US" w:eastAsia="zh-CN"/>
              </w:rPr>
            </w:rPrChange>
          </w:rPr>
          <w:t>time p</w:t>
        </w:r>
      </w:ins>
      <w:ins w:id="4998" w:author="像个男人一样" w:date="2018-03-21T21:27:09Z">
        <w:r>
          <w:rPr>
            <w:rFonts w:hint="default"/>
            <w:lang w:val="en-US" w:eastAsia="zh-CN"/>
            <w:rPrChange w:id="4999" w:author="像个男人一样" w:date="2018-03-21T23:35:39Z">
              <w:rPr>
                <w:rFonts w:hint="eastAsia"/>
                <w:lang w:val="en-US" w:eastAsia="zh-CN"/>
              </w:rPr>
            </w:rPrChange>
          </w:rPr>
          <w:t>er</w:t>
        </w:r>
      </w:ins>
      <w:ins w:id="5000" w:author="像个男人一样" w:date="2018-03-21T21:27:10Z">
        <w:r>
          <w:rPr>
            <w:rFonts w:hint="default"/>
            <w:lang w:val="en-US" w:eastAsia="zh-CN"/>
            <w:rPrChange w:id="5001" w:author="像个男人一样" w:date="2018-03-21T23:35:39Z">
              <w:rPr>
                <w:rFonts w:hint="eastAsia"/>
                <w:lang w:val="en-US" w:eastAsia="zh-CN"/>
              </w:rPr>
            </w:rPrChange>
          </w:rPr>
          <w:t>iod</w:t>
        </w:r>
      </w:ins>
      <w:ins w:id="5002" w:author="像个男人一样" w:date="2018-03-21T21:27:11Z">
        <w:r>
          <w:rPr>
            <w:rFonts w:hint="default"/>
            <w:lang w:val="en-US" w:eastAsia="zh-CN"/>
            <w:rPrChange w:id="5003" w:author="像个男人一样" w:date="2018-03-21T23:35:39Z">
              <w:rPr>
                <w:rFonts w:hint="eastAsia"/>
                <w:lang w:val="en-US" w:eastAsia="zh-CN"/>
              </w:rPr>
            </w:rPrChange>
          </w:rPr>
          <w:t>,</w:t>
        </w:r>
      </w:ins>
      <w:ins w:id="5004" w:author="像个男人一样" w:date="2018-03-21T21:25:38Z">
        <w:r>
          <w:rPr>
            <w:rFonts w:hint="default"/>
            <w:lang w:val="en-US" w:eastAsia="zh-CN"/>
            <w:rPrChange w:id="5005" w:author="像个男人一样" w:date="2018-03-21T23:35:39Z">
              <w:rPr>
                <w:rFonts w:hint="eastAsia"/>
                <w:lang w:val="en-US" w:eastAsia="zh-CN"/>
              </w:rPr>
            </w:rPrChange>
          </w:rPr>
          <w:t xml:space="preserve"> </w:t>
        </w:r>
      </w:ins>
      <w:r>
        <w:t>what this function doing is to describe how to using the angular velocity to get the angle change during a period.</w:t>
      </w:r>
    </w:p>
    <w:p>
      <w:r>
        <w:t xml:space="preserve">Since we can get the angle in a specific period using the function above, in the next step we need to think how to get the absolute angle in any time. </w:t>
      </w:r>
    </w:p>
    <w:p>
      <w:pPr>
        <w:rPr>
          <w:ins w:id="5006" w:author="像个男人一样" w:date="2018-03-21T21:28:48Z"/>
        </w:rPr>
      </w:pPr>
      <w:r>
        <w:t xml:space="preserve">Therefor another function should be mentioned here: </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90" w:lineRule="atLeast"/>
        <w:ind w:left="0" w:right="0" w:firstLine="0"/>
        <w:rPr>
          <w:ins w:id="5008" w:author="像个男人一样" w:date="2018-03-21T21:32:03Z"/>
          <w:rFonts w:hint="default" w:ascii="PingFang SC" w:hAnsi="PingFang SC" w:eastAsia="PingFang SC" w:cs="PingFang SC"/>
          <w:b/>
          <w:i w:val="0"/>
          <w:caps w:val="0"/>
          <w:color w:val="333333"/>
          <w:spacing w:val="0"/>
          <w:sz w:val="24"/>
          <w:szCs w:val="24"/>
          <w:lang w:val="en-US"/>
          <w:rPrChange w:id="5009" w:author="像个男人一样" w:date="2018-03-22T12:25:54Z">
            <w:rPr>
              <w:ins w:id="5010" w:author="像个男人一样" w:date="2018-03-21T21:32:03Z"/>
              <w:rFonts w:hint="eastAsia" w:ascii="PingFang SC" w:hAnsi="PingFang SC" w:eastAsia="PingFang SC" w:cs="PingFang SC"/>
              <w:b/>
              <w:i w:val="0"/>
              <w:caps w:val="0"/>
              <w:color w:val="333333"/>
              <w:spacing w:val="0"/>
              <w:sz w:val="24"/>
              <w:szCs w:val="24"/>
            </w:rPr>
          </w:rPrChange>
        </w:rPr>
        <w:pPrChange w:id="5007" w:author="像个男人一样" w:date="2018-03-21T23:35:39Z">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90" w:lineRule="atLeast"/>
            <w:ind w:left="0" w:right="0" w:firstLine="0"/>
          </w:pPr>
        </w:pPrChange>
      </w:pPr>
      <w:ins w:id="5011" w:author="像个男人一样" w:date="2018-03-21T21:28:59Z">
        <w:bookmarkStart w:id="899" w:name="OLE_LINK24"/>
        <w:bookmarkStart w:id="900" w:name="_Toc22927"/>
        <w:bookmarkStart w:id="901" w:name="_Toc18224"/>
        <w:bookmarkStart w:id="902" w:name="OLE_LINK23"/>
        <w:r>
          <w:rPr>
            <w:rFonts w:hint="default" w:ascii="Microsoft JhengHei" w:hAnsi="Microsoft JhengHei" w:eastAsiaTheme="minorEastAsia" w:cstheme="minorBidi"/>
            <w:b w:val="0"/>
            <w:i w:val="0"/>
            <w:spacing w:val="0"/>
            <w:sz w:val="24"/>
            <w:szCs w:val="22"/>
            <w:shd w:val="clear"/>
            <w:rPrChange w:id="5012" w:author="像个男人一样" w:date="2018-03-22T12:25:59Z">
              <w:rPr>
                <w:rFonts w:hint="eastAsia" w:ascii="微软雅黑" w:hAnsi="微软雅黑" w:eastAsia="微软雅黑" w:cs="微软雅黑"/>
                <w:b w:val="0"/>
                <w:i w:val="0"/>
                <w:color w:val="333333"/>
                <w:spacing w:val="0"/>
                <w:sz w:val="24"/>
                <w:szCs w:val="24"/>
                <w:shd w:val="clear" w:fill="FFFFFF"/>
              </w:rPr>
            </w:rPrChange>
          </w:rPr>
          <w:t>Θ</w:t>
        </w:r>
      </w:ins>
      <w:ins w:id="5014" w:author="像个男人一样" w:date="2018-03-21T21:29:00Z">
        <w:r>
          <w:rPr>
            <w:rFonts w:hint="default" w:ascii="Microsoft JhengHei" w:hAnsi="Microsoft JhengHei" w:eastAsiaTheme="minorEastAsia" w:cstheme="minorBidi"/>
            <w:b w:val="0"/>
            <w:i w:val="0"/>
            <w:caps w:val="0"/>
            <w:spacing w:val="0"/>
            <w:sz w:val="24"/>
            <w:szCs w:val="22"/>
            <w:shd w:val="clear"/>
            <w:lang w:val="en-IE" w:eastAsia="zh-CN"/>
            <w:rPrChange w:id="5015" w:author="像个男人一样" w:date="2018-03-22T12:25:59Z">
              <w:rPr>
                <w:rFonts w:hint="eastAsia" w:ascii="微软雅黑" w:hAnsi="微软雅黑" w:eastAsia="微软雅黑" w:cs="微软雅黑"/>
                <w:b w:val="0"/>
                <w:i w:val="0"/>
                <w:caps w:val="0"/>
                <w:color w:val="333333"/>
                <w:spacing w:val="0"/>
                <w:sz w:val="24"/>
                <w:szCs w:val="24"/>
                <w:shd w:val="clear" w:fill="FFFFFF"/>
                <w:lang w:val="en-US" w:eastAsia="zh-CN"/>
              </w:rPr>
            </w:rPrChange>
          </w:rPr>
          <w:t>(</w:t>
        </w:r>
      </w:ins>
      <w:ins w:id="5017" w:author="像个男人一样" w:date="2018-03-21T21:29:02Z">
        <w:r>
          <w:rPr>
            <w:rFonts w:hint="default" w:ascii="Microsoft JhengHei" w:hAnsi="Microsoft JhengHei" w:eastAsiaTheme="minorEastAsia" w:cstheme="minorBidi"/>
            <w:b w:val="0"/>
            <w:i w:val="0"/>
            <w:caps w:val="0"/>
            <w:spacing w:val="0"/>
            <w:sz w:val="24"/>
            <w:szCs w:val="22"/>
            <w:shd w:val="clear"/>
            <w:lang w:val="en-IE" w:eastAsia="zh-CN"/>
            <w:rPrChange w:id="5018" w:author="像个男人一样" w:date="2018-03-22T12:25:59Z">
              <w:rPr>
                <w:rFonts w:hint="eastAsia" w:ascii="微软雅黑" w:hAnsi="微软雅黑" w:eastAsia="微软雅黑" w:cs="微软雅黑"/>
                <w:b w:val="0"/>
                <w:i w:val="0"/>
                <w:caps w:val="0"/>
                <w:color w:val="333333"/>
                <w:spacing w:val="0"/>
                <w:sz w:val="24"/>
                <w:szCs w:val="24"/>
                <w:shd w:val="clear" w:fill="FFFFFF"/>
                <w:lang w:val="en-US" w:eastAsia="zh-CN"/>
              </w:rPr>
            </w:rPrChange>
          </w:rPr>
          <w:t>t</w:t>
        </w:r>
      </w:ins>
      <w:ins w:id="5020" w:author="像个男人一样" w:date="2018-03-21T21:29:01Z">
        <w:r>
          <w:rPr>
            <w:rFonts w:hint="default" w:ascii="Microsoft JhengHei" w:hAnsi="Microsoft JhengHei" w:eastAsiaTheme="minorEastAsia" w:cstheme="minorBidi"/>
            <w:b w:val="0"/>
            <w:i w:val="0"/>
            <w:caps w:val="0"/>
            <w:spacing w:val="0"/>
            <w:sz w:val="24"/>
            <w:szCs w:val="22"/>
            <w:shd w:val="clear"/>
            <w:lang w:val="en-IE" w:eastAsia="zh-CN"/>
            <w:rPrChange w:id="5021" w:author="像个男人一样" w:date="2018-03-22T12:25:59Z">
              <w:rPr>
                <w:rFonts w:hint="eastAsia" w:ascii="微软雅黑" w:hAnsi="微软雅黑" w:eastAsia="微软雅黑" w:cs="微软雅黑"/>
                <w:b w:val="0"/>
                <w:i w:val="0"/>
                <w:caps w:val="0"/>
                <w:color w:val="333333"/>
                <w:spacing w:val="0"/>
                <w:sz w:val="24"/>
                <w:szCs w:val="24"/>
                <w:shd w:val="clear" w:fill="FFFFFF"/>
                <w:lang w:val="en-US" w:eastAsia="zh-CN"/>
              </w:rPr>
            </w:rPrChange>
          </w:rPr>
          <w:t>)</w:t>
        </w:r>
        <w:bookmarkEnd w:id="899"/>
      </w:ins>
      <w:ins w:id="5023" w:author="像个男人一样" w:date="2018-03-21T21:29:03Z">
        <w:r>
          <w:rPr>
            <w:rFonts w:hint="default" w:ascii="Microsoft JhengHei" w:hAnsi="Microsoft JhengHei" w:eastAsiaTheme="minorEastAsia" w:cstheme="minorBidi"/>
            <w:b w:val="0"/>
            <w:i w:val="0"/>
            <w:caps w:val="0"/>
            <w:spacing w:val="0"/>
            <w:sz w:val="24"/>
            <w:szCs w:val="22"/>
            <w:shd w:val="clear"/>
            <w:lang w:val="en-IE" w:eastAsia="zh-CN"/>
            <w:rPrChange w:id="5024" w:author="像个男人一样" w:date="2018-03-22T12:25:59Z">
              <w:rPr>
                <w:rFonts w:hint="eastAsia" w:ascii="微软雅黑" w:hAnsi="微软雅黑" w:eastAsia="微软雅黑" w:cs="微软雅黑"/>
                <w:b w:val="0"/>
                <w:i w:val="0"/>
                <w:caps w:val="0"/>
                <w:color w:val="333333"/>
                <w:spacing w:val="0"/>
                <w:sz w:val="24"/>
                <w:szCs w:val="24"/>
                <w:shd w:val="clear" w:fill="FFFFFF"/>
                <w:lang w:val="en-US" w:eastAsia="zh-CN"/>
              </w:rPr>
            </w:rPrChange>
          </w:rPr>
          <w:t xml:space="preserve"> = </w:t>
        </w:r>
      </w:ins>
      <w:ins w:id="5026" w:author="像个男人一样" w:date="2018-03-21T21:30:47Z">
        <w:r>
          <w:rPr>
            <w:rFonts w:hint="default" w:ascii="Microsoft JhengHei" w:hAnsi="Microsoft JhengHei" w:eastAsiaTheme="minorEastAsia" w:cstheme="minorBidi"/>
            <w:b w:val="0"/>
            <w:i w:val="0"/>
            <w:caps w:val="0"/>
            <w:spacing w:val="0"/>
            <w:sz w:val="24"/>
            <w:szCs w:val="22"/>
            <w:shd w:val="clear"/>
            <w:rPrChange w:id="5027" w:author="像个男人一样" w:date="2018-03-22T12:25:59Z">
              <w:rPr>
                <w:rFonts w:hint="eastAsia" w:ascii="zuoyeFont_mathFont" w:hAnsi="zuoyeFont_mathFont" w:eastAsia="zuoyeFont_mathFont" w:cs="zuoyeFont_mathFont"/>
                <w:b w:val="0"/>
                <w:i w:val="0"/>
                <w:caps w:val="0"/>
                <w:color w:val="333333"/>
                <w:spacing w:val="0"/>
                <w:sz w:val="21"/>
                <w:szCs w:val="21"/>
                <w:shd w:val="clear" w:fill="FFFFEE"/>
              </w:rPr>
            </w:rPrChange>
          </w:rPr>
          <w:t>∫(0,1</w:t>
        </w:r>
      </w:ins>
      <w:ins w:id="5029" w:author="像个男人一样" w:date="2018-03-21T21:30:55Z">
        <w:r>
          <w:rPr>
            <w:rFonts w:hint="default" w:ascii="Microsoft JhengHei" w:hAnsi="Microsoft JhengHei" w:eastAsiaTheme="minorEastAsia" w:cstheme="minorBidi"/>
            <w:b w:val="0"/>
            <w:i w:val="0"/>
            <w:caps w:val="0"/>
            <w:spacing w:val="0"/>
            <w:sz w:val="24"/>
            <w:szCs w:val="22"/>
            <w:shd w:val="clear"/>
            <w:lang w:val="en-IE" w:eastAsia="zh-CN"/>
            <w:rPrChange w:id="5030" w:author="像个男人一样" w:date="2018-03-22T12:25:59Z">
              <w:rPr>
                <w:rFonts w:hint="eastAsia" w:ascii="zuoyeFont_mathFont" w:hAnsi="zuoyeFont_mathFont" w:eastAsia="宋体" w:cs="zuoyeFont_mathFont"/>
                <w:b w:val="0"/>
                <w:i w:val="0"/>
                <w:caps w:val="0"/>
                <w:color w:val="333333"/>
                <w:spacing w:val="0"/>
                <w:sz w:val="21"/>
                <w:szCs w:val="21"/>
                <w:shd w:val="clear" w:fill="FFFFEE"/>
                <w:lang w:val="en-US" w:eastAsia="zh-CN"/>
              </w:rPr>
            </w:rPrChange>
          </w:rPr>
          <w:t>t</w:t>
        </w:r>
      </w:ins>
      <w:ins w:id="5032" w:author="像个男人一样" w:date="2018-03-21T21:30:54Z">
        <w:r>
          <w:rPr>
            <w:rFonts w:hint="default" w:ascii="Microsoft JhengHei" w:hAnsi="Microsoft JhengHei" w:eastAsiaTheme="minorEastAsia" w:cstheme="minorBidi"/>
            <w:b w:val="0"/>
            <w:i w:val="0"/>
            <w:caps w:val="0"/>
            <w:spacing w:val="0"/>
            <w:sz w:val="24"/>
            <w:szCs w:val="22"/>
            <w:shd w:val="clear"/>
            <w:lang w:val="en-IE" w:eastAsia="zh-CN"/>
            <w:rPrChange w:id="5033" w:author="像个男人一样" w:date="2018-03-22T12:25:59Z">
              <w:rPr>
                <w:rFonts w:hint="eastAsia" w:ascii="zuoyeFont_mathFont" w:hAnsi="zuoyeFont_mathFont" w:eastAsia="宋体" w:cs="zuoyeFont_mathFont"/>
                <w:b w:val="0"/>
                <w:i w:val="0"/>
                <w:caps w:val="0"/>
                <w:color w:val="333333"/>
                <w:spacing w:val="0"/>
                <w:sz w:val="21"/>
                <w:szCs w:val="21"/>
                <w:shd w:val="clear" w:fill="FFFFEE"/>
                <w:lang w:val="en-US" w:eastAsia="zh-CN"/>
              </w:rPr>
            </w:rPrChange>
          </w:rPr>
          <w:t>)</w:t>
        </w:r>
      </w:ins>
      <w:ins w:id="5035" w:author="像个男人一样" w:date="2018-03-21T21:31:00Z">
        <w:r>
          <w:rPr>
            <w:rFonts w:hint="default" w:ascii="Microsoft JhengHei" w:hAnsi="Microsoft JhengHei" w:eastAsiaTheme="minorEastAsia" w:cstheme="minorBidi"/>
            <w:b w:val="0"/>
            <w:i w:val="0"/>
            <w:spacing w:val="0"/>
            <w:sz w:val="24"/>
            <w:szCs w:val="22"/>
            <w:shd w:val="clear"/>
            <w:rPrChange w:id="5036" w:author="像个男人一样" w:date="2018-03-22T12:25:59Z">
              <w:rPr>
                <w:rFonts w:hint="eastAsia" w:ascii="微软雅黑" w:hAnsi="微软雅黑" w:eastAsia="微软雅黑" w:cs="微软雅黑"/>
                <w:b w:val="0"/>
                <w:i w:val="0"/>
                <w:color w:val="333333"/>
                <w:spacing w:val="0"/>
                <w:sz w:val="24"/>
                <w:szCs w:val="24"/>
                <w:shd w:val="clear" w:fill="FFFFFF"/>
              </w:rPr>
            </w:rPrChange>
          </w:rPr>
          <w:t>Θ</w:t>
        </w:r>
      </w:ins>
      <w:ins w:id="5038" w:author="像个男人一样" w:date="2018-03-21T21:31:00Z">
        <w:r>
          <w:rPr>
            <w:rFonts w:hint="default" w:ascii="Microsoft JhengHei" w:hAnsi="Microsoft JhengHei" w:eastAsiaTheme="minorEastAsia" w:cstheme="minorBidi"/>
            <w:b w:val="0"/>
            <w:i w:val="0"/>
            <w:caps w:val="0"/>
            <w:spacing w:val="0"/>
            <w:sz w:val="24"/>
            <w:szCs w:val="22"/>
            <w:shd w:val="clear"/>
            <w:lang w:val="en-IE" w:eastAsia="zh-CN"/>
            <w:rPrChange w:id="5039" w:author="像个男人一样" w:date="2018-03-22T12:25:59Z">
              <w:rPr>
                <w:rFonts w:hint="eastAsia" w:ascii="微软雅黑" w:hAnsi="微软雅黑" w:eastAsia="微软雅黑" w:cs="微软雅黑"/>
                <w:b w:val="0"/>
                <w:i w:val="0"/>
                <w:caps w:val="0"/>
                <w:color w:val="333333"/>
                <w:spacing w:val="0"/>
                <w:sz w:val="24"/>
                <w:szCs w:val="24"/>
                <w:shd w:val="clear" w:fill="FFFFFF"/>
                <w:lang w:val="en-US" w:eastAsia="zh-CN"/>
              </w:rPr>
            </w:rPrChange>
          </w:rPr>
          <w:t>(t)</w:t>
        </w:r>
      </w:ins>
      <w:ins w:id="5041" w:author="像个男人一样" w:date="2018-03-21T21:31:02Z">
        <w:r>
          <w:rPr>
            <w:rFonts w:hint="default" w:ascii="Microsoft JhengHei" w:hAnsi="Microsoft JhengHei" w:eastAsiaTheme="minorEastAsia" w:cstheme="minorBidi"/>
            <w:b w:val="0"/>
            <w:i w:val="0"/>
            <w:caps w:val="0"/>
            <w:spacing w:val="0"/>
            <w:sz w:val="24"/>
            <w:szCs w:val="22"/>
            <w:shd w:val="clear"/>
            <w:lang w:val="en-IE" w:eastAsia="zh-CN"/>
            <w:rPrChange w:id="5042" w:author="像个男人一样" w:date="2018-03-22T12:25:59Z">
              <w:rPr>
                <w:rFonts w:hint="eastAsia" w:ascii="微软雅黑" w:hAnsi="微软雅黑" w:eastAsia="微软雅黑" w:cs="微软雅黑"/>
                <w:b w:val="0"/>
                <w:i w:val="0"/>
                <w:caps w:val="0"/>
                <w:color w:val="333333"/>
                <w:spacing w:val="0"/>
                <w:sz w:val="24"/>
                <w:szCs w:val="24"/>
                <w:shd w:val="clear" w:fill="FFFFFF"/>
                <w:lang w:val="en-US" w:eastAsia="zh-CN"/>
              </w:rPr>
            </w:rPrChange>
          </w:rPr>
          <w:t>*</w:t>
        </w:r>
      </w:ins>
      <w:ins w:id="5044" w:author="像个男人一样" w:date="2018-03-21T21:31:03Z">
        <w:r>
          <w:rPr>
            <w:rFonts w:hint="default" w:ascii="Microsoft JhengHei" w:hAnsi="Microsoft JhengHei" w:eastAsiaTheme="minorEastAsia" w:cstheme="minorBidi"/>
            <w:b w:val="0"/>
            <w:i w:val="0"/>
            <w:caps w:val="0"/>
            <w:spacing w:val="0"/>
            <w:sz w:val="24"/>
            <w:szCs w:val="22"/>
            <w:shd w:val="clear"/>
            <w:lang w:val="en-IE" w:eastAsia="zh-CN"/>
            <w:rPrChange w:id="5045" w:author="像个男人一样" w:date="2018-03-22T12:25:59Z">
              <w:rPr>
                <w:rFonts w:hint="eastAsia" w:ascii="微软雅黑" w:hAnsi="微软雅黑" w:eastAsia="微软雅黑" w:cs="微软雅黑"/>
                <w:b w:val="0"/>
                <w:i w:val="0"/>
                <w:caps w:val="0"/>
                <w:color w:val="333333"/>
                <w:spacing w:val="0"/>
                <w:sz w:val="24"/>
                <w:szCs w:val="24"/>
                <w:shd w:val="clear" w:fill="FFFFFF"/>
                <w:lang w:val="en-US" w:eastAsia="zh-CN"/>
              </w:rPr>
            </w:rPrChange>
          </w:rPr>
          <w:t>dt</w:t>
        </w:r>
      </w:ins>
      <w:ins w:id="5047" w:author="像个男人一样" w:date="2018-03-21T21:31:06Z">
        <w:r>
          <w:rPr>
            <w:rFonts w:hint="default" w:ascii="Microsoft JhengHei" w:hAnsi="Microsoft JhengHei" w:eastAsiaTheme="minorEastAsia" w:cstheme="minorBidi"/>
            <w:b w:val="0"/>
            <w:i w:val="0"/>
            <w:caps w:val="0"/>
            <w:spacing w:val="0"/>
            <w:sz w:val="24"/>
            <w:szCs w:val="22"/>
            <w:shd w:val="clear"/>
            <w:lang w:val="en-IE" w:eastAsia="zh-CN"/>
            <w:rPrChange w:id="5048" w:author="像个男人一样" w:date="2018-03-22T12:25:59Z">
              <w:rPr>
                <w:rFonts w:hint="eastAsia" w:ascii="微软雅黑" w:hAnsi="微软雅黑" w:eastAsia="微软雅黑" w:cs="微软雅黑"/>
                <w:b w:val="0"/>
                <w:i w:val="0"/>
                <w:caps w:val="0"/>
                <w:color w:val="333333"/>
                <w:spacing w:val="0"/>
                <w:sz w:val="24"/>
                <w:szCs w:val="24"/>
                <w:shd w:val="clear" w:fill="FFFFFF"/>
                <w:lang w:val="en-US" w:eastAsia="zh-CN"/>
              </w:rPr>
            </w:rPrChange>
          </w:rPr>
          <w:t xml:space="preserve"> </w:t>
        </w:r>
      </w:ins>
      <w:ins w:id="5050" w:author="像个男人一样" w:date="2018-03-21T21:31:26Z">
        <w:r>
          <w:rPr>
            <w:rFonts w:ascii="Microsoft JhengHei" w:hAnsi="Microsoft JhengHei" w:eastAsiaTheme="minorEastAsia" w:cstheme="minorBidi"/>
            <w:b w:val="0"/>
            <w:i w:val="0"/>
            <w:caps w:val="0"/>
            <w:spacing w:val="0"/>
            <w:sz w:val="24"/>
            <w:szCs w:val="22"/>
            <w:shd w:val="clear"/>
            <w:rPrChange w:id="5051" w:author="像个男人一样" w:date="2018-03-22T12:25:59Z">
              <w:rPr>
                <w:rFonts w:ascii="Arial" w:hAnsi="Arial" w:eastAsia="宋体" w:cs="Arial"/>
                <w:b w:val="0"/>
                <w:i w:val="0"/>
                <w:caps w:val="0"/>
                <w:color w:val="333333"/>
                <w:spacing w:val="0"/>
                <w:sz w:val="19"/>
                <w:szCs w:val="19"/>
                <w:shd w:val="clear" w:fill="FFFFFF"/>
              </w:rPr>
            </w:rPrChange>
          </w:rPr>
          <w:t>≈</w:t>
        </w:r>
      </w:ins>
      <w:ins w:id="5053" w:author="像个男人一样" w:date="2018-03-21T21:32:03Z">
        <w:r>
          <w:rPr>
            <w:rFonts w:hint="default" w:ascii="Microsoft JhengHei" w:hAnsi="Microsoft JhengHei" w:eastAsiaTheme="minorEastAsia" w:cstheme="minorBidi"/>
            <w:b w:val="0"/>
            <w:i w:val="0"/>
            <w:caps w:val="0"/>
            <w:spacing w:val="0"/>
            <w:sz w:val="24"/>
            <w:szCs w:val="22"/>
            <w:shd w:val="clear"/>
            <w:lang w:val="en-IE" w:eastAsia="zh-CN"/>
            <w:rPrChange w:id="5054" w:author="像个男人一样" w:date="2018-03-22T12:25:59Z">
              <w:rPr>
                <w:rFonts w:hint="eastAsia" w:ascii="Arial" w:hAnsi="Arial" w:eastAsia="宋体" w:cs="Arial"/>
                <w:b w:val="0"/>
                <w:i w:val="0"/>
                <w:caps w:val="0"/>
                <w:color w:val="333333"/>
                <w:spacing w:val="0"/>
                <w:sz w:val="19"/>
                <w:szCs w:val="19"/>
                <w:shd w:val="clear" w:fill="FFFFFF"/>
                <w:lang w:val="en-US" w:eastAsia="zh-CN"/>
              </w:rPr>
            </w:rPrChange>
          </w:rPr>
          <w:t xml:space="preserve"> </w:t>
        </w:r>
      </w:ins>
      <w:ins w:id="5056" w:author="像个男人一样" w:date="2018-03-21T21:32:03Z">
        <w:r>
          <w:rPr>
            <w:rFonts w:hint="default" w:ascii="Microsoft JhengHei" w:hAnsi="Microsoft JhengHei" w:eastAsiaTheme="minorEastAsia" w:cstheme="minorBidi"/>
            <w:i w:val="0"/>
            <w:caps w:val="0"/>
            <w:spacing w:val="0"/>
            <w:sz w:val="24"/>
            <w:szCs w:val="22"/>
            <w:rPrChange w:id="5057" w:author="像个男人一样" w:date="2018-03-22T12:25:59Z">
              <w:rPr>
                <w:rFonts w:hint="default" w:ascii="PingFang SC" w:hAnsi="PingFang SC" w:eastAsia="PingFang SC" w:cs="PingFang SC"/>
                <w:i w:val="0"/>
                <w:caps w:val="0"/>
                <w:color w:val="333333"/>
                <w:spacing w:val="0"/>
                <w:sz w:val="36"/>
                <w:szCs w:val="36"/>
              </w:rPr>
            </w:rPrChange>
          </w:rPr>
          <w:t>Σ</w:t>
        </w:r>
      </w:ins>
      <w:ins w:id="5059" w:author="像个男人一样" w:date="2018-03-21T21:32:06Z">
        <w:r>
          <w:rPr>
            <w:rFonts w:hint="default" w:ascii="Microsoft JhengHei" w:hAnsi="Microsoft JhengHei" w:eastAsiaTheme="minorEastAsia" w:cstheme="minorBidi"/>
            <w:i w:val="0"/>
            <w:caps w:val="0"/>
            <w:spacing w:val="0"/>
            <w:sz w:val="24"/>
            <w:szCs w:val="22"/>
            <w:lang w:val="en-IE" w:eastAsia="zh-CN"/>
            <w:rPrChange w:id="5060" w:author="像个男人一样" w:date="2018-03-22T12:25:59Z">
              <w:rPr>
                <w:rFonts w:hint="eastAsia" w:ascii="PingFang SC" w:hAnsi="PingFang SC" w:eastAsia="宋体" w:cs="PingFang SC"/>
                <w:i w:val="0"/>
                <w:caps w:val="0"/>
                <w:color w:val="333333"/>
                <w:spacing w:val="0"/>
                <w:sz w:val="36"/>
                <w:szCs w:val="36"/>
                <w:lang w:val="en-US" w:eastAsia="zh-CN"/>
              </w:rPr>
            </w:rPrChange>
          </w:rPr>
          <w:t>(</w:t>
        </w:r>
      </w:ins>
      <w:ins w:id="5062" w:author="像个男人一样" w:date="2018-03-21T21:32:08Z">
        <w:r>
          <w:rPr>
            <w:rFonts w:hint="default" w:ascii="Microsoft JhengHei" w:hAnsi="Microsoft JhengHei" w:eastAsiaTheme="minorEastAsia" w:cstheme="minorBidi"/>
            <w:i w:val="0"/>
            <w:caps w:val="0"/>
            <w:spacing w:val="0"/>
            <w:sz w:val="24"/>
            <w:szCs w:val="22"/>
            <w:lang w:val="en-IE" w:eastAsia="zh-CN"/>
            <w:rPrChange w:id="5063" w:author="像个男人一样" w:date="2018-03-22T12:25:59Z">
              <w:rPr>
                <w:rFonts w:hint="eastAsia" w:ascii="PingFang SC" w:hAnsi="PingFang SC" w:eastAsia="宋体" w:cs="PingFang SC"/>
                <w:i w:val="0"/>
                <w:caps w:val="0"/>
                <w:color w:val="333333"/>
                <w:spacing w:val="0"/>
                <w:sz w:val="36"/>
                <w:szCs w:val="36"/>
                <w:lang w:val="en-US" w:eastAsia="zh-CN"/>
              </w:rPr>
            </w:rPrChange>
          </w:rPr>
          <w:t>o</w:t>
        </w:r>
      </w:ins>
      <w:ins w:id="5065" w:author="像个男人一样" w:date="2018-03-21T21:32:09Z">
        <w:r>
          <w:rPr>
            <w:rFonts w:hint="default" w:ascii="Microsoft JhengHei" w:hAnsi="Microsoft JhengHei" w:eastAsiaTheme="minorEastAsia" w:cstheme="minorBidi"/>
            <w:i w:val="0"/>
            <w:caps w:val="0"/>
            <w:spacing w:val="0"/>
            <w:sz w:val="24"/>
            <w:szCs w:val="22"/>
            <w:lang w:val="en-IE" w:eastAsia="zh-CN"/>
            <w:rPrChange w:id="5066" w:author="像个男人一样" w:date="2018-03-22T12:25:59Z">
              <w:rPr>
                <w:rFonts w:hint="eastAsia" w:ascii="PingFang SC" w:hAnsi="PingFang SC" w:eastAsia="宋体" w:cs="PingFang SC"/>
                <w:i w:val="0"/>
                <w:caps w:val="0"/>
                <w:color w:val="333333"/>
                <w:spacing w:val="0"/>
                <w:sz w:val="36"/>
                <w:szCs w:val="36"/>
                <w:lang w:val="en-US" w:eastAsia="zh-CN"/>
              </w:rPr>
            </w:rPrChange>
          </w:rPr>
          <w:t>,t</w:t>
        </w:r>
      </w:ins>
      <w:ins w:id="5068" w:author="像个男人一样" w:date="2018-03-21T21:32:06Z">
        <w:r>
          <w:rPr>
            <w:rFonts w:hint="default" w:ascii="Microsoft JhengHei" w:hAnsi="Microsoft JhengHei" w:eastAsiaTheme="minorEastAsia" w:cstheme="minorBidi"/>
            <w:i w:val="0"/>
            <w:caps w:val="0"/>
            <w:spacing w:val="0"/>
            <w:sz w:val="24"/>
            <w:szCs w:val="22"/>
            <w:lang w:val="en-IE" w:eastAsia="zh-CN"/>
            <w:rPrChange w:id="5069" w:author="像个男人一样" w:date="2018-03-22T12:25:59Z">
              <w:rPr>
                <w:rFonts w:hint="eastAsia" w:ascii="PingFang SC" w:hAnsi="PingFang SC" w:eastAsia="宋体" w:cs="PingFang SC"/>
                <w:i w:val="0"/>
                <w:caps w:val="0"/>
                <w:color w:val="333333"/>
                <w:spacing w:val="0"/>
                <w:sz w:val="36"/>
                <w:szCs w:val="36"/>
                <w:lang w:val="en-US" w:eastAsia="zh-CN"/>
              </w:rPr>
            </w:rPrChange>
          </w:rPr>
          <w:t>)</w:t>
        </w:r>
      </w:ins>
      <w:ins w:id="5071" w:author="像个男人一样" w:date="2018-03-21T21:32:40Z">
        <w:r>
          <w:rPr>
            <w:rFonts w:hint="default" w:ascii="Microsoft JhengHei" w:hAnsi="Microsoft JhengHei" w:eastAsiaTheme="minorEastAsia" w:cstheme="minorBidi"/>
            <w:b w:val="0"/>
            <w:i w:val="0"/>
            <w:spacing w:val="0"/>
            <w:sz w:val="24"/>
            <w:szCs w:val="22"/>
            <w:shd w:val="clear"/>
            <w:rPrChange w:id="5072" w:author="像个男人一样" w:date="2018-03-22T12:25:59Z">
              <w:rPr>
                <w:rFonts w:hint="eastAsia" w:ascii="微软雅黑" w:hAnsi="微软雅黑" w:eastAsia="微软雅黑" w:cs="微软雅黑"/>
                <w:b w:val="0"/>
                <w:i w:val="0"/>
                <w:color w:val="333333"/>
                <w:spacing w:val="0"/>
                <w:sz w:val="24"/>
                <w:szCs w:val="24"/>
                <w:shd w:val="clear" w:fill="FFFFFF"/>
              </w:rPr>
            </w:rPrChange>
          </w:rPr>
          <w:t>Θ</w:t>
        </w:r>
      </w:ins>
      <w:ins w:id="5074" w:author="像个男人一样" w:date="2018-03-21T21:32:40Z">
        <w:r>
          <w:rPr>
            <w:rFonts w:hint="default" w:ascii="Microsoft JhengHei" w:hAnsi="Microsoft JhengHei" w:eastAsiaTheme="minorEastAsia" w:cstheme="minorBidi"/>
            <w:b w:val="0"/>
            <w:i w:val="0"/>
            <w:caps w:val="0"/>
            <w:spacing w:val="0"/>
            <w:sz w:val="24"/>
            <w:szCs w:val="22"/>
            <w:shd w:val="clear"/>
            <w:lang w:val="en-IE" w:eastAsia="zh-CN"/>
            <w:rPrChange w:id="5075" w:author="像个男人一样" w:date="2018-03-22T12:25:59Z">
              <w:rPr>
                <w:rFonts w:hint="eastAsia" w:ascii="微软雅黑" w:hAnsi="微软雅黑" w:eastAsia="微软雅黑" w:cs="微软雅黑"/>
                <w:b w:val="0"/>
                <w:i w:val="0"/>
                <w:caps w:val="0"/>
                <w:color w:val="333333"/>
                <w:spacing w:val="0"/>
                <w:sz w:val="24"/>
                <w:szCs w:val="24"/>
                <w:shd w:val="clear" w:fill="FFFFFF"/>
                <w:lang w:val="en-US" w:eastAsia="zh-CN"/>
              </w:rPr>
            </w:rPrChange>
          </w:rPr>
          <w:t>(t)*</w:t>
        </w:r>
      </w:ins>
      <w:ins w:id="5077" w:author="像个男人一样" w:date="2018-03-21T21:32:30Z">
        <w:r>
          <w:rPr>
            <w:rFonts w:hint="default" w:ascii="Microsoft JhengHei" w:hAnsi="Microsoft JhengHei" w:eastAsiaTheme="minorEastAsia" w:cstheme="minorBidi"/>
            <w:b w:val="0"/>
            <w:i w:val="0"/>
            <w:spacing w:val="0"/>
            <w:sz w:val="24"/>
            <w:szCs w:val="22"/>
            <w:shd w:val="clear"/>
            <w:lang w:val="en-IE" w:eastAsia="zh-CN"/>
            <w:rPrChange w:id="5078" w:author="像个男人一样" w:date="2018-03-22T12:25:59Z">
              <w:rPr>
                <w:rFonts w:hint="eastAsia" w:ascii="微软雅黑" w:hAnsi="微软雅黑" w:eastAsia="微软雅黑" w:cs="微软雅黑"/>
                <w:b w:val="0"/>
                <w:i w:val="0"/>
                <w:color w:val="333333"/>
                <w:spacing w:val="0"/>
                <w:sz w:val="24"/>
                <w:szCs w:val="24"/>
                <w:shd w:val="clear" w:fill="FFFFFF"/>
                <w:lang w:val="en-US" w:eastAsia="zh-CN"/>
              </w:rPr>
            </w:rPrChange>
          </w:rPr>
          <w:t>Ts</w:t>
        </w:r>
      </w:ins>
      <w:ins w:id="5080" w:author="像个男人一样" w:date="2018-03-21T21:32:58Z">
        <w:r>
          <w:rPr>
            <w:rFonts w:hint="default" w:eastAsiaTheme="minorEastAsia" w:cstheme="minorBidi"/>
            <w:b w:val="0"/>
            <w:i w:val="0"/>
            <w:spacing w:val="0"/>
            <w:sz w:val="24"/>
            <w:szCs w:val="22"/>
            <w:shd w:val="clear"/>
            <w:lang w:val="en-IE" w:eastAsia="zh-CN"/>
            <w:rPrChange w:id="5081" w:author="像个男人一样" w:date="2018-03-21T23:35:39Z">
              <w:rPr>
                <w:rFonts w:hint="eastAsia" w:eastAsiaTheme="minorEastAsia" w:cstheme="minorBidi"/>
                <w:b w:val="0"/>
                <w:i w:val="0"/>
                <w:spacing w:val="0"/>
                <w:sz w:val="24"/>
                <w:szCs w:val="22"/>
                <w:shd w:val="clear"/>
                <w:lang w:val="en-US" w:eastAsia="zh-CN"/>
              </w:rPr>
            </w:rPrChange>
          </w:rPr>
          <w:t xml:space="preserve"> </w:t>
        </w:r>
        <w:bookmarkEnd w:id="900"/>
        <w:bookmarkEnd w:id="901"/>
      </w:ins>
      <w:ins w:id="5082" w:author="像个男人一样" w:date="2018-03-22T12:14:12Z">
        <w:r>
          <w:rPr>
            <w:rStyle w:val="23"/>
            <w:rFonts w:hint="default" w:eastAsiaTheme="minorEastAsia" w:cstheme="minorBidi"/>
            <w:b w:val="0"/>
            <w:i w:val="0"/>
            <w:spacing w:val="0"/>
            <w:sz w:val="21"/>
            <w:szCs w:val="22"/>
            <w:shd w:val="clear"/>
            <w:vertAlign w:val="superscript"/>
            <w:lang w:val="en-US" w:eastAsia="zh-CN"/>
            <w:rPrChange w:id="5083" w:author="像个男人一样" w:date="2018-03-22T12:18:15Z">
              <w:rPr>
                <w:rStyle w:val="23"/>
                <w:rFonts w:hint="default" w:eastAsiaTheme="minorEastAsia" w:cstheme="minorBidi"/>
                <w:b w:val="0"/>
                <w:i w:val="0"/>
                <w:spacing w:val="0"/>
                <w:sz w:val="24"/>
                <w:szCs w:val="22"/>
                <w:shd w:val="clear"/>
                <w:lang w:val="en-IE" w:eastAsia="zh-CN"/>
              </w:rPr>
            </w:rPrChange>
          </w:rPr>
          <w:t>[</w:t>
        </w:r>
      </w:ins>
      <w:ins w:id="5085" w:author="像个男人一样" w:date="2018-03-22T12:17:49Z">
        <w:r>
          <w:rPr>
            <w:rStyle w:val="23"/>
            <w:rFonts w:hint="default" w:cstheme="minorBidi"/>
            <w:b w:val="0"/>
            <w:i w:val="0"/>
            <w:spacing w:val="0"/>
            <w:sz w:val="21"/>
            <w:szCs w:val="22"/>
            <w:shd w:val="clear"/>
            <w:vertAlign w:val="superscript"/>
            <w:lang w:val="en-US" w:eastAsia="zh-CN"/>
            <w:rPrChange w:id="5086" w:author="像个男人一样" w:date="2018-03-22T12:18:15Z">
              <w:rPr>
                <w:rFonts w:hint="eastAsia" w:cstheme="minorBidi"/>
                <w:b w:val="0"/>
                <w:i w:val="0"/>
                <w:spacing w:val="0"/>
                <w:sz w:val="24"/>
                <w:szCs w:val="22"/>
                <w:shd w:val="clear"/>
                <w:lang w:val="en-US" w:eastAsia="zh-CN"/>
              </w:rPr>
            </w:rPrChange>
          </w:rPr>
          <w:t>5</w:t>
        </w:r>
      </w:ins>
      <w:ins w:id="5088" w:author="像个男人一样" w:date="2018-03-22T12:14:12Z">
        <w:r>
          <w:rPr>
            <w:rStyle w:val="23"/>
            <w:rFonts w:hint="default" w:eastAsiaTheme="minorEastAsia" w:cstheme="minorBidi"/>
            <w:b w:val="0"/>
            <w:i w:val="0"/>
            <w:spacing w:val="0"/>
            <w:sz w:val="21"/>
            <w:szCs w:val="22"/>
            <w:shd w:val="clear"/>
            <w:vertAlign w:val="superscript"/>
            <w:lang w:val="en-US" w:eastAsia="zh-CN"/>
            <w:rPrChange w:id="5089" w:author="像个男人一样" w:date="2018-03-22T12:18:15Z">
              <w:rPr>
                <w:rStyle w:val="23"/>
                <w:rFonts w:hint="default" w:eastAsiaTheme="minorEastAsia" w:cstheme="minorBidi"/>
                <w:b w:val="0"/>
                <w:i w:val="0"/>
                <w:spacing w:val="0"/>
                <w:sz w:val="24"/>
                <w:szCs w:val="22"/>
                <w:shd w:val="clear"/>
                <w:lang w:val="en-IE" w:eastAsia="zh-CN"/>
              </w:rPr>
            </w:rPrChange>
          </w:rPr>
          <w:t>]</w:t>
        </w:r>
      </w:ins>
    </w:p>
    <w:p>
      <w:pPr>
        <w:rPr>
          <w:ins w:id="5091" w:author="像个男人一样" w:date="2018-03-21T21:28:50Z"/>
          <w:rFonts w:hint="eastAsia" w:eastAsiaTheme="minorEastAsia"/>
          <w:lang w:val="en-US" w:eastAsia="zh-CN"/>
        </w:rPr>
      </w:pPr>
    </w:p>
    <w:bookmarkEnd w:id="902"/>
    <w:p>
      <w:del w:id="5092" w:author="像个男人一样" w:date="2018-03-21T21:32:51Z">
        <w:r>
          <w:rPr/>
          <w:drawing>
            <wp:inline distT="0" distB="0" distL="0" distR="0">
              <wp:extent cx="2981325" cy="695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981325" cy="695325"/>
                      </a:xfrm>
                      <a:prstGeom prst="rect">
                        <a:avLst/>
                      </a:prstGeom>
                    </pic:spPr>
                  </pic:pic>
                </a:graphicData>
              </a:graphic>
            </wp:inline>
          </w:drawing>
        </w:r>
      </w:del>
    </w:p>
    <w:p>
      <w:pPr>
        <w:pStyle w:val="11"/>
        <w:rPr>
          <w:i w:val="0"/>
          <w:iCs w:val="0"/>
          <w:color w:val="auto"/>
          <w:sz w:val="24"/>
          <w:szCs w:val="22"/>
          <w:rPrChange w:id="5095" w:author="像个男人一样" w:date="2018-03-21T02:36:42Z">
            <w:rPr/>
          </w:rPrChange>
        </w:rPr>
        <w:pPrChange w:id="5094" w:author="像个男人一样" w:date="2018-03-21T01:57:59Z">
          <w:pPr/>
        </w:pPrChange>
      </w:pPr>
      <w:r>
        <w:rPr>
          <w:i w:val="0"/>
          <w:iCs w:val="0"/>
          <w:color w:val="auto"/>
          <w:sz w:val="24"/>
          <w:szCs w:val="22"/>
          <w:rPrChange w:id="5096" w:author="像个男人一样" w:date="2018-03-21T23:28:59Z">
            <w:rPr/>
          </w:rPrChange>
        </w:rPr>
        <w:t xml:space="preserve">What function does is using the integral principle to integrate the angular </w:t>
      </w:r>
      <w:r>
        <w:rPr>
          <w:i w:val="0"/>
          <w:iCs w:val="0"/>
          <w:color w:val="auto"/>
          <w:sz w:val="24"/>
          <w:szCs w:val="22"/>
          <w:rPrChange w:id="5097" w:author="像个男人一样" w:date="2018-03-21T23:28:59Z">
            <w:rPr/>
          </w:rPrChange>
        </w:rPr>
        <w:t>ve</w:t>
      </w:r>
      <w:r>
        <w:rPr>
          <w:i w:val="0"/>
          <w:iCs w:val="0"/>
          <w:color w:val="auto"/>
          <w:sz w:val="24"/>
          <w:szCs w:val="22"/>
          <w:rPrChange w:id="5098" w:author="像个男人一样" w:date="2018-03-21T23:28:59Z">
            <w:rPr/>
          </w:rPrChange>
        </w:rPr>
        <w:t>loci</w:t>
      </w:r>
      <w:r>
        <w:rPr>
          <w:i w:val="0"/>
          <w:iCs w:val="0"/>
          <w:color w:val="auto"/>
          <w:sz w:val="24"/>
          <w:szCs w:val="22"/>
          <w:rPrChange w:id="5099" w:author="像个男人一样" w:date="2018-03-21T23:28:59Z">
            <w:rPr/>
          </w:rPrChange>
        </w:rPr>
        <w:t>ty in a</w:t>
      </w:r>
      <w:r>
        <w:rPr>
          <w:i w:val="0"/>
          <w:iCs w:val="0"/>
          <w:color w:val="auto"/>
          <w:sz w:val="24"/>
          <w:szCs w:val="22"/>
          <w:rPrChange w:id="5100" w:author="像个男人一样" w:date="2018-03-21T23:28:59Z">
            <w:rPr/>
          </w:rPrChange>
        </w:rPr>
        <w:t xml:space="preserve">ll the </w:t>
      </w:r>
      <w:r>
        <w:rPr>
          <w:i w:val="0"/>
          <w:iCs w:val="0"/>
          <w:color w:val="auto"/>
          <w:sz w:val="24"/>
          <w:szCs w:val="22"/>
          <w:rPrChange w:id="5101" w:author="像个男人一样" w:date="2018-03-21T02:36:42Z">
            <w:rPr/>
          </w:rPrChange>
        </w:rPr>
        <w:t xml:space="preserve">period from time 0 ( t = 0)  to get the absolute angle.  </w:t>
      </w:r>
      <w:r>
        <w:rPr>
          <w:rFonts w:hint="default"/>
          <w:i w:val="0"/>
          <w:iCs w:val="0"/>
          <w:color w:val="auto"/>
          <w:sz w:val="24"/>
          <w:szCs w:val="22"/>
          <w:rPrChange w:id="5102" w:author="像个男人一样" w:date="2018-03-21T02:36:42Z">
            <w:rPr>
              <w:rFonts w:hint="eastAsia"/>
            </w:rPr>
          </w:rPrChange>
        </w:rPr>
        <w:t>How</w:t>
      </w:r>
      <w:r>
        <w:rPr>
          <w:i w:val="0"/>
          <w:iCs w:val="0"/>
          <w:color w:val="auto"/>
          <w:sz w:val="24"/>
          <w:szCs w:val="22"/>
          <w:rPrChange w:id="5103" w:author="像个男人一样" w:date="2018-03-21T02:36:42Z">
            <w:rPr/>
          </w:rPrChange>
        </w:rPr>
        <w:t xml:space="preserve">ever, this is just a theoretical formula and there are some errors caused by two reasons. First one is because the sampling frequency is possible slower than the data </w:t>
      </w:r>
      <w:r>
        <w:rPr>
          <w:i w:val="0"/>
          <w:iCs w:val="0"/>
          <w:color w:val="auto"/>
          <w:sz w:val="24"/>
          <w:szCs w:val="22"/>
          <w:rPrChange w:id="5104" w:author="像个男人一样" w:date="2018-03-21T02:36:42Z">
            <w:rPr/>
          </w:rPrChange>
        </w:rPr>
        <w:t xml:space="preserve">changes and another cause is drift which causes the sensor reading not returning to 0 at the rest position, so to avoid those errors it is better to choose the high sampling frequency (100 Hz in Gyroscope used in this thesis).   The next part, there is an example for explaining how to use those equations to calculate an exact angle. </w:t>
      </w:r>
    </w:p>
    <w:p/>
    <w:p>
      <w:pPr>
        <w:pStyle w:val="4"/>
      </w:pPr>
      <w:bookmarkStart w:id="903" w:name="_Toc11376"/>
      <w:bookmarkStart w:id="904" w:name="_Toc23626"/>
      <w:bookmarkStart w:id="905" w:name="_Toc3819"/>
      <w:bookmarkStart w:id="906" w:name="_Toc22180"/>
      <w:bookmarkStart w:id="907" w:name="_Toc22903"/>
      <w:bookmarkStart w:id="908" w:name="_Toc4961"/>
      <w:bookmarkStart w:id="909" w:name="_Toc5615"/>
      <w:bookmarkStart w:id="910" w:name="_Toc5368"/>
      <w:bookmarkStart w:id="911" w:name="_Toc31972"/>
      <w:bookmarkStart w:id="912" w:name="_Toc23995"/>
      <w:bookmarkStart w:id="913" w:name="_Toc31020"/>
      <w:r>
        <w:t>How a gyroscope works for the racing game</w:t>
      </w:r>
      <w:bookmarkEnd w:id="903"/>
      <w:bookmarkEnd w:id="904"/>
      <w:bookmarkEnd w:id="905"/>
      <w:bookmarkEnd w:id="906"/>
      <w:bookmarkEnd w:id="907"/>
      <w:bookmarkEnd w:id="908"/>
      <w:bookmarkEnd w:id="909"/>
      <w:bookmarkEnd w:id="910"/>
      <w:bookmarkEnd w:id="911"/>
      <w:bookmarkEnd w:id="912"/>
      <w:bookmarkEnd w:id="913"/>
    </w:p>
    <w:p>
      <w:pPr>
        <w:pStyle w:val="5"/>
        <w:rPr>
          <w:del w:id="5105" w:author="像个男人一样" w:date="2018-03-22T11:56:26Z"/>
        </w:rPr>
      </w:pPr>
      <w:r>
        <w:t>The principle of the racing game</w:t>
      </w:r>
    </w:p>
    <w:p>
      <w:pPr>
        <w:pStyle w:val="11"/>
        <w:pPrChange w:id="5106" w:author="像个男人一样" w:date="2018-03-21T23:39:02Z">
          <w:pPr>
            <w:pStyle w:val="17"/>
          </w:pPr>
        </w:pPrChange>
      </w:pPr>
      <w:del w:id="5107" w:author="像个男人一样" w:date="2018-03-22T11:56:26Z">
        <w:bookmarkStart w:id="914" w:name="_Toc505291911"/>
        <w:r>
          <w:rPr/>
          <w:delText xml:space="preserve">Figure 3. </w:delText>
        </w:r>
      </w:del>
      <w:del w:id="5108" w:author="像个男人一样" w:date="2018-03-22T11:56:26Z">
        <w:r>
          <w:rPr/>
          <w:fldChar w:fldCharType="begin"/>
        </w:r>
      </w:del>
      <w:del w:id="5109" w:author="像个男人一样" w:date="2018-03-22T11:56:26Z">
        <w:r>
          <w:rPr/>
          <w:delInstrText xml:space="preserve"> SEQ Figure_3. \* ARABIC </w:delInstrText>
        </w:r>
      </w:del>
      <w:del w:id="5110" w:author="像个男人一样" w:date="2018-03-22T11:56:26Z">
        <w:r>
          <w:rPr/>
          <w:fldChar w:fldCharType="separate"/>
        </w:r>
      </w:del>
      <w:ins w:id="5111" w:author="像个男人一样" w:date="2018-03-22T11:51:07Z">
        <w:del w:id="5112" w:author="像个男人一样" w:date="2018-03-22T11:56:26Z">
          <w:r>
            <w:rPr>
              <w:b/>
            </w:rPr>
            <w:delText>错误！未指定顺序。</w:delText>
          </w:r>
        </w:del>
      </w:ins>
      <w:ins w:id="5113" w:author="像个男人一样" w:date="2018-03-21T23:39:02Z">
        <w:del w:id="5114" w:author="像个男人一样" w:date="2018-03-22T11:56:26Z">
          <w:r>
            <w:rPr>
              <w:b/>
            </w:rPr>
            <w:delText>错误！未指定顺序。</w:delText>
          </w:r>
        </w:del>
      </w:ins>
      <w:ins w:id="5115" w:author="像个男人一样" w:date="2018-03-21T23:10:03Z">
        <w:del w:id="5116" w:author="像个男人一样" w:date="2018-03-22T11:56:26Z">
          <w:r>
            <w:rPr>
              <w:b/>
            </w:rPr>
            <w:delText>错误！未指定顺序。</w:delText>
          </w:r>
        </w:del>
      </w:ins>
      <w:ins w:id="5117" w:author="像个男人一样" w:date="2018-03-21T23:08:42Z">
        <w:del w:id="5118" w:author="像个男人一样" w:date="2018-03-22T11:56:26Z">
          <w:r>
            <w:rPr>
              <w:b/>
            </w:rPr>
            <w:delText>错误！未指定顺序。</w:delText>
          </w:r>
        </w:del>
      </w:ins>
      <w:ins w:id="5119" w:author="像个男人一样" w:date="2018-03-21T02:33:46Z">
        <w:del w:id="5120" w:author="像个男人一样" w:date="2018-03-22T11:56:26Z">
          <w:r>
            <w:rPr>
              <w:b/>
            </w:rPr>
            <w:delText>错误！未指定顺序。</w:delText>
          </w:r>
        </w:del>
      </w:ins>
      <w:ins w:id="5121" w:author="像个男人一样" w:date="2018-03-21T02:33:00Z">
        <w:del w:id="5122" w:author="像个男人一样" w:date="2018-03-22T11:56:26Z">
          <w:r>
            <w:rPr>
              <w:b/>
            </w:rPr>
            <w:delText>错误！未指定顺序。</w:delText>
          </w:r>
        </w:del>
      </w:ins>
      <w:ins w:id="5123" w:author="像个男人一样" w:date="2018-03-21T02:31:33Z">
        <w:del w:id="5124" w:author="像个男人一样" w:date="2018-03-22T11:56:26Z">
          <w:r>
            <w:rPr>
              <w:b/>
            </w:rPr>
            <w:delText>错误！未指定顺序。</w:delText>
          </w:r>
        </w:del>
      </w:ins>
      <w:ins w:id="5125" w:author="像个男人一样" w:date="2018-03-21T02:30:57Z">
        <w:del w:id="5126" w:author="像个男人一样" w:date="2018-03-22T11:56:26Z">
          <w:r>
            <w:rPr>
              <w:b/>
            </w:rPr>
            <w:delText>错误！未指定顺序。</w:delText>
          </w:r>
        </w:del>
      </w:ins>
      <w:ins w:id="5127" w:author="像个男人一样" w:date="2018-03-21T02:29:55Z">
        <w:del w:id="5128" w:author="像个男人一样" w:date="2018-03-22T11:56:26Z">
          <w:r>
            <w:rPr>
              <w:b/>
            </w:rPr>
            <w:delText>错误！未指定顺序。</w:delText>
          </w:r>
        </w:del>
      </w:ins>
      <w:ins w:id="5129" w:author="像个男人一样" w:date="2018-03-21T02:29:18Z">
        <w:del w:id="5130" w:author="像个男人一样" w:date="2018-03-22T11:56:26Z">
          <w:r>
            <w:rPr>
              <w:b/>
            </w:rPr>
            <w:delText>错误！未指定顺序。</w:delText>
          </w:r>
        </w:del>
      </w:ins>
      <w:ins w:id="5131" w:author="像个男人一样" w:date="2018-03-21T02:26:27Z">
        <w:del w:id="5132" w:author="像个男人一样" w:date="2018-03-22T11:56:26Z">
          <w:r>
            <w:rPr>
              <w:b/>
            </w:rPr>
            <w:delText>错误！未指定顺序。</w:delText>
          </w:r>
        </w:del>
      </w:ins>
      <w:ins w:id="5133" w:author="像个男人一样" w:date="2018-03-21T02:25:37Z">
        <w:del w:id="5134" w:author="像个男人一样" w:date="2018-03-22T11:56:26Z">
          <w:r>
            <w:rPr>
              <w:b/>
            </w:rPr>
            <w:delText>错误！未指定顺序。</w:delText>
          </w:r>
        </w:del>
      </w:ins>
      <w:ins w:id="5135" w:author="像个男人一样" w:date="2018-03-21T02:24:39Z">
        <w:del w:id="5136" w:author="像个男人一样" w:date="2018-03-22T11:56:26Z">
          <w:r>
            <w:rPr>
              <w:b/>
            </w:rPr>
            <w:delText>错误！未指定顺序。</w:delText>
          </w:r>
        </w:del>
      </w:ins>
      <w:ins w:id="5137" w:author="像个男人一样" w:date="2018-03-21T02:23:03Z">
        <w:del w:id="5138" w:author="像个男人一样" w:date="2018-03-22T11:56:26Z">
          <w:r>
            <w:rPr>
              <w:b/>
            </w:rPr>
            <w:delText>错误！未指定顺序。</w:delText>
          </w:r>
        </w:del>
      </w:ins>
      <w:ins w:id="5139" w:author="像个男人一样" w:date="2018-03-21T02:22:42Z">
        <w:del w:id="5140" w:author="像个男人一样" w:date="2018-03-22T11:56:26Z">
          <w:r>
            <w:rPr>
              <w:b/>
            </w:rPr>
            <w:delText>错误！未指定顺序。</w:delText>
          </w:r>
        </w:del>
      </w:ins>
      <w:ins w:id="5141" w:author="像个男人一样" w:date="2018-03-21T02:17:56Z">
        <w:del w:id="5142" w:author="像个男人一样" w:date="2018-03-22T11:56:26Z">
          <w:r>
            <w:rPr>
              <w:b/>
            </w:rPr>
            <w:delText>错误！未指定顺序。</w:delText>
          </w:r>
        </w:del>
      </w:ins>
      <w:ins w:id="5143" w:author="像个男人一样" w:date="2018-03-21T02:17:31Z">
        <w:del w:id="5144" w:author="像个男人一样" w:date="2018-03-22T11:56:26Z">
          <w:r>
            <w:rPr>
              <w:b/>
            </w:rPr>
            <w:delText>错误！未指定顺序。</w:delText>
          </w:r>
        </w:del>
      </w:ins>
      <w:ins w:id="5145" w:author="像个男人一样" w:date="2018-03-21T02:17:05Z">
        <w:del w:id="5146" w:author="像个男人一样" w:date="2018-03-22T11:56:26Z">
          <w:r>
            <w:rPr>
              <w:b/>
            </w:rPr>
            <w:delText>错误！未指定顺序。</w:delText>
          </w:r>
        </w:del>
      </w:ins>
      <w:ins w:id="5147" w:author="像个男人一样" w:date="2018-03-21T02:15:30Z">
        <w:del w:id="5148" w:author="像个男人一样" w:date="2018-03-22T11:56:26Z">
          <w:r>
            <w:rPr>
              <w:b/>
            </w:rPr>
            <w:delText>错误！未指定顺序。</w:delText>
          </w:r>
        </w:del>
      </w:ins>
      <w:ins w:id="5149" w:author="像个男人一样" w:date="2018-03-21T02:14:29Z">
        <w:del w:id="5150" w:author="像个男人一样" w:date="2018-03-22T11:56:26Z">
          <w:r>
            <w:rPr>
              <w:b/>
            </w:rPr>
            <w:delText>错误！未指定顺序。</w:delText>
          </w:r>
        </w:del>
      </w:ins>
      <w:ins w:id="5151" w:author="像个男人一样" w:date="2018-03-21T02:13:48Z">
        <w:del w:id="5152" w:author="像个男人一样" w:date="2018-03-22T11:56:26Z">
          <w:r>
            <w:rPr>
              <w:b/>
            </w:rPr>
            <w:delText>错误！未指定顺序。</w:delText>
          </w:r>
        </w:del>
      </w:ins>
      <w:ins w:id="5153" w:author="像个男人一样" w:date="2018-03-21T02:12:37Z">
        <w:del w:id="5154" w:author="像个男人一样" w:date="2018-03-22T11:56:26Z">
          <w:r>
            <w:rPr>
              <w:b/>
            </w:rPr>
            <w:delText>错误！未指定顺序。</w:delText>
          </w:r>
        </w:del>
      </w:ins>
      <w:ins w:id="5155" w:author="像个男人一样" w:date="2018-03-21T02:02:58Z">
        <w:del w:id="5156" w:author="像个男人一样" w:date="2018-03-22T11:56:26Z">
          <w:r>
            <w:rPr>
              <w:b/>
            </w:rPr>
            <w:delText>错误！未指定顺序。</w:delText>
          </w:r>
        </w:del>
      </w:ins>
      <w:ins w:id="5157" w:author="像个男人一样" w:date="2018-03-21T02:02:10Z">
        <w:del w:id="5158" w:author="像个男人一样" w:date="2018-03-22T11:56:26Z">
          <w:r>
            <w:rPr>
              <w:b/>
            </w:rPr>
            <w:delText>错误！未指定顺序。</w:delText>
          </w:r>
        </w:del>
      </w:ins>
      <w:ins w:id="5159" w:author="像个男人一样" w:date="2018-03-21T02:01:16Z">
        <w:del w:id="5160" w:author="像个男人一样" w:date="2018-03-22T11:56:26Z">
          <w:r>
            <w:rPr>
              <w:b/>
            </w:rPr>
            <w:delText>错误！未指定顺序。</w:delText>
          </w:r>
        </w:del>
      </w:ins>
      <w:ins w:id="5161" w:author="像个男人一样" w:date="2018-03-21T02:00:24Z">
        <w:del w:id="5162" w:author="像个男人一样" w:date="2018-03-22T11:56:26Z">
          <w:r>
            <w:rPr>
              <w:b/>
            </w:rPr>
            <w:delText>错误！未指定顺序。</w:delText>
          </w:r>
        </w:del>
      </w:ins>
      <w:ins w:id="5163" w:author="像个男人一样" w:date="2018-03-21T01:59:31Z">
        <w:del w:id="5164" w:author="像个男人一样" w:date="2018-03-22T11:56:26Z">
          <w:r>
            <w:rPr>
              <w:b/>
            </w:rPr>
            <w:delText>错误！未指定顺序。</w:delText>
          </w:r>
        </w:del>
      </w:ins>
      <w:ins w:id="5165" w:author="像个男人一样" w:date="2018-03-21T01:58:49Z">
        <w:del w:id="5166" w:author="像个男人一样" w:date="2018-03-22T11:56:26Z">
          <w:r>
            <w:rPr>
              <w:b/>
            </w:rPr>
            <w:delText>错误！未指定顺序。</w:delText>
          </w:r>
        </w:del>
      </w:ins>
      <w:ins w:id="5167" w:author="像个男人一样" w:date="2018-03-21T01:58:23Z">
        <w:del w:id="5168" w:author="像个男人一样" w:date="2018-03-22T11:56:26Z">
          <w:r>
            <w:rPr>
              <w:b/>
            </w:rPr>
            <w:delText>错误！未指定顺序。</w:delText>
          </w:r>
        </w:del>
      </w:ins>
      <w:del w:id="5169" w:author="像个男人一样" w:date="2018-03-22T11:56:26Z">
        <w:r>
          <w:rPr/>
          <w:delText>6</w:delText>
        </w:r>
      </w:del>
      <w:del w:id="5170" w:author="像个男人一样" w:date="2018-03-22T11:56:26Z">
        <w:r>
          <w:rPr/>
          <w:fldChar w:fldCharType="end"/>
        </w:r>
      </w:del>
      <w:del w:id="5171" w:author="像个男人一样" w:date="2018-03-21T01:58:04Z">
        <w:r>
          <w:rPr/>
          <w:delText xml:space="preserve"> </w:delText>
        </w:r>
      </w:del>
      <w:del w:id="5172" w:author="像个男人一样" w:date="2018-03-21T01:57:49Z">
        <w:r>
          <w:rPr/>
          <w:delText>Racing Game</w:delText>
        </w:r>
        <w:bookmarkEnd w:id="914"/>
      </w:del>
    </w:p>
    <w:p>
      <w:pPr>
        <w:rPr>
          <w:ins w:id="5173" w:author="像个男人一样" w:date="2018-03-21T01:57:51Z"/>
        </w:rPr>
      </w:pPr>
      <w:r>
        <w:drawing>
          <wp:inline distT="0" distB="0" distL="0" distR="0">
            <wp:extent cx="5727700" cy="32194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27700" cy="3219450"/>
                    </a:xfrm>
                    <a:prstGeom prst="rect">
                      <a:avLst/>
                    </a:prstGeom>
                    <a:noFill/>
                    <a:ln>
                      <a:noFill/>
                    </a:ln>
                  </pic:spPr>
                </pic:pic>
              </a:graphicData>
            </a:graphic>
          </wp:inline>
        </w:drawing>
      </w:r>
    </w:p>
    <w:p>
      <w:pPr>
        <w:pStyle w:val="11"/>
        <w:rPr>
          <w:ins w:id="5175" w:author="像个男人一样" w:date="2018-03-21T23:38:40Z"/>
        </w:rPr>
        <w:pPrChange w:id="5174" w:author="像个男人一样" w:date="2018-03-21T02:34:50Z">
          <w:pPr/>
        </w:pPrChange>
      </w:pPr>
      <w:ins w:id="5176" w:author="像个男人一样" w:date="2018-03-21T23:39:00Z">
        <w:r>
          <w:rPr/>
          <w:t xml:space="preserve">Figure </w:t>
        </w:r>
      </w:ins>
      <w:ins w:id="5177" w:author="像个男人一样" w:date="2018-03-21T23:39:00Z">
        <w:r>
          <w:rPr/>
          <w:fldChar w:fldCharType="begin"/>
        </w:r>
      </w:ins>
      <w:ins w:id="5178" w:author="像个男人一样" w:date="2018-03-21T23:39:00Z">
        <w:r>
          <w:rPr/>
          <w:instrText xml:space="preserve"> STYLEREF 1 \s </w:instrText>
        </w:r>
      </w:ins>
      <w:ins w:id="5179" w:author="像个男人一样" w:date="2018-03-21T23:39:00Z">
        <w:r>
          <w:rPr/>
          <w:fldChar w:fldCharType="separate"/>
        </w:r>
      </w:ins>
      <w:ins w:id="5180" w:author="像个男人一样" w:date="2018-03-21T23:39:00Z">
        <w:r>
          <w:rPr/>
          <w:t>3</w:t>
        </w:r>
      </w:ins>
      <w:ins w:id="5181" w:author="像个男人一样" w:date="2018-03-21T23:39:00Z">
        <w:r>
          <w:rPr/>
          <w:fldChar w:fldCharType="end"/>
        </w:r>
      </w:ins>
      <w:ins w:id="5182" w:author="像个男人一样" w:date="2018-03-21T23:39:00Z">
        <w:r>
          <w:rPr>
            <w:rFonts w:hint="eastAsia"/>
            <w:lang w:eastAsia="zh-CN"/>
          </w:rPr>
          <w:t>.</w:t>
        </w:r>
      </w:ins>
      <w:ins w:id="5183" w:author="像个男人一样" w:date="2018-03-21T23:39:00Z">
        <w:r>
          <w:rPr/>
          <w:fldChar w:fldCharType="begin"/>
        </w:r>
      </w:ins>
      <w:ins w:id="5184" w:author="像个男人一样" w:date="2018-03-21T23:39:00Z">
        <w:r>
          <w:rPr/>
          <w:instrText xml:space="preserve"> SEQ Figure \* ARABIC \s 1 </w:instrText>
        </w:r>
      </w:ins>
      <w:ins w:id="5185" w:author="像个男人一样" w:date="2018-03-21T23:39:00Z">
        <w:r>
          <w:rPr/>
          <w:fldChar w:fldCharType="separate"/>
        </w:r>
      </w:ins>
      <w:ins w:id="5186" w:author="像个男人一样" w:date="2018-03-22T11:51:07Z">
        <w:r>
          <w:rPr/>
          <w:t>6</w:t>
        </w:r>
      </w:ins>
      <w:ins w:id="5187" w:author="像个男人一样" w:date="2018-03-21T23:39:00Z">
        <w:r>
          <w:rPr/>
          <w:fldChar w:fldCharType="end"/>
        </w:r>
      </w:ins>
      <w:ins w:id="5188" w:author="像个男人一样" w:date="2018-03-21T23:39:00Z">
        <w:bookmarkStart w:id="915" w:name="_Toc5521"/>
        <w:bookmarkStart w:id="916" w:name="_Toc6519"/>
        <w:bookmarkStart w:id="917" w:name="_Toc15560"/>
        <w:bookmarkStart w:id="918" w:name="_Toc1290"/>
        <w:bookmarkStart w:id="919" w:name="_Toc29810"/>
        <w:bookmarkStart w:id="920" w:name="_Toc25513"/>
        <w:bookmarkStart w:id="921" w:name="_Toc27374"/>
        <w:bookmarkStart w:id="922" w:name="_Toc23702"/>
        <w:bookmarkStart w:id="923" w:name="_Toc12605"/>
        <w:bookmarkStart w:id="924" w:name="_Toc27194"/>
        <w:bookmarkStart w:id="925" w:name="_Toc26983"/>
        <w:r>
          <w:rPr>
            <w:rFonts w:hint="eastAsia"/>
            <w:lang w:eastAsia="zh-CN"/>
          </w:rPr>
          <w:t>: Racing Game in iPhone</w:t>
        </w:r>
        <w:bookmarkEnd w:id="915"/>
        <w:bookmarkEnd w:id="916"/>
        <w:bookmarkEnd w:id="917"/>
        <w:bookmarkEnd w:id="918"/>
        <w:bookmarkEnd w:id="919"/>
        <w:bookmarkEnd w:id="920"/>
        <w:bookmarkEnd w:id="921"/>
        <w:bookmarkEnd w:id="922"/>
        <w:bookmarkEnd w:id="923"/>
        <w:bookmarkEnd w:id="924"/>
        <w:bookmarkEnd w:id="925"/>
      </w:ins>
    </w:p>
    <w:p>
      <w:pPr>
        <w:rPr>
          <w:del w:id="5189" w:author="像个男人一样" w:date="2018-03-21T23:38:39Z"/>
        </w:rPr>
      </w:pPr>
    </w:p>
    <w:p>
      <w:pPr>
        <w:pStyle w:val="11"/>
        <w:rPr>
          <w:del w:id="5191" w:author="像个男人一样" w:date="2018-03-22T11:56:22Z"/>
          <w:i w:val="0"/>
          <w:iCs w:val="0"/>
          <w:color w:val="auto"/>
          <w:sz w:val="24"/>
          <w:szCs w:val="22"/>
          <w:rPrChange w:id="5192" w:author="像个男人一样" w:date="2018-03-21T02:36:38Z">
            <w:rPr>
              <w:del w:id="5193" w:author="像个男人一样" w:date="2018-03-22T11:56:22Z"/>
            </w:rPr>
          </w:rPrChange>
        </w:rPr>
        <w:pPrChange w:id="5190" w:author="像个男人一样" w:date="2018-03-21T01:58:24Z">
          <w:pPr/>
        </w:pPrChange>
      </w:pPr>
      <w:r>
        <w:rPr>
          <w:i w:val="0"/>
          <w:iCs w:val="0"/>
          <w:color w:val="auto"/>
          <w:sz w:val="24"/>
          <w:szCs w:val="22"/>
          <w:rPrChange w:id="5194" w:author="像个男人一样" w:date="2018-03-21T02:36:38Z">
            <w:rPr/>
          </w:rPrChange>
        </w:rPr>
        <w:t xml:space="preserve">Anybody may play the racing game in mobile phones or Pads and it is really easy to get how to play it after trying several times. What you should do for operating this game is to control the horizontal balance offset </w:t>
      </w:r>
      <w:r>
        <w:rPr>
          <w:i w:val="0"/>
          <w:iCs w:val="0"/>
          <w:color w:val="auto"/>
          <w:sz w:val="24"/>
          <w:szCs w:val="22"/>
          <w:lang w:val="en-GB"/>
          <w:rPrChange w:id="5195" w:author="像个男人一样" w:date="2018-03-21T02:36:38Z">
            <w:rPr>
              <w:lang w:val="en-GB"/>
            </w:rPr>
          </w:rPrChange>
        </w:rPr>
        <w:t xml:space="preserve">for </w:t>
      </w:r>
      <w:r>
        <w:rPr>
          <w:i w:val="0"/>
          <w:iCs w:val="0"/>
          <w:color w:val="auto"/>
          <w:sz w:val="24"/>
          <w:szCs w:val="22"/>
          <w:rPrChange w:id="5196" w:author="像个男人一样" w:date="2018-03-21T02:36:38Z">
            <w:rPr/>
          </w:rPrChange>
        </w:rPr>
        <w:t>control</w:t>
      </w:r>
      <w:r>
        <w:rPr>
          <w:i w:val="0"/>
          <w:iCs w:val="0"/>
          <w:color w:val="auto"/>
          <w:sz w:val="24"/>
          <w:szCs w:val="22"/>
          <w:lang w:val="en-GB"/>
          <w:rPrChange w:id="5197" w:author="像个男人一样" w:date="2018-03-21T02:36:38Z">
            <w:rPr>
              <w:lang w:val="en-GB"/>
            </w:rPr>
          </w:rPrChange>
        </w:rPr>
        <w:t>ling</w:t>
      </w:r>
      <w:r>
        <w:rPr>
          <w:i w:val="0"/>
          <w:iCs w:val="0"/>
          <w:color w:val="auto"/>
          <w:sz w:val="24"/>
          <w:szCs w:val="22"/>
          <w:rPrChange w:id="5198" w:author="像个男人一样" w:date="2018-03-21T02:36:38Z">
            <w:rPr/>
          </w:rPrChange>
        </w:rPr>
        <w:t xml:space="preserve"> the direction of the running of the car, in another word, just controlling the angle of the horizontal offset (or p</w:t>
      </w:r>
      <w:r>
        <w:rPr>
          <w:rFonts w:hint="default"/>
          <w:i w:val="0"/>
          <w:iCs w:val="0"/>
          <w:color w:val="auto"/>
          <w:sz w:val="24"/>
          <w:szCs w:val="22"/>
          <w:rPrChange w:id="5199" w:author="像个男人一样" w:date="2018-03-21T02:36:38Z">
            <w:rPr>
              <w:rFonts w:hint="eastAsia"/>
            </w:rPr>
          </w:rPrChange>
        </w:rPr>
        <w:t>i</w:t>
      </w:r>
      <w:r>
        <w:rPr>
          <w:i w:val="0"/>
          <w:iCs w:val="0"/>
          <w:color w:val="auto"/>
          <w:sz w:val="24"/>
          <w:szCs w:val="22"/>
          <w:rPrChange w:id="5200" w:author="像个男人一样" w:date="2018-03-21T02:36:38Z">
            <w:rPr/>
          </w:rPrChange>
        </w:rPr>
        <w:t>tch axis in the picture below) can control the tilting direction of the car running. In a word, using the gyroscope to get the exact angle in Pitch (x) axis is the key point of this game.</w:t>
      </w:r>
    </w:p>
    <w:p>
      <w:pPr>
        <w:pStyle w:val="11"/>
        <w:rPr>
          <w:del w:id="5202" w:author="像个男人一样" w:date="2018-03-22T11:56:22Z"/>
        </w:rPr>
        <w:pPrChange w:id="5201" w:author="像个男人一样" w:date="2018-03-21T23:12:59Z">
          <w:pPr/>
        </w:pPrChange>
      </w:pPr>
    </w:p>
    <w:p>
      <w:pPr>
        <w:pStyle w:val="11"/>
      </w:pPr>
      <w:del w:id="5203" w:author="像个男人一样" w:date="2018-03-22T11:56:22Z">
        <w:bookmarkStart w:id="926" w:name="_Toc505291912"/>
        <w:r>
          <w:rPr/>
          <w:delText xml:space="preserve">Figure 3. </w:delText>
        </w:r>
      </w:del>
      <w:del w:id="5204" w:author="像个男人一样" w:date="2018-03-22T11:56:22Z">
        <w:r>
          <w:rPr/>
          <w:fldChar w:fldCharType="begin"/>
        </w:r>
      </w:del>
      <w:del w:id="5205" w:author="像个男人一样" w:date="2018-03-22T11:56:22Z">
        <w:r>
          <w:rPr/>
          <w:delInstrText xml:space="preserve"> SEQ Figure_3. \* ARABIC </w:delInstrText>
        </w:r>
      </w:del>
      <w:del w:id="5206" w:author="像个男人一样" w:date="2018-03-22T11:56:22Z">
        <w:r>
          <w:rPr/>
          <w:fldChar w:fldCharType="separate"/>
        </w:r>
      </w:del>
      <w:ins w:id="5207" w:author="像个男人一样" w:date="2018-03-22T11:51:07Z">
        <w:del w:id="5208" w:author="像个男人一样" w:date="2018-03-22T11:56:22Z">
          <w:r>
            <w:rPr>
              <w:b/>
            </w:rPr>
            <w:delText>错误！未指定顺序。</w:delText>
          </w:r>
        </w:del>
      </w:ins>
      <w:ins w:id="5209" w:author="像个男人一样" w:date="2018-03-21T23:39:02Z">
        <w:del w:id="5210" w:author="像个男人一样" w:date="2018-03-22T11:56:22Z">
          <w:r>
            <w:rPr>
              <w:b/>
            </w:rPr>
            <w:delText>错误！未指定顺序。</w:delText>
          </w:r>
        </w:del>
      </w:ins>
      <w:ins w:id="5211" w:author="像个男人一样" w:date="2018-03-21T23:10:03Z">
        <w:del w:id="5212" w:author="像个男人一样" w:date="2018-03-22T11:56:22Z">
          <w:r>
            <w:rPr>
              <w:b/>
            </w:rPr>
            <w:delText>错误！未指定顺序。</w:delText>
          </w:r>
        </w:del>
      </w:ins>
      <w:ins w:id="5213" w:author="像个男人一样" w:date="2018-03-21T23:08:42Z">
        <w:del w:id="5214" w:author="像个男人一样" w:date="2018-03-22T11:56:22Z">
          <w:r>
            <w:rPr>
              <w:b/>
            </w:rPr>
            <w:delText>错误！未指定顺序。</w:delText>
          </w:r>
        </w:del>
      </w:ins>
      <w:ins w:id="5215" w:author="像个男人一样" w:date="2018-03-21T02:33:46Z">
        <w:del w:id="5216" w:author="像个男人一样" w:date="2018-03-22T11:56:22Z">
          <w:r>
            <w:rPr>
              <w:b/>
            </w:rPr>
            <w:delText>错误！未指定顺序。</w:delText>
          </w:r>
        </w:del>
      </w:ins>
      <w:ins w:id="5217" w:author="像个男人一样" w:date="2018-03-21T02:32:59Z">
        <w:del w:id="5218" w:author="像个男人一样" w:date="2018-03-22T11:56:22Z">
          <w:r>
            <w:rPr>
              <w:b/>
            </w:rPr>
            <w:delText>错误！未指定顺序。</w:delText>
          </w:r>
        </w:del>
      </w:ins>
      <w:ins w:id="5219" w:author="像个男人一样" w:date="2018-03-21T02:31:33Z">
        <w:del w:id="5220" w:author="像个男人一样" w:date="2018-03-22T11:56:22Z">
          <w:r>
            <w:rPr>
              <w:b/>
            </w:rPr>
            <w:delText>错误！未指定顺序。</w:delText>
          </w:r>
        </w:del>
      </w:ins>
      <w:ins w:id="5221" w:author="像个男人一样" w:date="2018-03-21T02:30:57Z">
        <w:del w:id="5222" w:author="像个男人一样" w:date="2018-03-22T11:56:22Z">
          <w:r>
            <w:rPr>
              <w:b/>
            </w:rPr>
            <w:delText>错误！未指定顺序。</w:delText>
          </w:r>
        </w:del>
      </w:ins>
      <w:ins w:id="5223" w:author="像个男人一样" w:date="2018-03-21T02:29:55Z">
        <w:del w:id="5224" w:author="像个男人一样" w:date="2018-03-22T11:56:22Z">
          <w:r>
            <w:rPr>
              <w:b/>
            </w:rPr>
            <w:delText>错误！未指定顺序。</w:delText>
          </w:r>
        </w:del>
      </w:ins>
      <w:ins w:id="5225" w:author="像个男人一样" w:date="2018-03-21T02:29:17Z">
        <w:del w:id="5226" w:author="像个男人一样" w:date="2018-03-22T11:56:22Z">
          <w:r>
            <w:rPr>
              <w:b/>
            </w:rPr>
            <w:delText>错误！未指定顺序。</w:delText>
          </w:r>
        </w:del>
      </w:ins>
      <w:ins w:id="5227" w:author="像个男人一样" w:date="2018-03-21T02:26:27Z">
        <w:del w:id="5228" w:author="像个男人一样" w:date="2018-03-22T11:56:22Z">
          <w:r>
            <w:rPr>
              <w:b/>
            </w:rPr>
            <w:delText>错误！未指定顺序。</w:delText>
          </w:r>
        </w:del>
      </w:ins>
      <w:ins w:id="5229" w:author="像个男人一样" w:date="2018-03-21T02:25:37Z">
        <w:del w:id="5230" w:author="像个男人一样" w:date="2018-03-22T11:56:22Z">
          <w:r>
            <w:rPr>
              <w:b/>
            </w:rPr>
            <w:delText>错误！未指定顺序。</w:delText>
          </w:r>
        </w:del>
      </w:ins>
      <w:ins w:id="5231" w:author="像个男人一样" w:date="2018-03-21T02:24:39Z">
        <w:del w:id="5232" w:author="像个男人一样" w:date="2018-03-22T11:56:22Z">
          <w:r>
            <w:rPr>
              <w:b/>
            </w:rPr>
            <w:delText>错误！未指定顺序。</w:delText>
          </w:r>
        </w:del>
      </w:ins>
      <w:ins w:id="5233" w:author="像个男人一样" w:date="2018-03-21T02:23:03Z">
        <w:del w:id="5234" w:author="像个男人一样" w:date="2018-03-22T11:56:22Z">
          <w:r>
            <w:rPr>
              <w:b/>
            </w:rPr>
            <w:delText>错误！未指定顺序。</w:delText>
          </w:r>
        </w:del>
      </w:ins>
      <w:ins w:id="5235" w:author="像个男人一样" w:date="2018-03-21T02:22:42Z">
        <w:del w:id="5236" w:author="像个男人一样" w:date="2018-03-22T11:56:22Z">
          <w:r>
            <w:rPr>
              <w:b/>
            </w:rPr>
            <w:delText>错误！未指定顺序。</w:delText>
          </w:r>
        </w:del>
      </w:ins>
      <w:ins w:id="5237" w:author="像个男人一样" w:date="2018-03-21T02:17:56Z">
        <w:del w:id="5238" w:author="像个男人一样" w:date="2018-03-22T11:56:22Z">
          <w:r>
            <w:rPr>
              <w:b/>
            </w:rPr>
            <w:delText>错误！未指定顺序。</w:delText>
          </w:r>
        </w:del>
      </w:ins>
      <w:ins w:id="5239" w:author="像个男人一样" w:date="2018-03-21T02:17:31Z">
        <w:del w:id="5240" w:author="像个男人一样" w:date="2018-03-22T11:56:22Z">
          <w:r>
            <w:rPr>
              <w:b/>
            </w:rPr>
            <w:delText>错误！未指定顺序。</w:delText>
          </w:r>
        </w:del>
      </w:ins>
      <w:ins w:id="5241" w:author="像个男人一样" w:date="2018-03-21T02:17:05Z">
        <w:del w:id="5242" w:author="像个男人一样" w:date="2018-03-22T11:56:22Z">
          <w:r>
            <w:rPr>
              <w:b/>
            </w:rPr>
            <w:delText>错误！未指定顺序。</w:delText>
          </w:r>
        </w:del>
      </w:ins>
      <w:ins w:id="5243" w:author="像个男人一样" w:date="2018-03-21T02:15:30Z">
        <w:del w:id="5244" w:author="像个男人一样" w:date="2018-03-22T11:56:22Z">
          <w:r>
            <w:rPr>
              <w:b/>
            </w:rPr>
            <w:delText>错误！未指定顺序。</w:delText>
          </w:r>
        </w:del>
      </w:ins>
      <w:ins w:id="5245" w:author="像个男人一样" w:date="2018-03-21T02:14:29Z">
        <w:del w:id="5246" w:author="像个男人一样" w:date="2018-03-22T11:56:22Z">
          <w:r>
            <w:rPr>
              <w:b/>
            </w:rPr>
            <w:delText>错误！未指定顺序。</w:delText>
          </w:r>
        </w:del>
      </w:ins>
      <w:ins w:id="5247" w:author="像个男人一样" w:date="2018-03-21T02:13:48Z">
        <w:del w:id="5248" w:author="像个男人一样" w:date="2018-03-22T11:56:22Z">
          <w:r>
            <w:rPr>
              <w:b/>
            </w:rPr>
            <w:delText>错误！未指定顺序。</w:delText>
          </w:r>
        </w:del>
      </w:ins>
      <w:ins w:id="5249" w:author="像个男人一样" w:date="2018-03-21T02:12:37Z">
        <w:del w:id="5250" w:author="像个男人一样" w:date="2018-03-22T11:56:22Z">
          <w:r>
            <w:rPr>
              <w:b/>
            </w:rPr>
            <w:delText>错误！未指定顺序。</w:delText>
          </w:r>
        </w:del>
      </w:ins>
      <w:ins w:id="5251" w:author="像个男人一样" w:date="2018-03-21T02:02:58Z">
        <w:del w:id="5252" w:author="像个男人一样" w:date="2018-03-22T11:56:22Z">
          <w:r>
            <w:rPr>
              <w:b/>
            </w:rPr>
            <w:delText>错误！未指定顺序。</w:delText>
          </w:r>
        </w:del>
      </w:ins>
      <w:ins w:id="5253" w:author="像个男人一样" w:date="2018-03-21T02:02:10Z">
        <w:del w:id="5254" w:author="像个男人一样" w:date="2018-03-22T11:56:22Z">
          <w:r>
            <w:rPr>
              <w:b/>
            </w:rPr>
            <w:delText>错误！未指定顺序。</w:delText>
          </w:r>
        </w:del>
      </w:ins>
      <w:ins w:id="5255" w:author="像个男人一样" w:date="2018-03-21T02:01:16Z">
        <w:del w:id="5256" w:author="像个男人一样" w:date="2018-03-22T11:56:22Z">
          <w:r>
            <w:rPr>
              <w:b/>
            </w:rPr>
            <w:delText>错误！未指定顺序。</w:delText>
          </w:r>
        </w:del>
      </w:ins>
      <w:ins w:id="5257" w:author="像个男人一样" w:date="2018-03-21T02:00:24Z">
        <w:del w:id="5258" w:author="像个男人一样" w:date="2018-03-22T11:56:22Z">
          <w:r>
            <w:rPr>
              <w:b/>
            </w:rPr>
            <w:delText>错误！未指定顺序。</w:delText>
          </w:r>
        </w:del>
      </w:ins>
      <w:ins w:id="5259" w:author="像个男人一样" w:date="2018-03-21T01:59:31Z">
        <w:del w:id="5260" w:author="像个男人一样" w:date="2018-03-22T11:56:22Z">
          <w:r>
            <w:rPr>
              <w:b/>
            </w:rPr>
            <w:delText>错误！未指定顺序。</w:delText>
          </w:r>
        </w:del>
      </w:ins>
      <w:ins w:id="5261" w:author="像个男人一样" w:date="2018-03-21T01:58:49Z">
        <w:del w:id="5262" w:author="像个男人一样" w:date="2018-03-22T11:56:22Z">
          <w:r>
            <w:rPr>
              <w:b/>
            </w:rPr>
            <w:delText>错误！未指定顺序。</w:delText>
          </w:r>
        </w:del>
      </w:ins>
      <w:del w:id="5263" w:author="像个男人一样" w:date="2018-03-22T11:56:22Z">
        <w:r>
          <w:rPr/>
          <w:delText>7</w:delText>
        </w:r>
      </w:del>
      <w:del w:id="5264" w:author="像个男人一样" w:date="2018-03-22T11:56:22Z">
        <w:r>
          <w:rPr/>
          <w:fldChar w:fldCharType="end"/>
        </w:r>
      </w:del>
      <w:del w:id="5265" w:author="像个男人一样" w:date="2018-03-21T01:58:28Z">
        <w:r>
          <w:rPr/>
          <w:delText xml:space="preserve"> </w:delText>
        </w:r>
      </w:del>
      <w:del w:id="5266" w:author="像个男人一样" w:date="2018-03-21T01:58:09Z">
        <w:r>
          <w:rPr/>
          <w:delText>Gyro in the iPhone</w:delText>
        </w:r>
        <w:bookmarkEnd w:id="926"/>
      </w:del>
    </w:p>
    <w:p>
      <w:r>
        <w:drawing>
          <wp:inline distT="0" distB="0" distL="0" distR="0">
            <wp:extent cx="5731510" cy="3225165"/>
            <wp:effectExtent l="0" t="0" r="2540" b="0"/>
            <wp:docPr id="10" name="Picture 10"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 result for iPhone 3g gyroscope analysi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31510" cy="3225165"/>
                    </a:xfrm>
                    <a:prstGeom prst="rect">
                      <a:avLst/>
                    </a:prstGeom>
                    <a:noFill/>
                    <a:ln>
                      <a:noFill/>
                    </a:ln>
                  </pic:spPr>
                </pic:pic>
              </a:graphicData>
            </a:graphic>
          </wp:inline>
        </w:drawing>
      </w:r>
    </w:p>
    <w:p>
      <w:pPr>
        <w:pStyle w:val="11"/>
        <w:rPr>
          <w:del w:id="5268" w:author="像个男人一样" w:date="2018-03-21T01:58:18Z"/>
        </w:rPr>
        <w:pPrChange w:id="5267" w:author="像个男人一样" w:date="2018-03-21T01:59:11Z">
          <w:pPr/>
        </w:pPrChange>
      </w:pPr>
      <w:sdt>
        <w:sdtPr>
          <w:id w:val="991455762"/>
        </w:sdtPr>
        <w:sdtContent>
          <w:del w:id="5269" w:author="像个男人一样" w:date="2018-03-21T01:58:15Z">
            <w:bookmarkStart w:id="927" w:name="OLE_LINK13"/>
            <w:bookmarkStart w:id="928" w:name="OLE_LINK11"/>
            <w:r>
              <w:rPr/>
              <w:fldChar w:fldCharType="begin"/>
            </w:r>
          </w:del>
          <w:del w:id="5270" w:author="像个男人一样" w:date="2018-03-21T01:58:15Z">
            <w:r>
              <w:rPr/>
              <w:delInstrText xml:space="preserve"> </w:delInstrText>
            </w:r>
          </w:del>
          <w:del w:id="5271" w:author="像个男人一样" w:date="2018-03-21T01:58:15Z">
            <w:r>
              <w:rPr>
                <w:rFonts w:hint="eastAsia"/>
              </w:rPr>
              <w:delInstrText xml:space="preserve">CITATION ukm18 \l 2052</w:delInstrText>
            </w:r>
          </w:del>
          <w:del w:id="5272" w:author="像个男人一样" w:date="2018-03-21T01:58:15Z">
            <w:r>
              <w:rPr/>
              <w:delInstrText xml:space="preserve"> </w:delInstrText>
            </w:r>
          </w:del>
          <w:del w:id="5273" w:author="像个男人一样" w:date="2018-03-21T01:58:15Z">
            <w:r>
              <w:rPr/>
              <w:fldChar w:fldCharType="separate"/>
            </w:r>
          </w:del>
          <w:del w:id="5274" w:author="像个男人一样" w:date="2018-03-21T01:58:15Z">
            <w:r>
              <w:rPr>
                <w:rFonts w:hint="eastAsia"/>
              </w:rPr>
              <w:delText>(uk.mathworks.com, 2018)</w:delText>
            </w:r>
          </w:del>
          <w:del w:id="5275" w:author="像个男人一样" w:date="2018-03-21T01:58:15Z">
            <w:r>
              <w:rPr/>
              <w:fldChar w:fldCharType="end"/>
            </w:r>
          </w:del>
        </w:sdtContent>
      </w:sdt>
      <w:ins w:id="5276" w:author="像个男人一样" w:date="2018-03-21T01:58:23Z">
        <w:r>
          <w:rPr/>
          <w:t xml:space="preserve">Figure </w:t>
        </w:r>
      </w:ins>
      <w:ins w:id="5277" w:author="像个男人一样" w:date="2018-03-21T01:58:23Z">
        <w:r>
          <w:rPr/>
          <w:fldChar w:fldCharType="begin"/>
        </w:r>
      </w:ins>
      <w:ins w:id="5278" w:author="像个男人一样" w:date="2018-03-21T01:58:23Z">
        <w:r>
          <w:rPr/>
          <w:instrText xml:space="preserve"> STYLEREF 1 \s </w:instrText>
        </w:r>
      </w:ins>
      <w:ins w:id="5279" w:author="像个男人一样" w:date="2018-03-21T01:58:23Z">
        <w:r>
          <w:rPr/>
          <w:fldChar w:fldCharType="separate"/>
        </w:r>
      </w:ins>
      <w:ins w:id="5280" w:author="像个男人一样" w:date="2018-03-21T01:58:23Z">
        <w:r>
          <w:rPr/>
          <w:t>3</w:t>
        </w:r>
      </w:ins>
      <w:ins w:id="5281" w:author="像个男人一样" w:date="2018-03-21T01:58:23Z">
        <w:r>
          <w:rPr/>
          <w:fldChar w:fldCharType="end"/>
        </w:r>
      </w:ins>
      <w:ins w:id="5282" w:author="像个男人一样" w:date="2018-03-21T01:58:23Z">
        <w:r>
          <w:rPr>
            <w:rFonts w:hint="eastAsia"/>
            <w:lang w:eastAsia="zh-CN"/>
          </w:rPr>
          <w:t>.</w:t>
        </w:r>
      </w:ins>
      <w:ins w:id="5283" w:author="像个男人一样" w:date="2018-03-21T01:58:23Z">
        <w:r>
          <w:rPr/>
          <w:fldChar w:fldCharType="begin"/>
        </w:r>
      </w:ins>
      <w:ins w:id="5284" w:author="像个男人一样" w:date="2018-03-21T01:58:23Z">
        <w:r>
          <w:rPr/>
          <w:instrText xml:space="preserve"> SEQ Figure \* ARABIC \s 1 </w:instrText>
        </w:r>
      </w:ins>
      <w:ins w:id="5285" w:author="像个男人一样" w:date="2018-03-21T01:58:23Z">
        <w:r>
          <w:rPr/>
          <w:fldChar w:fldCharType="separate"/>
        </w:r>
      </w:ins>
      <w:ins w:id="5286" w:author="像个男人一样" w:date="2018-03-22T11:51:07Z">
        <w:r>
          <w:rPr/>
          <w:t>7</w:t>
        </w:r>
      </w:ins>
      <w:ins w:id="5287" w:author="像个男人一样" w:date="2018-03-21T01:58:23Z">
        <w:r>
          <w:rPr/>
          <w:fldChar w:fldCharType="end"/>
        </w:r>
      </w:ins>
      <w:ins w:id="5288" w:author="像个男人一样" w:date="2018-03-21T01:58:23Z">
        <w:bookmarkStart w:id="929" w:name="_Toc9099"/>
        <w:bookmarkStart w:id="930" w:name="_Toc16154"/>
        <w:bookmarkStart w:id="931" w:name="_Toc5102"/>
        <w:bookmarkStart w:id="932" w:name="_Toc10010"/>
        <w:bookmarkStart w:id="933" w:name="_Toc17985"/>
        <w:bookmarkStart w:id="934" w:name="_Toc8488"/>
        <w:bookmarkStart w:id="935" w:name="_Toc12948"/>
        <w:bookmarkStart w:id="936" w:name="_Toc2784"/>
        <w:bookmarkStart w:id="937" w:name="_Toc5138"/>
        <w:bookmarkStart w:id="938" w:name="_Toc29336"/>
        <w:bookmarkStart w:id="939" w:name="_Toc24298"/>
        <w:bookmarkStart w:id="940" w:name="_Toc13892"/>
        <w:bookmarkStart w:id="941" w:name="_Toc4504"/>
        <w:bookmarkStart w:id="942" w:name="_Toc15419"/>
        <w:bookmarkStart w:id="943" w:name="_Toc14686"/>
        <w:bookmarkStart w:id="944" w:name="_Toc9975"/>
        <w:bookmarkStart w:id="945" w:name="_Toc3044"/>
        <w:bookmarkStart w:id="946" w:name="_Toc31871"/>
        <w:bookmarkStart w:id="947" w:name="_Toc27221"/>
        <w:bookmarkStart w:id="948" w:name="_Toc19479"/>
        <w:bookmarkStart w:id="949" w:name="_Toc5224"/>
        <w:bookmarkStart w:id="950" w:name="_Toc21517"/>
        <w:bookmarkStart w:id="951" w:name="_Toc24265"/>
        <w:bookmarkStart w:id="952" w:name="_Toc10300"/>
        <w:bookmarkStart w:id="953" w:name="_Toc9903"/>
        <w:bookmarkStart w:id="954" w:name="_Toc15159"/>
        <w:r>
          <w:rPr>
            <w:rFonts w:hint="eastAsia"/>
            <w:lang w:eastAsia="zh-CN"/>
          </w:rPr>
          <w:t>:</w:t>
        </w:r>
      </w:ins>
      <w:ins w:id="5289" w:author="像个男人一样" w:date="2018-03-21T21:15:04Z">
        <w:r>
          <w:rPr>
            <w:rFonts w:hint="eastAsia"/>
            <w:lang w:val="en-US" w:eastAsia="zh-CN"/>
          </w:rPr>
          <w:t xml:space="preserve"> </w:t>
        </w:r>
      </w:ins>
      <w:ins w:id="5290" w:author="像个男人一样" w:date="2018-03-21T01:58:23Z">
        <w:r>
          <w:rPr>
            <w:rFonts w:hint="eastAsia"/>
            <w:lang w:eastAsia="zh-CN"/>
          </w:rPr>
          <w:t>Gyro in the iPhone</w:t>
        </w:r>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ins>
    </w:p>
    <w:bookmarkEnd w:id="927"/>
    <w:bookmarkEnd w:id="928"/>
    <w:p/>
    <w:p>
      <w:pPr>
        <w:pStyle w:val="5"/>
      </w:pPr>
      <w:r>
        <w:t>Getting the exact angle offset in horizontal level (Pitch axis)</w:t>
      </w:r>
    </w:p>
    <w:p>
      <w:r>
        <w:t>Here using iPhone 6 as an example, 100 Hz sampling rate. This is ideal option of the frequency, but</w:t>
      </w:r>
      <w:r>
        <w:rPr>
          <w:lang w:val="en-GB"/>
        </w:rPr>
        <w:t xml:space="preserve"> in</w:t>
      </w:r>
      <w:r>
        <w:t xml:space="preserve"> different situations should</w:t>
      </w:r>
      <w:r>
        <w:rPr>
          <w:lang w:val="en-GB"/>
        </w:rPr>
        <w:t xml:space="preserve"> be</w:t>
      </w:r>
      <w:r>
        <w:t xml:space="preserve"> set in different frequencies for reducing the error</w:t>
      </w:r>
      <w:r>
        <w:rPr>
          <w:lang w:val="en-GB"/>
        </w:rPr>
        <w:t xml:space="preserve"> rate</w:t>
      </w:r>
      <w:r>
        <w:t xml:space="preserve">. </w:t>
      </w:r>
    </w:p>
    <w:p>
      <w:pPr>
        <w:rPr>
          <w:del w:id="5291" w:author="像个男人一样" w:date="2018-03-21T23:21:26Z"/>
        </w:rPr>
      </w:pPr>
      <w:r>
        <w:t xml:space="preserve">There are </w:t>
      </w:r>
      <w:r>
        <w:rPr>
          <w:rFonts w:hint="default"/>
          <w:rPrChange w:id="5292" w:author="像个男人一样" w:date="2018-03-21T21:14:39Z">
            <w:rPr>
              <w:rFonts w:hint="eastAsia"/>
            </w:rPr>
          </w:rPrChange>
        </w:rPr>
        <w:t>gy</w:t>
      </w:r>
      <w:r>
        <w:t>ro data caught from iPhone in the form below during playing a racing game. It simulates the action of playing race game through rotating the iPhone</w:t>
      </w:r>
      <w:r>
        <w:rPr>
          <w:lang w:val="en-IE"/>
          <w:rPrChange w:id="5293" w:author="像个男人一样" w:date="2018-03-21T21:14:39Z">
            <w:rPr>
              <w:lang w:val="en-GB"/>
            </w:rPr>
          </w:rPrChange>
        </w:rPr>
        <w:t xml:space="preserve"> 6</w:t>
      </w:r>
      <w:r>
        <w:t xml:space="preserve"> around Pitch axis and we can ignore  Roll and Yaw data, since we do not need to use them in this condition.</w:t>
      </w:r>
    </w:p>
    <w:p>
      <w:pPr>
        <w:rPr>
          <w:del w:id="5295" w:author="像个男人一样" w:date="2018-03-21T01:59:01Z"/>
          <w:rStyle w:val="47"/>
        </w:rPr>
        <w:pPrChange w:id="5294" w:author="像个男人一样" w:date="2018-03-21T23:21:26Z">
          <w:pPr>
            <w:pStyle w:val="17"/>
          </w:pPr>
        </w:pPrChange>
      </w:pPr>
      <w:del w:id="5296" w:author="像个男人一样" w:date="2018-03-21T23:21:25Z">
        <w:bookmarkStart w:id="955" w:name="_Toc505291913"/>
        <w:r>
          <w:rPr/>
          <w:delText xml:space="preserve">Figure 3. </w:delText>
        </w:r>
      </w:del>
      <w:del w:id="5297" w:author="像个男人一样" w:date="2018-03-21T23:21:25Z">
        <w:r>
          <w:rPr/>
          <w:fldChar w:fldCharType="begin"/>
        </w:r>
      </w:del>
      <w:del w:id="5298" w:author="像个男人一样" w:date="2018-03-21T23:21:25Z">
        <w:r>
          <w:rPr/>
          <w:delInstrText xml:space="preserve"> SEQ Figure_3. \* ARABIC </w:delInstrText>
        </w:r>
      </w:del>
      <w:del w:id="5299" w:author="像个男人一样" w:date="2018-03-21T23:21:25Z">
        <w:r>
          <w:rPr/>
          <w:fldChar w:fldCharType="separate"/>
        </w:r>
      </w:del>
      <w:ins w:id="5300" w:author="像个男人一样" w:date="2018-03-22T11:51:07Z">
        <w:del w:id="5301" w:author="像个男人一样" w:date="2018-03-21T23:21:00Z">
          <w:r>
            <w:rPr>
              <w:b/>
            </w:rPr>
            <w:delText>错误！未指定顺序。</w:delText>
          </w:r>
        </w:del>
      </w:ins>
      <w:ins w:id="5302" w:author="像个男人一样" w:date="2018-03-21T23:39:01Z">
        <w:del w:id="5303" w:author="像个男人一样" w:date="2018-03-22T11:51:07Z">
          <w:r>
            <w:rPr>
              <w:b/>
            </w:rPr>
            <w:delText>错误！未指定顺序。</w:delText>
          </w:r>
        </w:del>
      </w:ins>
      <w:ins w:id="5304" w:author="像个男人一样" w:date="2018-03-21T23:10:03Z">
        <w:del w:id="5305" w:author="像个男人一样" w:date="2018-03-22T11:51:07Z">
          <w:r>
            <w:rPr>
              <w:b/>
            </w:rPr>
            <w:delText>错误！未指定顺序。</w:delText>
          </w:r>
        </w:del>
      </w:ins>
      <w:ins w:id="5306" w:author="像个男人一样" w:date="2018-03-21T23:08:42Z">
        <w:del w:id="5307" w:author="像个男人一样" w:date="2018-03-22T11:51:07Z">
          <w:r>
            <w:rPr>
              <w:b/>
            </w:rPr>
            <w:delText>错误！未指定顺序。</w:delText>
          </w:r>
        </w:del>
      </w:ins>
      <w:ins w:id="5308" w:author="像个男人一样" w:date="2018-03-21T02:33:46Z">
        <w:del w:id="5309" w:author="像个男人一样" w:date="2018-03-22T11:51:07Z">
          <w:r>
            <w:rPr>
              <w:b/>
            </w:rPr>
            <w:delText>错误！未指定顺序。</w:delText>
          </w:r>
        </w:del>
      </w:ins>
      <w:ins w:id="5310" w:author="像个男人一样" w:date="2018-03-21T02:32:59Z">
        <w:del w:id="5311" w:author="像个男人一样" w:date="2018-03-22T11:51:07Z">
          <w:r>
            <w:rPr>
              <w:b/>
            </w:rPr>
            <w:delText>错误！未指定顺序。</w:delText>
          </w:r>
        </w:del>
      </w:ins>
      <w:ins w:id="5312" w:author="像个男人一样" w:date="2018-03-21T02:31:33Z">
        <w:del w:id="5313" w:author="像个男人一样" w:date="2018-03-22T11:51:07Z">
          <w:r>
            <w:rPr>
              <w:b/>
            </w:rPr>
            <w:delText>错误！未指定顺序。</w:delText>
          </w:r>
        </w:del>
      </w:ins>
      <w:ins w:id="5314" w:author="像个男人一样" w:date="2018-03-21T02:30:57Z">
        <w:del w:id="5315" w:author="像个男人一样" w:date="2018-03-22T11:51:07Z">
          <w:r>
            <w:rPr>
              <w:b/>
            </w:rPr>
            <w:delText>错误！未指定顺序。</w:delText>
          </w:r>
        </w:del>
      </w:ins>
      <w:ins w:id="5316" w:author="像个男人一样" w:date="2018-03-21T02:29:55Z">
        <w:del w:id="5317" w:author="像个男人一样" w:date="2018-03-22T11:51:07Z">
          <w:r>
            <w:rPr>
              <w:b/>
            </w:rPr>
            <w:delText>错误！未指定顺序。</w:delText>
          </w:r>
        </w:del>
      </w:ins>
      <w:ins w:id="5318" w:author="像个男人一样" w:date="2018-03-21T02:29:17Z">
        <w:del w:id="5319" w:author="像个男人一样" w:date="2018-03-22T11:51:07Z">
          <w:r>
            <w:rPr>
              <w:b/>
            </w:rPr>
            <w:delText>错误！未指定顺序。</w:delText>
          </w:r>
        </w:del>
      </w:ins>
      <w:ins w:id="5320" w:author="像个男人一样" w:date="2018-03-21T02:26:27Z">
        <w:del w:id="5321" w:author="像个男人一样" w:date="2018-03-22T11:51:07Z">
          <w:r>
            <w:rPr>
              <w:b/>
            </w:rPr>
            <w:delText>错误！未指定顺序。</w:delText>
          </w:r>
        </w:del>
      </w:ins>
      <w:ins w:id="5322" w:author="像个男人一样" w:date="2018-03-21T02:25:37Z">
        <w:del w:id="5323" w:author="像个男人一样" w:date="2018-03-22T11:51:07Z">
          <w:r>
            <w:rPr>
              <w:b/>
            </w:rPr>
            <w:delText>错误！未指定顺序。</w:delText>
          </w:r>
        </w:del>
      </w:ins>
      <w:ins w:id="5324" w:author="像个男人一样" w:date="2018-03-21T02:24:39Z">
        <w:del w:id="5325" w:author="像个男人一样" w:date="2018-03-22T11:51:07Z">
          <w:r>
            <w:rPr>
              <w:b/>
            </w:rPr>
            <w:delText>错误！未指定顺序。</w:delText>
          </w:r>
        </w:del>
      </w:ins>
      <w:ins w:id="5326" w:author="像个男人一样" w:date="2018-03-21T02:23:03Z">
        <w:del w:id="5327" w:author="像个男人一样" w:date="2018-03-22T11:51:07Z">
          <w:r>
            <w:rPr>
              <w:b/>
            </w:rPr>
            <w:delText>错误！未指定顺序。</w:delText>
          </w:r>
        </w:del>
      </w:ins>
      <w:ins w:id="5328" w:author="像个男人一样" w:date="2018-03-21T02:22:42Z">
        <w:del w:id="5329" w:author="像个男人一样" w:date="2018-03-22T11:51:07Z">
          <w:r>
            <w:rPr>
              <w:b/>
            </w:rPr>
            <w:delText>错误！未指定顺序。</w:delText>
          </w:r>
        </w:del>
      </w:ins>
      <w:ins w:id="5330" w:author="像个男人一样" w:date="2018-03-21T02:17:56Z">
        <w:del w:id="5331" w:author="像个男人一样" w:date="2018-03-22T11:51:07Z">
          <w:r>
            <w:rPr>
              <w:b/>
            </w:rPr>
            <w:delText>错误！未指定顺序。</w:delText>
          </w:r>
        </w:del>
      </w:ins>
      <w:ins w:id="5332" w:author="像个男人一样" w:date="2018-03-21T02:17:31Z">
        <w:del w:id="5333" w:author="像个男人一样" w:date="2018-03-22T11:51:07Z">
          <w:r>
            <w:rPr>
              <w:b/>
            </w:rPr>
            <w:delText>错误！未指定顺序。</w:delText>
          </w:r>
        </w:del>
      </w:ins>
      <w:ins w:id="5334" w:author="像个男人一样" w:date="2018-03-21T02:17:05Z">
        <w:del w:id="5335" w:author="像个男人一样" w:date="2018-03-22T11:51:07Z">
          <w:r>
            <w:rPr>
              <w:b/>
            </w:rPr>
            <w:delText>错误！未指定顺序。</w:delText>
          </w:r>
        </w:del>
      </w:ins>
      <w:ins w:id="5336" w:author="像个男人一样" w:date="2018-03-21T02:15:30Z">
        <w:del w:id="5337" w:author="像个男人一样" w:date="2018-03-22T11:51:07Z">
          <w:r>
            <w:rPr>
              <w:b/>
            </w:rPr>
            <w:delText>错误！未指定顺序。</w:delText>
          </w:r>
        </w:del>
      </w:ins>
      <w:ins w:id="5338" w:author="像个男人一样" w:date="2018-03-21T02:14:29Z">
        <w:del w:id="5339" w:author="像个男人一样" w:date="2018-03-22T11:51:07Z">
          <w:r>
            <w:rPr>
              <w:b/>
            </w:rPr>
            <w:delText>错误！未指定顺序。</w:delText>
          </w:r>
        </w:del>
      </w:ins>
      <w:ins w:id="5340" w:author="像个男人一样" w:date="2018-03-21T02:13:48Z">
        <w:del w:id="5341" w:author="像个男人一样" w:date="2018-03-22T11:51:07Z">
          <w:r>
            <w:rPr>
              <w:b/>
            </w:rPr>
            <w:delText>错误！未指定顺序。</w:delText>
          </w:r>
        </w:del>
      </w:ins>
      <w:ins w:id="5342" w:author="像个男人一样" w:date="2018-03-21T02:12:37Z">
        <w:del w:id="5343" w:author="像个男人一样" w:date="2018-03-22T11:51:07Z">
          <w:r>
            <w:rPr>
              <w:b/>
            </w:rPr>
            <w:delText>错误！未指定顺序。</w:delText>
          </w:r>
        </w:del>
      </w:ins>
      <w:ins w:id="5344" w:author="像个男人一样" w:date="2018-03-21T02:02:58Z">
        <w:del w:id="5345" w:author="像个男人一样" w:date="2018-03-22T11:51:07Z">
          <w:r>
            <w:rPr>
              <w:b/>
            </w:rPr>
            <w:delText>错误！未指定顺序。</w:delText>
          </w:r>
        </w:del>
      </w:ins>
      <w:ins w:id="5346" w:author="像个男人一样" w:date="2018-03-21T02:02:10Z">
        <w:del w:id="5347" w:author="像个男人一样" w:date="2018-03-22T11:51:07Z">
          <w:r>
            <w:rPr>
              <w:b/>
            </w:rPr>
            <w:delText>错误！未指定顺序。</w:delText>
          </w:r>
        </w:del>
      </w:ins>
      <w:ins w:id="5348" w:author="像个男人一样" w:date="2018-03-21T02:01:16Z">
        <w:del w:id="5349" w:author="像个男人一样" w:date="2018-03-22T11:51:07Z">
          <w:r>
            <w:rPr>
              <w:b/>
            </w:rPr>
            <w:delText>错误！未指定顺序。</w:delText>
          </w:r>
        </w:del>
      </w:ins>
      <w:ins w:id="5350" w:author="像个男人一样" w:date="2018-03-21T02:00:24Z">
        <w:del w:id="5351" w:author="像个男人一样" w:date="2018-03-22T11:51:07Z">
          <w:r>
            <w:rPr>
              <w:b/>
            </w:rPr>
            <w:delText>错误！未指定顺序。</w:delText>
          </w:r>
        </w:del>
      </w:ins>
      <w:ins w:id="5352" w:author="像个男人一样" w:date="2018-03-21T01:59:31Z">
        <w:del w:id="5353" w:author="像个男人一样" w:date="2018-03-22T11:51:07Z">
          <w:r>
            <w:rPr>
              <w:b/>
            </w:rPr>
            <w:delText>错误！未指定顺序。</w:delText>
          </w:r>
        </w:del>
      </w:ins>
      <w:del w:id="5354" w:author="像个男人一样" w:date="2018-03-22T11:51:07Z">
        <w:r>
          <w:rPr/>
          <w:delText>8</w:delText>
        </w:r>
      </w:del>
      <w:del w:id="5355" w:author="像个男人一样" w:date="2018-03-21T23:21:25Z">
        <w:r>
          <w:rPr/>
          <w:fldChar w:fldCharType="end"/>
        </w:r>
      </w:del>
      <w:del w:id="5356" w:author="像个男人一样" w:date="2018-03-21T01:59:01Z">
        <w:r>
          <w:rPr/>
          <w:delText xml:space="preserve"> Racing Gyro data of three axes</w:delText>
        </w:r>
        <w:bookmarkEnd w:id="955"/>
      </w:del>
    </w:p>
    <w:p>
      <w:pPr>
        <w:rPr>
          <w:ins w:id="5357" w:author="像个男人一样" w:date="2018-03-21T01:58:42Z"/>
        </w:rPr>
      </w:pPr>
      <w:r>
        <w:drawing>
          <wp:inline distT="0" distB="0" distL="0" distR="0">
            <wp:extent cx="5226050" cy="1997075"/>
            <wp:effectExtent l="0" t="0" r="12700" b="317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ins w:id="5358" w:author="像个男人一样" w:date="2018-03-21T01:58:48Z">
        <w:r>
          <w:rPr>
            <w:rStyle w:val="48"/>
            <w:rPrChange w:id="5359" w:author="像个男人一样" w:date="2018-03-21T01:58:57Z">
              <w:rPr/>
            </w:rPrChange>
          </w:rPr>
          <w:t xml:space="preserve">Figure </w:t>
        </w:r>
      </w:ins>
      <w:ins w:id="5360" w:author="像个男人一样" w:date="2018-03-21T01:58:48Z">
        <w:r>
          <w:rPr>
            <w:rStyle w:val="48"/>
            <w:rPrChange w:id="5361" w:author="像个男人一样" w:date="2018-03-21T01:58:57Z">
              <w:rPr/>
            </w:rPrChange>
          </w:rPr>
          <w:fldChar w:fldCharType="begin"/>
        </w:r>
      </w:ins>
      <w:ins w:id="5362" w:author="像个男人一样" w:date="2018-03-21T01:58:48Z">
        <w:r>
          <w:rPr>
            <w:rStyle w:val="48"/>
            <w:rPrChange w:id="5363" w:author="像个男人一样" w:date="2018-03-21T01:58:57Z">
              <w:rPr/>
            </w:rPrChange>
          </w:rPr>
          <w:instrText xml:space="preserve"> STYLEREF 1 \s </w:instrText>
        </w:r>
      </w:ins>
      <w:ins w:id="5364" w:author="像个男人一样" w:date="2018-03-21T01:58:48Z">
        <w:r>
          <w:rPr>
            <w:rStyle w:val="48"/>
            <w:rPrChange w:id="5365" w:author="像个男人一样" w:date="2018-03-21T01:58:57Z">
              <w:rPr/>
            </w:rPrChange>
          </w:rPr>
          <w:fldChar w:fldCharType="separate"/>
        </w:r>
      </w:ins>
      <w:ins w:id="5366" w:author="像个男人一样" w:date="2018-03-21T01:58:48Z">
        <w:r>
          <w:rPr>
            <w:rStyle w:val="48"/>
            <w:rPrChange w:id="5367" w:author="像个男人一样" w:date="2018-03-21T01:58:57Z">
              <w:rPr/>
            </w:rPrChange>
          </w:rPr>
          <w:t>3</w:t>
        </w:r>
      </w:ins>
      <w:ins w:id="5368" w:author="像个男人一样" w:date="2018-03-21T01:58:48Z">
        <w:r>
          <w:rPr>
            <w:rStyle w:val="48"/>
            <w:rPrChange w:id="5369" w:author="像个男人一样" w:date="2018-03-21T01:58:57Z">
              <w:rPr/>
            </w:rPrChange>
          </w:rPr>
          <w:fldChar w:fldCharType="end"/>
        </w:r>
      </w:ins>
      <w:ins w:id="5370" w:author="像个男人一样" w:date="2018-03-21T01:58:48Z">
        <w:r>
          <w:rPr>
            <w:rStyle w:val="48"/>
            <w:rFonts w:hint="eastAsia"/>
            <w:lang w:eastAsia="zh-CN"/>
            <w:rPrChange w:id="5371" w:author="像个男人一样" w:date="2018-03-21T01:58:57Z">
              <w:rPr>
                <w:rFonts w:hint="eastAsia"/>
                <w:lang w:eastAsia="zh-CN"/>
              </w:rPr>
            </w:rPrChange>
          </w:rPr>
          <w:t>.</w:t>
        </w:r>
      </w:ins>
      <w:ins w:id="5372" w:author="像个男人一样" w:date="2018-03-21T01:58:48Z">
        <w:r>
          <w:rPr>
            <w:rStyle w:val="48"/>
            <w:rPrChange w:id="5373" w:author="像个男人一样" w:date="2018-03-21T01:58:57Z">
              <w:rPr/>
            </w:rPrChange>
          </w:rPr>
          <w:fldChar w:fldCharType="begin"/>
        </w:r>
      </w:ins>
      <w:ins w:id="5374" w:author="像个男人一样" w:date="2018-03-21T01:58:48Z">
        <w:r>
          <w:rPr>
            <w:rStyle w:val="48"/>
            <w:rPrChange w:id="5375" w:author="像个男人一样" w:date="2018-03-21T01:58:57Z">
              <w:rPr/>
            </w:rPrChange>
          </w:rPr>
          <w:instrText xml:space="preserve"> SEQ Figure \* ARABIC \s 1 </w:instrText>
        </w:r>
      </w:ins>
      <w:ins w:id="5376" w:author="像个男人一样" w:date="2018-03-21T01:58:48Z">
        <w:r>
          <w:rPr>
            <w:rStyle w:val="48"/>
            <w:rPrChange w:id="5377" w:author="像个男人一样" w:date="2018-03-21T01:58:57Z">
              <w:rPr/>
            </w:rPrChange>
          </w:rPr>
          <w:fldChar w:fldCharType="separate"/>
        </w:r>
      </w:ins>
      <w:ins w:id="5378" w:author="像个男人一样" w:date="2018-03-22T11:51:07Z">
        <w:r>
          <w:rPr>
            <w:rStyle w:val="48"/>
          </w:rPr>
          <w:t>8</w:t>
        </w:r>
      </w:ins>
      <w:ins w:id="5379" w:author="像个男人一样" w:date="2018-03-21T01:58:48Z">
        <w:r>
          <w:rPr>
            <w:rStyle w:val="48"/>
            <w:rPrChange w:id="5380" w:author="像个男人一样" w:date="2018-03-21T01:58:57Z">
              <w:rPr/>
            </w:rPrChange>
          </w:rPr>
          <w:fldChar w:fldCharType="end"/>
        </w:r>
      </w:ins>
      <w:ins w:id="5381" w:author="像个男人一样" w:date="2018-03-21T01:58:48Z">
        <w:bookmarkStart w:id="956" w:name="_Toc14765"/>
        <w:bookmarkStart w:id="957" w:name="_Toc20067"/>
        <w:bookmarkStart w:id="958" w:name="_Toc31947"/>
        <w:bookmarkStart w:id="959" w:name="_Toc26207"/>
        <w:bookmarkStart w:id="960" w:name="_Toc4843"/>
        <w:bookmarkStart w:id="961" w:name="_Toc24158"/>
        <w:bookmarkStart w:id="962" w:name="_Toc179"/>
        <w:bookmarkStart w:id="963" w:name="_Toc11763"/>
        <w:bookmarkStart w:id="964" w:name="_Toc17275"/>
        <w:bookmarkStart w:id="965" w:name="_Toc15272"/>
        <w:bookmarkStart w:id="966" w:name="_Toc552"/>
        <w:bookmarkStart w:id="967" w:name="_Toc66"/>
        <w:bookmarkStart w:id="968" w:name="_Toc26220"/>
        <w:bookmarkStart w:id="969" w:name="_Toc25639"/>
        <w:bookmarkStart w:id="970" w:name="_Toc9157"/>
        <w:bookmarkStart w:id="971" w:name="_Toc11443"/>
        <w:bookmarkStart w:id="972" w:name="_Toc29677"/>
        <w:bookmarkStart w:id="973" w:name="_Toc11100"/>
        <w:bookmarkStart w:id="974" w:name="_Toc6774"/>
        <w:bookmarkStart w:id="975" w:name="_Toc14087"/>
        <w:bookmarkStart w:id="976" w:name="_Toc19849"/>
        <w:bookmarkStart w:id="977" w:name="_Toc29123"/>
        <w:bookmarkStart w:id="978" w:name="_Toc11311"/>
        <w:bookmarkStart w:id="979" w:name="_Toc23557"/>
        <w:bookmarkStart w:id="980" w:name="_Toc25065"/>
        <w:bookmarkStart w:id="981" w:name="_Toc23181"/>
        <w:r>
          <w:rPr>
            <w:rStyle w:val="48"/>
            <w:rFonts w:hint="eastAsia"/>
            <w:lang w:eastAsia="zh-CN"/>
            <w:rPrChange w:id="5382" w:author="像个男人一样" w:date="2018-03-21T01:58:57Z">
              <w:rPr>
                <w:rFonts w:hint="eastAsia"/>
                <w:lang w:eastAsia="zh-CN"/>
              </w:rPr>
            </w:rPrChange>
          </w:rPr>
          <w:t>:Racing Gyro data of three axes</w:t>
        </w:r>
      </w:ins>
      <w:del w:id="5383" w:author="像个男人一样" w:date="2018-03-21T01:58:42Z">
        <w:r>
          <w:rPr/>
          <w:delText>s</w:delText>
        </w:r>
      </w:del>
      <w:del w:id="5384" w:author="像个男人一样" w:date="2018-03-21T01:58:40Z">
        <w:r>
          <w:rPr/>
          <w:delText xml:space="preserve"> </w:delText>
        </w:r>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del>
    </w:p>
    <w:p>
      <w:pPr>
        <w:pStyle w:val="11"/>
        <w:rPr>
          <w:del w:id="5386" w:author="像个男人一样" w:date="2018-03-21T23:21:31Z"/>
          <w:i w:val="0"/>
          <w:iCs w:val="0"/>
          <w:color w:val="auto"/>
          <w:sz w:val="24"/>
          <w:szCs w:val="22"/>
          <w:highlight w:val="none"/>
          <w:rPrChange w:id="5387" w:author="像个男人一样" w:date="2018-03-21T02:36:17Z">
            <w:rPr>
              <w:del w:id="5388" w:author="像个男人一样" w:date="2018-03-21T23:21:31Z"/>
            </w:rPr>
          </w:rPrChange>
        </w:rPr>
        <w:pPrChange w:id="5385" w:author="像个男人一样" w:date="2018-03-21T01:59:31Z">
          <w:pPr/>
        </w:pPrChange>
      </w:pPr>
      <w:r>
        <w:rPr>
          <w:rFonts w:hint="default"/>
          <w:i w:val="0"/>
          <w:iCs w:val="0"/>
          <w:color w:val="auto"/>
          <w:sz w:val="24"/>
          <w:szCs w:val="22"/>
          <w:highlight w:val="none"/>
          <w:rPrChange w:id="5389" w:author="像个男人一样" w:date="2018-03-21T02:36:17Z">
            <w:rPr>
              <w:rFonts w:hint="eastAsia"/>
            </w:rPr>
          </w:rPrChange>
        </w:rPr>
        <w:t>Here，from</w:t>
      </w:r>
      <w:r>
        <w:rPr>
          <w:i w:val="0"/>
          <w:iCs w:val="0"/>
          <w:color w:val="auto"/>
          <w:sz w:val="24"/>
          <w:szCs w:val="22"/>
          <w:highlight w:val="none"/>
          <w:rPrChange w:id="5390" w:author="像个男人一样" w:date="2018-03-21T02:36:17Z">
            <w:rPr/>
          </w:rPrChange>
        </w:rPr>
        <w:t xml:space="preserve"> the picture above, we can use the integral principle mentioned above to collect the corresponding angle value below. What we can see from the form below is the phone are rotated about 50 degrees around Pitch axis. Obviously there is a certain error because of the disturbance, and another way </w:t>
      </w:r>
      <w:r>
        <w:rPr>
          <w:rFonts w:hint="default"/>
          <w:i w:val="0"/>
          <w:iCs w:val="0"/>
          <w:color w:val="auto"/>
          <w:sz w:val="24"/>
          <w:szCs w:val="22"/>
          <w:highlight w:val="none"/>
          <w:lang w:val="en-US" w:eastAsia="zh-CN"/>
          <w:rPrChange w:id="5391" w:author="像个男人一样" w:date="2018-03-21T02:36:17Z">
            <w:rPr>
              <w:rFonts w:hint="eastAsia"/>
              <w:lang w:val="en-US" w:eastAsia="zh-CN"/>
            </w:rPr>
          </w:rPrChange>
        </w:rPr>
        <w:t xml:space="preserve">for calculating a more accurate angle </w:t>
      </w:r>
      <w:r>
        <w:rPr>
          <w:i w:val="0"/>
          <w:iCs w:val="0"/>
          <w:color w:val="auto"/>
          <w:sz w:val="24"/>
          <w:szCs w:val="22"/>
          <w:highlight w:val="none"/>
          <w:rPrChange w:id="5392" w:author="像个男人一样" w:date="2018-03-21T02:36:17Z">
            <w:rPr/>
          </w:rPrChange>
        </w:rPr>
        <w:t>will be discussed in next chapter for enhancing the accurate rate.</w:t>
      </w:r>
      <w:del w:id="5393" w:author="像个男人一样" w:date="2018-03-21T23:21:31Z">
        <w:r>
          <w:rPr>
            <w:i w:val="0"/>
            <w:iCs w:val="0"/>
            <w:color w:val="auto"/>
            <w:sz w:val="24"/>
            <w:szCs w:val="22"/>
            <w:highlight w:val="none"/>
            <w:rPrChange w:id="5394" w:author="像个男人一样" w:date="2018-03-21T02:36:17Z">
              <w:rPr/>
            </w:rPrChange>
          </w:rPr>
          <w:delText xml:space="preserve"> </w:delText>
        </w:r>
      </w:del>
    </w:p>
    <w:p>
      <w:pPr>
        <w:pStyle w:val="11"/>
        <w:rPr>
          <w:i w:val="0"/>
          <w:iCs w:val="0"/>
          <w:sz w:val="24"/>
          <w:szCs w:val="22"/>
          <w:rPrChange w:id="5395" w:author="像个男人一样" w:date="2018-03-21T01:59:53Z">
            <w:rPr/>
          </w:rPrChange>
        </w:rPr>
      </w:pPr>
      <w:del w:id="5396" w:author="像个男人一样" w:date="2018-03-21T23:21:31Z">
        <w:bookmarkStart w:id="982" w:name="_Toc505291914"/>
        <w:r>
          <w:rPr>
            <w:i w:val="0"/>
            <w:iCs w:val="0"/>
            <w:sz w:val="24"/>
            <w:szCs w:val="22"/>
            <w:rPrChange w:id="5397" w:author="像个男人一样" w:date="2018-03-21T01:59:53Z">
              <w:rPr/>
            </w:rPrChange>
          </w:rPr>
          <w:delText xml:space="preserve">Figure 3. </w:delText>
        </w:r>
      </w:del>
      <w:del w:id="5398" w:author="像个男人一样" w:date="2018-03-21T23:21:31Z">
        <w:r>
          <w:rPr>
            <w:i w:val="0"/>
            <w:iCs w:val="0"/>
            <w:sz w:val="24"/>
            <w:szCs w:val="22"/>
            <w:rPrChange w:id="5399" w:author="像个男人一样" w:date="2018-03-21T01:59:53Z">
              <w:rPr/>
            </w:rPrChange>
          </w:rPr>
          <w:fldChar w:fldCharType="begin"/>
        </w:r>
      </w:del>
      <w:del w:id="5400" w:author="像个男人一样" w:date="2018-03-21T23:21:31Z">
        <w:r>
          <w:rPr>
            <w:i w:val="0"/>
            <w:iCs w:val="0"/>
            <w:sz w:val="24"/>
            <w:szCs w:val="22"/>
            <w:rPrChange w:id="5401" w:author="像个男人一样" w:date="2018-03-21T01:59:53Z">
              <w:rPr/>
            </w:rPrChange>
          </w:rPr>
          <w:delInstrText xml:space="preserve"> SEQ Figure_3. \* ARABIC </w:delInstrText>
        </w:r>
      </w:del>
      <w:del w:id="5402" w:author="像个男人一样" w:date="2018-03-21T23:21:31Z">
        <w:r>
          <w:rPr>
            <w:i w:val="0"/>
            <w:iCs w:val="0"/>
            <w:sz w:val="24"/>
            <w:szCs w:val="22"/>
            <w:rPrChange w:id="5403" w:author="像个男人一样" w:date="2018-03-21T01:59:53Z">
              <w:rPr/>
            </w:rPrChange>
          </w:rPr>
          <w:fldChar w:fldCharType="separate"/>
        </w:r>
      </w:del>
      <w:ins w:id="5404" w:author="像个男人一样" w:date="2018-03-22T11:51:07Z">
        <w:del w:id="5405" w:author="像个男人一样" w:date="2018-03-21T23:21:00Z">
          <w:r>
            <w:rPr>
              <w:b/>
            </w:rPr>
            <w:delText>错误！未指定顺序。</w:delText>
          </w:r>
        </w:del>
      </w:ins>
      <w:ins w:id="5406" w:author="像个男人一样" w:date="2018-03-21T23:39:01Z">
        <w:del w:id="5407" w:author="像个男人一样" w:date="2018-03-22T11:51:07Z">
          <w:r>
            <w:rPr>
              <w:b/>
            </w:rPr>
            <w:delText>错误！未指定顺序。</w:delText>
          </w:r>
        </w:del>
      </w:ins>
      <w:ins w:id="5408" w:author="像个男人一样" w:date="2018-03-21T23:10:03Z">
        <w:del w:id="5409" w:author="像个男人一样" w:date="2018-03-22T11:51:07Z">
          <w:r>
            <w:rPr>
              <w:b/>
            </w:rPr>
            <w:delText>错误！未指定顺序。</w:delText>
          </w:r>
        </w:del>
      </w:ins>
      <w:ins w:id="5410" w:author="像个男人一样" w:date="2018-03-21T23:08:42Z">
        <w:del w:id="5411" w:author="像个男人一样" w:date="2018-03-22T11:51:07Z">
          <w:r>
            <w:rPr>
              <w:b/>
            </w:rPr>
            <w:delText>错误！未指定顺序。</w:delText>
          </w:r>
        </w:del>
      </w:ins>
      <w:ins w:id="5412" w:author="像个男人一样" w:date="2018-03-21T02:33:46Z">
        <w:del w:id="5413" w:author="像个男人一样" w:date="2018-03-22T11:51:07Z">
          <w:r>
            <w:rPr>
              <w:b/>
            </w:rPr>
            <w:delText>错误！未指定顺序。</w:delText>
          </w:r>
        </w:del>
      </w:ins>
      <w:ins w:id="5414" w:author="像个男人一样" w:date="2018-03-21T02:32:59Z">
        <w:del w:id="5415" w:author="像个男人一样" w:date="2018-03-22T11:51:07Z">
          <w:r>
            <w:rPr>
              <w:b/>
            </w:rPr>
            <w:delText>错误！未指定顺序。</w:delText>
          </w:r>
        </w:del>
      </w:ins>
      <w:ins w:id="5416" w:author="像个男人一样" w:date="2018-03-21T02:31:33Z">
        <w:del w:id="5417" w:author="像个男人一样" w:date="2018-03-22T11:51:07Z">
          <w:r>
            <w:rPr>
              <w:b/>
            </w:rPr>
            <w:delText>错误！未指定顺序。</w:delText>
          </w:r>
        </w:del>
      </w:ins>
      <w:ins w:id="5418" w:author="像个男人一样" w:date="2018-03-21T02:30:57Z">
        <w:del w:id="5419" w:author="像个男人一样" w:date="2018-03-22T11:51:07Z">
          <w:r>
            <w:rPr>
              <w:b/>
            </w:rPr>
            <w:delText>错误！未指定顺序。</w:delText>
          </w:r>
        </w:del>
      </w:ins>
      <w:ins w:id="5420" w:author="像个男人一样" w:date="2018-03-21T02:29:55Z">
        <w:del w:id="5421" w:author="像个男人一样" w:date="2018-03-22T11:51:07Z">
          <w:r>
            <w:rPr>
              <w:b/>
            </w:rPr>
            <w:delText>错误！未指定顺序。</w:delText>
          </w:r>
        </w:del>
      </w:ins>
      <w:ins w:id="5422" w:author="像个男人一样" w:date="2018-03-21T02:29:17Z">
        <w:del w:id="5423" w:author="像个男人一样" w:date="2018-03-22T11:51:07Z">
          <w:r>
            <w:rPr>
              <w:b/>
            </w:rPr>
            <w:delText>错误！未指定顺序。</w:delText>
          </w:r>
        </w:del>
      </w:ins>
      <w:ins w:id="5424" w:author="像个男人一样" w:date="2018-03-21T02:26:27Z">
        <w:del w:id="5425" w:author="像个男人一样" w:date="2018-03-22T11:51:07Z">
          <w:r>
            <w:rPr>
              <w:b/>
            </w:rPr>
            <w:delText>错误！未指定顺序。</w:delText>
          </w:r>
        </w:del>
      </w:ins>
      <w:ins w:id="5426" w:author="像个男人一样" w:date="2018-03-21T02:25:37Z">
        <w:del w:id="5427" w:author="像个男人一样" w:date="2018-03-22T11:51:07Z">
          <w:r>
            <w:rPr>
              <w:b/>
            </w:rPr>
            <w:delText>错误！未指定顺序。</w:delText>
          </w:r>
        </w:del>
      </w:ins>
      <w:ins w:id="5428" w:author="像个男人一样" w:date="2018-03-21T02:24:39Z">
        <w:del w:id="5429" w:author="像个男人一样" w:date="2018-03-22T11:51:07Z">
          <w:r>
            <w:rPr>
              <w:b/>
            </w:rPr>
            <w:delText>错误！未指定顺序。</w:delText>
          </w:r>
        </w:del>
      </w:ins>
      <w:ins w:id="5430" w:author="像个男人一样" w:date="2018-03-21T02:23:03Z">
        <w:del w:id="5431" w:author="像个男人一样" w:date="2018-03-22T11:51:07Z">
          <w:r>
            <w:rPr>
              <w:b/>
            </w:rPr>
            <w:delText>错误！未指定顺序。</w:delText>
          </w:r>
        </w:del>
      </w:ins>
      <w:ins w:id="5432" w:author="像个男人一样" w:date="2018-03-21T02:22:42Z">
        <w:del w:id="5433" w:author="像个男人一样" w:date="2018-03-22T11:51:07Z">
          <w:r>
            <w:rPr>
              <w:b/>
            </w:rPr>
            <w:delText>错误！未指定顺序。</w:delText>
          </w:r>
        </w:del>
      </w:ins>
      <w:ins w:id="5434" w:author="像个男人一样" w:date="2018-03-21T02:17:56Z">
        <w:del w:id="5435" w:author="像个男人一样" w:date="2018-03-22T11:51:07Z">
          <w:r>
            <w:rPr>
              <w:b/>
            </w:rPr>
            <w:delText>错误！未指定顺序。</w:delText>
          </w:r>
        </w:del>
      </w:ins>
      <w:ins w:id="5436" w:author="像个男人一样" w:date="2018-03-21T02:17:31Z">
        <w:del w:id="5437" w:author="像个男人一样" w:date="2018-03-22T11:51:07Z">
          <w:r>
            <w:rPr>
              <w:b/>
            </w:rPr>
            <w:delText>错误！未指定顺序。</w:delText>
          </w:r>
        </w:del>
      </w:ins>
      <w:ins w:id="5438" w:author="像个男人一样" w:date="2018-03-21T02:17:05Z">
        <w:del w:id="5439" w:author="像个男人一样" w:date="2018-03-22T11:51:07Z">
          <w:r>
            <w:rPr>
              <w:b/>
            </w:rPr>
            <w:delText>错误！未指定顺序。</w:delText>
          </w:r>
        </w:del>
      </w:ins>
      <w:ins w:id="5440" w:author="像个男人一样" w:date="2018-03-21T02:15:30Z">
        <w:del w:id="5441" w:author="像个男人一样" w:date="2018-03-22T11:51:07Z">
          <w:r>
            <w:rPr>
              <w:b/>
            </w:rPr>
            <w:delText>错误！未指定顺序。</w:delText>
          </w:r>
        </w:del>
      </w:ins>
      <w:ins w:id="5442" w:author="像个男人一样" w:date="2018-03-21T02:14:29Z">
        <w:del w:id="5443" w:author="像个男人一样" w:date="2018-03-22T11:51:07Z">
          <w:r>
            <w:rPr>
              <w:b/>
            </w:rPr>
            <w:delText>错误！未指定顺序。</w:delText>
          </w:r>
        </w:del>
      </w:ins>
      <w:ins w:id="5444" w:author="像个男人一样" w:date="2018-03-21T02:13:48Z">
        <w:del w:id="5445" w:author="像个男人一样" w:date="2018-03-22T11:51:07Z">
          <w:r>
            <w:rPr>
              <w:b/>
            </w:rPr>
            <w:delText>错误！未指定顺序。</w:delText>
          </w:r>
        </w:del>
      </w:ins>
      <w:ins w:id="5446" w:author="像个男人一样" w:date="2018-03-21T02:12:37Z">
        <w:del w:id="5447" w:author="像个男人一样" w:date="2018-03-22T11:51:07Z">
          <w:r>
            <w:rPr>
              <w:b/>
            </w:rPr>
            <w:delText>错误！未指定顺序。</w:delText>
          </w:r>
        </w:del>
      </w:ins>
      <w:ins w:id="5448" w:author="像个男人一样" w:date="2018-03-21T02:02:58Z">
        <w:del w:id="5449" w:author="像个男人一样" w:date="2018-03-22T11:51:07Z">
          <w:r>
            <w:rPr>
              <w:b/>
            </w:rPr>
            <w:delText>错误！未指定顺序。</w:delText>
          </w:r>
        </w:del>
      </w:ins>
      <w:ins w:id="5450" w:author="像个男人一样" w:date="2018-03-21T02:02:10Z">
        <w:del w:id="5451" w:author="像个男人一样" w:date="2018-03-22T11:51:07Z">
          <w:r>
            <w:rPr>
              <w:b/>
            </w:rPr>
            <w:delText>错误！未指定顺序。</w:delText>
          </w:r>
        </w:del>
      </w:ins>
      <w:ins w:id="5452" w:author="像个男人一样" w:date="2018-03-21T02:01:16Z">
        <w:del w:id="5453" w:author="像个男人一样" w:date="2018-03-22T11:51:07Z">
          <w:r>
            <w:rPr>
              <w:b/>
            </w:rPr>
            <w:delText>错误！未指定顺序。</w:delText>
          </w:r>
        </w:del>
      </w:ins>
      <w:ins w:id="5454" w:author="像个男人一样" w:date="2018-03-21T02:00:24Z">
        <w:del w:id="5455" w:author="像个男人一样" w:date="2018-03-22T11:51:07Z">
          <w:r>
            <w:rPr>
              <w:b/>
            </w:rPr>
            <w:delText>错误！未指定顺序。</w:delText>
          </w:r>
        </w:del>
      </w:ins>
      <w:del w:id="5456" w:author="像个男人一样" w:date="2018-03-22T11:51:07Z">
        <w:r>
          <w:rPr>
            <w:i w:val="0"/>
            <w:iCs w:val="0"/>
            <w:sz w:val="24"/>
            <w:szCs w:val="22"/>
            <w:rPrChange w:id="5457" w:author="像个男人一样" w:date="2018-03-21T01:59:53Z">
              <w:rPr/>
            </w:rPrChange>
          </w:rPr>
          <w:delText>9</w:delText>
        </w:r>
      </w:del>
      <w:del w:id="5459" w:author="像个男人一样" w:date="2018-03-21T23:21:31Z">
        <w:r>
          <w:rPr>
            <w:i w:val="0"/>
            <w:iCs w:val="0"/>
            <w:sz w:val="24"/>
            <w:szCs w:val="22"/>
            <w:rPrChange w:id="5460" w:author="像个男人一样" w:date="2018-03-21T01:59:53Z">
              <w:rPr/>
            </w:rPrChange>
          </w:rPr>
          <w:fldChar w:fldCharType="end"/>
        </w:r>
      </w:del>
      <w:del w:id="5461" w:author="像个男人一样" w:date="2018-03-21T01:59:42Z">
        <w:r>
          <w:rPr>
            <w:i w:val="0"/>
            <w:iCs w:val="0"/>
            <w:sz w:val="24"/>
            <w:szCs w:val="22"/>
            <w:rPrChange w:id="5462" w:author="像个男人一样" w:date="2018-03-21T01:59:53Z">
              <w:rPr/>
            </w:rPrChange>
          </w:rPr>
          <w:delText xml:space="preserve"> </w:delText>
        </w:r>
      </w:del>
      <w:del w:id="5463" w:author="像个男人一样" w:date="2018-03-21T01:59:20Z">
        <w:r>
          <w:rPr>
            <w:i w:val="0"/>
            <w:iCs w:val="0"/>
            <w:sz w:val="24"/>
            <w:szCs w:val="22"/>
            <w:rPrChange w:id="5464" w:author="像个男人一样" w:date="2018-03-21T01:59:53Z">
              <w:rPr/>
            </w:rPrChange>
          </w:rPr>
          <w:delText>The pitch angle offset from the racing game</w:delText>
        </w:r>
        <w:bookmarkEnd w:id="982"/>
      </w:del>
    </w:p>
    <w:p>
      <w:pPr>
        <w:rPr>
          <w:ins w:id="5465" w:author="像个男人一样" w:date="2018-03-21T01:59:22Z"/>
        </w:rPr>
      </w:pPr>
      <w:r>
        <w:drawing>
          <wp:inline distT="0" distB="0" distL="0" distR="0">
            <wp:extent cx="5647690" cy="2743200"/>
            <wp:effectExtent l="0" t="0" r="1016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pPr>
        <w:pStyle w:val="11"/>
        <w:pPrChange w:id="5466" w:author="像个男人一样" w:date="2018-03-21T01:59:40Z">
          <w:pPr/>
        </w:pPrChange>
      </w:pPr>
      <w:ins w:id="5467" w:author="像个男人一样" w:date="2018-03-21T01:59:31Z">
        <w:r>
          <w:rPr/>
          <w:t xml:space="preserve">Figure </w:t>
        </w:r>
      </w:ins>
      <w:ins w:id="5468" w:author="像个男人一样" w:date="2018-03-21T01:59:31Z">
        <w:r>
          <w:rPr/>
          <w:fldChar w:fldCharType="begin"/>
        </w:r>
      </w:ins>
      <w:ins w:id="5469" w:author="像个男人一样" w:date="2018-03-21T01:59:31Z">
        <w:r>
          <w:rPr/>
          <w:instrText xml:space="preserve"> STYLEREF 1 \s </w:instrText>
        </w:r>
      </w:ins>
      <w:ins w:id="5470" w:author="像个男人一样" w:date="2018-03-21T01:59:31Z">
        <w:r>
          <w:rPr/>
          <w:fldChar w:fldCharType="separate"/>
        </w:r>
      </w:ins>
      <w:ins w:id="5471" w:author="像个男人一样" w:date="2018-03-21T01:59:31Z">
        <w:r>
          <w:rPr/>
          <w:t>3</w:t>
        </w:r>
      </w:ins>
      <w:ins w:id="5472" w:author="像个男人一样" w:date="2018-03-21T01:59:31Z">
        <w:r>
          <w:rPr/>
          <w:fldChar w:fldCharType="end"/>
        </w:r>
      </w:ins>
      <w:ins w:id="5473" w:author="像个男人一样" w:date="2018-03-21T01:59:31Z">
        <w:r>
          <w:rPr>
            <w:rFonts w:hint="eastAsia"/>
            <w:lang w:eastAsia="zh-CN"/>
          </w:rPr>
          <w:t>.</w:t>
        </w:r>
      </w:ins>
      <w:ins w:id="5474" w:author="像个男人一样" w:date="2018-03-21T01:59:31Z">
        <w:r>
          <w:rPr/>
          <w:fldChar w:fldCharType="begin"/>
        </w:r>
      </w:ins>
      <w:ins w:id="5475" w:author="像个男人一样" w:date="2018-03-21T01:59:31Z">
        <w:r>
          <w:rPr/>
          <w:instrText xml:space="preserve"> SEQ Figure \* ARABIC \s 1 </w:instrText>
        </w:r>
      </w:ins>
      <w:ins w:id="5476" w:author="像个男人一样" w:date="2018-03-21T01:59:31Z">
        <w:r>
          <w:rPr/>
          <w:fldChar w:fldCharType="separate"/>
        </w:r>
      </w:ins>
      <w:ins w:id="5477" w:author="像个男人一样" w:date="2018-03-22T11:51:07Z">
        <w:r>
          <w:rPr/>
          <w:t>9</w:t>
        </w:r>
      </w:ins>
      <w:ins w:id="5478" w:author="像个男人一样" w:date="2018-03-21T01:59:31Z">
        <w:r>
          <w:rPr/>
          <w:fldChar w:fldCharType="end"/>
        </w:r>
      </w:ins>
      <w:ins w:id="5479" w:author="像个男人一样" w:date="2018-03-21T01:59:31Z">
        <w:bookmarkStart w:id="983" w:name="_Toc24105"/>
        <w:bookmarkStart w:id="984" w:name="_Toc16253"/>
        <w:bookmarkStart w:id="985" w:name="_Toc22166"/>
        <w:bookmarkStart w:id="986" w:name="_Toc10548"/>
        <w:bookmarkStart w:id="987" w:name="_Toc28390"/>
        <w:bookmarkStart w:id="988" w:name="_Toc14800"/>
        <w:bookmarkStart w:id="989" w:name="_Toc26922"/>
        <w:bookmarkStart w:id="990" w:name="_Toc6705"/>
        <w:bookmarkStart w:id="991" w:name="_Toc18638"/>
        <w:bookmarkStart w:id="992" w:name="_Toc819"/>
        <w:bookmarkStart w:id="993" w:name="_Toc30004"/>
        <w:bookmarkStart w:id="994" w:name="_Toc17625"/>
        <w:bookmarkStart w:id="995" w:name="_Toc18933"/>
        <w:bookmarkStart w:id="996" w:name="_Toc26797"/>
        <w:bookmarkStart w:id="997" w:name="_Toc18857"/>
        <w:bookmarkStart w:id="998" w:name="_Toc12056"/>
        <w:bookmarkStart w:id="999" w:name="_Toc9872"/>
        <w:bookmarkStart w:id="1000" w:name="_Toc19105"/>
        <w:bookmarkStart w:id="1001" w:name="_Toc666"/>
        <w:bookmarkStart w:id="1002" w:name="_Toc32146"/>
        <w:bookmarkStart w:id="1003" w:name="_Toc26560"/>
        <w:bookmarkStart w:id="1004" w:name="_Toc1053"/>
        <w:bookmarkStart w:id="1005" w:name="_Toc23561"/>
        <w:bookmarkStart w:id="1006" w:name="_Toc2034"/>
        <w:bookmarkStart w:id="1007" w:name="_Toc20288"/>
        <w:bookmarkStart w:id="1008" w:name="_Toc19547"/>
        <w:r>
          <w:rPr>
            <w:rFonts w:hint="eastAsia"/>
            <w:lang w:eastAsia="zh-CN"/>
          </w:rPr>
          <w:t>:The pitch angle offset from the racing game</w:t>
        </w:r>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ins>
    </w:p>
    <w:p/>
    <w:p>
      <w:pPr>
        <w:keepNext w:val="0"/>
        <w:keepLines w:val="0"/>
        <w:pageBreakBefore/>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pPr>
    </w:p>
    <w:p>
      <w:pPr>
        <w:pStyle w:val="2"/>
      </w:pPr>
      <w:bookmarkStart w:id="1009" w:name="_Toc12921"/>
      <w:bookmarkStart w:id="1010" w:name="_Toc18991"/>
      <w:bookmarkStart w:id="1011" w:name="_Toc511"/>
      <w:bookmarkStart w:id="1012" w:name="_Toc20114"/>
      <w:bookmarkStart w:id="1013" w:name="_Toc12608"/>
      <w:bookmarkStart w:id="1014" w:name="_Toc23232"/>
      <w:bookmarkStart w:id="1015" w:name="_Toc497"/>
      <w:bookmarkStart w:id="1016" w:name="_Toc20943"/>
      <w:bookmarkStart w:id="1017" w:name="_Toc10220"/>
      <w:bookmarkStart w:id="1018" w:name="_Toc4443"/>
      <w:bookmarkStart w:id="1019" w:name="_Toc3254"/>
      <w:r>
        <w:t>A Glow Stick with Accelerometer and Gyroscope</w:t>
      </w:r>
      <w:bookmarkEnd w:id="1009"/>
      <w:bookmarkEnd w:id="1010"/>
      <w:bookmarkEnd w:id="1011"/>
      <w:bookmarkEnd w:id="1012"/>
      <w:bookmarkEnd w:id="1013"/>
      <w:bookmarkEnd w:id="1014"/>
      <w:bookmarkEnd w:id="1015"/>
      <w:bookmarkEnd w:id="1016"/>
      <w:bookmarkEnd w:id="1017"/>
      <w:bookmarkEnd w:id="1018"/>
      <w:bookmarkEnd w:id="1019"/>
    </w:p>
    <w:p>
      <w:r>
        <w:rPr>
          <w:rFonts w:hint="eastAsia"/>
        </w:rPr>
        <w:t>From</w:t>
      </w:r>
      <w:r>
        <w:t xml:space="preserve"> those three chapters above, we can know how to use</w:t>
      </w:r>
      <w:r>
        <w:rPr>
          <w:rFonts w:hint="eastAsia"/>
          <w:lang w:val="en-US" w:eastAsia="zh-CN"/>
        </w:rPr>
        <w:t xml:space="preserve"> </w:t>
      </w:r>
      <w:r>
        <w:t xml:space="preserve"> </w:t>
      </w:r>
      <w:r>
        <w:rPr>
          <w:rFonts w:hint="eastAsia"/>
          <w:lang w:val="en-US" w:eastAsia="zh-CN"/>
        </w:rPr>
        <w:t>A</w:t>
      </w:r>
      <w:r>
        <w:t>ccelerometer</w:t>
      </w:r>
      <w:r>
        <w:rPr>
          <w:rFonts w:hint="eastAsia"/>
          <w:lang w:val="en-US" w:eastAsia="zh-CN"/>
        </w:rPr>
        <w:t xml:space="preserve"> </w:t>
      </w:r>
      <w:r>
        <w:t xml:space="preserve">and Gyroscopes to identify or detect some kinds of actions or postures, but it is possible to use it in a new action recognition and how a glow stick can show different colour lights in different </w:t>
      </w:r>
      <w:r>
        <w:rPr>
          <w:rFonts w:hint="eastAsia"/>
          <w:lang w:val="en-US" w:eastAsia="zh-CN"/>
        </w:rPr>
        <w:t>actions</w:t>
      </w:r>
      <w:r>
        <w:t xml:space="preserve">, those will be discuss in this chapter.  </w:t>
      </w:r>
    </w:p>
    <w:p>
      <w:pPr>
        <w:pStyle w:val="3"/>
      </w:pPr>
      <w:bookmarkStart w:id="1020" w:name="_Toc3657"/>
      <w:bookmarkStart w:id="1021" w:name="_Toc4841"/>
      <w:bookmarkStart w:id="1022" w:name="_Toc2388"/>
      <w:bookmarkStart w:id="1023" w:name="_Toc29725"/>
      <w:bookmarkStart w:id="1024" w:name="_Toc19821"/>
      <w:bookmarkStart w:id="1025" w:name="_Toc20788"/>
      <w:bookmarkStart w:id="1026" w:name="_Toc21846"/>
      <w:bookmarkStart w:id="1027" w:name="_Toc29622"/>
      <w:bookmarkStart w:id="1028" w:name="_Toc17039"/>
      <w:bookmarkStart w:id="1029" w:name="_Toc12231"/>
      <w:bookmarkStart w:id="1030" w:name="_Toc23979"/>
      <w:r>
        <w:t>Appearance and function description</w:t>
      </w:r>
      <w:bookmarkEnd w:id="1020"/>
      <w:bookmarkEnd w:id="1021"/>
      <w:bookmarkEnd w:id="1022"/>
      <w:bookmarkEnd w:id="1023"/>
      <w:bookmarkEnd w:id="1024"/>
      <w:bookmarkEnd w:id="1025"/>
      <w:bookmarkEnd w:id="1026"/>
      <w:bookmarkEnd w:id="1027"/>
      <w:bookmarkEnd w:id="1028"/>
      <w:bookmarkEnd w:id="1029"/>
      <w:bookmarkEnd w:id="1030"/>
    </w:p>
    <w:p>
      <w:pPr>
        <w:pStyle w:val="4"/>
      </w:pPr>
      <w:bookmarkStart w:id="1031" w:name="_Toc31047"/>
      <w:bookmarkStart w:id="1032" w:name="_Toc6601"/>
      <w:bookmarkStart w:id="1033" w:name="_Toc28926"/>
      <w:bookmarkStart w:id="1034" w:name="_Toc18835"/>
      <w:bookmarkStart w:id="1035" w:name="_Toc20475"/>
      <w:bookmarkStart w:id="1036" w:name="_Toc6965"/>
      <w:bookmarkStart w:id="1037" w:name="_Toc895"/>
      <w:bookmarkStart w:id="1038" w:name="_Toc32236"/>
      <w:bookmarkStart w:id="1039" w:name="_Toc28005"/>
      <w:bookmarkStart w:id="1040" w:name="_Toc16656"/>
      <w:bookmarkStart w:id="1041" w:name="_Toc15492"/>
      <w:r>
        <w:t>A normal glow stick</w:t>
      </w:r>
      <w:bookmarkEnd w:id="1031"/>
      <w:bookmarkEnd w:id="1032"/>
      <w:bookmarkEnd w:id="1033"/>
      <w:bookmarkEnd w:id="1034"/>
      <w:bookmarkEnd w:id="1035"/>
      <w:bookmarkEnd w:id="1036"/>
      <w:bookmarkEnd w:id="1037"/>
      <w:bookmarkEnd w:id="1038"/>
      <w:bookmarkEnd w:id="1039"/>
      <w:bookmarkEnd w:id="1040"/>
      <w:bookmarkEnd w:id="1041"/>
    </w:p>
    <w:p>
      <w:pPr>
        <w:pStyle w:val="11"/>
        <w:rPr>
          <w:iCs w:val="0"/>
          <w:sz w:val="24"/>
          <w:szCs w:val="22"/>
          <w:rPrChange w:id="5481" w:author="像个男人一样" w:date="2018-03-22T11:56:13Z">
            <w:rPr/>
          </w:rPrChange>
        </w:rPr>
        <w:pPrChange w:id="5480" w:author="像个男人一样" w:date="2018-03-21T02:00:24Z">
          <w:pPr/>
        </w:pPrChange>
      </w:pPr>
      <w:r>
        <w:rPr>
          <w:iCs w:val="0"/>
          <w:sz w:val="24"/>
          <w:szCs w:val="22"/>
          <w:rPrChange w:id="5482" w:author="像个男人一样" w:date="2018-03-22T11:56:13Z">
            <w:rPr/>
          </w:rPrChange>
        </w:rPr>
        <w:t>How a normal glow stick works, everyone may have some experience for that. There is a picture below, when you turn on the switch on the han</w:t>
      </w:r>
      <w:r>
        <w:rPr>
          <w:rFonts w:hint="default"/>
          <w:iCs w:val="0"/>
          <w:sz w:val="24"/>
          <w:szCs w:val="22"/>
          <w:lang w:val="en-IE" w:eastAsia="zh-CN"/>
          <w:rPrChange w:id="5483" w:author="像个男人一样" w:date="2018-03-22T11:56:13Z">
            <w:rPr>
              <w:rFonts w:hint="eastAsia"/>
              <w:lang w:val="en-US" w:eastAsia="zh-CN"/>
            </w:rPr>
          </w:rPrChange>
        </w:rPr>
        <w:t>dle</w:t>
      </w:r>
      <w:r>
        <w:rPr>
          <w:iCs w:val="0"/>
          <w:sz w:val="24"/>
          <w:szCs w:val="22"/>
          <w:rPrChange w:id="5484" w:author="像个男人一样" w:date="2018-03-22T11:56:13Z">
            <w:rPr/>
          </w:rPrChange>
        </w:rPr>
        <w:t xml:space="preserve">, a glow stick will be lit in a specific colour. </w:t>
      </w:r>
    </w:p>
    <w:p>
      <w:pPr>
        <w:rPr>
          <w:ins w:id="5485" w:author="像个男人一样" w:date="2018-03-21T02:00:03Z"/>
        </w:rPr>
      </w:pPr>
      <w:r>
        <w:drawing>
          <wp:inline distT="0" distB="0" distL="0" distR="0">
            <wp:extent cx="3810000" cy="381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810000" cy="3810000"/>
                    </a:xfrm>
                    <a:prstGeom prst="rect">
                      <a:avLst/>
                    </a:prstGeom>
                    <a:noFill/>
                    <a:ln>
                      <a:noFill/>
                    </a:ln>
                  </pic:spPr>
                </pic:pic>
              </a:graphicData>
            </a:graphic>
          </wp:inline>
        </w:drawing>
      </w:r>
    </w:p>
    <w:p>
      <w:pPr>
        <w:pStyle w:val="11"/>
        <w:pPrChange w:id="5486" w:author="像个男人一样" w:date="2018-03-21T02:00:29Z">
          <w:pPr/>
        </w:pPrChange>
      </w:pPr>
      <w:ins w:id="5487" w:author="像个男人一样" w:date="2018-03-21T02:00:24Z">
        <w:r>
          <w:rPr/>
          <w:t xml:space="preserve">Figure </w:t>
        </w:r>
      </w:ins>
      <w:ins w:id="5488" w:author="像个男人一样" w:date="2018-03-21T02:00:24Z">
        <w:r>
          <w:rPr/>
          <w:fldChar w:fldCharType="begin"/>
        </w:r>
      </w:ins>
      <w:ins w:id="5489" w:author="像个男人一样" w:date="2018-03-21T02:00:24Z">
        <w:r>
          <w:rPr/>
          <w:instrText xml:space="preserve"> STYLEREF 1 \s </w:instrText>
        </w:r>
      </w:ins>
      <w:ins w:id="5490" w:author="像个男人一样" w:date="2018-03-21T02:00:24Z">
        <w:r>
          <w:rPr/>
          <w:fldChar w:fldCharType="separate"/>
        </w:r>
      </w:ins>
      <w:ins w:id="5491" w:author="像个男人一样" w:date="2018-03-21T02:00:24Z">
        <w:r>
          <w:rPr/>
          <w:t>4</w:t>
        </w:r>
      </w:ins>
      <w:ins w:id="5492" w:author="像个男人一样" w:date="2018-03-21T02:00:24Z">
        <w:r>
          <w:rPr/>
          <w:fldChar w:fldCharType="end"/>
        </w:r>
      </w:ins>
      <w:ins w:id="5493" w:author="像个男人一样" w:date="2018-03-21T02:00:24Z">
        <w:r>
          <w:rPr>
            <w:rFonts w:hint="eastAsia"/>
            <w:lang w:eastAsia="zh-CN"/>
          </w:rPr>
          <w:t>.</w:t>
        </w:r>
      </w:ins>
      <w:ins w:id="5494" w:author="像个男人一样" w:date="2018-03-21T02:00:24Z">
        <w:r>
          <w:rPr/>
          <w:fldChar w:fldCharType="begin"/>
        </w:r>
      </w:ins>
      <w:ins w:id="5495" w:author="像个男人一样" w:date="2018-03-21T02:00:24Z">
        <w:r>
          <w:rPr/>
          <w:instrText xml:space="preserve"> SEQ Figure \* ARABIC \s 1 </w:instrText>
        </w:r>
      </w:ins>
      <w:ins w:id="5496" w:author="像个男人一样" w:date="2018-03-21T02:00:24Z">
        <w:r>
          <w:rPr/>
          <w:fldChar w:fldCharType="separate"/>
        </w:r>
      </w:ins>
      <w:ins w:id="5497" w:author="像个男人一样" w:date="2018-03-22T11:51:07Z">
        <w:r>
          <w:rPr/>
          <w:t>1</w:t>
        </w:r>
      </w:ins>
      <w:ins w:id="5498" w:author="像个男人一样" w:date="2018-03-21T02:00:24Z">
        <w:r>
          <w:rPr/>
          <w:fldChar w:fldCharType="end"/>
        </w:r>
      </w:ins>
      <w:ins w:id="5499" w:author="像个男人一样" w:date="2018-03-21T02:00:24Z">
        <w:bookmarkStart w:id="1042" w:name="_Toc7192"/>
        <w:bookmarkStart w:id="1043" w:name="_Toc13978"/>
        <w:bookmarkStart w:id="1044" w:name="_Toc12722"/>
        <w:bookmarkStart w:id="1045" w:name="_Toc17816"/>
        <w:bookmarkStart w:id="1046" w:name="_Toc12738"/>
        <w:bookmarkStart w:id="1047" w:name="_Toc7833"/>
        <w:bookmarkStart w:id="1048" w:name="_Toc7044"/>
        <w:bookmarkStart w:id="1049" w:name="_Toc18631"/>
        <w:bookmarkStart w:id="1050" w:name="_Toc12967"/>
        <w:bookmarkStart w:id="1051" w:name="_Toc18153"/>
        <w:bookmarkStart w:id="1052" w:name="_Toc10551"/>
        <w:bookmarkStart w:id="1053" w:name="_Toc1274"/>
        <w:bookmarkStart w:id="1054" w:name="_Toc261"/>
        <w:bookmarkStart w:id="1055" w:name="_Toc23875"/>
        <w:bookmarkStart w:id="1056" w:name="_Toc32166"/>
        <w:bookmarkStart w:id="1057" w:name="_Toc17372"/>
        <w:bookmarkStart w:id="1058" w:name="_Toc17817"/>
        <w:bookmarkStart w:id="1059" w:name="_Toc2580"/>
        <w:bookmarkStart w:id="1060" w:name="_Toc15356"/>
        <w:bookmarkStart w:id="1061" w:name="_Toc300"/>
        <w:bookmarkStart w:id="1062" w:name="_Toc17107"/>
        <w:bookmarkStart w:id="1063" w:name="_Toc6737"/>
        <w:bookmarkStart w:id="1064" w:name="_Toc26533"/>
        <w:bookmarkStart w:id="1065" w:name="_Toc24170"/>
        <w:bookmarkStart w:id="1066" w:name="_Toc25118"/>
        <w:bookmarkStart w:id="1067" w:name="_Toc1851"/>
        <w:r>
          <w:rPr>
            <w:rFonts w:hint="eastAsia"/>
            <w:lang w:eastAsia="zh-CN"/>
          </w:rPr>
          <w:t>: A kind of glow sticks</w:t>
        </w:r>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ins>
    </w:p>
    <w:p>
      <w:r>
        <w:t xml:space="preserve"> There is no doubt that it is very gorgeous in a concert when the countless light sticks come on. </w:t>
      </w:r>
    </w:p>
    <w:p>
      <w:pPr>
        <w:rPr>
          <w:ins w:id="5500" w:author="像个男人一样" w:date="2018-03-21T02:00:34Z"/>
        </w:rPr>
      </w:pPr>
      <w:r>
        <w:drawing>
          <wp:inline distT="0" distB="0" distL="0" distR="0">
            <wp:extent cx="3817620" cy="3337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817620" cy="3337560"/>
                    </a:xfrm>
                    <a:prstGeom prst="rect">
                      <a:avLst/>
                    </a:prstGeom>
                    <a:noFill/>
                    <a:ln>
                      <a:noFill/>
                    </a:ln>
                  </pic:spPr>
                </pic:pic>
              </a:graphicData>
            </a:graphic>
          </wp:inline>
        </w:drawing>
      </w:r>
    </w:p>
    <w:p>
      <w:pPr>
        <w:pStyle w:val="11"/>
        <w:rPr>
          <w:rFonts w:hint="eastAsia"/>
          <w:lang w:val="en-US" w:eastAsia="zh-CN"/>
        </w:rPr>
        <w:pPrChange w:id="5501" w:author="像个男人一样" w:date="2018-03-21T02:01:22Z">
          <w:pPr/>
        </w:pPrChange>
      </w:pPr>
      <w:ins w:id="5502" w:author="像个男人一样" w:date="2018-03-21T02:01:16Z">
        <w:r>
          <w:rPr/>
          <w:t xml:space="preserve">Figure </w:t>
        </w:r>
      </w:ins>
      <w:ins w:id="5503" w:author="像个男人一样" w:date="2018-03-21T02:01:16Z">
        <w:r>
          <w:rPr/>
          <w:fldChar w:fldCharType="begin"/>
        </w:r>
      </w:ins>
      <w:ins w:id="5504" w:author="像个男人一样" w:date="2018-03-21T02:01:16Z">
        <w:r>
          <w:rPr/>
          <w:instrText xml:space="preserve"> STYLEREF 1 \s </w:instrText>
        </w:r>
      </w:ins>
      <w:ins w:id="5505" w:author="像个男人一样" w:date="2018-03-21T02:01:16Z">
        <w:r>
          <w:rPr/>
          <w:fldChar w:fldCharType="separate"/>
        </w:r>
      </w:ins>
      <w:ins w:id="5506" w:author="像个男人一样" w:date="2018-03-21T02:01:16Z">
        <w:r>
          <w:rPr/>
          <w:t>4</w:t>
        </w:r>
      </w:ins>
      <w:ins w:id="5507" w:author="像个男人一样" w:date="2018-03-21T02:01:16Z">
        <w:r>
          <w:rPr/>
          <w:fldChar w:fldCharType="end"/>
        </w:r>
      </w:ins>
      <w:ins w:id="5508" w:author="像个男人一样" w:date="2018-03-21T02:01:16Z">
        <w:r>
          <w:rPr>
            <w:rFonts w:hint="eastAsia"/>
            <w:lang w:eastAsia="zh-CN"/>
          </w:rPr>
          <w:t>.</w:t>
        </w:r>
      </w:ins>
      <w:ins w:id="5509" w:author="像个男人一样" w:date="2018-03-21T02:01:16Z">
        <w:r>
          <w:rPr/>
          <w:fldChar w:fldCharType="begin"/>
        </w:r>
      </w:ins>
      <w:ins w:id="5510" w:author="像个男人一样" w:date="2018-03-21T02:01:16Z">
        <w:r>
          <w:rPr/>
          <w:instrText xml:space="preserve"> SEQ Figure \* ARABIC \s 1 </w:instrText>
        </w:r>
      </w:ins>
      <w:ins w:id="5511" w:author="像个男人一样" w:date="2018-03-21T02:01:16Z">
        <w:r>
          <w:rPr/>
          <w:fldChar w:fldCharType="separate"/>
        </w:r>
      </w:ins>
      <w:ins w:id="5512" w:author="像个男人一样" w:date="2018-03-22T11:51:07Z">
        <w:r>
          <w:rPr/>
          <w:t>2</w:t>
        </w:r>
      </w:ins>
      <w:ins w:id="5513" w:author="像个男人一样" w:date="2018-03-21T02:01:16Z">
        <w:r>
          <w:rPr/>
          <w:fldChar w:fldCharType="end"/>
        </w:r>
      </w:ins>
      <w:ins w:id="5514" w:author="像个男人一样" w:date="2018-03-21T02:01:16Z">
        <w:bookmarkStart w:id="1068" w:name="_Toc3642"/>
        <w:bookmarkStart w:id="1069" w:name="_Toc21751"/>
        <w:bookmarkStart w:id="1070" w:name="_Toc5779"/>
        <w:bookmarkStart w:id="1071" w:name="_Toc2359"/>
        <w:bookmarkStart w:id="1072" w:name="_Toc15130"/>
        <w:bookmarkStart w:id="1073" w:name="_Toc11775"/>
        <w:bookmarkStart w:id="1074" w:name="_Toc8964"/>
        <w:bookmarkStart w:id="1075" w:name="_Toc9267"/>
        <w:bookmarkStart w:id="1076" w:name="_Toc26234"/>
        <w:bookmarkStart w:id="1077" w:name="_Toc17119"/>
        <w:bookmarkStart w:id="1078" w:name="_Toc4119"/>
        <w:bookmarkStart w:id="1079" w:name="_Toc9457"/>
        <w:bookmarkStart w:id="1080" w:name="_Toc17226"/>
        <w:bookmarkStart w:id="1081" w:name="_Toc24520"/>
        <w:bookmarkStart w:id="1082" w:name="_Toc9340"/>
        <w:bookmarkStart w:id="1083" w:name="_Toc30531"/>
        <w:bookmarkStart w:id="1084" w:name="_Toc28858"/>
        <w:bookmarkStart w:id="1085" w:name="_Toc32695"/>
        <w:bookmarkStart w:id="1086" w:name="_Toc8764"/>
        <w:bookmarkStart w:id="1087" w:name="_Toc28252"/>
        <w:bookmarkStart w:id="1088" w:name="_Toc14230"/>
        <w:bookmarkStart w:id="1089" w:name="_Toc8762"/>
        <w:bookmarkStart w:id="1090" w:name="_Toc6961"/>
        <w:bookmarkStart w:id="1091" w:name="_Toc17269"/>
        <w:bookmarkStart w:id="1092" w:name="_Toc13086"/>
        <w:bookmarkStart w:id="1093" w:name="_Toc29002"/>
        <w:r>
          <w:rPr>
            <w:rFonts w:hint="eastAsia"/>
            <w:lang w:eastAsia="zh-CN"/>
          </w:rPr>
          <w:t>:</w:t>
        </w:r>
      </w:ins>
      <w:ins w:id="5515" w:author="像个男人一样" w:date="2018-03-21T02:01:30Z">
        <w:r>
          <w:rPr>
            <w:rFonts w:hint="eastAsia"/>
            <w:lang w:val="en-US" w:eastAsia="zh-CN"/>
          </w:rPr>
          <w:t xml:space="preserve"> A </w:t>
        </w:r>
      </w:ins>
      <w:ins w:id="5516" w:author="像个男人一样" w:date="2018-03-21T02:01:16Z">
        <w:r>
          <w:rPr>
            <w:rFonts w:hint="eastAsia"/>
            <w:lang w:eastAsia="zh-CN"/>
          </w:rPr>
          <w:t>Vocal Concert</w:t>
        </w:r>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ins>
    </w:p>
    <w:p>
      <w:pPr>
        <w:pStyle w:val="4"/>
      </w:pPr>
      <w:bookmarkStart w:id="1094" w:name="_Toc30686"/>
      <w:bookmarkStart w:id="1095" w:name="_Toc20796"/>
      <w:bookmarkStart w:id="1096" w:name="_Toc32700"/>
      <w:bookmarkStart w:id="1097" w:name="_Toc1302"/>
      <w:bookmarkStart w:id="1098" w:name="_Toc24467"/>
      <w:bookmarkStart w:id="1099" w:name="_Toc22975"/>
      <w:bookmarkStart w:id="1100" w:name="_Toc31741"/>
      <w:bookmarkStart w:id="1101" w:name="_Toc25595"/>
      <w:bookmarkStart w:id="1102" w:name="_Toc21203"/>
      <w:bookmarkStart w:id="1103" w:name="_Toc15929"/>
      <w:bookmarkStart w:id="1104" w:name="_Toc3455"/>
      <w:r>
        <w:t xml:space="preserve">A </w:t>
      </w:r>
      <w:r>
        <w:rPr>
          <w:rFonts w:hint="eastAsia"/>
          <w:lang w:val="en-US" w:eastAsia="zh-CN"/>
        </w:rPr>
        <w:t xml:space="preserve">multifunctional </w:t>
      </w:r>
      <w:r>
        <w:t>glow stick</w:t>
      </w:r>
      <w:bookmarkEnd w:id="1094"/>
      <w:bookmarkEnd w:id="1095"/>
      <w:bookmarkEnd w:id="1096"/>
      <w:bookmarkEnd w:id="1097"/>
      <w:bookmarkEnd w:id="1098"/>
      <w:bookmarkEnd w:id="1099"/>
      <w:bookmarkEnd w:id="1100"/>
      <w:bookmarkEnd w:id="1101"/>
      <w:bookmarkEnd w:id="1102"/>
      <w:bookmarkEnd w:id="1103"/>
      <w:bookmarkEnd w:id="1104"/>
      <w:r>
        <w:t xml:space="preserve"> </w:t>
      </w:r>
    </w:p>
    <w:p>
      <w:r>
        <w:t>What kinds of new functions can be created for a glow stick, absolutely it is related with posture or action recognition</w:t>
      </w:r>
      <w:r>
        <w:rPr>
          <w:rFonts w:hint="eastAsia"/>
          <w:lang w:val="en-US" w:eastAsia="zh-CN"/>
        </w:rPr>
        <w:t xml:space="preserve"> algorithm</w:t>
      </w:r>
      <w:r>
        <w:t xml:space="preserve">. </w:t>
      </w:r>
    </w:p>
    <w:p>
      <w:r>
        <w:t>You can imagine if the light sticks shak</w:t>
      </w:r>
      <w:r>
        <w:rPr>
          <w:rFonts w:hint="eastAsia"/>
          <w:lang w:val="en-US" w:eastAsia="zh-CN"/>
        </w:rPr>
        <w:t>en</w:t>
      </w:r>
      <w:r>
        <w:t xml:space="preserve"> in different directions will show different colors of light, it will be a very interesting idea. For example, when you </w:t>
      </w:r>
      <w:bookmarkStart w:id="1105" w:name="OLE_LINK4"/>
      <w:r>
        <w:t xml:space="preserve">shake the light sticks in </w:t>
      </w:r>
      <w:bookmarkStart w:id="1106" w:name="OLE_LINK3"/>
      <w:r>
        <w:t xml:space="preserve">perpendicular </w:t>
      </w:r>
      <w:bookmarkEnd w:id="1106"/>
      <w:r>
        <w:t>to the body</w:t>
      </w:r>
      <w:bookmarkEnd w:id="1105"/>
      <w:r>
        <w:t xml:space="preserve">, the glow stick will display the blue colour, and in the parallel plane to body, the glow stick will show the yellow colour, or </w:t>
      </w:r>
      <w:bookmarkStart w:id="1107" w:name="OLE_LINK5"/>
      <w:r>
        <w:t xml:space="preserve">in a round way above you body, the glow stick will show the red colour. </w:t>
      </w:r>
    </w:p>
    <w:bookmarkEnd w:id="1107"/>
    <w:p>
      <w:pPr>
        <w:pStyle w:val="11"/>
        <w:rPr>
          <w:iCs w:val="0"/>
          <w:sz w:val="24"/>
          <w:szCs w:val="22"/>
          <w:rPrChange w:id="5518" w:author="像个男人一样" w:date="2018-03-21T23:12:35Z">
            <w:rPr/>
          </w:rPrChange>
        </w:rPr>
        <w:pPrChange w:id="5517" w:author="像个男人一样" w:date="2018-03-21T02:02:11Z">
          <w:pPr/>
        </w:pPrChange>
      </w:pPr>
      <w:r>
        <w:rPr>
          <w:iCs w:val="0"/>
          <w:sz w:val="24"/>
          <w:szCs w:val="22"/>
          <w:rPrChange w:id="5519" w:author="像个男人一样" w:date="2018-03-22T11:55:27Z">
            <w:rPr/>
          </w:rPrChange>
        </w:rPr>
        <w:t>S</w:t>
      </w:r>
      <w:r>
        <w:rPr>
          <w:iCs w:val="0"/>
          <w:sz w:val="24"/>
          <w:szCs w:val="22"/>
          <w:rPrChange w:id="5520" w:author="像个男人一样" w:date="2018-03-22T11:55:27Z">
            <w:rPr/>
          </w:rPrChange>
        </w:rPr>
        <w:t>o t</w:t>
      </w:r>
      <w:r>
        <w:rPr>
          <w:iCs w:val="0"/>
          <w:sz w:val="24"/>
          <w:szCs w:val="22"/>
          <w:rPrChange w:id="5521" w:author="像个男人一样" w:date="2018-03-22T11:55:13Z">
            <w:rPr/>
          </w:rPrChange>
        </w:rPr>
        <w:t>he automatic  action or posture recognition i</w:t>
      </w:r>
      <w:r>
        <w:rPr>
          <w:iCs w:val="0"/>
          <w:sz w:val="24"/>
          <w:szCs w:val="22"/>
          <w:rPrChange w:id="5522" w:author="像个男人一样" w:date="2018-03-22T11:55:13Z">
            <w:rPr/>
          </w:rPrChange>
        </w:rPr>
        <w:t xml:space="preserve">s the key </w:t>
      </w:r>
      <w:r>
        <w:rPr>
          <w:rFonts w:hint="default"/>
          <w:iCs w:val="0"/>
          <w:sz w:val="24"/>
          <w:szCs w:val="22"/>
          <w:lang w:val="en-IE" w:eastAsia="zh-CN"/>
          <w:rPrChange w:id="5523" w:author="像个男人一样" w:date="2018-03-22T11:55:13Z">
            <w:rPr>
              <w:rFonts w:hint="eastAsia"/>
              <w:lang w:val="en-US" w:eastAsia="zh-CN"/>
            </w:rPr>
          </w:rPrChange>
        </w:rPr>
        <w:t xml:space="preserve">point </w:t>
      </w:r>
      <w:r>
        <w:rPr>
          <w:iCs w:val="0"/>
          <w:sz w:val="24"/>
          <w:szCs w:val="22"/>
          <w:rPrChange w:id="5524" w:author="像个男人一样" w:date="2018-03-22T11:55:13Z">
            <w:rPr/>
          </w:rPrChange>
        </w:rPr>
        <w:t xml:space="preserve">for this function, </w:t>
      </w:r>
      <w:r>
        <w:rPr>
          <w:iCs w:val="0"/>
          <w:sz w:val="24"/>
          <w:szCs w:val="22"/>
          <w:rPrChange w:id="5525" w:author="像个男人一样" w:date="2018-03-22T11:55:00Z">
            <w:rPr/>
          </w:rPrChange>
        </w:rPr>
        <w:t xml:space="preserve">and it is what have been mentioned above.  </w:t>
      </w:r>
    </w:p>
    <w:p>
      <w:pPr>
        <w:rPr>
          <w:rFonts w:hint="eastAsia"/>
          <w:lang w:val="en-US" w:eastAsia="zh-CN"/>
        </w:rPr>
      </w:pPr>
      <w:r>
        <w:rPr>
          <w:rFonts w:hint="eastAsia"/>
          <w:lang w:val="en-US" w:eastAsia="zh-CN"/>
        </w:rPr>
        <w:t>On the other hand, not only the colors of light can be controlled by different postures, but also the accelerometer and gyroscope can be used to adjust the brightness of lights.</w:t>
      </w:r>
    </w:p>
    <w:p>
      <w:pPr>
        <w:rPr>
          <w:rFonts w:hint="eastAsia"/>
          <w:lang w:val="en-US" w:eastAsia="zh-CN"/>
        </w:rPr>
      </w:pPr>
      <w:r>
        <w:rPr>
          <w:rFonts w:hint="eastAsia"/>
          <w:lang w:val="en-US" w:eastAsia="zh-CN"/>
        </w:rPr>
        <w:drawing>
          <wp:inline distT="0" distB="0" distL="114300" distR="114300">
            <wp:extent cx="5723890" cy="3339465"/>
            <wp:effectExtent l="0" t="0" r="10160" b="13335"/>
            <wp:docPr id="25" name="图片 25"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timg"/>
                    <pic:cNvPicPr>
                      <a:picLocks noChangeAspect="1"/>
                    </pic:cNvPicPr>
                  </pic:nvPicPr>
                  <pic:blipFill>
                    <a:blip r:embed="rId34"/>
                    <a:stretch>
                      <a:fillRect/>
                    </a:stretch>
                  </pic:blipFill>
                  <pic:spPr>
                    <a:xfrm>
                      <a:off x="0" y="0"/>
                      <a:ext cx="5723890" cy="3339465"/>
                    </a:xfrm>
                    <a:prstGeom prst="rect">
                      <a:avLst/>
                    </a:prstGeom>
                  </pic:spPr>
                </pic:pic>
              </a:graphicData>
            </a:graphic>
          </wp:inline>
        </w:drawing>
      </w:r>
    </w:p>
    <w:p>
      <w:pPr>
        <w:pStyle w:val="11"/>
        <w:rPr>
          <w:rFonts w:hint="eastAsia"/>
          <w:lang w:val="en-US" w:eastAsia="zh-CN"/>
        </w:rPr>
        <w:pPrChange w:id="5526" w:author="像个男人一样" w:date="2018-03-21T02:02:16Z">
          <w:pPr/>
        </w:pPrChange>
      </w:pPr>
      <w:ins w:id="5527" w:author="像个男人一样" w:date="2018-03-21T02:02:10Z">
        <w:r>
          <w:rPr/>
          <w:t xml:space="preserve">Figure </w:t>
        </w:r>
      </w:ins>
      <w:ins w:id="5528" w:author="像个男人一样" w:date="2018-03-21T02:02:10Z">
        <w:r>
          <w:rPr/>
          <w:fldChar w:fldCharType="begin"/>
        </w:r>
      </w:ins>
      <w:ins w:id="5529" w:author="像个男人一样" w:date="2018-03-21T02:02:10Z">
        <w:r>
          <w:rPr/>
          <w:instrText xml:space="preserve"> STYLEREF 1 \s </w:instrText>
        </w:r>
      </w:ins>
      <w:ins w:id="5530" w:author="像个男人一样" w:date="2018-03-21T02:02:10Z">
        <w:r>
          <w:rPr/>
          <w:fldChar w:fldCharType="separate"/>
        </w:r>
      </w:ins>
      <w:ins w:id="5531" w:author="像个男人一样" w:date="2018-03-21T02:02:10Z">
        <w:r>
          <w:rPr/>
          <w:t>4</w:t>
        </w:r>
      </w:ins>
      <w:ins w:id="5532" w:author="像个男人一样" w:date="2018-03-21T02:02:10Z">
        <w:r>
          <w:rPr/>
          <w:fldChar w:fldCharType="end"/>
        </w:r>
      </w:ins>
      <w:ins w:id="5533" w:author="像个男人一样" w:date="2018-03-21T02:02:10Z">
        <w:r>
          <w:rPr>
            <w:rFonts w:hint="eastAsia"/>
            <w:lang w:eastAsia="zh-CN"/>
          </w:rPr>
          <w:t>.</w:t>
        </w:r>
      </w:ins>
      <w:ins w:id="5534" w:author="像个男人一样" w:date="2018-03-21T02:02:10Z">
        <w:r>
          <w:rPr/>
          <w:fldChar w:fldCharType="begin"/>
        </w:r>
      </w:ins>
      <w:ins w:id="5535" w:author="像个男人一样" w:date="2018-03-21T02:02:10Z">
        <w:r>
          <w:rPr/>
          <w:instrText xml:space="preserve"> SEQ Figure \* ARABIC \s 1 </w:instrText>
        </w:r>
      </w:ins>
      <w:ins w:id="5536" w:author="像个男人一样" w:date="2018-03-21T02:02:10Z">
        <w:r>
          <w:rPr/>
          <w:fldChar w:fldCharType="separate"/>
        </w:r>
      </w:ins>
      <w:ins w:id="5537" w:author="像个男人一样" w:date="2018-03-22T11:51:07Z">
        <w:r>
          <w:rPr/>
          <w:t>3</w:t>
        </w:r>
      </w:ins>
      <w:ins w:id="5538" w:author="像个男人一样" w:date="2018-03-21T02:02:10Z">
        <w:r>
          <w:rPr/>
          <w:fldChar w:fldCharType="end"/>
        </w:r>
      </w:ins>
      <w:ins w:id="5539" w:author="像个男人一样" w:date="2018-03-21T02:02:10Z">
        <w:bookmarkStart w:id="1108" w:name="_Toc22412"/>
        <w:bookmarkStart w:id="1109" w:name="_Toc19140"/>
        <w:bookmarkStart w:id="1110" w:name="_Toc28461"/>
        <w:bookmarkStart w:id="1111" w:name="_Toc9934"/>
        <w:bookmarkStart w:id="1112" w:name="_Toc22723"/>
        <w:bookmarkStart w:id="1113" w:name="_Toc32128"/>
        <w:bookmarkStart w:id="1114" w:name="_Toc30001"/>
        <w:bookmarkStart w:id="1115" w:name="_Toc18359"/>
        <w:bookmarkStart w:id="1116" w:name="_Toc30120"/>
        <w:bookmarkStart w:id="1117" w:name="_Toc21441"/>
        <w:bookmarkStart w:id="1118" w:name="_Toc5625"/>
        <w:bookmarkStart w:id="1119" w:name="_Toc17626"/>
        <w:bookmarkStart w:id="1120" w:name="_Toc12604"/>
        <w:bookmarkStart w:id="1121" w:name="_Toc21152"/>
        <w:bookmarkStart w:id="1122" w:name="_Toc2898"/>
        <w:bookmarkStart w:id="1123" w:name="_Toc13012"/>
        <w:bookmarkStart w:id="1124" w:name="_Toc5272"/>
        <w:bookmarkStart w:id="1125" w:name="_Toc14933"/>
        <w:bookmarkStart w:id="1126" w:name="_Toc5855"/>
        <w:bookmarkStart w:id="1127" w:name="_Toc27316"/>
        <w:bookmarkStart w:id="1128" w:name="_Toc14715"/>
        <w:bookmarkStart w:id="1129" w:name="_Toc9341"/>
        <w:bookmarkStart w:id="1130" w:name="_Toc24948"/>
        <w:bookmarkStart w:id="1131" w:name="_Toc8977"/>
        <w:bookmarkStart w:id="1132" w:name="_Toc15750"/>
        <w:bookmarkStart w:id="1133" w:name="_Toc20954"/>
        <w:r>
          <w:rPr>
            <w:rFonts w:hint="eastAsia"/>
            <w:lang w:eastAsia="zh-CN"/>
          </w:rPr>
          <w:t>: Audiences shake glow sticks</w:t>
        </w:r>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ins>
    </w:p>
    <w:p>
      <w:pPr>
        <w:pStyle w:val="3"/>
      </w:pPr>
      <w:bookmarkStart w:id="1134" w:name="_Toc510"/>
      <w:bookmarkStart w:id="1135" w:name="_Toc13399"/>
      <w:bookmarkStart w:id="1136" w:name="_Toc11387"/>
      <w:bookmarkStart w:id="1137" w:name="_Toc25757"/>
      <w:bookmarkStart w:id="1138" w:name="_Toc26322"/>
      <w:bookmarkStart w:id="1139" w:name="_Toc547"/>
      <w:bookmarkStart w:id="1140" w:name="_Toc8512"/>
      <w:bookmarkStart w:id="1141" w:name="_Toc14647"/>
      <w:bookmarkStart w:id="1142" w:name="_Toc11815"/>
      <w:bookmarkStart w:id="1143" w:name="_Toc3995"/>
      <w:bookmarkStart w:id="1144" w:name="_Toc27118"/>
      <w:r>
        <w:t>How and why need Accelerometer and gyroscope</w:t>
      </w:r>
      <w:bookmarkEnd w:id="1134"/>
      <w:bookmarkEnd w:id="1135"/>
      <w:bookmarkEnd w:id="1136"/>
      <w:bookmarkEnd w:id="1137"/>
      <w:bookmarkEnd w:id="1138"/>
      <w:bookmarkEnd w:id="1139"/>
      <w:bookmarkEnd w:id="1140"/>
      <w:bookmarkEnd w:id="1141"/>
      <w:bookmarkEnd w:id="1142"/>
      <w:bookmarkEnd w:id="1143"/>
      <w:bookmarkEnd w:id="1144"/>
    </w:p>
    <w:p>
      <w:pPr>
        <w:rPr>
          <w:rFonts w:hint="eastAsia"/>
          <w:lang w:val="en-US" w:eastAsia="zh-CN"/>
        </w:rPr>
      </w:pPr>
      <w:r>
        <w:rPr>
          <w:rFonts w:hint="eastAsia"/>
          <w:lang w:val="en-US" w:eastAsia="zh-CN"/>
        </w:rPr>
        <w:t xml:space="preserve">There are two functions mentioned above, which should be made sure in multifunctional glow sticks, and those functions are both relative with action recognition algorithm and acceleration. </w:t>
      </w:r>
    </w:p>
    <w:p>
      <w:pPr>
        <w:pStyle w:val="4"/>
        <w:rPr>
          <w:rFonts w:hint="eastAsia"/>
          <w:lang w:val="en-US" w:eastAsia="zh-CN"/>
        </w:rPr>
      </w:pPr>
      <w:bookmarkStart w:id="1145" w:name="_Toc30536"/>
      <w:bookmarkStart w:id="1146" w:name="_Toc11341"/>
      <w:bookmarkStart w:id="1147" w:name="_Toc12471"/>
      <w:bookmarkStart w:id="1148" w:name="_Toc17253"/>
      <w:bookmarkStart w:id="1149" w:name="_Toc30258"/>
      <w:bookmarkStart w:id="1150" w:name="_Toc25327"/>
      <w:bookmarkStart w:id="1151" w:name="_Toc18674"/>
      <w:bookmarkStart w:id="1152" w:name="_Toc2741"/>
      <w:bookmarkStart w:id="1153" w:name="_Toc739"/>
      <w:bookmarkStart w:id="1154" w:name="_Toc27918"/>
      <w:bookmarkStart w:id="1155" w:name="_Toc24238"/>
      <w:r>
        <w:rPr>
          <w:rFonts w:hint="eastAsia"/>
          <w:lang w:val="en-US" w:eastAsia="zh-CN"/>
        </w:rPr>
        <w:t>The new action recognition</w:t>
      </w:r>
      <w:bookmarkEnd w:id="1145"/>
      <w:bookmarkEnd w:id="1146"/>
      <w:bookmarkEnd w:id="1147"/>
      <w:bookmarkEnd w:id="1148"/>
      <w:bookmarkEnd w:id="1149"/>
      <w:bookmarkEnd w:id="1150"/>
      <w:bookmarkEnd w:id="1151"/>
      <w:bookmarkEnd w:id="1152"/>
      <w:bookmarkEnd w:id="1153"/>
      <w:bookmarkEnd w:id="1154"/>
      <w:bookmarkEnd w:id="1155"/>
    </w:p>
    <w:p>
      <w:pPr>
        <w:rPr>
          <w:rFonts w:hint="eastAsia"/>
          <w:lang w:val="en-US" w:eastAsia="zh-CN"/>
        </w:rPr>
      </w:pPr>
      <w:r>
        <w:rPr>
          <w:rFonts w:hint="eastAsia"/>
          <w:lang w:val="en-US" w:eastAsia="zh-CN"/>
        </w:rPr>
        <w:t xml:space="preserve"> First of all, function 1, shaking in different directions the glow sticks will display different colors of light. There are three postures or actions those should be identified by the sticks, here the accelerometer and gyroscope can be used to analyse or recognize those postures. </w:t>
      </w:r>
    </w:p>
    <w:p>
      <w:pPr>
        <w:rPr>
          <w:rFonts w:hint="eastAsia"/>
          <w:lang w:val="en-US" w:eastAsia="zh-CN"/>
        </w:rPr>
      </w:pPr>
      <w:bookmarkStart w:id="1156" w:name="OLE_LINK6"/>
      <w:r>
        <w:rPr>
          <w:rFonts w:hint="eastAsia"/>
          <w:lang w:val="en-US" w:eastAsia="zh-CN"/>
        </w:rPr>
        <w:t xml:space="preserve">Action </w:t>
      </w:r>
      <w:bookmarkEnd w:id="1156"/>
      <w:r>
        <w:rPr>
          <w:rFonts w:hint="eastAsia"/>
          <w:lang w:val="en-US" w:eastAsia="zh-CN"/>
        </w:rPr>
        <w:t xml:space="preserve">1: </w:t>
      </w:r>
      <w:bookmarkStart w:id="1157" w:name="OLE_LINK19"/>
      <w:r>
        <w:t>shak</w:t>
      </w:r>
      <w:r>
        <w:rPr>
          <w:rFonts w:hint="eastAsia"/>
          <w:lang w:val="en-US" w:eastAsia="zh-CN"/>
        </w:rPr>
        <w:t>ing</w:t>
      </w:r>
      <w:r>
        <w:t xml:space="preserve"> the sticks in perpendicular to the body</w:t>
      </w:r>
      <w:r>
        <w:rPr>
          <w:rFonts w:hint="eastAsia"/>
          <w:lang w:val="en-US" w:eastAsia="zh-CN"/>
        </w:rPr>
        <w:t>,  the stick should display blue color.</w:t>
      </w:r>
      <w:bookmarkEnd w:id="1157"/>
    </w:p>
    <w:p>
      <w:pPr>
        <w:rPr>
          <w:rFonts w:hint="eastAsia"/>
          <w:lang w:val="en-US" w:eastAsia="zh-CN"/>
        </w:rPr>
      </w:pPr>
      <w:bookmarkStart w:id="1158" w:name="OLE_LINK20"/>
      <w:r>
        <w:rPr>
          <w:rFonts w:hint="eastAsia"/>
          <w:lang w:val="en-US" w:eastAsia="zh-CN"/>
        </w:rPr>
        <w:t xml:space="preserve">Action 2: </w:t>
      </w:r>
      <w:r>
        <w:t xml:space="preserve"> </w:t>
      </w:r>
      <w:r>
        <w:rPr>
          <w:rFonts w:hint="eastAsia"/>
          <w:lang w:val="en-US" w:eastAsia="zh-CN"/>
        </w:rPr>
        <w:t xml:space="preserve">shaking </w:t>
      </w:r>
      <w:r>
        <w:t xml:space="preserve">in the parallel plane to body, the glow stick </w:t>
      </w:r>
      <w:r>
        <w:rPr>
          <w:rFonts w:hint="eastAsia"/>
          <w:lang w:val="en-US" w:eastAsia="zh-CN"/>
        </w:rPr>
        <w:t xml:space="preserve">should </w:t>
      </w:r>
      <w:r>
        <w:t>show the yellow colour</w:t>
      </w:r>
      <w:r>
        <w:rPr>
          <w:rFonts w:hint="eastAsia"/>
          <w:lang w:val="en-US" w:eastAsia="zh-CN"/>
        </w:rPr>
        <w:t>.</w:t>
      </w:r>
    </w:p>
    <w:p>
      <w:r>
        <w:rPr>
          <w:rFonts w:hint="eastAsia"/>
          <w:lang w:val="en-US" w:eastAsia="zh-CN"/>
        </w:rPr>
        <w:t>Action 3: rotating</w:t>
      </w:r>
      <w:r>
        <w:t xml:space="preserve"> above you body, the glow stick </w:t>
      </w:r>
      <w:r>
        <w:rPr>
          <w:rFonts w:hint="eastAsia"/>
          <w:lang w:val="en-US" w:eastAsia="zh-CN"/>
        </w:rPr>
        <w:t xml:space="preserve">should </w:t>
      </w:r>
      <w:r>
        <w:t xml:space="preserve">show the red colour. </w:t>
      </w:r>
    </w:p>
    <w:bookmarkEnd w:id="1158"/>
    <w:p>
      <w:pPr>
        <w:rPr>
          <w:rFonts w:hint="eastAsia"/>
          <w:lang w:val="en-US" w:eastAsia="zh-CN"/>
        </w:rPr>
      </w:pPr>
    </w:p>
    <w:p>
      <w:pPr>
        <w:pStyle w:val="5"/>
        <w:rPr>
          <w:rFonts w:hint="eastAsia"/>
          <w:lang w:val="en-US" w:eastAsia="zh-CN"/>
        </w:rPr>
      </w:pPr>
      <w:r>
        <w:rPr>
          <w:rFonts w:hint="eastAsia"/>
          <w:lang w:val="en-US" w:eastAsia="zh-CN"/>
        </w:rPr>
        <w:t xml:space="preserve">Accelerometer and Gyroscope in the iPhone 6 </w:t>
      </w:r>
    </w:p>
    <w:p>
      <w:pPr>
        <w:pStyle w:val="11"/>
        <w:rPr>
          <w:rFonts w:hint="default"/>
          <w:iCs w:val="0"/>
          <w:sz w:val="24"/>
          <w:szCs w:val="22"/>
          <w:lang w:val="en-IE" w:eastAsia="zh-CN"/>
          <w:rPrChange w:id="5541" w:author="像个男人一样" w:date="2018-03-22T11:54:47Z">
            <w:rPr>
              <w:rFonts w:hint="eastAsia"/>
              <w:lang w:val="en-US" w:eastAsia="zh-CN"/>
            </w:rPr>
          </w:rPrChange>
        </w:rPr>
        <w:pPrChange w:id="5540" w:author="像个男人一样" w:date="2018-03-21T02:02:58Z">
          <w:pPr/>
        </w:pPrChange>
      </w:pPr>
      <w:r>
        <w:rPr>
          <w:rFonts w:hint="default"/>
          <w:iCs w:val="0"/>
          <w:sz w:val="24"/>
          <w:szCs w:val="22"/>
          <w:lang w:val="en-IE" w:eastAsia="zh-CN"/>
          <w:rPrChange w:id="5542" w:author="像个男人一样" w:date="2018-03-22T11:54:47Z">
            <w:rPr>
              <w:rFonts w:hint="eastAsia"/>
              <w:lang w:val="en-US" w:eastAsia="zh-CN"/>
            </w:rPr>
          </w:rPrChange>
        </w:rPr>
        <w:t xml:space="preserve">How the accelerometer and Gyroscope work in iPhone 6, which have mentioned in last two chapters.In the last charter, we already got that </w:t>
      </w:r>
      <w:r>
        <w:rPr>
          <w:rFonts w:hint="eastAsia"/>
          <w:iCs w:val="0"/>
          <w:sz w:val="24"/>
          <w:szCs w:val="22"/>
          <w:lang w:val="en-IE"/>
          <w:rPrChange w:id="5543" w:author="像个男人一样" w:date="2018-03-22T11:54:47Z">
            <w:rPr>
              <w:lang w:val="en-GB"/>
            </w:rPr>
          </w:rPrChange>
        </w:rPr>
        <w:t>G</w:t>
      </w:r>
      <w:r>
        <w:rPr>
          <w:rFonts w:hint="eastAsia"/>
          <w:iCs w:val="0"/>
          <w:sz w:val="24"/>
          <w:szCs w:val="22"/>
          <w:lang w:val="en-US"/>
          <w:rPrChange w:id="5544" w:author="像个男人一样" w:date="2018-03-22T11:54:47Z">
            <w:rPr/>
          </w:rPrChange>
        </w:rPr>
        <w:t>yroscope sense</w:t>
      </w:r>
      <w:r>
        <w:rPr>
          <w:rFonts w:hint="eastAsia"/>
          <w:iCs w:val="0"/>
          <w:sz w:val="24"/>
          <w:szCs w:val="22"/>
          <w:lang w:val="en-IE"/>
          <w:rPrChange w:id="5545" w:author="像个男人一样" w:date="2018-03-22T11:54:47Z">
            <w:rPr>
              <w:lang w:val="en-GB"/>
            </w:rPr>
          </w:rPrChange>
        </w:rPr>
        <w:t>s</w:t>
      </w:r>
      <w:r>
        <w:rPr>
          <w:rFonts w:hint="eastAsia"/>
          <w:iCs w:val="0"/>
          <w:sz w:val="24"/>
          <w:szCs w:val="22"/>
          <w:lang w:val="en-US"/>
          <w:rPrChange w:id="5546" w:author="像个男人一样" w:date="2018-03-22T11:54:47Z">
            <w:rPr/>
          </w:rPrChange>
        </w:rPr>
        <w:t xml:space="preserve"> the rotation, whereas the </w:t>
      </w:r>
      <w:r>
        <w:rPr>
          <w:rFonts w:hint="eastAsia"/>
          <w:iCs w:val="0"/>
          <w:sz w:val="24"/>
          <w:szCs w:val="22"/>
          <w:lang w:val="en-IE"/>
          <w:rPrChange w:id="5547" w:author="像个男人一样" w:date="2018-03-22T11:54:47Z">
            <w:rPr>
              <w:lang w:val="en-GB"/>
            </w:rPr>
          </w:rPrChange>
        </w:rPr>
        <w:t>ano</w:t>
      </w:r>
      <w:r>
        <w:rPr>
          <w:rFonts w:hint="eastAsia"/>
          <w:iCs w:val="0"/>
          <w:sz w:val="24"/>
          <w:szCs w:val="22"/>
          <w:lang w:val="en-US"/>
          <w:rPrChange w:id="5548" w:author="像个男人一样" w:date="2018-03-22T11:54:47Z">
            <w:rPr/>
          </w:rPrChange>
        </w:rPr>
        <w:t>ther is used to test the accelerometer</w:t>
      </w:r>
      <w:r>
        <w:rPr>
          <w:rFonts w:hint="default"/>
          <w:iCs w:val="0"/>
          <w:sz w:val="24"/>
          <w:szCs w:val="22"/>
          <w:lang w:val="en-IE" w:eastAsia="zh-CN"/>
          <w:rPrChange w:id="5549" w:author="像个男人一样" w:date="2018-03-22T11:54:47Z">
            <w:rPr>
              <w:rFonts w:hint="eastAsia"/>
              <w:lang w:val="en-US" w:eastAsia="zh-CN"/>
            </w:rPr>
          </w:rPrChange>
        </w:rPr>
        <w:t xml:space="preserve">.And there are </w:t>
      </w:r>
      <w:del w:id="5550" w:author="像个男人一样" w:date="2018-03-21T23:12:02Z">
        <w:r>
          <w:rPr>
            <w:rFonts w:hint="default"/>
            <w:iCs w:val="0"/>
            <w:sz w:val="24"/>
            <w:szCs w:val="22"/>
            <w:lang w:val="en-US" w:eastAsia="zh-CN"/>
            <w:rPrChange w:id="5551" w:author="像个男人一样" w:date="2018-03-22T11:54:47Z">
              <w:rPr>
                <w:rFonts w:hint="eastAsia"/>
                <w:lang w:val="en-US" w:eastAsia="zh-CN"/>
              </w:rPr>
            </w:rPrChange>
          </w:rPr>
          <w:delText xml:space="preserve">two </w:delText>
        </w:r>
      </w:del>
      <w:ins w:id="5553" w:author="像个男人一样" w:date="2018-03-21T23:12:02Z">
        <w:r>
          <w:rPr>
            <w:rFonts w:hint="default"/>
            <w:i w:val="0"/>
            <w:iCs w:val="0"/>
            <w:sz w:val="24"/>
            <w:szCs w:val="22"/>
            <w:lang w:val="en-IE" w:eastAsia="zh-CN"/>
            <w:rPrChange w:id="5554" w:author="像个男人一样" w:date="2018-03-22T11:54:47Z">
              <w:rPr>
                <w:rFonts w:hint="eastAsia"/>
                <w:i w:val="0"/>
                <w:iCs w:val="0"/>
                <w:sz w:val="24"/>
                <w:szCs w:val="22"/>
                <w:lang w:val="en-US" w:eastAsia="zh-CN"/>
              </w:rPr>
            </w:rPrChange>
          </w:rPr>
          <w:t>some</w:t>
        </w:r>
      </w:ins>
      <w:ins w:id="5556" w:author="像个男人一样" w:date="2018-03-21T23:12:03Z">
        <w:r>
          <w:rPr>
            <w:rFonts w:hint="default"/>
            <w:i w:val="0"/>
            <w:iCs w:val="0"/>
            <w:sz w:val="24"/>
            <w:szCs w:val="22"/>
            <w:lang w:val="en-IE" w:eastAsia="zh-CN"/>
            <w:rPrChange w:id="5557" w:author="像个男人一样" w:date="2018-03-22T11:54:47Z">
              <w:rPr>
                <w:rFonts w:hint="eastAsia"/>
                <w:i w:val="0"/>
                <w:iCs w:val="0"/>
                <w:sz w:val="24"/>
                <w:szCs w:val="22"/>
                <w:lang w:val="en-US" w:eastAsia="zh-CN"/>
              </w:rPr>
            </w:rPrChange>
          </w:rPr>
          <w:t xml:space="preserve"> </w:t>
        </w:r>
      </w:ins>
      <w:r>
        <w:rPr>
          <w:rFonts w:hint="default"/>
          <w:iCs w:val="0"/>
          <w:sz w:val="24"/>
          <w:szCs w:val="22"/>
          <w:lang w:val="en-IE" w:eastAsia="zh-CN"/>
          <w:rPrChange w:id="5559" w:author="像个男人一样" w:date="2018-03-22T11:54:47Z">
            <w:rPr>
              <w:rFonts w:hint="eastAsia"/>
              <w:lang w:val="en-US" w:eastAsia="zh-CN"/>
            </w:rPr>
          </w:rPrChange>
        </w:rPr>
        <w:t xml:space="preserve">pictures below showing the devices going to test what, Gyro tests the spinning angle and Accelerometer tests the angles in three directions relative with the gravity </w:t>
      </w:r>
      <w:r>
        <w:rPr>
          <w:rFonts w:hint="eastAsia"/>
          <w:iCs w:val="0"/>
          <w:sz w:val="24"/>
          <w:szCs w:val="22"/>
          <w:lang w:val="en-IE"/>
          <w:rPrChange w:id="5560" w:author="像个男人一样" w:date="2018-03-22T11:54:47Z">
            <w:rPr>
              <w:lang w:val="en-GB"/>
            </w:rPr>
          </w:rPrChange>
        </w:rPr>
        <w:t>.</w:t>
      </w:r>
      <w:r>
        <w:rPr>
          <w:rFonts w:hint="default"/>
          <w:iCs w:val="0"/>
          <w:sz w:val="24"/>
          <w:szCs w:val="22"/>
          <w:lang w:val="en-IE" w:eastAsia="zh-CN"/>
          <w:rPrChange w:id="5561" w:author="像个男人一样" w:date="2018-03-22T11:54:47Z">
            <w:rPr>
              <w:rFonts w:hint="eastAsia"/>
              <w:lang w:val="en-US" w:eastAsia="zh-CN"/>
            </w:rPr>
          </w:rPrChange>
        </w:rPr>
        <w:t xml:space="preserve"> Here, we use the iPhone to simulate a multifunctional glow stick and setting the screen of the iPhone 6 is parallel with my body  and faces forward. </w:t>
      </w:r>
      <w:del w:id="5562" w:author="像个男人一样" w:date="2018-03-21T01:55:20Z">
        <w:r>
          <w:rPr>
            <w:rFonts w:hint="default"/>
            <w:iCs w:val="0"/>
            <w:sz w:val="24"/>
            <w:szCs w:val="22"/>
            <w:lang w:val="en-IE" w:eastAsia="zh-CN"/>
            <w:rPrChange w:id="5563" w:author="像个男人一样" w:date="2018-03-22T11:54:47Z">
              <w:rPr>
                <w:rFonts w:hint="eastAsia"/>
                <w:lang w:val="en-US" w:eastAsia="zh-CN"/>
              </w:rPr>
            </w:rPrChange>
          </w:rPr>
          <w:delText>(拍一张照片这里，人拿手机的动作)</w:delText>
        </w:r>
      </w:del>
      <w:r>
        <w:rPr>
          <w:rFonts w:hint="default"/>
          <w:iCs w:val="0"/>
          <w:sz w:val="24"/>
          <w:szCs w:val="22"/>
          <w:lang w:val="en-IE" w:eastAsia="zh-CN"/>
          <w:rPrChange w:id="5565" w:author="像个男人一样" w:date="2018-03-22T11:54:47Z">
            <w:rPr>
              <w:rFonts w:hint="eastAsia"/>
              <w:lang w:val="en-US" w:eastAsia="zh-CN"/>
            </w:rPr>
          </w:rPrChange>
        </w:rPr>
        <w:t xml:space="preserve"> There are two pictures below showing the x,y and z axes of Accelerometer and Pitch, roll and yaw of Gyroscope in iPhone 6. </w:t>
      </w:r>
    </w:p>
    <w:p>
      <w:pPr>
        <w:rPr>
          <w:del w:id="5566" w:author="像个男人一样" w:date="2018-03-21T02:03:19Z"/>
        </w:rPr>
      </w:pPr>
      <w:del w:id="5567" w:author="像个男人一样" w:date="2018-03-21T02:03:19Z">
        <w:bookmarkStart w:id="1159" w:name="OLE_LINK15"/>
        <w:r>
          <w:rPr>
            <w:rFonts w:hint="eastAsia"/>
          </w:rPr>
          <w:delText>https://www.nomtek.com/scanning-rooms-with-an-iphone/</w:delText>
        </w:r>
      </w:del>
    </w:p>
    <w:bookmarkEnd w:id="1159"/>
    <w:p>
      <w:pPr>
        <w:rPr>
          <w:ins w:id="5568" w:author="像个男人一样" w:date="2018-03-21T01:55:02Z"/>
          <w:rFonts w:hint="eastAsia" w:eastAsiaTheme="minorEastAsia"/>
          <w:lang w:eastAsia="zh-CN"/>
        </w:rPr>
      </w:pPr>
      <w:r>
        <w:rPr>
          <w:rFonts w:hint="eastAsia"/>
          <w:lang w:val="en-US" w:eastAsia="zh-CN"/>
        </w:rPr>
        <w:t xml:space="preserve">              </w:t>
      </w:r>
      <w:r>
        <w:rPr>
          <w:rFonts w:hint="eastAsia" w:eastAsiaTheme="minorEastAsia"/>
          <w:lang w:eastAsia="zh-CN"/>
        </w:rPr>
        <w:drawing>
          <wp:inline distT="0" distB="0" distL="114300" distR="114300">
            <wp:extent cx="2477135" cy="2943225"/>
            <wp:effectExtent l="0" t="0" r="18415" b="9525"/>
            <wp:docPr id="34" name="图片 34" descr="device_ax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device_axes1"/>
                    <pic:cNvPicPr>
                      <a:picLocks noChangeAspect="1"/>
                    </pic:cNvPicPr>
                  </pic:nvPicPr>
                  <pic:blipFill>
                    <a:blip r:embed="rId35"/>
                    <a:stretch>
                      <a:fillRect/>
                    </a:stretch>
                  </pic:blipFill>
                  <pic:spPr>
                    <a:xfrm>
                      <a:off x="0" y="0"/>
                      <a:ext cx="2477135" cy="2943225"/>
                    </a:xfrm>
                    <a:prstGeom prst="rect">
                      <a:avLst/>
                    </a:prstGeom>
                  </pic:spPr>
                </pic:pic>
              </a:graphicData>
            </a:graphic>
          </wp:inline>
        </w:drawing>
      </w:r>
      <w:r>
        <w:rPr>
          <w:rFonts w:hint="eastAsia"/>
          <w:lang w:val="en-US" w:eastAsia="zh-CN"/>
        </w:rPr>
        <w:t xml:space="preserve"> </w:t>
      </w:r>
      <w:r>
        <w:rPr>
          <w:rFonts w:hint="eastAsia" w:eastAsiaTheme="minorEastAsia"/>
          <w:lang w:eastAsia="zh-CN"/>
        </w:rPr>
        <w:drawing>
          <wp:inline distT="0" distB="0" distL="114300" distR="114300">
            <wp:extent cx="2447925" cy="3028950"/>
            <wp:effectExtent l="0" t="0" r="9525" b="0"/>
            <wp:docPr id="32" name="图片 32" descr="8RH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8RHfT"/>
                    <pic:cNvPicPr>
                      <a:picLocks noChangeAspect="1"/>
                    </pic:cNvPicPr>
                  </pic:nvPicPr>
                  <pic:blipFill>
                    <a:blip r:embed="rId36"/>
                    <a:stretch>
                      <a:fillRect/>
                    </a:stretch>
                  </pic:blipFill>
                  <pic:spPr>
                    <a:xfrm>
                      <a:off x="0" y="0"/>
                      <a:ext cx="2447925" cy="3028950"/>
                    </a:xfrm>
                    <a:prstGeom prst="rect">
                      <a:avLst/>
                    </a:prstGeom>
                  </pic:spPr>
                </pic:pic>
              </a:graphicData>
            </a:graphic>
          </wp:inline>
        </w:drawing>
      </w:r>
    </w:p>
    <w:p>
      <w:pPr>
        <w:rPr>
          <w:rFonts w:hint="eastAsia" w:eastAsiaTheme="minorEastAsia"/>
          <w:lang w:eastAsia="zh-CN"/>
        </w:rPr>
      </w:pPr>
    </w:p>
    <w:p>
      <w:pPr>
        <w:rPr>
          <w:ins w:id="5569" w:author="像个男人一样" w:date="2018-03-21T02:02:49Z"/>
        </w:rPr>
      </w:pPr>
      <w:r>
        <w:rPr>
          <w:rFonts w:hint="eastAsia"/>
          <w:lang w:val="en-US" w:eastAsia="zh-CN"/>
        </w:rPr>
        <w:t xml:space="preserve">    </w:t>
      </w:r>
      <w:r>
        <w:rPr>
          <w:rFonts w:hint="default"/>
          <w:lang w:val="en-GB" w:eastAsia="zh-CN"/>
        </w:rPr>
        <w:drawing>
          <wp:inline distT="0" distB="0" distL="114300" distR="114300">
            <wp:extent cx="2513965" cy="2991485"/>
            <wp:effectExtent l="0" t="0" r="635" b="18415"/>
            <wp:docPr id="3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descr="IMG_256"/>
                    <pic:cNvPicPr>
                      <a:picLocks noChangeAspect="1"/>
                    </pic:cNvPicPr>
                  </pic:nvPicPr>
                  <pic:blipFill>
                    <a:blip r:embed="rId37"/>
                    <a:stretch>
                      <a:fillRect/>
                    </a:stretch>
                  </pic:blipFill>
                  <pic:spPr>
                    <a:xfrm>
                      <a:off x="0" y="0"/>
                      <a:ext cx="2513965" cy="2991485"/>
                    </a:xfrm>
                    <a:prstGeom prst="rect">
                      <a:avLst/>
                    </a:prstGeom>
                    <a:noFill/>
                    <a:ln w="9525">
                      <a:noFill/>
                    </a:ln>
                  </pic:spPr>
                </pic:pic>
              </a:graphicData>
            </a:graphic>
          </wp:inline>
        </w:drawing>
      </w:r>
      <w:r>
        <w:rPr>
          <w:rFonts w:hint="eastAsia"/>
          <w:lang w:val="en-US" w:eastAsia="zh-CN"/>
        </w:rPr>
        <w:t xml:space="preserve"> </w:t>
      </w:r>
      <w:r>
        <w:drawing>
          <wp:inline distT="0" distB="0" distL="0" distR="0">
            <wp:extent cx="2646680" cy="2773045"/>
            <wp:effectExtent l="0" t="0" r="1270" b="8255"/>
            <wp:docPr id="21" name="Picture 10"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descr="Image result for iPhone 3g gyroscope analysi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646680" cy="2773045"/>
                    </a:xfrm>
                    <a:prstGeom prst="rect">
                      <a:avLst/>
                    </a:prstGeom>
                    <a:noFill/>
                    <a:ln>
                      <a:noFill/>
                    </a:ln>
                  </pic:spPr>
                </pic:pic>
              </a:graphicData>
            </a:graphic>
          </wp:inline>
        </w:drawing>
      </w:r>
    </w:p>
    <w:p>
      <w:pPr>
        <w:pStyle w:val="11"/>
        <w:rPr>
          <w:rFonts w:hint="eastAsia"/>
          <w:lang w:eastAsia="zh-CN"/>
        </w:rPr>
        <w:pPrChange w:id="5570" w:author="像个男人一样" w:date="2018-03-21T02:03:07Z">
          <w:pPr/>
        </w:pPrChange>
      </w:pPr>
      <w:ins w:id="5571" w:author="像个男人一样" w:date="2018-03-21T02:02:58Z">
        <w:r>
          <w:rPr/>
          <w:t xml:space="preserve">Figure </w:t>
        </w:r>
      </w:ins>
      <w:ins w:id="5572" w:author="像个男人一样" w:date="2018-03-21T02:02:58Z">
        <w:r>
          <w:rPr/>
          <w:fldChar w:fldCharType="begin"/>
        </w:r>
      </w:ins>
      <w:ins w:id="5573" w:author="像个男人一样" w:date="2018-03-21T02:02:58Z">
        <w:r>
          <w:rPr/>
          <w:instrText xml:space="preserve"> STYLEREF 1 \s </w:instrText>
        </w:r>
      </w:ins>
      <w:ins w:id="5574" w:author="像个男人一样" w:date="2018-03-21T02:02:58Z">
        <w:r>
          <w:rPr/>
          <w:fldChar w:fldCharType="separate"/>
        </w:r>
      </w:ins>
      <w:ins w:id="5575" w:author="像个男人一样" w:date="2018-03-21T02:02:58Z">
        <w:r>
          <w:rPr/>
          <w:t>4</w:t>
        </w:r>
      </w:ins>
      <w:ins w:id="5576" w:author="像个男人一样" w:date="2018-03-21T02:02:58Z">
        <w:r>
          <w:rPr/>
          <w:fldChar w:fldCharType="end"/>
        </w:r>
      </w:ins>
      <w:ins w:id="5577" w:author="像个男人一样" w:date="2018-03-21T02:02:58Z">
        <w:r>
          <w:rPr>
            <w:rFonts w:hint="eastAsia"/>
            <w:lang w:eastAsia="zh-CN"/>
          </w:rPr>
          <w:t>.</w:t>
        </w:r>
      </w:ins>
      <w:ins w:id="5578" w:author="像个男人一样" w:date="2018-03-21T02:02:58Z">
        <w:r>
          <w:rPr/>
          <w:fldChar w:fldCharType="begin"/>
        </w:r>
      </w:ins>
      <w:ins w:id="5579" w:author="像个男人一样" w:date="2018-03-21T02:02:58Z">
        <w:r>
          <w:rPr/>
          <w:instrText xml:space="preserve"> SEQ Figure \* ARABIC \s 1 </w:instrText>
        </w:r>
      </w:ins>
      <w:ins w:id="5580" w:author="像个男人一样" w:date="2018-03-21T02:02:58Z">
        <w:r>
          <w:rPr/>
          <w:fldChar w:fldCharType="separate"/>
        </w:r>
      </w:ins>
      <w:ins w:id="5581" w:author="像个男人一样" w:date="2018-03-22T11:51:07Z">
        <w:r>
          <w:rPr/>
          <w:t>4</w:t>
        </w:r>
      </w:ins>
      <w:ins w:id="5582" w:author="像个男人一样" w:date="2018-03-21T02:02:58Z">
        <w:r>
          <w:rPr/>
          <w:fldChar w:fldCharType="end"/>
        </w:r>
      </w:ins>
      <w:ins w:id="5583" w:author="像个男人一样" w:date="2018-03-21T02:02:58Z">
        <w:bookmarkStart w:id="1160" w:name="_Toc32390"/>
        <w:bookmarkStart w:id="1161" w:name="_Toc2489"/>
        <w:bookmarkStart w:id="1162" w:name="_Toc26098"/>
        <w:bookmarkStart w:id="1163" w:name="_Toc32087"/>
        <w:bookmarkStart w:id="1164" w:name="_Toc14413"/>
        <w:bookmarkStart w:id="1165" w:name="_Toc14730"/>
        <w:bookmarkStart w:id="1166" w:name="_Toc17828"/>
        <w:bookmarkStart w:id="1167" w:name="_Toc10008"/>
        <w:bookmarkStart w:id="1168" w:name="_Toc6550"/>
        <w:bookmarkStart w:id="1169" w:name="_Toc10169"/>
        <w:bookmarkStart w:id="1170" w:name="_Toc22375"/>
        <w:bookmarkStart w:id="1171" w:name="_Toc2392"/>
        <w:bookmarkStart w:id="1172" w:name="_Toc22852"/>
        <w:bookmarkStart w:id="1173" w:name="_Toc24277"/>
        <w:bookmarkStart w:id="1174" w:name="_Toc28925"/>
        <w:bookmarkStart w:id="1175" w:name="_Toc16850"/>
        <w:bookmarkStart w:id="1176" w:name="_Toc7231"/>
        <w:bookmarkStart w:id="1177" w:name="_Toc28006"/>
        <w:bookmarkStart w:id="1178" w:name="_Toc2205"/>
        <w:bookmarkStart w:id="1179" w:name="_Toc9013"/>
        <w:bookmarkStart w:id="1180" w:name="_Toc7169"/>
        <w:bookmarkStart w:id="1181" w:name="_Toc6934"/>
        <w:bookmarkStart w:id="1182" w:name="_Toc26945"/>
        <w:bookmarkStart w:id="1183" w:name="_Toc13554"/>
        <w:bookmarkStart w:id="1184" w:name="_Toc11356"/>
        <w:bookmarkStart w:id="1185" w:name="_Toc32203"/>
        <w:r>
          <w:rPr>
            <w:rFonts w:hint="eastAsia"/>
            <w:lang w:eastAsia="zh-CN"/>
          </w:rPr>
          <w:t>:Scanning rooms with an iPhone</w:t>
        </w:r>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ins>
    </w:p>
    <w:p>
      <w:pPr>
        <w:pStyle w:val="5"/>
        <w:rPr>
          <w:rFonts w:hint="eastAsia"/>
          <w:lang w:val="en-US" w:eastAsia="zh-CN"/>
        </w:rPr>
      </w:pPr>
      <w:r>
        <w:rPr>
          <w:rFonts w:hint="eastAsia"/>
          <w:lang w:val="en-US" w:eastAsia="zh-CN"/>
        </w:rPr>
        <w:t xml:space="preserve">Using Accelerometer and Gyroscope for the angle restrictions. </w:t>
      </w:r>
    </w:p>
    <w:p>
      <w:pPr>
        <w:rPr>
          <w:rFonts w:hint="eastAsia"/>
          <w:lang w:val="en-US" w:eastAsia="zh-CN"/>
        </w:rPr>
      </w:pPr>
      <w:r>
        <w:rPr>
          <w:rFonts w:hint="eastAsia"/>
          <w:lang w:val="en-US" w:eastAsia="zh-CN"/>
        </w:rPr>
        <w:t>For those three action recognition, exactly maybe just only using  the accelerometer can calculate an enough precise angles in three direction relative with the gravity. However, it is not enough for totally identifying those three actions, since sometimes the glow stick may rotate by itself, this is not tested by an accelerometer.  In a word, the key point is to make sure the restrictions or standards for controlling a exact and precise range of the angle changes in different directions. So first of all, we need to know how those two devices calculate the useful angles.</w:t>
      </w:r>
    </w:p>
    <w:p>
      <w:pPr>
        <w:rPr>
          <w:rFonts w:hint="eastAsia"/>
          <w:lang w:val="en-US" w:eastAsia="zh-CN"/>
        </w:rPr>
      </w:pPr>
      <w:r>
        <w:rPr>
          <w:rFonts w:hint="eastAsia"/>
          <w:lang w:val="en-US" w:eastAsia="zh-CN"/>
        </w:rPr>
        <w:t>The last chapter mentions only using gyroscope  to calculate the angle of the rotation around pitch axis in Racing Game. However,the angle calculated in this way  is inaccurate (the reasons have been mentioned in previous chapter), there is another way to get an accurate angle , which needs to use Accelerometer and Gyroscope both.</w:t>
      </w:r>
    </w:p>
    <w:p>
      <w:pPr>
        <w:pStyle w:val="5"/>
        <w:rPr>
          <w:rFonts w:hint="eastAsia"/>
          <w:sz w:val="24"/>
          <w:szCs w:val="24"/>
          <w:lang w:val="en-US" w:eastAsia="zh-CN"/>
        </w:rPr>
      </w:pPr>
      <w:r>
        <w:rPr>
          <w:rFonts w:hint="eastAsia"/>
          <w:sz w:val="24"/>
          <w:szCs w:val="24"/>
          <w:lang w:val="en-US" w:eastAsia="zh-CN"/>
        </w:rPr>
        <w:t>Low-pass filtering for Gyro calculating a long term spinning angle.</w:t>
      </w:r>
    </w:p>
    <w:p>
      <w:pPr>
        <w:rPr>
          <w:rFonts w:hint="eastAsia"/>
          <w:lang w:val="en-US" w:eastAsia="zh-CN"/>
        </w:rPr>
      </w:pPr>
      <w:r>
        <w:rPr>
          <w:rFonts w:hint="eastAsia"/>
          <w:lang w:val="en-US" w:eastAsia="zh-CN"/>
        </w:rPr>
        <w:t>What is low-pass filtering algorithm it can be searched in lots of websites and it is easy to understand. Since the two device reflect oppositely in long term and short term running, for example, when Gyro runs for a long time, the drift will increase and at the same time the accuracy of angle calculating will decrease.  Here, we can use low-pass filtering algorithm to marge the acceleration value with gyroscope value, which can reduce the drifting error.  There is a formula for merging the two kinds of values and with a diagram showing the function of the Merging Algorithm.</w:t>
      </w:r>
    </w:p>
    <w:p>
      <w:pPr>
        <w:rPr>
          <w:rFonts w:hint="eastAsia"/>
          <w:lang w:val="en-US" w:eastAsia="zh-CN"/>
        </w:rPr>
      </w:pPr>
      <w:r>
        <w:rPr>
          <w:rFonts w:hint="eastAsia"/>
          <w:lang w:val="en-US" w:eastAsia="zh-CN"/>
        </w:rPr>
        <w:t>Mgyro = K1 * Cgyro + K2 * Caccel;</w:t>
      </w:r>
    </w:p>
    <w:p>
      <w:pPr>
        <w:rPr>
          <w:rFonts w:hint="eastAsia"/>
          <w:lang w:val="en-US" w:eastAsia="zh-CN"/>
        </w:rPr>
      </w:pPr>
      <w:r>
        <w:rPr>
          <w:rFonts w:hint="eastAsia"/>
          <w:lang w:val="en-US" w:eastAsia="zh-CN"/>
        </w:rPr>
        <w:t>Rgyro: the angular velocity after merging algorithm.</w:t>
      </w:r>
    </w:p>
    <w:p>
      <w:pPr>
        <w:rPr>
          <w:rFonts w:hint="eastAsia"/>
          <w:lang w:val="en-US" w:eastAsia="zh-CN"/>
        </w:rPr>
      </w:pPr>
      <w:r>
        <w:rPr>
          <w:rFonts w:hint="eastAsia"/>
          <w:lang w:val="en-US" w:eastAsia="zh-CN"/>
        </w:rPr>
        <w:t>Cgyro:the real-time angular velocity.</w:t>
      </w:r>
    </w:p>
    <w:p>
      <w:pPr>
        <w:rPr>
          <w:rFonts w:hint="eastAsia"/>
          <w:lang w:val="en-US" w:eastAsia="zh-CN"/>
        </w:rPr>
      </w:pPr>
      <w:r>
        <w:rPr>
          <w:rFonts w:hint="eastAsia"/>
          <w:lang w:val="en-US" w:eastAsia="zh-CN"/>
        </w:rPr>
        <w:t>Caccel: the real-time acceleration.</w:t>
      </w:r>
    </w:p>
    <w:p>
      <w:pPr>
        <w:rPr>
          <w:rFonts w:hint="eastAsia"/>
          <w:lang w:val="en-US" w:eastAsia="zh-CN"/>
        </w:rPr>
      </w:pPr>
      <w:r>
        <w:rPr>
          <w:rFonts w:hint="eastAsia"/>
          <w:lang w:val="en-US" w:eastAsia="zh-CN"/>
        </w:rPr>
        <w:t>K1: here is 0.95.</w:t>
      </w:r>
    </w:p>
    <w:p>
      <w:pPr>
        <w:rPr>
          <w:rFonts w:hint="eastAsia"/>
          <w:lang w:val="en-US" w:eastAsia="zh-CN"/>
        </w:rPr>
      </w:pPr>
      <w:r>
        <w:rPr>
          <w:rFonts w:hint="eastAsia"/>
          <w:lang w:val="en-US" w:eastAsia="zh-CN"/>
        </w:rPr>
        <w:t>K2: here is 0.05.</w:t>
      </w:r>
    </w:p>
    <w:p>
      <w:pPr>
        <w:rPr>
          <w:ins w:id="5584" w:author="像个男人一样" w:date="2018-03-21T23:07:16Z"/>
          <w:rFonts w:hint="eastAsia"/>
          <w:lang w:val="en-US" w:eastAsia="zh-CN"/>
        </w:rPr>
      </w:pPr>
      <w:r>
        <w:rPr>
          <w:rFonts w:hint="eastAsia"/>
          <w:lang w:val="en-US" w:eastAsia="zh-CN"/>
        </w:rPr>
        <w:t>The parameter K1,K2 is parameters for reducing the fluctuations in the short term.</w:t>
      </w:r>
    </w:p>
    <w:p>
      <w:pPr>
        <w:rPr>
          <w:ins w:id="5585" w:author="像个男人一样" w:date="2018-03-21T23:07:20Z"/>
        </w:rPr>
      </w:pPr>
      <w:ins w:id="5586" w:author="像个男人一样" w:date="2018-03-21T23:07:17Z">
        <w:r>
          <w:rPr/>
          <w:drawing>
            <wp:inline distT="0" distB="0" distL="114300" distR="114300">
              <wp:extent cx="5727065" cy="3171190"/>
              <wp:effectExtent l="5080" t="4445" r="20955" b="5715"/>
              <wp:docPr id="36"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ins>
    </w:p>
    <w:p>
      <w:pPr>
        <w:pStyle w:val="11"/>
        <w:rPr>
          <w:del w:id="5589" w:author="像个男人一样" w:date="2018-03-21T02:03:31Z"/>
          <w:rFonts w:hint="eastAsia"/>
          <w:lang w:val="en-US" w:eastAsia="zh-CN"/>
        </w:rPr>
        <w:pPrChange w:id="5588" w:author="像个男人一样" w:date="2018-03-21T23:10:22Z">
          <w:pPr/>
        </w:pPrChange>
      </w:pPr>
      <w:ins w:id="5590" w:author="像个男人一样" w:date="2018-03-21T23:10:01Z">
        <w:r>
          <w:rPr/>
          <w:t xml:space="preserve">Figure </w:t>
        </w:r>
      </w:ins>
      <w:ins w:id="5591" w:author="像个男人一样" w:date="2018-03-21T23:10:01Z">
        <w:r>
          <w:rPr/>
          <w:fldChar w:fldCharType="begin"/>
        </w:r>
      </w:ins>
      <w:ins w:id="5592" w:author="像个男人一样" w:date="2018-03-21T23:10:01Z">
        <w:r>
          <w:rPr/>
          <w:instrText xml:space="preserve"> STYLEREF 1 \s </w:instrText>
        </w:r>
      </w:ins>
      <w:ins w:id="5593" w:author="像个男人一样" w:date="2018-03-21T23:10:01Z">
        <w:r>
          <w:rPr/>
          <w:fldChar w:fldCharType="separate"/>
        </w:r>
      </w:ins>
      <w:ins w:id="5594" w:author="像个男人一样" w:date="2018-03-21T23:10:01Z">
        <w:r>
          <w:rPr/>
          <w:t>4</w:t>
        </w:r>
      </w:ins>
      <w:ins w:id="5595" w:author="像个男人一样" w:date="2018-03-21T23:10:01Z">
        <w:r>
          <w:rPr/>
          <w:fldChar w:fldCharType="end"/>
        </w:r>
      </w:ins>
      <w:ins w:id="5596" w:author="像个男人一样" w:date="2018-03-21T23:10:01Z">
        <w:r>
          <w:rPr>
            <w:rFonts w:hint="eastAsia"/>
            <w:lang w:eastAsia="zh-CN"/>
          </w:rPr>
          <w:t>.</w:t>
        </w:r>
      </w:ins>
      <w:ins w:id="5597" w:author="像个男人一样" w:date="2018-03-21T23:10:01Z">
        <w:r>
          <w:rPr/>
          <w:fldChar w:fldCharType="begin"/>
        </w:r>
      </w:ins>
      <w:ins w:id="5598" w:author="像个男人一样" w:date="2018-03-21T23:10:01Z">
        <w:r>
          <w:rPr/>
          <w:instrText xml:space="preserve"> SEQ Figure \* ARABIC \s 1 </w:instrText>
        </w:r>
      </w:ins>
      <w:ins w:id="5599" w:author="像个男人一样" w:date="2018-03-21T23:10:01Z">
        <w:r>
          <w:rPr/>
          <w:fldChar w:fldCharType="separate"/>
        </w:r>
      </w:ins>
      <w:ins w:id="5600" w:author="像个男人一样" w:date="2018-03-22T11:51:07Z">
        <w:r>
          <w:rPr/>
          <w:t>5</w:t>
        </w:r>
      </w:ins>
      <w:ins w:id="5601" w:author="像个男人一样" w:date="2018-03-21T23:10:01Z">
        <w:r>
          <w:rPr/>
          <w:fldChar w:fldCharType="end"/>
        </w:r>
      </w:ins>
      <w:ins w:id="5602" w:author="像个男人一样" w:date="2018-03-21T23:10:01Z">
        <w:bookmarkStart w:id="1186" w:name="_Toc2282"/>
        <w:bookmarkStart w:id="1187" w:name="_Toc26719"/>
        <w:bookmarkStart w:id="1188" w:name="_Toc16401"/>
        <w:bookmarkStart w:id="1189" w:name="_Toc21276"/>
        <w:bookmarkStart w:id="1190" w:name="_Toc25943"/>
        <w:bookmarkStart w:id="1191" w:name="_Toc18432"/>
        <w:bookmarkStart w:id="1192" w:name="_Toc8124"/>
        <w:bookmarkStart w:id="1193" w:name="_Toc32748"/>
        <w:bookmarkStart w:id="1194" w:name="_Toc10515"/>
        <w:bookmarkStart w:id="1195" w:name="_Toc31925"/>
        <w:bookmarkStart w:id="1196" w:name="_Toc32491"/>
        <w:bookmarkStart w:id="1197" w:name="_Toc31887"/>
        <w:bookmarkStart w:id="1198" w:name="_Toc32037"/>
        <w:bookmarkStart w:id="1199" w:name="_Toc21773"/>
        <w:bookmarkStart w:id="1200" w:name="_Toc15520"/>
        <w:bookmarkStart w:id="1201" w:name="_Toc9487"/>
        <w:bookmarkStart w:id="1202" w:name="_Toc31621"/>
        <w:r>
          <w:rPr>
            <w:rFonts w:hint="eastAsia"/>
            <w:lang w:eastAsia="zh-CN"/>
          </w:rPr>
          <w:t>:Spinning Angle after High-pass algorithm</w:t>
        </w:r>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ins>
    </w:p>
    <w:p>
      <w:pPr>
        <w:rPr>
          <w:rFonts w:hint="eastAsia"/>
          <w:lang w:val="en-US" w:eastAsia="zh-CN"/>
        </w:rPr>
      </w:pPr>
    </w:p>
    <w:p>
      <w:pPr>
        <w:pStyle w:val="5"/>
        <w:rPr>
          <w:rFonts w:hint="eastAsia"/>
          <w:lang w:val="en-GB" w:eastAsia="zh-CN"/>
        </w:rPr>
      </w:pPr>
      <w:bookmarkStart w:id="1203" w:name="OLE_LINK17"/>
      <w:r>
        <w:rPr>
          <w:rFonts w:hint="default"/>
          <w:lang w:val="en-GB" w:eastAsia="zh-CN"/>
        </w:rPr>
        <w:t xml:space="preserve">Calculating </w:t>
      </w:r>
      <w:r>
        <w:rPr>
          <w:rFonts w:hint="eastAsia"/>
          <w:lang w:val="en-US" w:eastAsia="zh-CN"/>
        </w:rPr>
        <w:t xml:space="preserve">a slant angle </w:t>
      </w:r>
      <w:r>
        <w:rPr>
          <w:rFonts w:hint="default"/>
          <w:lang w:val="en-GB" w:eastAsia="zh-CN"/>
        </w:rPr>
        <w:t xml:space="preserve">the by </w:t>
      </w:r>
      <w:r>
        <w:rPr>
          <w:rFonts w:hint="eastAsia"/>
          <w:lang w:val="en-US" w:eastAsia="zh-CN"/>
        </w:rPr>
        <w:t xml:space="preserve">Accelerometer </w:t>
      </w:r>
    </w:p>
    <w:bookmarkEnd w:id="1203"/>
    <w:p>
      <w:pPr>
        <w:rPr>
          <w:del w:id="5603" w:author="像个男人一样" w:date="2018-03-21T02:03:33Z"/>
          <w:rFonts w:hint="default"/>
          <w:lang w:val="en-GB" w:eastAsia="zh-CN"/>
        </w:rPr>
      </w:pPr>
      <w:r>
        <w:rPr>
          <w:rFonts w:hint="default"/>
          <w:lang w:val="en-GB" w:eastAsia="zh-CN"/>
        </w:rPr>
        <w:t>At first,</w:t>
      </w:r>
      <w:r>
        <w:rPr>
          <w:rFonts w:hint="eastAsia"/>
          <w:lang w:val="en-US" w:eastAsia="zh-CN"/>
        </w:rPr>
        <w:t xml:space="preserve"> let us </w:t>
      </w:r>
      <w:r>
        <w:rPr>
          <w:rFonts w:hint="default"/>
          <w:lang w:val="en-GB" w:eastAsia="zh-CN"/>
        </w:rPr>
        <w:t xml:space="preserve">try to only use the </w:t>
      </w:r>
      <w:r>
        <w:rPr>
          <w:rFonts w:hint="eastAsia"/>
          <w:lang w:val="en-US" w:eastAsia="zh-CN"/>
        </w:rPr>
        <w:t xml:space="preserve">Accelerometer </w:t>
      </w:r>
      <w:r>
        <w:rPr>
          <w:rFonts w:hint="default"/>
          <w:lang w:val="en-GB" w:eastAsia="zh-CN"/>
        </w:rPr>
        <w:t>to calculate the angle</w:t>
      </w:r>
      <w:r>
        <w:rPr>
          <w:rFonts w:hint="eastAsia"/>
          <w:lang w:val="en-US" w:eastAsia="zh-CN"/>
        </w:rPr>
        <w:t xml:space="preserve"> of action 1: shaking the sticks in perpendicular to the body. We can imagine that when the glow stick is shaken in perpendicular direction with the body, nearly only the acceleration of  Z axis acceleration will change during the shaking period.</w:t>
      </w:r>
    </w:p>
    <w:p>
      <w:pPr>
        <w:rPr>
          <w:rFonts w:hint="default"/>
          <w:lang w:val="en-GB" w:eastAsia="zh-CN"/>
        </w:rPr>
      </w:pPr>
    </w:p>
    <w:p>
      <w:pPr>
        <w:rPr>
          <w:rFonts w:hint="eastAsia"/>
          <w:lang w:val="en-US" w:eastAsia="zh-CN"/>
        </w:rPr>
      </w:pPr>
      <w:r>
        <w:rPr>
          <w:rFonts w:hint="eastAsia"/>
          <w:lang w:val="en-US" w:eastAsia="zh-CN"/>
        </w:rPr>
        <w:t>How can we calculate the angle value by only accelerometer?</w:t>
      </w:r>
    </w:p>
    <w:p>
      <w:pPr>
        <w:pStyle w:val="11"/>
        <w:rPr>
          <w:rFonts w:hint="eastAsia"/>
          <w:lang w:val="en-US" w:eastAsia="zh-CN"/>
        </w:rPr>
        <w:pPrChange w:id="5604" w:author="像个男人一样" w:date="2018-03-22T11:51:08Z">
          <w:pPr/>
        </w:pPrChange>
      </w:pPr>
      <w:r>
        <w:rPr>
          <w:rFonts w:hint="eastAsia"/>
          <w:iCs w:val="0"/>
          <w:sz w:val="24"/>
          <w:szCs w:val="22"/>
          <w:lang w:val="en-US" w:eastAsia="zh-CN"/>
          <w:rPrChange w:id="5605" w:author="像个男人一样" w:date="2018-03-22T11:51:28Z">
            <w:rPr>
              <w:rFonts w:hint="eastAsia"/>
              <w:lang w:val="en-US" w:eastAsia="zh-CN"/>
            </w:rPr>
          </w:rPrChange>
        </w:rPr>
        <w:t>We should use the gravity during this process. First of all, let us see a picture below, imagine that is a phone put on the  horizontal desk and the g means gravitational acceleration which is g</w:t>
      </w:r>
      <w:r>
        <w:rPr>
          <w:rFonts w:hint="eastAsia"/>
          <w:iCs w:val="0"/>
          <w:sz w:val="24"/>
          <w:szCs w:val="22"/>
          <w:lang w:val="en-US" w:eastAsia="zh-CN"/>
          <w:rPrChange w:id="5606" w:author="像个男人一样" w:date="2018-03-22T11:51:28Z">
            <w:rPr>
              <w:rFonts w:hint="default"/>
              <w:lang w:val="en-US" w:eastAsia="zh-CN"/>
            </w:rPr>
          </w:rPrChange>
        </w:rPr>
        <w:t>=9.80665 m/s^2</w:t>
      </w:r>
      <w:r>
        <w:rPr>
          <w:rFonts w:hint="eastAsia"/>
          <w:iCs w:val="0"/>
          <w:sz w:val="24"/>
          <w:szCs w:val="22"/>
          <w:lang w:val="en-US" w:eastAsia="zh-CN"/>
          <w:rPrChange w:id="5607" w:author="像个男人一样" w:date="2018-03-22T11:51:28Z">
            <w:rPr>
              <w:rFonts w:hint="eastAsia"/>
              <w:lang w:val="en-US" w:eastAsia="zh-CN"/>
            </w:rPr>
          </w:rPrChange>
        </w:rPr>
        <w:t>, which should not be taken much time to explain more.</w:t>
      </w:r>
      <w:del w:id="5608" w:author="像个男人一样" w:date="2018-03-21T21:24:32Z">
        <w:r>
          <w:rPr>
            <w:rFonts w:hint="eastAsia"/>
            <w:lang w:val="en-US" w:eastAsia="zh-CN"/>
          </w:rPr>
          <w:delText xml:space="preserve"> </w:delText>
        </w:r>
      </w:del>
    </w:p>
    <w:p>
      <w:pPr>
        <w:rPr>
          <w:del w:id="5609" w:author="像个男人一样" w:date="2018-03-21T02:09:53Z"/>
          <w:rFonts w:hint="eastAsia"/>
          <w:lang w:val="en-US" w:eastAsia="zh-CN"/>
        </w:rPr>
      </w:pPr>
      <w:del w:id="5610" w:author="像个男人一样" w:date="2018-03-21T02:09:53Z">
        <w:r>
          <w:rPr>
            <w:rFonts w:hint="eastAsia"/>
            <w:lang w:val="en-US" w:eastAsia="zh-CN"/>
          </w:rPr>
          <w:delText>(</w:delText>
        </w:r>
        <w:bookmarkStart w:id="1204" w:name="OLE_LINK22"/>
        <w:r>
          <w:rPr>
            <w:rFonts w:hint="eastAsia"/>
            <w:lang w:val="en-US" w:eastAsia="zh-CN"/>
          </w:rPr>
          <w:delText>http://blog.csdn.net/u010389437/article/details/38541561</w:delText>
        </w:r>
        <w:bookmarkEnd w:id="1204"/>
        <w:r>
          <w:rPr>
            <w:rFonts w:hint="eastAsia"/>
            <w:lang w:val="en-US" w:eastAsia="zh-CN"/>
          </w:rPr>
          <w:delText>)</w:delText>
        </w:r>
      </w:del>
    </w:p>
    <w:p>
      <w:pPr>
        <w:pStyle w:val="11"/>
        <w:rPr>
          <w:ins w:id="5612" w:author="像个男人一样" w:date="2018-03-22T11:50:03Z"/>
        </w:rPr>
        <w:pPrChange w:id="5611" w:author="像个男人一样" w:date="2018-03-22T11:51:24Z">
          <w:pPr/>
        </w:pPrChange>
      </w:pPr>
      <w:r>
        <w:rPr>
          <w:rFonts w:ascii="宋体" w:hAnsi="宋体" w:eastAsia="宋体" w:cs="宋体"/>
          <w:szCs w:val="24"/>
        </w:rPr>
        <w:drawing>
          <wp:inline distT="0" distB="0" distL="114300" distR="114300">
            <wp:extent cx="2857500" cy="1714500"/>
            <wp:effectExtent l="0" t="0" r="0" b="0"/>
            <wp:docPr id="3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descr="IMG_256"/>
                    <pic:cNvPicPr>
                      <a:picLocks noChangeAspect="1"/>
                    </pic:cNvPicPr>
                  </pic:nvPicPr>
                  <pic:blipFill>
                    <a:blip r:embed="rId39"/>
                    <a:stretch>
                      <a:fillRect/>
                    </a:stretch>
                  </pic:blipFill>
                  <pic:spPr>
                    <a:xfrm>
                      <a:off x="0" y="0"/>
                      <a:ext cx="2857500" cy="1714500"/>
                    </a:xfrm>
                    <a:prstGeom prst="rect">
                      <a:avLst/>
                    </a:prstGeom>
                    <a:noFill/>
                    <a:ln w="9525">
                      <a:noFill/>
                    </a:ln>
                  </pic:spPr>
                </pic:pic>
              </a:graphicData>
            </a:graphic>
          </wp:inline>
        </w:drawing>
      </w:r>
    </w:p>
    <w:p>
      <w:pPr>
        <w:pStyle w:val="11"/>
        <w:pPrChange w:id="5613" w:author="像个男人一样" w:date="2018-03-22T11:51:24Z">
          <w:pPr/>
        </w:pPrChange>
      </w:pPr>
      <w:ins w:id="5614" w:author="像个男人一样" w:date="2018-03-22T11:51:05Z">
        <w:r>
          <w:rPr/>
          <w:t xml:space="preserve">Figure </w:t>
        </w:r>
      </w:ins>
      <w:ins w:id="5615" w:author="像个男人一样" w:date="2018-03-22T11:51:05Z">
        <w:r>
          <w:rPr/>
          <w:fldChar w:fldCharType="begin"/>
        </w:r>
      </w:ins>
      <w:ins w:id="5616" w:author="像个男人一样" w:date="2018-03-22T11:51:05Z">
        <w:r>
          <w:rPr/>
          <w:instrText xml:space="preserve"> STYLEREF 1 \s </w:instrText>
        </w:r>
      </w:ins>
      <w:ins w:id="5617" w:author="像个男人一样" w:date="2018-03-22T11:51:05Z">
        <w:r>
          <w:rPr/>
          <w:fldChar w:fldCharType="separate"/>
        </w:r>
      </w:ins>
      <w:ins w:id="5618" w:author="像个男人一样" w:date="2018-03-22T11:51:05Z">
        <w:r>
          <w:rPr/>
          <w:t>4</w:t>
        </w:r>
      </w:ins>
      <w:ins w:id="5619" w:author="像个男人一样" w:date="2018-03-22T11:51:05Z">
        <w:r>
          <w:rPr/>
          <w:fldChar w:fldCharType="end"/>
        </w:r>
      </w:ins>
      <w:ins w:id="5620" w:author="像个男人一样" w:date="2018-03-22T11:51:05Z">
        <w:r>
          <w:rPr>
            <w:rFonts w:hint="eastAsia"/>
            <w:lang w:eastAsia="zh-CN"/>
          </w:rPr>
          <w:t>.</w:t>
        </w:r>
      </w:ins>
      <w:ins w:id="5621" w:author="像个男人一样" w:date="2018-03-22T11:51:05Z">
        <w:r>
          <w:rPr/>
          <w:fldChar w:fldCharType="begin"/>
        </w:r>
      </w:ins>
      <w:ins w:id="5622" w:author="像个男人一样" w:date="2018-03-22T11:51:05Z">
        <w:r>
          <w:rPr/>
          <w:instrText xml:space="preserve"> SEQ Figure \* ARABIC \s 1 </w:instrText>
        </w:r>
      </w:ins>
      <w:ins w:id="5623" w:author="像个男人一样" w:date="2018-03-22T11:51:05Z">
        <w:r>
          <w:rPr/>
          <w:fldChar w:fldCharType="separate"/>
        </w:r>
      </w:ins>
      <w:ins w:id="5624" w:author="像个男人一样" w:date="2018-03-22T11:51:07Z">
        <w:r>
          <w:rPr/>
          <w:t>6</w:t>
        </w:r>
      </w:ins>
      <w:ins w:id="5625" w:author="像个男人一样" w:date="2018-03-22T11:51:05Z">
        <w:r>
          <w:rPr/>
          <w:fldChar w:fldCharType="end"/>
        </w:r>
      </w:ins>
      <w:ins w:id="5626" w:author="像个男人一样" w:date="2018-03-22T11:51:05Z">
        <w:bookmarkStart w:id="1205" w:name="_Toc8037"/>
        <w:bookmarkStart w:id="1206" w:name="_Toc2749"/>
        <w:bookmarkStart w:id="1207" w:name="_Toc12839"/>
        <w:bookmarkStart w:id="1208" w:name="_Toc24611"/>
        <w:bookmarkStart w:id="1209" w:name="_Toc19197"/>
        <w:bookmarkStart w:id="1210" w:name="_Toc19543"/>
        <w:bookmarkStart w:id="1211" w:name="_Toc1001"/>
        <w:r>
          <w:rPr>
            <w:rFonts w:hint="eastAsia"/>
            <w:lang w:eastAsia="zh-CN"/>
          </w:rPr>
          <w:t>: The direction of the gravitational acceleration of an object</w:t>
        </w:r>
        <w:bookmarkEnd w:id="1205"/>
        <w:bookmarkEnd w:id="1206"/>
        <w:bookmarkEnd w:id="1207"/>
        <w:bookmarkEnd w:id="1208"/>
        <w:bookmarkEnd w:id="1209"/>
        <w:bookmarkEnd w:id="1210"/>
        <w:bookmarkEnd w:id="1211"/>
      </w:ins>
    </w:p>
    <w:p>
      <w:pPr>
        <w:rPr>
          <w:rFonts w:hint="eastAsia"/>
          <w:lang w:val="en-US" w:eastAsia="zh-CN"/>
        </w:rPr>
      </w:pPr>
      <w:r>
        <w:rPr>
          <w:rFonts w:hint="eastAsia"/>
          <w:lang w:val="en-US" w:eastAsia="zh-CN"/>
        </w:rPr>
        <w:t>When the position changes like the picture below, and what information we can get is that  the acceleration of X , Y and Z are Ax, Ay and Az respectively, and  the value of radian: α1 、β1 、γ1 are the angles between X, Y and Z with horizontal line  respectively and  absolutely α 、β 、γ are the angles between X,Y and Z with g line:  α = 90°- α1， β = 90°- β1 ， γ =</w:t>
      </w:r>
      <w:bookmarkStart w:id="1212" w:name="OLE_LINK9"/>
      <w:r>
        <w:rPr>
          <w:rFonts w:hint="eastAsia"/>
          <w:lang w:val="en-US" w:eastAsia="zh-CN"/>
        </w:rPr>
        <w:t xml:space="preserve"> 90°</w:t>
      </w:r>
      <w:bookmarkEnd w:id="1212"/>
      <w:r>
        <w:rPr>
          <w:rFonts w:hint="eastAsia"/>
          <w:lang w:val="en-US" w:eastAsia="zh-CN"/>
        </w:rPr>
        <w:t xml:space="preserve">- </w:t>
      </w:r>
      <w:bookmarkStart w:id="1213" w:name="OLE_LINK16"/>
      <w:r>
        <w:rPr>
          <w:rFonts w:hint="eastAsia"/>
          <w:lang w:val="en-US" w:eastAsia="zh-CN"/>
        </w:rPr>
        <w:t>γ1</w:t>
      </w:r>
      <w:bookmarkEnd w:id="1213"/>
      <w:r>
        <w:rPr>
          <w:rFonts w:hint="eastAsia"/>
          <w:lang w:val="en-US" w:eastAsia="zh-CN"/>
        </w:rPr>
        <w:t xml:space="preserve">。We can get: Ax = gcosα， Ay = gcosβ ， Az = gcosγ,  and  changing a formula to Ax = gcosα = gcos( 90°- </w:t>
      </w:r>
      <w:bookmarkStart w:id="1214" w:name="OLE_LINK10"/>
      <w:r>
        <w:rPr>
          <w:rFonts w:hint="eastAsia"/>
          <w:lang w:val="en-US" w:eastAsia="zh-CN"/>
        </w:rPr>
        <w:t>α1</w:t>
      </w:r>
      <w:bookmarkEnd w:id="1214"/>
      <w:r>
        <w:rPr>
          <w:rFonts w:hint="eastAsia"/>
          <w:lang w:val="en-US" w:eastAsia="zh-CN"/>
        </w:rPr>
        <w:t xml:space="preserve">) =gsinα1 and also Ay = gsinβ1 ， Az = gsin γ1. </w:t>
      </w:r>
    </w:p>
    <w:p>
      <w:pPr>
        <w:rPr>
          <w:rFonts w:hint="eastAsia"/>
          <w:lang w:val="en-US" w:eastAsia="zh-CN"/>
        </w:rPr>
      </w:pPr>
      <w:r>
        <w:rPr>
          <w:rFonts w:ascii="宋体" w:hAnsi="宋体" w:eastAsia="宋体" w:cs="宋体"/>
          <w:sz w:val="24"/>
          <w:szCs w:val="24"/>
        </w:rPr>
        <w:drawing>
          <wp:inline distT="0" distB="0" distL="114300" distR="114300">
            <wp:extent cx="3362325" cy="3295650"/>
            <wp:effectExtent l="0" t="0" r="9525" b="0"/>
            <wp:docPr id="3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descr="IMG_256"/>
                    <pic:cNvPicPr>
                      <a:picLocks noChangeAspect="1"/>
                    </pic:cNvPicPr>
                  </pic:nvPicPr>
                  <pic:blipFill>
                    <a:blip r:embed="rId40"/>
                    <a:stretch>
                      <a:fillRect/>
                    </a:stretch>
                  </pic:blipFill>
                  <pic:spPr>
                    <a:xfrm>
                      <a:off x="0" y="0"/>
                      <a:ext cx="3362325" cy="3295650"/>
                    </a:xfrm>
                    <a:prstGeom prst="rect">
                      <a:avLst/>
                    </a:prstGeom>
                    <a:noFill/>
                    <a:ln w="9525">
                      <a:noFill/>
                    </a:ln>
                  </pic:spPr>
                </pic:pic>
              </a:graphicData>
            </a:graphic>
          </wp:inline>
        </w:drawing>
      </w:r>
    </w:p>
    <w:p>
      <w:pPr>
        <w:rPr>
          <w:rFonts w:hint="eastAsia"/>
          <w:lang w:val="en-US" w:eastAsia="zh-CN"/>
        </w:rPr>
      </w:pPr>
      <w:r>
        <w:rPr>
          <w:rFonts w:hint="eastAsia"/>
          <w:lang w:val="en-US" w:eastAsia="zh-CN"/>
        </w:rPr>
        <w:t>Following the picture below and using Pythagorean proposition, we can get g*g = Ax*Ax + gcosα1*gcosα1, so other equations can be got using Trigonometric function theorem at same time: gcosα1 = sqrt(g*g - Ax*Ax) ，gcosβ1 =sqrt(g*g - Ay*Ay )，gcosγ1 =sqrt(g*g - Az*Az )). There is another equation got by  </w:t>
      </w:r>
      <w:r>
        <w:rPr>
          <w:rFonts w:hint="default"/>
          <w:lang w:val="en-US" w:eastAsia="zh-CN"/>
        </w:rPr>
        <w:fldChar w:fldCharType="begin"/>
      </w:r>
      <w:r>
        <w:rPr>
          <w:rFonts w:hint="default"/>
          <w:lang w:val="en-US" w:eastAsia="zh-CN"/>
        </w:rPr>
        <w:instrText xml:space="preserve"> HYPERLINK "C:/Users/sunjie/AppData/Local/Youdao/Dict/Application/7.5.2.0/resultui/dict/?keyword=" </w:instrText>
      </w:r>
      <w:r>
        <w:rPr>
          <w:rFonts w:hint="default"/>
          <w:lang w:val="en-US" w:eastAsia="zh-CN"/>
        </w:rPr>
        <w:fldChar w:fldCharType="separate"/>
      </w:r>
      <w:r>
        <w:rPr>
          <w:rFonts w:hint="default"/>
          <w:lang w:val="en-US" w:eastAsia="zh-CN"/>
        </w:rPr>
        <w:fldChar w:fldCharType="end"/>
      </w:r>
      <w:r>
        <w:rPr>
          <w:rFonts w:hint="default"/>
          <w:lang w:val="en-US" w:eastAsia="zh-CN"/>
        </w:rPr>
        <w:fldChar w:fldCharType="begin"/>
      </w:r>
      <w:r>
        <w:rPr>
          <w:rFonts w:hint="default"/>
          <w:lang w:val="en-US" w:eastAsia="zh-CN"/>
        </w:rPr>
        <w:instrText xml:space="preserve"> HYPERLINK "C:/Users/sunjie/AppData/Local/Youdao/Dict/Application/7.5.2.0/resultui/dict/?keyword=principle" </w:instrText>
      </w:r>
      <w:r>
        <w:rPr>
          <w:rFonts w:hint="default"/>
          <w:lang w:val="en-US" w:eastAsia="zh-CN"/>
        </w:rPr>
        <w:fldChar w:fldCharType="separate"/>
      </w:r>
      <w:r>
        <w:rPr>
          <w:rFonts w:hint="default"/>
          <w:lang w:val="en-US" w:eastAsia="zh-CN"/>
        </w:rPr>
        <w:t>principle </w:t>
      </w:r>
      <w:r>
        <w:rPr>
          <w:rFonts w:hint="default"/>
          <w:lang w:val="en-US" w:eastAsia="zh-CN"/>
        </w:rPr>
        <w:fldChar w:fldCharType="end"/>
      </w:r>
      <w:r>
        <w:rPr>
          <w:rFonts w:hint="default"/>
          <w:lang w:val="en-US" w:eastAsia="zh-CN"/>
        </w:rPr>
        <w:fldChar w:fldCharType="begin"/>
      </w:r>
      <w:r>
        <w:rPr>
          <w:rFonts w:hint="default"/>
          <w:lang w:val="en-US" w:eastAsia="zh-CN"/>
        </w:rPr>
        <w:instrText xml:space="preserve"> HYPERLINK "C:/Users/sunjie/AppData/Local/Youdao/Dict/Application/7.5.2.0/resultui/dict/?keyword=" </w:instrText>
      </w:r>
      <w:r>
        <w:rPr>
          <w:rFonts w:hint="default"/>
          <w:lang w:val="en-US" w:eastAsia="zh-CN"/>
        </w:rPr>
        <w:fldChar w:fldCharType="separate"/>
      </w:r>
      <w:r>
        <w:rPr>
          <w:rFonts w:hint="default"/>
          <w:lang w:val="en-US" w:eastAsia="zh-CN"/>
        </w:rPr>
        <w:fldChar w:fldCharType="end"/>
      </w:r>
      <w:r>
        <w:rPr>
          <w:rFonts w:hint="default"/>
          <w:lang w:val="en-US" w:eastAsia="zh-CN"/>
        </w:rPr>
        <w:fldChar w:fldCharType="begin"/>
      </w:r>
      <w:r>
        <w:rPr>
          <w:rFonts w:hint="default"/>
          <w:lang w:val="en-US" w:eastAsia="zh-CN"/>
        </w:rPr>
        <w:instrText xml:space="preserve"> HYPERLINK "C:/Users/sunjie/AppData/Local/Youdao/Dict/Application/7.5.2.0/resultui/dict/?keyword=of" </w:instrText>
      </w:r>
      <w:r>
        <w:rPr>
          <w:rFonts w:hint="default"/>
          <w:lang w:val="en-US" w:eastAsia="zh-CN"/>
        </w:rPr>
        <w:fldChar w:fldCharType="separate"/>
      </w:r>
      <w:r>
        <w:rPr>
          <w:rFonts w:hint="default"/>
          <w:lang w:val="en-US" w:eastAsia="zh-CN"/>
        </w:rPr>
        <w:t>of </w:t>
      </w:r>
      <w:r>
        <w:rPr>
          <w:rFonts w:hint="default"/>
          <w:lang w:val="en-US" w:eastAsia="zh-CN"/>
        </w:rPr>
        <w:fldChar w:fldCharType="end"/>
      </w:r>
      <w:r>
        <w:rPr>
          <w:rFonts w:hint="default"/>
          <w:lang w:val="en-US" w:eastAsia="zh-CN"/>
        </w:rPr>
        <w:fldChar w:fldCharType="begin"/>
      </w:r>
      <w:r>
        <w:rPr>
          <w:rFonts w:hint="default"/>
          <w:lang w:val="en-US" w:eastAsia="zh-CN"/>
        </w:rPr>
        <w:instrText xml:space="preserve"> HYPERLINK "C:/Users/sunjie/AppData/Local/Youdao/Dict/Application/7.5.2.0/resultui/dict/?keyword=" </w:instrText>
      </w:r>
      <w:r>
        <w:rPr>
          <w:rFonts w:hint="default"/>
          <w:lang w:val="en-US" w:eastAsia="zh-CN"/>
        </w:rPr>
        <w:fldChar w:fldCharType="separate"/>
      </w:r>
      <w:r>
        <w:rPr>
          <w:rFonts w:hint="default"/>
          <w:lang w:val="en-US" w:eastAsia="zh-CN"/>
        </w:rPr>
        <w:fldChar w:fldCharType="end"/>
      </w:r>
      <w:r>
        <w:rPr>
          <w:rFonts w:hint="default"/>
          <w:lang w:val="en-US" w:eastAsia="zh-CN"/>
        </w:rPr>
        <w:fldChar w:fldCharType="begin"/>
      </w:r>
      <w:r>
        <w:rPr>
          <w:rFonts w:hint="default"/>
          <w:lang w:val="en-US" w:eastAsia="zh-CN"/>
        </w:rPr>
        <w:instrText xml:space="preserve"> HYPERLINK "C:/Users/sunjie/AppData/Local/Youdao/Dict/Application/7.5.2.0/resultui/dict/?keyword=equilibrium" </w:instrText>
      </w:r>
      <w:r>
        <w:rPr>
          <w:rFonts w:hint="default"/>
          <w:lang w:val="en-US" w:eastAsia="zh-CN"/>
        </w:rPr>
        <w:fldChar w:fldCharType="separate"/>
      </w:r>
      <w:r>
        <w:rPr>
          <w:rFonts w:hint="default"/>
          <w:lang w:val="en-US" w:eastAsia="zh-CN"/>
        </w:rPr>
        <w:t>equilibrium</w:t>
      </w:r>
      <w:r>
        <w:rPr>
          <w:rFonts w:hint="default"/>
          <w:lang w:val="en-US" w:eastAsia="zh-CN"/>
        </w:rPr>
        <w:fldChar w:fldCharType="end"/>
      </w:r>
      <w:r>
        <w:rPr>
          <w:rFonts w:hint="eastAsia"/>
          <w:lang w:val="en-US" w:eastAsia="zh-CN"/>
        </w:rPr>
        <w:t xml:space="preserve">: Ax*Ax + Ay*Ay + Az*Az = g*g. </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lang w:val="en-US" w:eastAsia="zh-CN"/>
        </w:rPr>
      </w:pP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lang w:val="en-US" w:eastAsia="zh-CN"/>
        </w:rPr>
      </w:pPr>
      <w:r>
        <w:rPr>
          <w:rFonts w:hint="eastAsia"/>
          <w:lang w:val="en-US" w:eastAsia="zh-CN"/>
        </w:rPr>
        <w:t>Here, using the equations we already got: sinα1 = Ax/g， cosα1 = sqrt(g*g - Ax*Ax) / g. And another changing equation is tanα1 =  Ax / sqrt(Ay*Ay + Az*Az)</w:t>
      </w:r>
      <w:r>
        <w:rPr>
          <w:rFonts w:hint="default"/>
          <w:lang w:val="en-US" w:eastAsia="zh-CN"/>
        </w:rPr>
        <w:t> </w:t>
      </w:r>
      <w:r>
        <w:rPr>
          <w:rFonts w:hint="eastAsia"/>
          <w:lang w:val="en-US" w:eastAsia="zh-CN"/>
        </w:rPr>
        <w:t xml:space="preserve">.  In the same way, we can get </w:t>
      </w:r>
      <w:r>
        <w:rPr>
          <w:rFonts w:hint="default" w:ascii="PingFang SC" w:hAnsi="PingFang SC" w:eastAsia="PingFang SC" w:cs="PingFang SC"/>
          <w:b w:val="0"/>
          <w:i w:val="0"/>
          <w:caps w:val="0"/>
          <w:color w:val="4F4F4F"/>
          <w:spacing w:val="0"/>
          <w:sz w:val="24"/>
          <w:szCs w:val="24"/>
          <w:shd w:val="clear" w:fill="FFFFFF"/>
        </w:rPr>
        <w:t> </w:t>
      </w:r>
      <w:r>
        <w:rPr>
          <w:rFonts w:hint="default"/>
          <w:lang w:val="en-US" w:eastAsia="zh-CN"/>
        </w:rPr>
        <w:t xml:space="preserve"> tanβ1 =  Ay / sqrt(Ax*Ax+Az*Az) ，tanγ1 =  Az / sqrt(Ax*Ax +Ay*Ay)。</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lang w:val="en-US" w:eastAsia="zh-CN"/>
        </w:rPr>
      </w:pPr>
      <w:r>
        <w:rPr>
          <w:rFonts w:hint="eastAsia"/>
          <w:lang w:val="en-US" w:eastAsia="zh-CN"/>
        </w:rPr>
        <w:t>The Radian respectively:</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lang w:val="en-US" w:eastAsia="zh-CN"/>
        </w:rPr>
      </w:pPr>
      <w:r>
        <w:rPr>
          <w:rFonts w:hint="eastAsia"/>
          <w:lang w:val="en-US" w:eastAsia="zh-CN"/>
        </w:rPr>
        <w:t xml:space="preserve"> α1</w:t>
      </w:r>
      <w:r>
        <w:rPr>
          <w:rFonts w:hint="default"/>
          <w:lang w:val="en-US" w:eastAsia="zh-CN"/>
        </w:rPr>
        <w:t xml:space="preserve"> = arctan(Ax / sqrt(Ay*Ay + Az*Az))</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lang w:val="en-US" w:eastAsia="zh-CN"/>
        </w:rPr>
      </w:pPr>
      <w:r>
        <w:rPr>
          <w:rFonts w:hint="eastAsia"/>
          <w:lang w:val="en-US" w:eastAsia="zh-CN"/>
        </w:rPr>
        <w:t xml:space="preserve"> β1</w:t>
      </w:r>
      <w:r>
        <w:rPr>
          <w:rFonts w:hint="default"/>
          <w:lang w:val="en-US" w:eastAsia="zh-CN"/>
        </w:rPr>
        <w:t>= arctan(Ay / sqrt(Ax*Ax+Az*Az))</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lang w:val="en-US" w:eastAsia="zh-CN"/>
        </w:rPr>
      </w:pPr>
      <w:r>
        <w:rPr>
          <w:rFonts w:hint="eastAsia"/>
          <w:lang w:val="en-US" w:eastAsia="zh-CN"/>
        </w:rPr>
        <w:t>γ1</w:t>
      </w:r>
      <w:r>
        <w:rPr>
          <w:rFonts w:hint="default"/>
          <w:lang w:val="en-US" w:eastAsia="zh-CN"/>
        </w:rPr>
        <w:t>= arctan(Az / sqrt(Ax*Ax +Ay*Ay))</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lang w:val="en-US" w:eastAsia="zh-CN"/>
        </w:rPr>
      </w:pPr>
      <w:r>
        <w:rPr>
          <w:rFonts w:hint="eastAsia"/>
          <w:lang w:val="en-US" w:eastAsia="zh-CN"/>
        </w:rPr>
        <w:t>And also using  Radian = θπR/180 formula to get the real angle value:</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lang w:val="en-US" w:eastAsia="zh-CN"/>
        </w:rPr>
      </w:pPr>
      <w:r>
        <w:rPr>
          <w:rFonts w:hint="default"/>
          <w:lang w:val="en-US" w:eastAsia="zh-CN"/>
        </w:rPr>
        <w:t>θx = α1*180/π = [arctan(Ax / sqrt(Ay*Ay + Az*Az))] *180/π</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lang w:val="en-US" w:eastAsia="zh-CN"/>
        </w:rPr>
      </w:pPr>
      <w:r>
        <w:rPr>
          <w:rFonts w:hint="default"/>
          <w:lang w:val="en-US" w:eastAsia="zh-CN"/>
        </w:rPr>
        <w:t>θy =β1*180/π = [arctan(Ay / sqrt(Ax*Ax+Az*Az))]*180/π</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lang w:val="en-US" w:eastAsia="zh-CN"/>
        </w:rPr>
      </w:pPr>
      <w:r>
        <w:rPr>
          <w:rFonts w:hint="default"/>
          <w:lang w:val="en-US" w:eastAsia="zh-CN"/>
        </w:rPr>
        <w:t>θz =γ1*180/π = [arctan( Az / sqrt(Ax*Ax +Ay*Ay))]*180/π            </w:t>
      </w:r>
    </w:p>
    <w:p>
      <w:pPr>
        <w:rPr>
          <w:ins w:id="5627" w:author="像个男人一样" w:date="2018-03-21T02:13:07Z"/>
          <w:rFonts w:ascii="宋体" w:hAnsi="宋体" w:eastAsia="宋体" w:cs="宋体"/>
          <w:sz w:val="24"/>
          <w:szCs w:val="24"/>
        </w:rPr>
      </w:pPr>
      <w:r>
        <w:rPr>
          <w:rFonts w:ascii="宋体" w:hAnsi="宋体" w:eastAsia="宋体" w:cs="宋体"/>
          <w:sz w:val="24"/>
          <w:szCs w:val="24"/>
        </w:rPr>
        <w:drawing>
          <wp:inline distT="0" distB="0" distL="114300" distR="114300">
            <wp:extent cx="3801110" cy="3181985"/>
            <wp:effectExtent l="0" t="0" r="8890" b="18415"/>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41"/>
                    <a:stretch>
                      <a:fillRect/>
                    </a:stretch>
                  </pic:blipFill>
                  <pic:spPr>
                    <a:xfrm>
                      <a:off x="0" y="0"/>
                      <a:ext cx="3801110" cy="3181985"/>
                    </a:xfrm>
                    <a:prstGeom prst="rect">
                      <a:avLst/>
                    </a:prstGeom>
                    <a:noFill/>
                    <a:ln w="9525">
                      <a:noFill/>
                    </a:ln>
                  </pic:spPr>
                </pic:pic>
              </a:graphicData>
            </a:graphic>
          </wp:inline>
        </w:drawing>
      </w:r>
    </w:p>
    <w:p>
      <w:pPr>
        <w:rPr>
          <w:rFonts w:ascii="宋体" w:hAnsi="宋体" w:eastAsia="宋体" w:cs="宋体"/>
          <w:color w:val="000000" w:themeColor="text1"/>
          <w:sz w:val="24"/>
          <w:szCs w:val="24"/>
          <w:rPrChange w:id="5628" w:author="像个男人一样" w:date="2018-03-21T21:23:20Z">
            <w:rPr>
              <w:rFonts w:ascii="宋体" w:hAnsi="宋体" w:eastAsia="宋体" w:cs="宋体"/>
              <w:sz w:val="24"/>
              <w:szCs w:val="24"/>
            </w:rPr>
          </w:rPrChange>
          <w14:textFill>
            <w14:solidFill>
              <w14:schemeClr w14:val="tx1"/>
            </w14:solidFill>
          </w14:textFill>
        </w:rPr>
      </w:pPr>
    </w:p>
    <w:p>
      <w:pPr>
        <w:pStyle w:val="11"/>
        <w:rPr>
          <w:rFonts w:hint="default" w:cstheme="minorBidi"/>
          <w:i w:val="0"/>
          <w:iCs w:val="0"/>
          <w:color w:val="000000" w:themeColor="text1"/>
          <w:sz w:val="24"/>
          <w:szCs w:val="22"/>
          <w:lang w:val="en-US" w:eastAsia="zh-CN" w:bidi="ar-SA"/>
          <w:rPrChange w:id="5630" w:author="像个男人一样" w:date="2018-03-21T21:23:20Z">
            <w:rPr>
              <w:rFonts w:hint="eastAsia" w:cstheme="minorBidi"/>
              <w:sz w:val="24"/>
              <w:szCs w:val="22"/>
              <w:lang w:val="en-US" w:eastAsia="zh-CN" w:bidi="ar-SA"/>
            </w:rPr>
          </w:rPrChange>
          <w14:textFill>
            <w14:solidFill>
              <w14:schemeClr w14:val="tx1"/>
            </w14:solidFill>
          </w14:textFill>
        </w:rPr>
        <w:pPrChange w:id="5629" w:author="像个男人一样" w:date="2018-03-21T02:12:37Z">
          <w:pPr/>
        </w:pPrChange>
      </w:pPr>
      <w:r>
        <w:rPr>
          <w:rFonts w:hint="default" w:ascii="Microsoft JhengHei" w:hAnsi="Microsoft JhengHei" w:eastAsiaTheme="minorEastAsia" w:cstheme="minorBidi"/>
          <w:i w:val="0"/>
          <w:iCs w:val="0"/>
          <w:color w:val="000000" w:themeColor="text1"/>
          <w:sz w:val="24"/>
          <w:szCs w:val="22"/>
          <w:lang w:val="en-US" w:eastAsia="zh-CN" w:bidi="ar-SA"/>
          <w:rPrChange w:id="5631" w:author="像个男人一样" w:date="2018-03-21T21:23:20Z">
            <w:rPr>
              <w:rFonts w:hint="eastAsia" w:ascii="Microsoft JhengHei" w:hAnsi="Microsoft JhengHei" w:eastAsiaTheme="minorEastAsia" w:cstheme="minorBidi"/>
              <w:sz w:val="24"/>
              <w:szCs w:val="22"/>
              <w:lang w:val="en-US" w:eastAsia="zh-CN" w:bidi="ar-SA"/>
            </w:rPr>
          </w:rPrChange>
          <w14:textFill>
            <w14:solidFill>
              <w14:schemeClr w14:val="tx1"/>
            </w14:solidFill>
          </w14:textFill>
        </w:rPr>
        <w:t>Using the angle calculation formula, we can get a diagram below shows</w:t>
      </w:r>
      <w:r>
        <w:rPr>
          <w:rFonts w:hint="default" w:ascii="Microsoft JhengHei" w:hAnsi="Microsoft JhengHei" w:eastAsiaTheme="minorEastAsia" w:cstheme="minorBidi"/>
          <w:i w:val="0"/>
          <w:iCs w:val="0"/>
          <w:color w:val="000000" w:themeColor="text1"/>
          <w:sz w:val="24"/>
          <w:szCs w:val="22"/>
          <w:lang w:val="en-US" w:eastAsia="zh-CN" w:bidi="ar-SA"/>
          <w:rPrChange w:id="5632" w:author="像个男人一样" w:date="2018-03-21T21:23:20Z">
            <w:rPr>
              <w:rFonts w:hint="eastAsia" w:ascii="Microsoft JhengHei" w:hAnsi="Microsoft JhengHei" w:eastAsiaTheme="minorEastAsia" w:cstheme="minorBidi"/>
              <w:sz w:val="24"/>
              <w:szCs w:val="22"/>
              <w:lang w:val="en-US" w:eastAsia="zh-CN" w:bidi="ar-SA"/>
            </w:rPr>
          </w:rPrChange>
          <w14:textFill>
            <w14:solidFill>
              <w14:schemeClr w14:val="tx1"/>
            </w14:solidFill>
          </w14:textFill>
        </w:rPr>
        <w:t xml:space="preserve"> </w:t>
      </w:r>
      <w:r>
        <w:rPr>
          <w:rFonts w:hint="default" w:cstheme="minorBidi"/>
          <w:i w:val="0"/>
          <w:iCs w:val="0"/>
          <w:color w:val="000000" w:themeColor="text1"/>
          <w:sz w:val="24"/>
          <w:szCs w:val="22"/>
          <w:lang w:val="en-US" w:eastAsia="zh-CN" w:bidi="ar-SA"/>
          <w:rPrChange w:id="5633" w:author="像个男人一样" w:date="2018-03-21T21:23:20Z">
            <w:rPr>
              <w:rFonts w:hint="eastAsia" w:cstheme="minorBidi"/>
              <w:sz w:val="24"/>
              <w:szCs w:val="22"/>
              <w:lang w:val="en-US" w:eastAsia="zh-CN" w:bidi="ar-SA"/>
            </w:rPr>
          </w:rPrChange>
          <w14:textFill>
            <w14:solidFill>
              <w14:schemeClr w14:val="tx1"/>
            </w14:solidFill>
          </w14:textFill>
        </w:rPr>
        <w:t>an iPhone is put up from a desk. The angle changes below in three directions, X, Y and Z, Y axis changes from -90° to 0° and Z axis changes oppositely from 0° to 90°，and absolutely the X almost does not change since the X axis is alway parallel with  the desk level.</w:t>
      </w:r>
    </w:p>
    <w:p>
      <w:pPr>
        <w:rPr>
          <w:ins w:id="5634" w:author="像个男人一样" w:date="2018-03-21T02:12:12Z"/>
          <w:rFonts w:hint="eastAsia" w:cstheme="minorBidi"/>
          <w:sz w:val="24"/>
          <w:szCs w:val="22"/>
          <w:lang w:val="en-US" w:eastAsia="zh-CN" w:bidi="ar-SA"/>
        </w:rPr>
      </w:pPr>
      <w:r>
        <w:rPr>
          <w:rFonts w:hint="eastAsia" w:cstheme="minorBidi"/>
          <w:sz w:val="24"/>
          <w:szCs w:val="22"/>
          <w:lang w:val="en-US" w:eastAsia="zh-CN" w:bidi="ar-SA"/>
        </w:rPr>
        <w:drawing>
          <wp:inline distT="0" distB="0" distL="114300" distR="114300">
            <wp:extent cx="2547620" cy="2477770"/>
            <wp:effectExtent l="0" t="0" r="17780" b="5080"/>
            <wp:docPr id="41" name="图片 41" descr="88872546931653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888725469316531609"/>
                    <pic:cNvPicPr>
                      <a:picLocks noChangeAspect="1"/>
                    </pic:cNvPicPr>
                  </pic:nvPicPr>
                  <pic:blipFill>
                    <a:blip r:embed="rId42"/>
                    <a:stretch>
                      <a:fillRect/>
                    </a:stretch>
                  </pic:blipFill>
                  <pic:spPr>
                    <a:xfrm rot="5400000">
                      <a:off x="0" y="0"/>
                      <a:ext cx="2547620" cy="2477770"/>
                    </a:xfrm>
                    <a:prstGeom prst="rect">
                      <a:avLst/>
                    </a:prstGeom>
                  </pic:spPr>
                </pic:pic>
              </a:graphicData>
            </a:graphic>
          </wp:inline>
        </w:drawing>
      </w:r>
      <w:r>
        <w:rPr>
          <w:rFonts w:hint="eastAsia" w:cstheme="minorBidi"/>
          <w:sz w:val="24"/>
          <w:szCs w:val="22"/>
          <w:lang w:val="en-US" w:eastAsia="zh-CN" w:bidi="ar-SA"/>
        </w:rPr>
        <w:t xml:space="preserve">          </w:t>
      </w:r>
      <w:del w:id="5635" w:author="像个男人一样" w:date="2018-03-21T02:12:10Z">
        <w:r>
          <w:rPr>
            <w:rFonts w:hint="eastAsia" w:cstheme="minorBidi"/>
            <w:sz w:val="24"/>
            <w:szCs w:val="22"/>
            <w:lang w:val="en-US" w:eastAsia="zh-CN" w:bidi="ar-SA"/>
          </w:rPr>
          <w:drawing>
            <wp:inline distT="0" distB="0" distL="114300" distR="114300">
              <wp:extent cx="2567940" cy="2581910"/>
              <wp:effectExtent l="0" t="0" r="8890" b="3810"/>
              <wp:docPr id="42" name="图片 42" descr="41734340070589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417343400705892428"/>
                      <pic:cNvPicPr>
                        <a:picLocks noChangeAspect="1"/>
                      </pic:cNvPicPr>
                    </pic:nvPicPr>
                    <pic:blipFill>
                      <a:blip r:embed="rId43"/>
                      <a:stretch>
                        <a:fillRect/>
                      </a:stretch>
                    </pic:blipFill>
                    <pic:spPr>
                      <a:xfrm rot="5400000">
                        <a:off x="0" y="0"/>
                        <a:ext cx="2567940" cy="2581910"/>
                      </a:xfrm>
                      <a:prstGeom prst="rect">
                        <a:avLst/>
                      </a:prstGeom>
                    </pic:spPr>
                  </pic:pic>
                </a:graphicData>
              </a:graphic>
            </wp:inline>
          </w:drawing>
        </w:r>
      </w:del>
      <w:ins w:id="5637" w:author="像个男人一样" w:date="2018-03-21T02:12:10Z">
        <w:r>
          <w:rPr>
            <w:rFonts w:hint="eastAsia" w:cstheme="minorBidi"/>
            <w:sz w:val="24"/>
            <w:szCs w:val="22"/>
            <w:lang w:val="en-US" w:eastAsia="zh-CN" w:bidi="ar-SA"/>
          </w:rPr>
          <w:drawing>
            <wp:inline distT="0" distB="0" distL="114300" distR="114300">
              <wp:extent cx="2567940" cy="2581910"/>
              <wp:effectExtent l="0" t="0" r="8890" b="3810"/>
              <wp:docPr id="53" name="图片 53" descr="41734340070589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417343400705892428"/>
                      <pic:cNvPicPr>
                        <a:picLocks noChangeAspect="1"/>
                      </pic:cNvPicPr>
                    </pic:nvPicPr>
                    <pic:blipFill>
                      <a:blip r:embed="rId43"/>
                      <a:stretch>
                        <a:fillRect/>
                      </a:stretch>
                    </pic:blipFill>
                    <pic:spPr>
                      <a:xfrm rot="5400000">
                        <a:off x="0" y="0"/>
                        <a:ext cx="2567940" cy="2581910"/>
                      </a:xfrm>
                      <a:prstGeom prst="rect">
                        <a:avLst/>
                      </a:prstGeom>
                    </pic:spPr>
                  </pic:pic>
                </a:graphicData>
              </a:graphic>
            </wp:inline>
          </w:drawing>
        </w:r>
      </w:ins>
    </w:p>
    <w:p>
      <w:pPr>
        <w:pStyle w:val="11"/>
        <w:rPr>
          <w:rFonts w:hint="eastAsia"/>
          <w:lang w:val="en-US" w:eastAsia="zh-CN"/>
        </w:rPr>
        <w:pPrChange w:id="5639" w:author="像个男人一样" w:date="2018-03-21T02:12:45Z">
          <w:pPr/>
        </w:pPrChange>
      </w:pPr>
      <w:ins w:id="5640" w:author="像个男人一样" w:date="2018-03-21T02:12:37Z">
        <w:r>
          <w:rPr/>
          <w:t xml:space="preserve">Figure </w:t>
        </w:r>
      </w:ins>
      <w:ins w:id="5641" w:author="像个男人一样" w:date="2018-03-21T02:12:37Z">
        <w:r>
          <w:rPr/>
          <w:fldChar w:fldCharType="begin"/>
        </w:r>
      </w:ins>
      <w:ins w:id="5642" w:author="像个男人一样" w:date="2018-03-21T02:12:37Z">
        <w:r>
          <w:rPr/>
          <w:instrText xml:space="preserve"> STYLEREF 1 \s </w:instrText>
        </w:r>
      </w:ins>
      <w:ins w:id="5643" w:author="像个男人一样" w:date="2018-03-21T02:12:37Z">
        <w:r>
          <w:rPr/>
          <w:fldChar w:fldCharType="separate"/>
        </w:r>
      </w:ins>
      <w:ins w:id="5644" w:author="像个男人一样" w:date="2018-03-21T02:12:37Z">
        <w:r>
          <w:rPr/>
          <w:t>4</w:t>
        </w:r>
      </w:ins>
      <w:ins w:id="5645" w:author="像个男人一样" w:date="2018-03-21T02:12:37Z">
        <w:r>
          <w:rPr/>
          <w:fldChar w:fldCharType="end"/>
        </w:r>
      </w:ins>
      <w:ins w:id="5646" w:author="像个男人一样" w:date="2018-03-21T02:12:37Z">
        <w:r>
          <w:rPr>
            <w:rFonts w:hint="eastAsia"/>
            <w:lang w:eastAsia="zh-CN"/>
          </w:rPr>
          <w:t>.</w:t>
        </w:r>
      </w:ins>
      <w:ins w:id="5647" w:author="像个男人一样" w:date="2018-03-21T02:12:37Z">
        <w:r>
          <w:rPr/>
          <w:fldChar w:fldCharType="begin"/>
        </w:r>
      </w:ins>
      <w:ins w:id="5648" w:author="像个男人一样" w:date="2018-03-21T02:12:37Z">
        <w:r>
          <w:rPr/>
          <w:instrText xml:space="preserve"> SEQ Figure \* ARABIC \s 1 </w:instrText>
        </w:r>
      </w:ins>
      <w:ins w:id="5649" w:author="像个男人一样" w:date="2018-03-21T02:12:37Z">
        <w:r>
          <w:rPr/>
          <w:fldChar w:fldCharType="separate"/>
        </w:r>
      </w:ins>
      <w:ins w:id="5650" w:author="像个男人一样" w:date="2018-03-22T11:51:07Z">
        <w:r>
          <w:rPr/>
          <w:t>7</w:t>
        </w:r>
      </w:ins>
      <w:ins w:id="5651" w:author="像个男人一样" w:date="2018-03-21T02:12:37Z">
        <w:r>
          <w:rPr/>
          <w:fldChar w:fldCharType="end"/>
        </w:r>
      </w:ins>
      <w:ins w:id="5652" w:author="像个男人一样" w:date="2018-03-21T02:12:37Z">
        <w:bookmarkStart w:id="1215" w:name="_Toc32269"/>
        <w:bookmarkStart w:id="1216" w:name="_Toc5050"/>
        <w:bookmarkStart w:id="1217" w:name="_Toc18839"/>
        <w:bookmarkStart w:id="1218" w:name="_Toc22932"/>
        <w:bookmarkStart w:id="1219" w:name="_Toc21966"/>
        <w:bookmarkStart w:id="1220" w:name="_Toc18244"/>
        <w:bookmarkStart w:id="1221" w:name="_Toc16993"/>
        <w:bookmarkStart w:id="1222" w:name="_Toc6588"/>
        <w:bookmarkStart w:id="1223" w:name="_Toc13612"/>
        <w:bookmarkStart w:id="1224" w:name="_Toc18376"/>
        <w:bookmarkStart w:id="1225" w:name="_Toc8907"/>
        <w:bookmarkStart w:id="1226" w:name="_Toc27541"/>
        <w:bookmarkStart w:id="1227" w:name="_Toc9499"/>
        <w:bookmarkStart w:id="1228" w:name="_Toc28984"/>
        <w:bookmarkStart w:id="1229" w:name="_Toc20295"/>
        <w:bookmarkStart w:id="1230" w:name="_Toc22714"/>
        <w:bookmarkStart w:id="1231" w:name="_Toc25368"/>
        <w:bookmarkStart w:id="1232" w:name="_Toc26471"/>
        <w:bookmarkStart w:id="1233" w:name="_Toc27096"/>
        <w:bookmarkStart w:id="1234" w:name="_Toc26101"/>
        <w:bookmarkStart w:id="1235" w:name="_Toc29040"/>
        <w:bookmarkStart w:id="1236" w:name="_Toc28679"/>
        <w:bookmarkStart w:id="1237" w:name="_Toc28242"/>
        <w:bookmarkStart w:id="1238" w:name="_Toc28655"/>
        <w:bookmarkStart w:id="1239" w:name="_Toc32529"/>
        <w:bookmarkStart w:id="1240" w:name="_Toc12218"/>
        <w:r>
          <w:rPr>
            <w:rFonts w:hint="eastAsia"/>
            <w:lang w:eastAsia="zh-CN"/>
          </w:rPr>
          <w:t>:Put the phone up</w:t>
        </w:r>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ins>
    </w:p>
    <w:p>
      <w:pPr>
        <w:rPr>
          <w:rFonts w:hint="eastAsia" w:cstheme="minorBidi"/>
          <w:sz w:val="24"/>
          <w:szCs w:val="22"/>
          <w:lang w:val="en-US" w:eastAsia="zh-CN" w:bidi="ar-SA"/>
        </w:rPr>
      </w:pPr>
      <w:r>
        <w:drawing>
          <wp:inline distT="0" distB="0" distL="114300" distR="114300">
            <wp:extent cx="5429250" cy="2743200"/>
            <wp:effectExtent l="4445" t="4445" r="14605" b="14605"/>
            <wp:docPr id="30"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pPr>
        <w:pStyle w:val="11"/>
        <w:pPrChange w:id="5653" w:author="像个男人一样" w:date="2018-03-21T02:13:55Z">
          <w:pPr/>
        </w:pPrChange>
      </w:pPr>
      <w:ins w:id="5654" w:author="像个男人一样" w:date="2018-03-21T02:13:48Z">
        <w:r>
          <w:rPr/>
          <w:t xml:space="preserve">Figure </w:t>
        </w:r>
      </w:ins>
      <w:ins w:id="5655" w:author="像个男人一样" w:date="2018-03-21T02:13:48Z">
        <w:r>
          <w:rPr/>
          <w:fldChar w:fldCharType="begin"/>
        </w:r>
      </w:ins>
      <w:ins w:id="5656" w:author="像个男人一样" w:date="2018-03-21T02:13:48Z">
        <w:r>
          <w:rPr/>
          <w:instrText xml:space="preserve"> STYLEREF 1 \s </w:instrText>
        </w:r>
      </w:ins>
      <w:ins w:id="5657" w:author="像个男人一样" w:date="2018-03-21T02:13:48Z">
        <w:r>
          <w:rPr/>
          <w:fldChar w:fldCharType="separate"/>
        </w:r>
      </w:ins>
      <w:ins w:id="5658" w:author="像个男人一样" w:date="2018-03-21T02:13:48Z">
        <w:r>
          <w:rPr/>
          <w:t>4</w:t>
        </w:r>
      </w:ins>
      <w:ins w:id="5659" w:author="像个男人一样" w:date="2018-03-21T02:13:48Z">
        <w:r>
          <w:rPr/>
          <w:fldChar w:fldCharType="end"/>
        </w:r>
      </w:ins>
      <w:ins w:id="5660" w:author="像个男人一样" w:date="2018-03-21T02:13:48Z">
        <w:r>
          <w:rPr>
            <w:rFonts w:hint="eastAsia"/>
            <w:lang w:eastAsia="zh-CN"/>
          </w:rPr>
          <w:t>.</w:t>
        </w:r>
      </w:ins>
      <w:ins w:id="5661" w:author="像个男人一样" w:date="2018-03-21T02:13:48Z">
        <w:r>
          <w:rPr/>
          <w:fldChar w:fldCharType="begin"/>
        </w:r>
      </w:ins>
      <w:ins w:id="5662" w:author="像个男人一样" w:date="2018-03-21T02:13:48Z">
        <w:r>
          <w:rPr/>
          <w:instrText xml:space="preserve"> SEQ Figure \* ARABIC \s 1 </w:instrText>
        </w:r>
      </w:ins>
      <w:ins w:id="5663" w:author="像个男人一样" w:date="2018-03-21T02:13:48Z">
        <w:r>
          <w:rPr/>
          <w:fldChar w:fldCharType="separate"/>
        </w:r>
      </w:ins>
      <w:ins w:id="5664" w:author="像个男人一样" w:date="2018-03-22T11:51:07Z">
        <w:r>
          <w:rPr/>
          <w:t>8</w:t>
        </w:r>
      </w:ins>
      <w:ins w:id="5665" w:author="像个男人一样" w:date="2018-03-21T02:13:48Z">
        <w:r>
          <w:rPr/>
          <w:fldChar w:fldCharType="end"/>
        </w:r>
      </w:ins>
      <w:ins w:id="5666" w:author="像个男人一样" w:date="2018-03-21T02:13:48Z">
        <w:bookmarkStart w:id="1241" w:name="_Toc24696"/>
        <w:bookmarkStart w:id="1242" w:name="_Toc14279"/>
        <w:bookmarkStart w:id="1243" w:name="_Toc12071"/>
        <w:bookmarkStart w:id="1244" w:name="_Toc28936"/>
        <w:bookmarkStart w:id="1245" w:name="_Toc11652"/>
        <w:bookmarkStart w:id="1246" w:name="_Toc31736"/>
        <w:bookmarkStart w:id="1247" w:name="_Toc18927"/>
        <w:bookmarkStart w:id="1248" w:name="_Toc22495"/>
        <w:bookmarkStart w:id="1249" w:name="_Toc24165"/>
        <w:bookmarkStart w:id="1250" w:name="_Toc4838"/>
        <w:bookmarkStart w:id="1251" w:name="_Toc25728"/>
        <w:bookmarkStart w:id="1252" w:name="_Toc1025"/>
        <w:bookmarkStart w:id="1253" w:name="_Toc16187"/>
        <w:bookmarkStart w:id="1254" w:name="_Toc23831"/>
        <w:bookmarkStart w:id="1255" w:name="_Toc17834"/>
        <w:bookmarkStart w:id="1256" w:name="_Toc1339"/>
        <w:bookmarkStart w:id="1257" w:name="_Toc6686"/>
        <w:bookmarkStart w:id="1258" w:name="_Toc16360"/>
        <w:bookmarkStart w:id="1259" w:name="_Toc8031"/>
        <w:bookmarkStart w:id="1260" w:name="_Toc11224"/>
        <w:bookmarkStart w:id="1261" w:name="_Toc17899"/>
        <w:bookmarkStart w:id="1262" w:name="_Toc25257"/>
        <w:bookmarkStart w:id="1263" w:name="_Toc25174"/>
        <w:bookmarkStart w:id="1264" w:name="_Toc4648"/>
        <w:bookmarkStart w:id="1265" w:name="_Toc18227"/>
        <w:bookmarkStart w:id="1266" w:name="_Toc10284"/>
        <w:r>
          <w:rPr>
            <w:rFonts w:hint="eastAsia"/>
            <w:lang w:eastAsia="zh-CN"/>
          </w:rPr>
          <w:t>:Gyro data chang</w:t>
        </w:r>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ins>
    </w:p>
    <w:p>
      <w:pPr>
        <w:rPr>
          <w:rFonts w:hint="default"/>
          <w:lang w:val="en-GB" w:eastAsia="zh-CN"/>
        </w:rPr>
      </w:pPr>
    </w:p>
    <w:p>
      <w:pPr>
        <w:pStyle w:val="3"/>
      </w:pPr>
      <w:bookmarkStart w:id="1267" w:name="_Toc27348"/>
      <w:bookmarkStart w:id="1268" w:name="_Toc26236"/>
      <w:bookmarkStart w:id="1269" w:name="_Toc14651"/>
      <w:bookmarkStart w:id="1270" w:name="_Toc23301"/>
      <w:bookmarkStart w:id="1271" w:name="_Toc322"/>
      <w:bookmarkStart w:id="1272" w:name="_Toc98"/>
      <w:bookmarkStart w:id="1273" w:name="_Toc28662"/>
      <w:bookmarkStart w:id="1274" w:name="_Toc21278"/>
      <w:bookmarkStart w:id="1275" w:name="_Toc7006"/>
      <w:bookmarkStart w:id="1276" w:name="_Toc14768"/>
      <w:r>
        <w:rPr>
          <w:rFonts w:hint="eastAsia"/>
          <w:lang w:val="en-US" w:eastAsia="zh-CN"/>
        </w:rPr>
        <w:t>Using those two kinds of angle restriction together to control or identify those three actions</w:t>
      </w:r>
      <w:bookmarkEnd w:id="1267"/>
      <w:bookmarkEnd w:id="1268"/>
      <w:bookmarkEnd w:id="1269"/>
      <w:bookmarkEnd w:id="1270"/>
      <w:bookmarkEnd w:id="1271"/>
      <w:bookmarkEnd w:id="1272"/>
      <w:bookmarkEnd w:id="1273"/>
      <w:bookmarkEnd w:id="1274"/>
      <w:bookmarkEnd w:id="1275"/>
      <w:bookmarkEnd w:id="1276"/>
    </w:p>
    <w:p>
      <w:pPr>
        <w:rPr>
          <w:rFonts w:hint="eastAsia"/>
          <w:lang w:val="en-US" w:eastAsia="zh-CN"/>
        </w:rPr>
      </w:pPr>
      <w:r>
        <w:rPr>
          <w:rFonts w:hint="eastAsia"/>
          <w:lang w:val="en-US" w:eastAsia="zh-CN"/>
        </w:rPr>
        <w:t>The standards for the definition of restrictions for the spinning angle and the deflection angle are to control those two kinds of angles together to control the glow stick lighting a specified color in a fixing area or a fixing action. So here for making the restriction of angle range of the action we should catch the real data and think a abstract space diagram to make sure a useful standards or restrictions.</w:t>
      </w:r>
    </w:p>
    <w:p>
      <w:pPr>
        <w:pStyle w:val="11"/>
        <w:rPr>
          <w:rFonts w:hint="eastAsia"/>
          <w:iCs w:val="0"/>
          <w:sz w:val="24"/>
          <w:szCs w:val="22"/>
          <w:lang w:val="en-US" w:eastAsia="zh-CN"/>
          <w:rPrChange w:id="5668" w:author="像个男人一样" w:date="2018-03-22T11:49:29Z">
            <w:rPr>
              <w:rFonts w:hint="eastAsia"/>
              <w:lang w:val="en-US" w:eastAsia="zh-CN"/>
            </w:rPr>
          </w:rPrChange>
        </w:rPr>
        <w:pPrChange w:id="5667" w:author="像个男人一样" w:date="2018-03-21T02:14:29Z">
          <w:pPr/>
        </w:pPrChange>
      </w:pPr>
      <w:r>
        <w:rPr>
          <w:rFonts w:hint="eastAsia"/>
          <w:iCs w:val="0"/>
          <w:sz w:val="24"/>
          <w:szCs w:val="22"/>
          <w:lang w:val="en-US" w:eastAsia="zh-CN"/>
          <w:rPrChange w:id="5669" w:author="像个男人一样" w:date="2018-03-22T11:49:29Z">
            <w:rPr>
              <w:rFonts w:hint="eastAsia"/>
              <w:lang w:val="en-US" w:eastAsia="zh-CN"/>
            </w:rPr>
          </w:rPrChange>
        </w:rPr>
        <w:t>There are two ranges of self-spinning angle and deflection angle from gyro and accelerometer, which be used together to identify actions. For example, the action1, when you rotate the glow sticks over the range, it will judge you in a wrong action or not action1, this can be tested by gyro. And also, when you shake the glow stick in a very small angle range relative with the gravity, it can be identified since the angle change are not satisfied with standards which can be tested by Accelerometer.</w:t>
      </w:r>
    </w:p>
    <w:p>
      <w:pPr>
        <w:pStyle w:val="11"/>
        <w:rPr>
          <w:rFonts w:hint="eastAsia"/>
          <w:iCs w:val="0"/>
          <w:sz w:val="24"/>
          <w:szCs w:val="22"/>
          <w:lang w:val="en-US" w:eastAsia="zh-CN"/>
          <w:rPrChange w:id="5671" w:author="像个男人一样" w:date="2018-03-22T11:49:29Z">
            <w:rPr>
              <w:rFonts w:hint="eastAsia"/>
              <w:lang w:val="en-US" w:eastAsia="zh-CN"/>
            </w:rPr>
          </w:rPrChange>
        </w:rPr>
        <w:pPrChange w:id="5670" w:author="像个男人一样" w:date="2018-03-21T02:15:30Z">
          <w:pPr/>
        </w:pPrChange>
      </w:pPr>
      <w:r>
        <w:rPr>
          <w:rFonts w:hint="eastAsia"/>
          <w:iCs w:val="0"/>
          <w:sz w:val="24"/>
          <w:szCs w:val="22"/>
          <w:lang w:val="en-US" w:eastAsia="zh-CN"/>
          <w:rPrChange w:id="5672" w:author="像个男人一样" w:date="2018-03-22T11:49:29Z">
            <w:rPr>
              <w:rFonts w:hint="eastAsia"/>
              <w:lang w:val="en-US" w:eastAsia="zh-CN"/>
            </w:rPr>
          </w:rPrChange>
        </w:rPr>
        <w:t>There are some angle range restriction below for three different actions.</w:t>
      </w:r>
    </w:p>
    <w:p>
      <w:pPr>
        <w:rPr>
          <w:rFonts w:hint="eastAsia"/>
          <w:lang w:val="en-US" w:eastAsia="zh-CN"/>
        </w:rPr>
      </w:pPr>
      <w:r>
        <w:rPr>
          <w:rFonts w:hint="eastAsia"/>
          <w:lang w:val="en-US" w:eastAsia="zh-CN"/>
        </w:rPr>
        <w:t xml:space="preserve">Action1:  </w:t>
      </w:r>
      <w:r>
        <w:t>shak</w:t>
      </w:r>
      <w:r>
        <w:rPr>
          <w:rFonts w:hint="eastAsia"/>
          <w:lang w:val="en-US" w:eastAsia="zh-CN"/>
        </w:rPr>
        <w:t>ing</w:t>
      </w:r>
      <w:r>
        <w:t xml:space="preserve"> the sticks in perpendicular to the body</w:t>
      </w:r>
      <w:r>
        <w:rPr>
          <w:rFonts w:hint="eastAsia"/>
          <w:lang w:val="en-US" w:eastAsia="zh-CN"/>
        </w:rPr>
        <w:t>,  the stick should display blue color.</w:t>
      </w:r>
    </w:p>
    <w:p>
      <w:pPr>
        <w:rPr>
          <w:ins w:id="5673" w:author="像个男人一样" w:date="2018-03-21T02:14:29Z"/>
          <w:rFonts w:hint="eastAsia"/>
          <w:lang w:val="en-US" w:eastAsia="zh-CN"/>
        </w:rPr>
      </w:pPr>
      <w:r>
        <w:rPr>
          <w:rFonts w:hint="eastAsia"/>
          <w:lang w:val="en-US" w:eastAsia="zh-CN"/>
        </w:rPr>
        <w:drawing>
          <wp:inline distT="0" distB="0" distL="114300" distR="114300">
            <wp:extent cx="4490085" cy="2078355"/>
            <wp:effectExtent l="0" t="0" r="5715" b="17145"/>
            <wp:docPr id="43" name="图片 43" descr="ac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action1"/>
                    <pic:cNvPicPr>
                      <a:picLocks noChangeAspect="1"/>
                    </pic:cNvPicPr>
                  </pic:nvPicPr>
                  <pic:blipFill>
                    <a:blip r:embed="rId45"/>
                    <a:srcRect r="9113" b="22730"/>
                    <a:stretch>
                      <a:fillRect/>
                    </a:stretch>
                  </pic:blipFill>
                  <pic:spPr>
                    <a:xfrm>
                      <a:off x="0" y="0"/>
                      <a:ext cx="4490085" cy="2078355"/>
                    </a:xfrm>
                    <a:prstGeom prst="rect">
                      <a:avLst/>
                    </a:prstGeom>
                  </pic:spPr>
                </pic:pic>
              </a:graphicData>
            </a:graphic>
          </wp:inline>
        </w:drawing>
      </w:r>
    </w:p>
    <w:p>
      <w:pPr>
        <w:pStyle w:val="11"/>
        <w:rPr>
          <w:ins w:id="5675" w:author="像个男人一样" w:date="2018-03-21T02:13:59Z"/>
          <w:rFonts w:hint="eastAsia"/>
          <w:lang w:val="en-US" w:eastAsia="zh-CN"/>
        </w:rPr>
        <w:pPrChange w:id="5674" w:author="像个男人一样" w:date="2018-03-21T02:14:38Z">
          <w:pPr/>
        </w:pPrChange>
      </w:pPr>
      <w:ins w:id="5676" w:author="像个男人一样" w:date="2018-03-21T02:14:29Z">
        <w:r>
          <w:rPr/>
          <w:t xml:space="preserve">Figure </w:t>
        </w:r>
      </w:ins>
      <w:ins w:id="5677" w:author="像个男人一样" w:date="2018-03-21T02:14:29Z">
        <w:r>
          <w:rPr/>
          <w:fldChar w:fldCharType="begin"/>
        </w:r>
      </w:ins>
      <w:ins w:id="5678" w:author="像个男人一样" w:date="2018-03-21T02:14:29Z">
        <w:r>
          <w:rPr/>
          <w:instrText xml:space="preserve"> STYLEREF 1 \s </w:instrText>
        </w:r>
      </w:ins>
      <w:ins w:id="5679" w:author="像个男人一样" w:date="2018-03-21T02:14:29Z">
        <w:r>
          <w:rPr/>
          <w:fldChar w:fldCharType="separate"/>
        </w:r>
      </w:ins>
      <w:ins w:id="5680" w:author="像个男人一样" w:date="2018-03-21T02:14:29Z">
        <w:r>
          <w:rPr/>
          <w:t>4</w:t>
        </w:r>
      </w:ins>
      <w:ins w:id="5681" w:author="像个男人一样" w:date="2018-03-21T02:14:29Z">
        <w:r>
          <w:rPr/>
          <w:fldChar w:fldCharType="end"/>
        </w:r>
      </w:ins>
      <w:ins w:id="5682" w:author="像个男人一样" w:date="2018-03-21T02:14:29Z">
        <w:r>
          <w:rPr>
            <w:rFonts w:hint="eastAsia"/>
            <w:lang w:eastAsia="zh-CN"/>
          </w:rPr>
          <w:t>.</w:t>
        </w:r>
      </w:ins>
      <w:ins w:id="5683" w:author="像个男人一样" w:date="2018-03-21T02:14:29Z">
        <w:r>
          <w:rPr/>
          <w:fldChar w:fldCharType="begin"/>
        </w:r>
      </w:ins>
      <w:ins w:id="5684" w:author="像个男人一样" w:date="2018-03-21T02:14:29Z">
        <w:r>
          <w:rPr/>
          <w:instrText xml:space="preserve"> SEQ Figure \* ARABIC \s 1 </w:instrText>
        </w:r>
      </w:ins>
      <w:ins w:id="5685" w:author="像个男人一样" w:date="2018-03-21T02:14:29Z">
        <w:r>
          <w:rPr/>
          <w:fldChar w:fldCharType="separate"/>
        </w:r>
      </w:ins>
      <w:ins w:id="5686" w:author="像个男人一样" w:date="2018-03-22T11:51:07Z">
        <w:r>
          <w:rPr/>
          <w:t>9</w:t>
        </w:r>
      </w:ins>
      <w:ins w:id="5687" w:author="像个男人一样" w:date="2018-03-21T02:14:29Z">
        <w:r>
          <w:rPr/>
          <w:fldChar w:fldCharType="end"/>
        </w:r>
      </w:ins>
      <w:ins w:id="5688" w:author="像个男人一样" w:date="2018-03-21T02:14:29Z">
        <w:bookmarkStart w:id="1277" w:name="_Toc13665"/>
        <w:bookmarkStart w:id="1278" w:name="_Toc7885"/>
        <w:bookmarkStart w:id="1279" w:name="_Toc21264"/>
        <w:bookmarkStart w:id="1280" w:name="_Toc31888"/>
        <w:bookmarkStart w:id="1281" w:name="_Toc22028"/>
        <w:bookmarkStart w:id="1282" w:name="_Toc27708"/>
        <w:bookmarkStart w:id="1283" w:name="_Toc12797"/>
        <w:bookmarkStart w:id="1284" w:name="_Toc30291"/>
        <w:bookmarkStart w:id="1285" w:name="_Toc10608"/>
        <w:bookmarkStart w:id="1286" w:name="_Toc18384"/>
        <w:bookmarkStart w:id="1287" w:name="_Toc9096"/>
        <w:bookmarkStart w:id="1288" w:name="_Toc24219"/>
        <w:bookmarkStart w:id="1289" w:name="_Toc9703"/>
        <w:bookmarkStart w:id="1290" w:name="_Toc20146"/>
        <w:bookmarkStart w:id="1291" w:name="_Toc6050"/>
        <w:bookmarkStart w:id="1292" w:name="_Toc21826"/>
        <w:bookmarkStart w:id="1293" w:name="_Toc24577"/>
        <w:bookmarkStart w:id="1294" w:name="_Toc23863"/>
        <w:bookmarkStart w:id="1295" w:name="_Toc17157"/>
        <w:bookmarkStart w:id="1296" w:name="_Toc3253"/>
        <w:bookmarkStart w:id="1297" w:name="_Toc5203"/>
        <w:bookmarkStart w:id="1298" w:name="_Toc12510"/>
        <w:bookmarkStart w:id="1299" w:name="_Toc25493"/>
        <w:bookmarkStart w:id="1300" w:name="_Toc540"/>
        <w:bookmarkStart w:id="1301" w:name="_Toc5373"/>
        <w:bookmarkStart w:id="1302" w:name="_Toc22582"/>
        <w:r>
          <w:rPr>
            <w:rFonts w:hint="eastAsia"/>
            <w:lang w:eastAsia="zh-CN"/>
          </w:rPr>
          <w:t>: Shank the Phone in action1</w:t>
        </w:r>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ins>
    </w:p>
    <w:p>
      <w:pPr>
        <w:rPr>
          <w:ins w:id="5689" w:author="像个男人一样" w:date="2018-03-21T02:14:43Z"/>
        </w:rPr>
      </w:pPr>
      <w:r>
        <w:drawing>
          <wp:inline distT="0" distB="0" distL="114300" distR="114300">
            <wp:extent cx="4572000" cy="2743200"/>
            <wp:effectExtent l="4445" t="4445" r="14605" b="14605"/>
            <wp:docPr id="38"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pPr>
        <w:pStyle w:val="11"/>
        <w:rPr>
          <w:ins w:id="5691" w:author="像个男人一样" w:date="2018-03-22T11:49:23Z"/>
          <w:rFonts w:hint="eastAsia"/>
          <w:lang w:val="en-US" w:eastAsia="zh-CN"/>
        </w:rPr>
        <w:pPrChange w:id="5690" w:author="像个男人一样" w:date="2018-03-21T02:15:41Z">
          <w:pPr/>
        </w:pPrChange>
      </w:pPr>
      <w:ins w:id="5692" w:author="像个男人一样" w:date="2018-03-21T02:15:30Z">
        <w:r>
          <w:rPr/>
          <w:t xml:space="preserve">Figure </w:t>
        </w:r>
      </w:ins>
      <w:ins w:id="5693" w:author="像个男人一样" w:date="2018-03-21T02:15:30Z">
        <w:r>
          <w:rPr/>
          <w:fldChar w:fldCharType="begin"/>
        </w:r>
      </w:ins>
      <w:ins w:id="5694" w:author="像个男人一样" w:date="2018-03-21T02:15:30Z">
        <w:r>
          <w:rPr/>
          <w:instrText xml:space="preserve"> STYLEREF 1 \s </w:instrText>
        </w:r>
      </w:ins>
      <w:ins w:id="5695" w:author="像个男人一样" w:date="2018-03-21T02:15:30Z">
        <w:r>
          <w:rPr/>
          <w:fldChar w:fldCharType="separate"/>
        </w:r>
      </w:ins>
      <w:ins w:id="5696" w:author="像个男人一样" w:date="2018-03-21T02:15:30Z">
        <w:r>
          <w:rPr/>
          <w:t>4</w:t>
        </w:r>
      </w:ins>
      <w:ins w:id="5697" w:author="像个男人一样" w:date="2018-03-21T02:15:30Z">
        <w:r>
          <w:rPr/>
          <w:fldChar w:fldCharType="end"/>
        </w:r>
      </w:ins>
      <w:ins w:id="5698" w:author="像个男人一样" w:date="2018-03-21T02:15:30Z">
        <w:r>
          <w:rPr>
            <w:rFonts w:hint="eastAsia"/>
            <w:lang w:eastAsia="zh-CN"/>
          </w:rPr>
          <w:t>.</w:t>
        </w:r>
      </w:ins>
      <w:ins w:id="5699" w:author="像个男人一样" w:date="2018-03-21T02:15:30Z">
        <w:r>
          <w:rPr/>
          <w:fldChar w:fldCharType="begin"/>
        </w:r>
      </w:ins>
      <w:ins w:id="5700" w:author="像个男人一样" w:date="2018-03-21T02:15:30Z">
        <w:r>
          <w:rPr/>
          <w:instrText xml:space="preserve"> SEQ Figure \* ARABIC \s 1 </w:instrText>
        </w:r>
      </w:ins>
      <w:ins w:id="5701" w:author="像个男人一样" w:date="2018-03-21T02:15:30Z">
        <w:r>
          <w:rPr/>
          <w:fldChar w:fldCharType="separate"/>
        </w:r>
      </w:ins>
      <w:ins w:id="5702" w:author="像个男人一样" w:date="2018-03-22T11:51:06Z">
        <w:r>
          <w:rPr/>
          <w:t>10</w:t>
        </w:r>
      </w:ins>
      <w:ins w:id="5703" w:author="像个男人一样" w:date="2018-03-21T02:15:30Z">
        <w:r>
          <w:rPr/>
          <w:fldChar w:fldCharType="end"/>
        </w:r>
      </w:ins>
      <w:ins w:id="5704" w:author="像个男人一样" w:date="2018-03-21T02:15:30Z">
        <w:bookmarkStart w:id="1303" w:name="_Toc3312"/>
        <w:bookmarkStart w:id="1304" w:name="_Toc22628"/>
        <w:bookmarkStart w:id="1305" w:name="_Toc30415"/>
        <w:bookmarkStart w:id="1306" w:name="_Toc13477"/>
        <w:bookmarkStart w:id="1307" w:name="_Toc15406"/>
        <w:bookmarkStart w:id="1308" w:name="_Toc21668"/>
        <w:bookmarkStart w:id="1309" w:name="_Toc23374"/>
        <w:bookmarkStart w:id="1310" w:name="_Toc24361"/>
        <w:bookmarkStart w:id="1311" w:name="_Toc14481"/>
        <w:bookmarkStart w:id="1312" w:name="_Toc27015"/>
        <w:bookmarkStart w:id="1313" w:name="_Toc14586"/>
        <w:bookmarkStart w:id="1314" w:name="_Toc4361"/>
        <w:bookmarkStart w:id="1315" w:name="_Toc22349"/>
        <w:bookmarkStart w:id="1316" w:name="_Toc6265"/>
        <w:bookmarkStart w:id="1317" w:name="_Toc19089"/>
        <w:bookmarkStart w:id="1318" w:name="_Toc11282"/>
        <w:bookmarkStart w:id="1319" w:name="_Toc18731"/>
        <w:bookmarkStart w:id="1320" w:name="_Toc27747"/>
        <w:bookmarkStart w:id="1321" w:name="_Toc461"/>
        <w:bookmarkStart w:id="1322" w:name="_Toc24094"/>
        <w:bookmarkStart w:id="1323" w:name="_Toc7552"/>
        <w:bookmarkStart w:id="1324" w:name="_Toc20962"/>
        <w:bookmarkStart w:id="1325" w:name="_Toc257"/>
        <w:bookmarkStart w:id="1326" w:name="_Toc18563"/>
        <w:bookmarkStart w:id="1327" w:name="_Toc18197"/>
        <w:bookmarkStart w:id="1328" w:name="_Toc21337"/>
        <w:r>
          <w:rPr>
            <w:rFonts w:hint="eastAsia"/>
            <w:lang w:eastAsia="zh-CN"/>
          </w:rPr>
          <w:t>:Spinning angle changes</w:t>
        </w:r>
      </w:ins>
      <w:ins w:id="5705" w:author="像个男人一样" w:date="2018-03-21T02:18:11Z">
        <w:r>
          <w:rPr>
            <w:rFonts w:hint="eastAsia"/>
            <w:lang w:val="en-US" w:eastAsia="zh-CN"/>
          </w:rPr>
          <w:t xml:space="preserve"> in </w:t>
        </w:r>
      </w:ins>
      <w:ins w:id="5706" w:author="像个男人一样" w:date="2018-03-21T02:18:12Z">
        <w:r>
          <w:rPr>
            <w:rFonts w:hint="eastAsia"/>
            <w:lang w:val="en-US" w:eastAsia="zh-CN"/>
          </w:rPr>
          <w:t>actio</w:t>
        </w:r>
      </w:ins>
      <w:ins w:id="5707" w:author="像个男人一样" w:date="2018-03-21T02:18:13Z">
        <w:r>
          <w:rPr>
            <w:rFonts w:hint="eastAsia"/>
            <w:lang w:val="en-US" w:eastAsia="zh-CN"/>
          </w:rPr>
          <w:t>n</w:t>
        </w:r>
      </w:ins>
      <w:ins w:id="5708" w:author="像个男人一样" w:date="2018-03-21T02:18:27Z">
        <w:r>
          <w:rPr>
            <w:rFonts w:hint="eastAsia"/>
            <w:lang w:val="en-US" w:eastAsia="zh-CN"/>
          </w:rPr>
          <w:t xml:space="preserve"> </w:t>
        </w:r>
      </w:ins>
      <w:ins w:id="5709" w:author="像个男人一样" w:date="2018-03-21T02:18:13Z">
        <w:r>
          <w:rPr>
            <w:rFonts w:hint="eastAsia"/>
            <w:lang w:val="en-US" w:eastAsia="zh-CN"/>
          </w:rPr>
          <w:t>1</w:t>
        </w:r>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ins>
    </w:p>
    <w:p>
      <w:pPr>
        <w:rPr>
          <w:ins w:id="5711" w:author="像个男人一样" w:date="2018-03-22T11:49:19Z"/>
          <w:rFonts w:hint="eastAsia"/>
          <w:lang w:val="en-US" w:eastAsia="zh-CN"/>
        </w:rPr>
        <w:pPrChange w:id="5710" w:author="像个男人一样" w:date="2018-03-21T02:15:41Z">
          <w:pPr/>
        </w:pPrChange>
      </w:pPr>
    </w:p>
    <w:p>
      <w:pPr>
        <w:pStyle w:val="11"/>
        <w:pPrChange w:id="5712" w:author="像个男人一样" w:date="2018-03-22T11:49:21Z">
          <w:pPr/>
        </w:pPrChange>
      </w:pPr>
      <w:ins w:id="5713" w:author="像个男人一样" w:date="2018-03-22T11:49:20Z">
        <w:r>
          <w:rPr/>
          <w:t xml:space="preserve">Table </w:t>
        </w:r>
      </w:ins>
      <w:ins w:id="5714" w:author="像个男人一样" w:date="2018-03-22T11:49:20Z">
        <w:r>
          <w:rPr/>
          <w:fldChar w:fldCharType="begin"/>
        </w:r>
      </w:ins>
      <w:ins w:id="5715" w:author="像个男人一样" w:date="2018-03-22T11:49:20Z">
        <w:r>
          <w:rPr/>
          <w:instrText xml:space="preserve"> STYLEREF 1 \s </w:instrText>
        </w:r>
      </w:ins>
      <w:ins w:id="5716" w:author="像个男人一样" w:date="2018-03-22T11:49:20Z">
        <w:r>
          <w:rPr/>
          <w:fldChar w:fldCharType="separate"/>
        </w:r>
      </w:ins>
      <w:ins w:id="5717" w:author="像个男人一样" w:date="2018-03-22T11:49:20Z">
        <w:r>
          <w:rPr/>
          <w:t>4</w:t>
        </w:r>
      </w:ins>
      <w:ins w:id="5718" w:author="像个男人一样" w:date="2018-03-22T11:49:20Z">
        <w:r>
          <w:rPr/>
          <w:fldChar w:fldCharType="end"/>
        </w:r>
      </w:ins>
      <w:ins w:id="5719" w:author="像个男人一样" w:date="2018-03-22T11:49:20Z">
        <w:r>
          <w:rPr>
            <w:rFonts w:hint="eastAsia"/>
            <w:lang w:eastAsia="zh-CN"/>
          </w:rPr>
          <w:t>.</w:t>
        </w:r>
      </w:ins>
      <w:ins w:id="5720" w:author="像个男人一样" w:date="2018-03-22T11:49:20Z">
        <w:r>
          <w:rPr/>
          <w:fldChar w:fldCharType="begin"/>
        </w:r>
      </w:ins>
      <w:ins w:id="5721" w:author="像个男人一样" w:date="2018-03-22T11:49:20Z">
        <w:r>
          <w:rPr/>
          <w:instrText xml:space="preserve"> SEQ Table \* ARABIC \s 1 </w:instrText>
        </w:r>
      </w:ins>
      <w:ins w:id="5722" w:author="像个男人一样" w:date="2018-03-22T11:49:20Z">
        <w:r>
          <w:rPr/>
          <w:fldChar w:fldCharType="separate"/>
        </w:r>
      </w:ins>
      <w:ins w:id="5723" w:author="像个男人一样" w:date="2018-03-22T11:51:06Z">
        <w:r>
          <w:rPr/>
          <w:t>1</w:t>
        </w:r>
      </w:ins>
      <w:ins w:id="5724" w:author="像个男人一样" w:date="2018-03-22T11:49:20Z">
        <w:r>
          <w:rPr/>
          <w:fldChar w:fldCharType="end"/>
        </w:r>
      </w:ins>
      <w:ins w:id="5725" w:author="像个男人一样" w:date="2018-03-22T11:49:20Z">
        <w:bookmarkStart w:id="1329" w:name="_Toc6966"/>
        <w:bookmarkStart w:id="1330" w:name="_Toc8212"/>
        <w:bookmarkStart w:id="1331" w:name="_Toc15683"/>
        <w:bookmarkStart w:id="1332" w:name="_Toc5215"/>
        <w:bookmarkStart w:id="1333" w:name="_Toc13604"/>
        <w:bookmarkStart w:id="1334" w:name="_Toc31873"/>
        <w:bookmarkStart w:id="1335" w:name="_Toc9037"/>
        <w:bookmarkStart w:id="1336" w:name="_Toc26981"/>
        <w:bookmarkStart w:id="1337" w:name="_Toc1415"/>
        <w:bookmarkStart w:id="1338" w:name="_Toc1333"/>
        <w:bookmarkStart w:id="1339" w:name="_Toc1586"/>
        <w:bookmarkStart w:id="1340" w:name="_Toc9978"/>
        <w:bookmarkStart w:id="1341" w:name="_Toc21583"/>
        <w:bookmarkStart w:id="1342" w:name="_Toc13622"/>
        <w:bookmarkStart w:id="1343" w:name="_Toc3651"/>
        <w:bookmarkStart w:id="1344" w:name="_Toc5468"/>
        <w:bookmarkStart w:id="1345" w:name="_Toc11826"/>
        <w:bookmarkStart w:id="1346" w:name="_Toc8327"/>
        <w:bookmarkStart w:id="1347" w:name="_Toc6370"/>
        <w:bookmarkStart w:id="1348" w:name="_Toc1699"/>
        <w:bookmarkStart w:id="1349" w:name="_Toc23558"/>
        <w:bookmarkStart w:id="1350" w:name="_Toc27588"/>
        <w:r>
          <w:rPr>
            <w:rFonts w:hint="eastAsia"/>
            <w:lang w:eastAsia="zh-CN"/>
          </w:rPr>
          <w:t>:Spinning angle restri</w:t>
        </w:r>
      </w:ins>
      <w:ins w:id="5726" w:author="像个男人一样" w:date="2018-03-22T11:49:20Z">
        <w:r>
          <w:rPr>
            <w:rFonts w:hint="eastAsia"/>
            <w:lang w:val="en-US" w:eastAsia="zh-CN"/>
          </w:rPr>
          <w:t>c</w:t>
        </w:r>
      </w:ins>
      <w:ins w:id="5727" w:author="像个男人一样" w:date="2018-03-22T11:49:20Z">
        <w:r>
          <w:rPr>
            <w:rFonts w:hint="eastAsia"/>
            <w:lang w:eastAsia="zh-CN"/>
          </w:rPr>
          <w:t>tions</w:t>
        </w:r>
      </w:ins>
      <w:ins w:id="5728" w:author="像个男人一样" w:date="2018-03-22T11:49:20Z">
        <w:r>
          <w:rPr>
            <w:rFonts w:hint="eastAsia"/>
            <w:lang w:val="en-US" w:eastAsia="zh-CN"/>
          </w:rPr>
          <w:t xml:space="preserve"> in action 1</w:t>
        </w:r>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ins>
    </w:p>
    <w:tbl>
      <w:tblPr>
        <w:tblStyle w:val="27"/>
        <w:tblW w:w="44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67"/>
        <w:gridCol w:w="703"/>
        <w:gridCol w:w="16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96" w:hRule="atLeast"/>
        </w:trPr>
        <w:tc>
          <w:tcPr>
            <w:tcW w:w="2067"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Gyro valid rang</w:t>
            </w:r>
          </w:p>
        </w:tc>
        <w:tc>
          <w:tcPr>
            <w:tcW w:w="703"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One side</w:t>
            </w:r>
          </w:p>
        </w:tc>
        <w:tc>
          <w:tcPr>
            <w:tcW w:w="165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Maximum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067"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X-axis</w:t>
            </w:r>
          </w:p>
        </w:tc>
        <w:tc>
          <w:tcPr>
            <w:tcW w:w="703"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-30°</w:t>
            </w:r>
          </w:p>
        </w:tc>
        <w:tc>
          <w:tcPr>
            <w:tcW w:w="165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2067"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Y-aixs</w:t>
            </w:r>
          </w:p>
        </w:tc>
        <w:tc>
          <w:tcPr>
            <w:tcW w:w="703"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-10°</w:t>
            </w:r>
          </w:p>
        </w:tc>
        <w:tc>
          <w:tcPr>
            <w:tcW w:w="165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067"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Z-aixs</w:t>
            </w:r>
          </w:p>
        </w:tc>
        <w:tc>
          <w:tcPr>
            <w:tcW w:w="703"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-10°</w:t>
            </w:r>
          </w:p>
        </w:tc>
        <w:tc>
          <w:tcPr>
            <w:tcW w:w="165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10° </w:t>
            </w:r>
          </w:p>
        </w:tc>
      </w:tr>
    </w:tbl>
    <w:p>
      <w:pPr>
        <w:rPr>
          <w:del w:id="5729" w:author="像个男人一样" w:date="2018-03-21T02:17:49Z"/>
        </w:rPr>
      </w:pPr>
    </w:p>
    <w:p>
      <w:pPr>
        <w:rPr>
          <w:ins w:id="5730" w:author="像个男人一样" w:date="2018-03-21T02:18:03Z"/>
        </w:rPr>
      </w:pPr>
      <w:r>
        <w:drawing>
          <wp:inline distT="0" distB="0" distL="114300" distR="114300">
            <wp:extent cx="5472430" cy="2743200"/>
            <wp:effectExtent l="4445" t="5080" r="9525" b="13970"/>
            <wp:docPr id="40"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pPr>
        <w:pStyle w:val="11"/>
        <w:pPrChange w:id="5731" w:author="像个男人一样" w:date="2018-03-21T02:24:46Z">
          <w:pPr/>
        </w:pPrChange>
      </w:pPr>
      <w:ins w:id="5732" w:author="像个男人一样" w:date="2018-03-21T02:24:38Z">
        <w:r>
          <w:rPr/>
          <w:t xml:space="preserve">Figure </w:t>
        </w:r>
      </w:ins>
      <w:ins w:id="5733" w:author="像个男人一样" w:date="2018-03-21T02:24:38Z">
        <w:r>
          <w:rPr/>
          <w:fldChar w:fldCharType="begin"/>
        </w:r>
      </w:ins>
      <w:ins w:id="5734" w:author="像个男人一样" w:date="2018-03-21T02:24:38Z">
        <w:r>
          <w:rPr/>
          <w:instrText xml:space="preserve"> STYLEREF 1 \s </w:instrText>
        </w:r>
      </w:ins>
      <w:ins w:id="5735" w:author="像个男人一样" w:date="2018-03-21T02:24:38Z">
        <w:r>
          <w:rPr/>
          <w:fldChar w:fldCharType="separate"/>
        </w:r>
      </w:ins>
      <w:ins w:id="5736" w:author="像个男人一样" w:date="2018-03-21T02:24:38Z">
        <w:r>
          <w:rPr/>
          <w:t>4</w:t>
        </w:r>
      </w:ins>
      <w:ins w:id="5737" w:author="像个男人一样" w:date="2018-03-21T02:24:38Z">
        <w:r>
          <w:rPr/>
          <w:fldChar w:fldCharType="end"/>
        </w:r>
      </w:ins>
      <w:ins w:id="5738" w:author="像个男人一样" w:date="2018-03-21T02:24:38Z">
        <w:r>
          <w:rPr>
            <w:rFonts w:hint="eastAsia"/>
            <w:lang w:eastAsia="zh-CN"/>
          </w:rPr>
          <w:t>.</w:t>
        </w:r>
      </w:ins>
      <w:ins w:id="5739" w:author="像个男人一样" w:date="2018-03-21T02:24:38Z">
        <w:r>
          <w:rPr/>
          <w:fldChar w:fldCharType="begin"/>
        </w:r>
      </w:ins>
      <w:ins w:id="5740" w:author="像个男人一样" w:date="2018-03-21T02:24:38Z">
        <w:r>
          <w:rPr/>
          <w:instrText xml:space="preserve"> SEQ Figure \* ARABIC \s 1 </w:instrText>
        </w:r>
      </w:ins>
      <w:ins w:id="5741" w:author="像个男人一样" w:date="2018-03-21T02:24:38Z">
        <w:r>
          <w:rPr/>
          <w:fldChar w:fldCharType="separate"/>
        </w:r>
      </w:ins>
      <w:ins w:id="5742" w:author="像个男人一样" w:date="2018-03-22T11:51:06Z">
        <w:r>
          <w:rPr/>
          <w:t>11</w:t>
        </w:r>
      </w:ins>
      <w:ins w:id="5743" w:author="像个男人一样" w:date="2018-03-21T02:24:38Z">
        <w:r>
          <w:rPr/>
          <w:fldChar w:fldCharType="end"/>
        </w:r>
      </w:ins>
      <w:ins w:id="5744" w:author="像个男人一样" w:date="2018-03-21T02:24:38Z">
        <w:bookmarkStart w:id="1351" w:name="_Toc19833"/>
        <w:bookmarkStart w:id="1352" w:name="_Toc17613"/>
        <w:bookmarkStart w:id="1353" w:name="_Toc13777"/>
        <w:bookmarkStart w:id="1354" w:name="_Toc12095"/>
        <w:bookmarkStart w:id="1355" w:name="_Toc13849"/>
        <w:bookmarkStart w:id="1356" w:name="_Toc19911"/>
        <w:bookmarkStart w:id="1357" w:name="_Toc3398"/>
        <w:bookmarkStart w:id="1358" w:name="_Toc18709"/>
        <w:bookmarkStart w:id="1359" w:name="_Toc2368"/>
        <w:bookmarkStart w:id="1360" w:name="_Toc24981"/>
        <w:bookmarkStart w:id="1361" w:name="_Toc11609"/>
        <w:bookmarkStart w:id="1362" w:name="_Toc6386"/>
        <w:bookmarkStart w:id="1363" w:name="_Toc6135"/>
        <w:bookmarkStart w:id="1364" w:name="_Toc704"/>
        <w:bookmarkStart w:id="1365" w:name="_Toc17204"/>
        <w:bookmarkStart w:id="1366" w:name="_Toc7010"/>
        <w:bookmarkStart w:id="1367" w:name="_Toc4731"/>
        <w:bookmarkStart w:id="1368" w:name="_Toc15375"/>
        <w:bookmarkStart w:id="1369" w:name="_Toc13498"/>
        <w:bookmarkStart w:id="1370" w:name="_Toc1006"/>
        <w:bookmarkStart w:id="1371" w:name="_Toc14342"/>
        <w:bookmarkStart w:id="1372" w:name="_Toc32717"/>
        <w:bookmarkStart w:id="1373" w:name="_Toc13235"/>
        <w:bookmarkStart w:id="1374" w:name="_Toc16626"/>
        <w:bookmarkStart w:id="1375" w:name="_Toc8246"/>
        <w:bookmarkStart w:id="1376" w:name="_Toc17258"/>
        <w:r>
          <w:rPr>
            <w:rFonts w:hint="eastAsia"/>
            <w:lang w:eastAsia="zh-CN"/>
          </w:rPr>
          <w:t>: Angles with the gravity changes</w:t>
        </w:r>
      </w:ins>
      <w:ins w:id="5745" w:author="像个男人一样" w:date="2018-03-21T02:24:49Z">
        <w:r>
          <w:rPr>
            <w:rFonts w:hint="eastAsia"/>
            <w:lang w:val="en-US" w:eastAsia="zh-CN"/>
          </w:rPr>
          <w:t xml:space="preserve"> </w:t>
        </w:r>
      </w:ins>
      <w:ins w:id="5746" w:author="像个男人一样" w:date="2018-03-21T02:24:50Z">
        <w:r>
          <w:rPr>
            <w:rFonts w:hint="eastAsia"/>
            <w:lang w:val="en-US" w:eastAsia="zh-CN"/>
          </w:rPr>
          <w:t xml:space="preserve">in </w:t>
        </w:r>
      </w:ins>
      <w:ins w:id="5747" w:author="像个男人一样" w:date="2018-03-21T02:24:53Z">
        <w:r>
          <w:rPr>
            <w:rFonts w:hint="eastAsia"/>
            <w:lang w:val="en-US" w:eastAsia="zh-CN"/>
          </w:rPr>
          <w:t>ac</w:t>
        </w:r>
      </w:ins>
      <w:ins w:id="5748" w:author="像个男人一样" w:date="2018-03-21T02:24:54Z">
        <w:r>
          <w:rPr>
            <w:rFonts w:hint="eastAsia"/>
            <w:lang w:val="en-US" w:eastAsia="zh-CN"/>
          </w:rPr>
          <w:t>tion</w:t>
        </w:r>
      </w:ins>
      <w:ins w:id="5749" w:author="像个男人一样" w:date="2018-03-21T02:24:55Z">
        <w:r>
          <w:rPr>
            <w:rFonts w:hint="eastAsia"/>
            <w:lang w:val="en-US" w:eastAsia="zh-CN"/>
          </w:rPr>
          <w:t>1</w:t>
        </w:r>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ins>
    </w:p>
    <w:p>
      <w:pPr>
        <w:pStyle w:val="11"/>
        <w:rPr>
          <w:ins w:id="5751" w:author="像个男人一样" w:date="2018-03-22T11:49:10Z"/>
          <w:rFonts w:hint="eastAsia"/>
          <w:i w:val="0"/>
          <w:iCs w:val="0"/>
          <w:sz w:val="24"/>
          <w:szCs w:val="22"/>
          <w:lang w:val="en-US" w:eastAsia="zh-CN"/>
          <w:rPrChange w:id="5752" w:author="像个男人一样" w:date="2018-03-22T12:25:23Z">
            <w:rPr>
              <w:ins w:id="5753" w:author="像个男人一样" w:date="2018-03-22T11:49:10Z"/>
              <w:rFonts w:hint="eastAsia"/>
              <w:i w:val="0"/>
              <w:iCs w:val="0"/>
              <w:sz w:val="24"/>
              <w:szCs w:val="22"/>
              <w:lang w:val="en-US" w:eastAsia="zh-CN"/>
            </w:rPr>
          </w:rPrChange>
        </w:rPr>
        <w:pPrChange w:id="5750" w:author="像个男人一样" w:date="2018-03-21T02:25:38Z">
          <w:pPr/>
        </w:pPrChange>
      </w:pPr>
      <w:r>
        <w:rPr>
          <w:rFonts w:hint="eastAsia"/>
          <w:iCs w:val="0"/>
          <w:sz w:val="24"/>
          <w:szCs w:val="22"/>
          <w:lang w:val="en-US" w:eastAsia="zh-CN"/>
          <w:rPrChange w:id="5754" w:author="像个男人一样" w:date="2018-03-22T12:25:23Z">
            <w:rPr>
              <w:rFonts w:hint="eastAsia"/>
              <w:lang w:val="en-US" w:eastAsia="zh-CN"/>
            </w:rPr>
          </w:rPrChange>
        </w:rPr>
        <w:t xml:space="preserve">Predicting the angle range by Accelerometer data, keeping in this range for a long time, when getting the large angle to show </w:t>
      </w:r>
      <w:bookmarkStart w:id="1377" w:name="OLE_LINK18"/>
      <w:r>
        <w:rPr>
          <w:rFonts w:hint="eastAsia"/>
          <w:iCs w:val="0"/>
          <w:sz w:val="24"/>
          <w:szCs w:val="22"/>
          <w:lang w:val="en-US" w:eastAsia="zh-CN"/>
          <w:rPrChange w:id="5755" w:author="像个男人一样" w:date="2018-03-22T12:25:23Z">
            <w:rPr>
              <w:rFonts w:hint="eastAsia"/>
              <w:lang w:val="en-US" w:eastAsia="zh-CN"/>
            </w:rPr>
          </w:rPrChange>
        </w:rPr>
        <w:t>a stronger light</w:t>
      </w:r>
      <w:bookmarkEnd w:id="1377"/>
      <w:r>
        <w:rPr>
          <w:rFonts w:hint="eastAsia"/>
          <w:iCs w:val="0"/>
          <w:sz w:val="24"/>
          <w:szCs w:val="22"/>
          <w:lang w:val="en-US" w:eastAsia="zh-CN"/>
          <w:rPrChange w:id="5756" w:author="像个男人一样" w:date="2018-03-22T12:25:23Z">
            <w:rPr>
              <w:rFonts w:hint="eastAsia"/>
              <w:lang w:val="en-US" w:eastAsia="zh-CN"/>
            </w:rPr>
          </w:rPrChange>
        </w:rPr>
        <w:t>.</w:t>
      </w:r>
    </w:p>
    <w:p>
      <w:pPr>
        <w:rPr>
          <w:ins w:id="5758" w:author="像个男人一样" w:date="2018-03-22T11:49:06Z"/>
          <w:rFonts w:hint="eastAsia"/>
          <w:lang w:val="en-US" w:eastAsia="zh-CN"/>
        </w:rPr>
        <w:pPrChange w:id="5757" w:author="像个男人一样" w:date="2018-03-21T02:25:38Z">
          <w:pPr/>
        </w:pPrChange>
      </w:pPr>
    </w:p>
    <w:p>
      <w:pPr>
        <w:pStyle w:val="11"/>
        <w:rPr>
          <w:rFonts w:hint="eastAsia" w:eastAsiaTheme="minorEastAsia"/>
          <w:lang w:val="en-US" w:eastAsia="zh-CN"/>
          <w:rPrChange w:id="5760" w:author="像个男人一样" w:date="2018-03-21T02:25:53Z">
            <w:rPr>
              <w:rFonts w:hint="eastAsia" w:eastAsiaTheme="minorEastAsia"/>
              <w:lang w:val="en-US" w:eastAsia="zh-CN"/>
            </w:rPr>
          </w:rPrChange>
        </w:rPr>
        <w:pPrChange w:id="5759" w:author="像个男人一样" w:date="2018-03-22T11:49:07Z">
          <w:pPr/>
        </w:pPrChange>
      </w:pPr>
      <w:ins w:id="5761" w:author="像个男人一样" w:date="2018-03-22T11:49:06Z">
        <w:r>
          <w:rPr/>
          <w:t xml:space="preserve">Table </w:t>
        </w:r>
      </w:ins>
      <w:ins w:id="5762" w:author="像个男人一样" w:date="2018-03-22T11:49:06Z">
        <w:r>
          <w:rPr/>
          <w:fldChar w:fldCharType="begin"/>
        </w:r>
      </w:ins>
      <w:ins w:id="5763" w:author="像个男人一样" w:date="2018-03-22T11:49:06Z">
        <w:r>
          <w:rPr/>
          <w:instrText xml:space="preserve"> STYLEREF 1 \s </w:instrText>
        </w:r>
      </w:ins>
      <w:ins w:id="5764" w:author="像个男人一样" w:date="2018-03-22T11:49:06Z">
        <w:r>
          <w:rPr/>
          <w:fldChar w:fldCharType="separate"/>
        </w:r>
      </w:ins>
      <w:ins w:id="5765" w:author="像个男人一样" w:date="2018-03-22T11:49:06Z">
        <w:r>
          <w:rPr/>
          <w:t>4</w:t>
        </w:r>
      </w:ins>
      <w:ins w:id="5766" w:author="像个男人一样" w:date="2018-03-22T11:49:06Z">
        <w:r>
          <w:rPr/>
          <w:fldChar w:fldCharType="end"/>
        </w:r>
      </w:ins>
      <w:ins w:id="5767" w:author="像个男人一样" w:date="2018-03-22T11:49:06Z">
        <w:r>
          <w:rPr>
            <w:rFonts w:hint="eastAsia"/>
            <w:lang w:eastAsia="zh-CN"/>
          </w:rPr>
          <w:t>.</w:t>
        </w:r>
      </w:ins>
      <w:ins w:id="5768" w:author="像个男人一样" w:date="2018-03-22T11:49:06Z">
        <w:r>
          <w:rPr/>
          <w:fldChar w:fldCharType="begin"/>
        </w:r>
      </w:ins>
      <w:ins w:id="5769" w:author="像个男人一样" w:date="2018-03-22T11:49:06Z">
        <w:r>
          <w:rPr/>
          <w:instrText xml:space="preserve"> SEQ Table \* ARABIC \s 1 </w:instrText>
        </w:r>
      </w:ins>
      <w:ins w:id="5770" w:author="像个男人一样" w:date="2018-03-22T11:49:06Z">
        <w:r>
          <w:rPr/>
          <w:fldChar w:fldCharType="separate"/>
        </w:r>
      </w:ins>
      <w:ins w:id="5771" w:author="像个男人一样" w:date="2018-03-22T11:51:06Z">
        <w:r>
          <w:rPr/>
          <w:t>2</w:t>
        </w:r>
      </w:ins>
      <w:ins w:id="5772" w:author="像个男人一样" w:date="2018-03-22T11:49:06Z">
        <w:r>
          <w:rPr/>
          <w:fldChar w:fldCharType="end"/>
        </w:r>
      </w:ins>
      <w:ins w:id="5773" w:author="像个男人一样" w:date="2018-03-22T11:49:06Z">
        <w:bookmarkStart w:id="1378" w:name="_Toc7759"/>
        <w:bookmarkStart w:id="1379" w:name="_Toc15613"/>
        <w:bookmarkStart w:id="1380" w:name="_Toc14924"/>
        <w:bookmarkStart w:id="1381" w:name="_Toc26874"/>
        <w:bookmarkStart w:id="1382" w:name="_Toc8218"/>
        <w:bookmarkStart w:id="1383" w:name="_Toc10914"/>
        <w:bookmarkStart w:id="1384" w:name="_Toc31757"/>
        <w:bookmarkStart w:id="1385" w:name="_Toc5363"/>
        <w:bookmarkStart w:id="1386" w:name="_Toc24763"/>
        <w:bookmarkStart w:id="1387" w:name="_Toc13230"/>
        <w:bookmarkStart w:id="1388" w:name="_Toc22717"/>
        <w:bookmarkStart w:id="1389" w:name="_Toc26218"/>
        <w:bookmarkStart w:id="1390" w:name="_Toc15389"/>
        <w:bookmarkStart w:id="1391" w:name="_Toc26946"/>
        <w:bookmarkStart w:id="1392" w:name="_Toc5248"/>
        <w:bookmarkStart w:id="1393" w:name="_Toc21724"/>
        <w:bookmarkStart w:id="1394" w:name="_Toc12027"/>
        <w:bookmarkStart w:id="1395" w:name="_Toc32446"/>
        <w:bookmarkStart w:id="1396" w:name="_Toc2727"/>
        <w:bookmarkStart w:id="1397" w:name="_Toc18308"/>
        <w:bookmarkStart w:id="1398" w:name="_Toc3057"/>
        <w:bookmarkStart w:id="1399" w:name="_Toc9974"/>
        <w:r>
          <w:rPr>
            <w:rFonts w:hint="eastAsia"/>
            <w:lang w:eastAsia="zh-CN"/>
          </w:rPr>
          <w:t>: Angles with the gravity restrictions in action 1</w:t>
        </w:r>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ins>
    </w:p>
    <w:tbl>
      <w:tblPr>
        <w:tblStyle w:val="27"/>
        <w:tblW w:w="44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080"/>
        <w:gridCol w:w="1690"/>
        <w:gridCol w:w="16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08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Accel </w:t>
            </w:r>
          </w:p>
        </w:tc>
        <w:tc>
          <w:tcPr>
            <w:tcW w:w="169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One side Range</w:t>
            </w:r>
          </w:p>
        </w:tc>
        <w:tc>
          <w:tcPr>
            <w:tcW w:w="165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Another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08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X-axis</w:t>
            </w:r>
          </w:p>
        </w:tc>
        <w:tc>
          <w:tcPr>
            <w:tcW w:w="169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0°to 25°</w:t>
            </w:r>
          </w:p>
        </w:tc>
        <w:tc>
          <w:tcPr>
            <w:tcW w:w="165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0°to 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08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Y-aixs</w:t>
            </w:r>
          </w:p>
        </w:tc>
        <w:tc>
          <w:tcPr>
            <w:tcW w:w="169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-25°to -55°</w:t>
            </w:r>
          </w:p>
        </w:tc>
        <w:tc>
          <w:tcPr>
            <w:tcW w:w="165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25°to 55°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08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Z-aixs</w:t>
            </w:r>
          </w:p>
        </w:tc>
        <w:tc>
          <w:tcPr>
            <w:tcW w:w="169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-30°to -70°</w:t>
            </w:r>
          </w:p>
        </w:tc>
        <w:tc>
          <w:tcPr>
            <w:tcW w:w="1650" w:type="dxa"/>
            <w:shd w:val="clear" w:color="auto" w:fill="auto"/>
            <w:vAlign w:val="center"/>
          </w:tcPr>
          <w:p>
            <w:pPr>
              <w:pStyle w:val="11"/>
              <w:jc w:val="center"/>
              <w:rPr>
                <w:rFonts w:hint="eastAsia" w:ascii="宋体" w:hAnsi="宋体" w:eastAsia="宋体" w:cs="宋体"/>
                <w:i w:val="0"/>
                <w:color w:val="000000"/>
                <w:sz w:val="22"/>
                <w:szCs w:val="22"/>
                <w:u w:val="none"/>
                <w:lang w:val="en-US" w:eastAsia="zh-CN"/>
              </w:rPr>
              <w:pPrChange w:id="5774" w:author="像个男人一样" w:date="2018-03-21T02:22:42Z">
                <w:pPr>
                  <w:jc w:val="center"/>
                </w:pPr>
              </w:pPrChange>
            </w:pPr>
            <w:r>
              <w:rPr>
                <w:rFonts w:hint="eastAsia" w:ascii="宋体" w:hAnsi="宋体" w:eastAsia="宋体" w:cs="宋体"/>
                <w:i w:val="0"/>
                <w:color w:val="000000"/>
                <w:sz w:val="22"/>
                <w:szCs w:val="22"/>
                <w:u w:val="none"/>
                <w:lang w:val="en-US" w:eastAsia="zh-CN"/>
              </w:rPr>
              <w:t>30° to 70°</w:t>
            </w:r>
          </w:p>
        </w:tc>
      </w:tr>
    </w:tbl>
    <w:p>
      <w:pPr>
        <w:rPr>
          <w:del w:id="5775" w:author="像个男人一样" w:date="2018-03-21T02:28:47Z"/>
        </w:rPr>
      </w:pPr>
    </w:p>
    <w:p>
      <w:pPr>
        <w:rPr>
          <w:rFonts w:hint="eastAsia"/>
          <w:lang w:val="en-US" w:eastAsia="zh-CN"/>
        </w:rPr>
      </w:pPr>
      <w:r>
        <w:rPr>
          <w:rFonts w:hint="eastAsia"/>
          <w:lang w:val="en-US" w:eastAsia="zh-CN"/>
        </w:rPr>
        <w:t xml:space="preserve">Action 2: </w:t>
      </w:r>
      <w:r>
        <w:t xml:space="preserve"> </w:t>
      </w:r>
      <w:r>
        <w:rPr>
          <w:rFonts w:hint="eastAsia"/>
          <w:lang w:val="en-US" w:eastAsia="zh-CN"/>
        </w:rPr>
        <w:t xml:space="preserve">shaking </w:t>
      </w:r>
      <w:r>
        <w:t xml:space="preserve">in the parallel plane to body, the glow stick </w:t>
      </w:r>
      <w:r>
        <w:rPr>
          <w:rFonts w:hint="eastAsia"/>
          <w:lang w:val="en-US" w:eastAsia="zh-CN"/>
        </w:rPr>
        <w:t xml:space="preserve">should </w:t>
      </w:r>
      <w:r>
        <w:t>show the yellow colour</w:t>
      </w:r>
      <w:r>
        <w:rPr>
          <w:rFonts w:hint="eastAsia"/>
          <w:lang w:val="en-US" w:eastAsia="zh-CN"/>
        </w:rPr>
        <w:t>.</w:t>
      </w:r>
    </w:p>
    <w:p>
      <w:pPr>
        <w:rPr>
          <w:ins w:id="5776" w:author="像个男人一样" w:date="2018-03-21T02:25:59Z"/>
        </w:rPr>
      </w:pPr>
      <w:r>
        <w:drawing>
          <wp:inline distT="0" distB="0" distL="114300" distR="114300">
            <wp:extent cx="4572000" cy="2743200"/>
            <wp:effectExtent l="4445" t="4445" r="14605" b="14605"/>
            <wp:docPr id="4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pPr>
        <w:pStyle w:val="11"/>
        <w:rPr>
          <w:ins w:id="5778" w:author="像个男人一样" w:date="2018-03-22T11:48:56Z"/>
          <w:rFonts w:hint="eastAsia"/>
          <w:lang w:val="en-US" w:eastAsia="zh-CN"/>
        </w:rPr>
        <w:pPrChange w:id="5777" w:author="像个男人一样" w:date="2018-03-21T02:26:36Z">
          <w:pPr/>
        </w:pPrChange>
      </w:pPr>
      <w:ins w:id="5779" w:author="像个男人一样" w:date="2018-03-21T02:26:26Z">
        <w:r>
          <w:rPr/>
          <w:t xml:space="preserve">Figure </w:t>
        </w:r>
      </w:ins>
      <w:ins w:id="5780" w:author="像个男人一样" w:date="2018-03-21T02:26:26Z">
        <w:r>
          <w:rPr/>
          <w:fldChar w:fldCharType="begin"/>
        </w:r>
      </w:ins>
      <w:ins w:id="5781" w:author="像个男人一样" w:date="2018-03-21T02:26:26Z">
        <w:r>
          <w:rPr/>
          <w:instrText xml:space="preserve"> STYLEREF 1 \s </w:instrText>
        </w:r>
      </w:ins>
      <w:ins w:id="5782" w:author="像个男人一样" w:date="2018-03-21T02:26:26Z">
        <w:r>
          <w:rPr/>
          <w:fldChar w:fldCharType="separate"/>
        </w:r>
      </w:ins>
      <w:ins w:id="5783" w:author="像个男人一样" w:date="2018-03-21T02:26:26Z">
        <w:r>
          <w:rPr/>
          <w:t>4</w:t>
        </w:r>
      </w:ins>
      <w:ins w:id="5784" w:author="像个男人一样" w:date="2018-03-21T02:26:26Z">
        <w:r>
          <w:rPr/>
          <w:fldChar w:fldCharType="end"/>
        </w:r>
      </w:ins>
      <w:ins w:id="5785" w:author="像个男人一样" w:date="2018-03-21T02:26:26Z">
        <w:r>
          <w:rPr>
            <w:rFonts w:hint="eastAsia"/>
            <w:lang w:eastAsia="zh-CN"/>
          </w:rPr>
          <w:t>.</w:t>
        </w:r>
      </w:ins>
      <w:ins w:id="5786" w:author="像个男人一样" w:date="2018-03-21T02:26:26Z">
        <w:r>
          <w:rPr/>
          <w:fldChar w:fldCharType="begin"/>
        </w:r>
      </w:ins>
      <w:ins w:id="5787" w:author="像个男人一样" w:date="2018-03-21T02:26:26Z">
        <w:r>
          <w:rPr/>
          <w:instrText xml:space="preserve"> SEQ Figure \* ARABIC \s 1 </w:instrText>
        </w:r>
      </w:ins>
      <w:ins w:id="5788" w:author="像个男人一样" w:date="2018-03-21T02:26:26Z">
        <w:r>
          <w:rPr/>
          <w:fldChar w:fldCharType="separate"/>
        </w:r>
      </w:ins>
      <w:ins w:id="5789" w:author="像个男人一样" w:date="2018-03-22T11:51:06Z">
        <w:r>
          <w:rPr/>
          <w:t>12</w:t>
        </w:r>
      </w:ins>
      <w:ins w:id="5790" w:author="像个男人一样" w:date="2018-03-21T02:26:26Z">
        <w:r>
          <w:rPr/>
          <w:fldChar w:fldCharType="end"/>
        </w:r>
      </w:ins>
      <w:ins w:id="5791" w:author="像个男人一样" w:date="2018-03-21T02:26:26Z">
        <w:bookmarkStart w:id="1400" w:name="_Toc2876"/>
        <w:bookmarkStart w:id="1401" w:name="_Toc22615"/>
        <w:bookmarkStart w:id="1402" w:name="_Toc10343"/>
        <w:bookmarkStart w:id="1403" w:name="_Toc1796"/>
        <w:bookmarkStart w:id="1404" w:name="_Toc10601"/>
        <w:bookmarkStart w:id="1405" w:name="_Toc27590"/>
        <w:bookmarkStart w:id="1406" w:name="_Toc3193"/>
        <w:bookmarkStart w:id="1407" w:name="_Toc17910"/>
        <w:bookmarkStart w:id="1408" w:name="_Toc16182"/>
        <w:bookmarkStart w:id="1409" w:name="_Toc13264"/>
        <w:bookmarkStart w:id="1410" w:name="_Toc30444"/>
        <w:bookmarkStart w:id="1411" w:name="_Toc25709"/>
        <w:bookmarkStart w:id="1412" w:name="_Toc7085"/>
        <w:bookmarkStart w:id="1413" w:name="_Toc6810"/>
        <w:bookmarkStart w:id="1414" w:name="_Toc13372"/>
        <w:bookmarkStart w:id="1415" w:name="_Toc12864"/>
        <w:bookmarkStart w:id="1416" w:name="_Toc25915"/>
        <w:bookmarkStart w:id="1417" w:name="_Toc12706"/>
        <w:bookmarkStart w:id="1418" w:name="_Toc117"/>
        <w:bookmarkStart w:id="1419" w:name="_Toc4279"/>
        <w:bookmarkStart w:id="1420" w:name="_Toc5856"/>
        <w:bookmarkStart w:id="1421" w:name="_Toc13993"/>
        <w:bookmarkStart w:id="1422" w:name="_Toc24988"/>
        <w:bookmarkStart w:id="1423" w:name="_Toc717"/>
        <w:bookmarkStart w:id="1424" w:name="_Toc32658"/>
        <w:bookmarkStart w:id="1425" w:name="_Toc32003"/>
        <w:r>
          <w:rPr>
            <w:rFonts w:hint="eastAsia"/>
            <w:lang w:eastAsia="zh-CN"/>
          </w:rPr>
          <w:t xml:space="preserve">:Spinning angle changes in action </w:t>
        </w:r>
      </w:ins>
      <w:ins w:id="5792" w:author="像个男人一样" w:date="2018-03-21T02:26:56Z">
        <w:r>
          <w:rPr>
            <w:rFonts w:hint="eastAsia"/>
            <w:lang w:val="en-US" w:eastAsia="zh-CN"/>
          </w:rPr>
          <w:t>2</w:t>
        </w:r>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ins>
    </w:p>
    <w:p>
      <w:pPr>
        <w:pStyle w:val="11"/>
        <w:rPr>
          <w:rFonts w:hint="eastAsia"/>
          <w:lang w:val="en-US" w:eastAsia="zh-CN"/>
        </w:rPr>
        <w:pPrChange w:id="5793" w:author="像个男人一样" w:date="2018-03-22T11:48:58Z">
          <w:pPr/>
        </w:pPrChange>
      </w:pPr>
      <w:ins w:id="5794" w:author="像个男人一样" w:date="2018-03-22T11:48:57Z">
        <w:r>
          <w:rPr/>
          <w:t xml:space="preserve">Table </w:t>
        </w:r>
      </w:ins>
      <w:ins w:id="5795" w:author="像个男人一样" w:date="2018-03-22T11:48:57Z">
        <w:r>
          <w:rPr/>
          <w:fldChar w:fldCharType="begin"/>
        </w:r>
      </w:ins>
      <w:ins w:id="5796" w:author="像个男人一样" w:date="2018-03-22T11:48:57Z">
        <w:r>
          <w:rPr/>
          <w:instrText xml:space="preserve"> STYLEREF 1 \s </w:instrText>
        </w:r>
      </w:ins>
      <w:ins w:id="5797" w:author="像个男人一样" w:date="2018-03-22T11:48:57Z">
        <w:r>
          <w:rPr/>
          <w:fldChar w:fldCharType="separate"/>
        </w:r>
      </w:ins>
      <w:ins w:id="5798" w:author="像个男人一样" w:date="2018-03-22T11:48:57Z">
        <w:r>
          <w:rPr/>
          <w:t>4</w:t>
        </w:r>
      </w:ins>
      <w:ins w:id="5799" w:author="像个男人一样" w:date="2018-03-22T11:48:57Z">
        <w:r>
          <w:rPr/>
          <w:fldChar w:fldCharType="end"/>
        </w:r>
      </w:ins>
      <w:ins w:id="5800" w:author="像个男人一样" w:date="2018-03-22T11:48:57Z">
        <w:r>
          <w:rPr>
            <w:rFonts w:hint="eastAsia"/>
            <w:lang w:eastAsia="zh-CN"/>
          </w:rPr>
          <w:t>.</w:t>
        </w:r>
      </w:ins>
      <w:ins w:id="5801" w:author="像个男人一样" w:date="2018-03-22T11:48:57Z">
        <w:r>
          <w:rPr/>
          <w:fldChar w:fldCharType="begin"/>
        </w:r>
      </w:ins>
      <w:ins w:id="5802" w:author="像个男人一样" w:date="2018-03-22T11:48:57Z">
        <w:r>
          <w:rPr/>
          <w:instrText xml:space="preserve"> SEQ Table \* ARABIC \s 1 </w:instrText>
        </w:r>
      </w:ins>
      <w:ins w:id="5803" w:author="像个男人一样" w:date="2018-03-22T11:48:57Z">
        <w:r>
          <w:rPr/>
          <w:fldChar w:fldCharType="separate"/>
        </w:r>
      </w:ins>
      <w:ins w:id="5804" w:author="像个男人一样" w:date="2018-03-22T11:51:06Z">
        <w:r>
          <w:rPr/>
          <w:t>3</w:t>
        </w:r>
      </w:ins>
      <w:ins w:id="5805" w:author="像个男人一样" w:date="2018-03-22T11:48:57Z">
        <w:r>
          <w:rPr/>
          <w:fldChar w:fldCharType="end"/>
        </w:r>
      </w:ins>
      <w:ins w:id="5806" w:author="像个男人一样" w:date="2018-03-22T11:48:57Z">
        <w:bookmarkStart w:id="1426" w:name="_Toc20153"/>
        <w:bookmarkStart w:id="1427" w:name="_Toc1256"/>
        <w:bookmarkStart w:id="1428" w:name="_Toc2939"/>
        <w:bookmarkStart w:id="1429" w:name="_Toc5128"/>
        <w:bookmarkStart w:id="1430" w:name="_Toc23972"/>
        <w:bookmarkStart w:id="1431" w:name="_Toc17457"/>
        <w:bookmarkStart w:id="1432" w:name="_Toc31941"/>
        <w:bookmarkStart w:id="1433" w:name="_Toc11777"/>
        <w:bookmarkStart w:id="1434" w:name="_Toc5617"/>
        <w:bookmarkStart w:id="1435" w:name="_Toc31345"/>
        <w:bookmarkStart w:id="1436" w:name="_Toc25260"/>
        <w:bookmarkStart w:id="1437" w:name="_Toc2108"/>
        <w:bookmarkStart w:id="1438" w:name="_Toc6731"/>
        <w:bookmarkStart w:id="1439" w:name="_Toc28375"/>
        <w:bookmarkStart w:id="1440" w:name="_Toc6203"/>
        <w:bookmarkStart w:id="1441" w:name="_Toc1821"/>
        <w:bookmarkStart w:id="1442" w:name="_Toc13108"/>
        <w:bookmarkStart w:id="1443" w:name="_Toc935"/>
        <w:bookmarkStart w:id="1444" w:name="_Toc6263"/>
        <w:bookmarkStart w:id="1445" w:name="_Toc14751"/>
        <w:bookmarkStart w:id="1446" w:name="_Toc18595"/>
        <w:bookmarkStart w:id="1447" w:name="_Toc30209"/>
        <w:r>
          <w:rPr>
            <w:rFonts w:hint="eastAsia"/>
            <w:lang w:eastAsia="zh-CN"/>
          </w:rPr>
          <w:t xml:space="preserve">:Spinning angle restrictions in action </w:t>
        </w:r>
      </w:ins>
      <w:ins w:id="5807" w:author="像个男人一样" w:date="2018-03-22T11:48:57Z">
        <w:r>
          <w:rPr>
            <w:rFonts w:hint="eastAsia"/>
            <w:lang w:val="en-US" w:eastAsia="zh-CN"/>
          </w:rPr>
          <w:t>2</w:t>
        </w:r>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ins>
    </w:p>
    <w:tbl>
      <w:tblPr>
        <w:tblStyle w:val="27"/>
        <w:tblW w:w="44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862"/>
        <w:gridCol w:w="908"/>
        <w:gridCol w:w="16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96" w:hRule="atLeast"/>
        </w:trPr>
        <w:tc>
          <w:tcPr>
            <w:tcW w:w="1862"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Gyro valid rang</w:t>
            </w:r>
          </w:p>
        </w:tc>
        <w:tc>
          <w:tcPr>
            <w:tcW w:w="908"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Minimum </w:t>
            </w:r>
          </w:p>
        </w:tc>
        <w:tc>
          <w:tcPr>
            <w:tcW w:w="165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Maximum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862"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X-axis</w:t>
            </w:r>
          </w:p>
        </w:tc>
        <w:tc>
          <w:tcPr>
            <w:tcW w:w="908"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-10°</w:t>
            </w:r>
          </w:p>
        </w:tc>
        <w:tc>
          <w:tcPr>
            <w:tcW w:w="165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862"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Y-aixs</w:t>
            </w:r>
          </w:p>
        </w:tc>
        <w:tc>
          <w:tcPr>
            <w:tcW w:w="908"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-10°</w:t>
            </w:r>
          </w:p>
        </w:tc>
        <w:tc>
          <w:tcPr>
            <w:tcW w:w="165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862"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Z-aixs</w:t>
            </w:r>
          </w:p>
        </w:tc>
        <w:tc>
          <w:tcPr>
            <w:tcW w:w="908"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-30°</w:t>
            </w:r>
          </w:p>
        </w:tc>
        <w:tc>
          <w:tcPr>
            <w:tcW w:w="165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30° </w:t>
            </w:r>
          </w:p>
        </w:tc>
      </w:tr>
    </w:tbl>
    <w:p>
      <w:pPr>
        <w:pStyle w:val="11"/>
        <w:rPr>
          <w:del w:id="5809" w:author="像个男人一样" w:date="2018-03-22T11:48:53Z"/>
          <w:rFonts w:hint="eastAsia"/>
          <w:lang w:val="en-US" w:eastAsia="zh-CN"/>
        </w:rPr>
        <w:pPrChange w:id="5808" w:author="像个男人一样" w:date="2018-03-21T02:23:44Z">
          <w:pPr/>
        </w:pPrChange>
      </w:pPr>
    </w:p>
    <w:p>
      <w:pPr>
        <w:rPr>
          <w:ins w:id="5810" w:author="像个男人一样" w:date="2018-03-22T11:48:54Z"/>
        </w:rPr>
      </w:pPr>
    </w:p>
    <w:p>
      <w:pPr>
        <w:rPr>
          <w:ins w:id="5811" w:author="像个男人一样" w:date="2018-03-21T02:28:30Z"/>
        </w:rPr>
      </w:pPr>
      <w:r>
        <w:drawing>
          <wp:inline distT="0" distB="0" distL="114300" distR="114300">
            <wp:extent cx="4572000" cy="2743200"/>
            <wp:effectExtent l="4445" t="4445" r="14605" b="14605"/>
            <wp:docPr id="44"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pPr>
        <w:pStyle w:val="11"/>
        <w:rPr>
          <w:ins w:id="5813" w:author="像个男人一样" w:date="2018-03-22T11:48:39Z"/>
          <w:rFonts w:hint="eastAsia"/>
          <w:lang w:eastAsia="zh-CN"/>
        </w:rPr>
        <w:pPrChange w:id="5812" w:author="像个男人一样" w:date="2018-03-21T02:31:03Z">
          <w:pPr/>
        </w:pPrChange>
      </w:pPr>
      <w:ins w:id="5814" w:author="像个男人一样" w:date="2018-03-21T02:30:56Z">
        <w:r>
          <w:rPr/>
          <w:t xml:space="preserve">Figure </w:t>
        </w:r>
      </w:ins>
      <w:ins w:id="5815" w:author="像个男人一样" w:date="2018-03-21T02:30:56Z">
        <w:r>
          <w:rPr/>
          <w:fldChar w:fldCharType="begin"/>
        </w:r>
      </w:ins>
      <w:ins w:id="5816" w:author="像个男人一样" w:date="2018-03-21T02:30:56Z">
        <w:r>
          <w:rPr/>
          <w:instrText xml:space="preserve"> STYLEREF 1 \s </w:instrText>
        </w:r>
      </w:ins>
      <w:ins w:id="5817" w:author="像个男人一样" w:date="2018-03-21T02:30:56Z">
        <w:r>
          <w:rPr/>
          <w:fldChar w:fldCharType="separate"/>
        </w:r>
      </w:ins>
      <w:ins w:id="5818" w:author="像个男人一样" w:date="2018-03-21T02:30:56Z">
        <w:r>
          <w:rPr/>
          <w:t>4</w:t>
        </w:r>
      </w:ins>
      <w:ins w:id="5819" w:author="像个男人一样" w:date="2018-03-21T02:30:56Z">
        <w:r>
          <w:rPr/>
          <w:fldChar w:fldCharType="end"/>
        </w:r>
      </w:ins>
      <w:ins w:id="5820" w:author="像个男人一样" w:date="2018-03-21T02:30:56Z">
        <w:r>
          <w:rPr>
            <w:rFonts w:hint="eastAsia"/>
            <w:lang w:eastAsia="zh-CN"/>
          </w:rPr>
          <w:t>.</w:t>
        </w:r>
      </w:ins>
      <w:ins w:id="5821" w:author="像个男人一样" w:date="2018-03-21T02:30:56Z">
        <w:r>
          <w:rPr/>
          <w:fldChar w:fldCharType="begin"/>
        </w:r>
      </w:ins>
      <w:ins w:id="5822" w:author="像个男人一样" w:date="2018-03-21T02:30:56Z">
        <w:r>
          <w:rPr/>
          <w:instrText xml:space="preserve"> SEQ Figure \* ARABIC \s 1 </w:instrText>
        </w:r>
      </w:ins>
      <w:ins w:id="5823" w:author="像个男人一样" w:date="2018-03-21T02:30:56Z">
        <w:r>
          <w:rPr/>
          <w:fldChar w:fldCharType="separate"/>
        </w:r>
      </w:ins>
      <w:ins w:id="5824" w:author="像个男人一样" w:date="2018-03-22T11:51:06Z">
        <w:r>
          <w:rPr/>
          <w:t>13</w:t>
        </w:r>
      </w:ins>
      <w:ins w:id="5825" w:author="像个男人一样" w:date="2018-03-21T02:30:56Z">
        <w:r>
          <w:rPr/>
          <w:fldChar w:fldCharType="end"/>
        </w:r>
      </w:ins>
      <w:ins w:id="5826" w:author="像个男人一样" w:date="2018-03-21T02:30:56Z">
        <w:bookmarkStart w:id="1448" w:name="_Toc12381"/>
        <w:bookmarkStart w:id="1449" w:name="_Toc1781"/>
        <w:bookmarkStart w:id="1450" w:name="_Toc20570"/>
        <w:bookmarkStart w:id="1451" w:name="_Toc10130"/>
        <w:bookmarkStart w:id="1452" w:name="_Toc1305"/>
        <w:bookmarkStart w:id="1453" w:name="_Toc19022"/>
        <w:bookmarkStart w:id="1454" w:name="_Toc31051"/>
        <w:bookmarkStart w:id="1455" w:name="_Toc7718"/>
        <w:bookmarkStart w:id="1456" w:name="_Toc4101"/>
        <w:bookmarkStart w:id="1457" w:name="_Toc25729"/>
        <w:bookmarkStart w:id="1458" w:name="_Toc30918"/>
        <w:bookmarkStart w:id="1459" w:name="_Toc6189"/>
        <w:bookmarkStart w:id="1460" w:name="_Toc31728"/>
        <w:bookmarkStart w:id="1461" w:name="_Toc24221"/>
        <w:bookmarkStart w:id="1462" w:name="_Toc1741"/>
        <w:bookmarkStart w:id="1463" w:name="_Toc24890"/>
        <w:bookmarkStart w:id="1464" w:name="_Toc2556"/>
        <w:bookmarkStart w:id="1465" w:name="_Toc11542"/>
        <w:bookmarkStart w:id="1466" w:name="_Toc28452"/>
        <w:bookmarkStart w:id="1467" w:name="_Toc23208"/>
        <w:bookmarkStart w:id="1468" w:name="_Toc2598"/>
        <w:bookmarkStart w:id="1469" w:name="_Toc27905"/>
        <w:bookmarkStart w:id="1470" w:name="_Toc25122"/>
        <w:bookmarkStart w:id="1471" w:name="_Toc28570"/>
        <w:bookmarkStart w:id="1472" w:name="_Toc6434"/>
        <w:bookmarkStart w:id="1473" w:name="_Toc22226"/>
        <w:r>
          <w:rPr>
            <w:rFonts w:hint="eastAsia"/>
            <w:lang w:eastAsia="zh-CN"/>
          </w:rPr>
          <w:t>: Angles with the gravity changes in action 2</w:t>
        </w:r>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ins>
    </w:p>
    <w:p>
      <w:pPr>
        <w:pStyle w:val="11"/>
        <w:pPrChange w:id="5827" w:author="像个男人一样" w:date="2018-03-22T11:48:41Z">
          <w:pPr/>
        </w:pPrChange>
      </w:pPr>
      <w:ins w:id="5828" w:author="像个男人一样" w:date="2018-03-22T11:48:40Z">
        <w:r>
          <w:rPr/>
          <w:t xml:space="preserve">Table </w:t>
        </w:r>
      </w:ins>
      <w:ins w:id="5829" w:author="像个男人一样" w:date="2018-03-22T11:48:40Z">
        <w:r>
          <w:rPr/>
          <w:fldChar w:fldCharType="begin"/>
        </w:r>
      </w:ins>
      <w:ins w:id="5830" w:author="像个男人一样" w:date="2018-03-22T11:48:40Z">
        <w:r>
          <w:rPr/>
          <w:instrText xml:space="preserve"> STYLEREF 1 \s </w:instrText>
        </w:r>
      </w:ins>
      <w:ins w:id="5831" w:author="像个男人一样" w:date="2018-03-22T11:48:40Z">
        <w:r>
          <w:rPr/>
          <w:fldChar w:fldCharType="separate"/>
        </w:r>
      </w:ins>
      <w:ins w:id="5832" w:author="像个男人一样" w:date="2018-03-22T11:48:40Z">
        <w:r>
          <w:rPr/>
          <w:t>4</w:t>
        </w:r>
      </w:ins>
      <w:ins w:id="5833" w:author="像个男人一样" w:date="2018-03-22T11:48:40Z">
        <w:r>
          <w:rPr/>
          <w:fldChar w:fldCharType="end"/>
        </w:r>
      </w:ins>
      <w:ins w:id="5834" w:author="像个男人一样" w:date="2018-03-22T11:48:40Z">
        <w:r>
          <w:rPr>
            <w:rFonts w:hint="eastAsia"/>
            <w:lang w:eastAsia="zh-CN"/>
          </w:rPr>
          <w:t>.</w:t>
        </w:r>
      </w:ins>
      <w:ins w:id="5835" w:author="像个男人一样" w:date="2018-03-22T11:48:40Z">
        <w:r>
          <w:rPr/>
          <w:fldChar w:fldCharType="begin"/>
        </w:r>
      </w:ins>
      <w:ins w:id="5836" w:author="像个男人一样" w:date="2018-03-22T11:48:40Z">
        <w:r>
          <w:rPr/>
          <w:instrText xml:space="preserve"> SEQ Table \* ARABIC \s 1 </w:instrText>
        </w:r>
      </w:ins>
      <w:ins w:id="5837" w:author="像个男人一样" w:date="2018-03-22T11:48:40Z">
        <w:r>
          <w:rPr/>
          <w:fldChar w:fldCharType="separate"/>
        </w:r>
      </w:ins>
      <w:ins w:id="5838" w:author="像个男人一样" w:date="2018-03-22T11:51:06Z">
        <w:r>
          <w:rPr/>
          <w:t>4</w:t>
        </w:r>
      </w:ins>
      <w:ins w:id="5839" w:author="像个男人一样" w:date="2018-03-22T11:48:40Z">
        <w:r>
          <w:rPr/>
          <w:fldChar w:fldCharType="end"/>
        </w:r>
      </w:ins>
      <w:ins w:id="5840" w:author="像个男人一样" w:date="2018-03-22T11:48:40Z">
        <w:bookmarkStart w:id="1474" w:name="_Toc23664"/>
        <w:bookmarkStart w:id="1475" w:name="_Toc27311"/>
        <w:bookmarkStart w:id="1476" w:name="_Toc31001"/>
        <w:bookmarkStart w:id="1477" w:name="_Toc29856"/>
        <w:bookmarkStart w:id="1478" w:name="_Toc29775"/>
        <w:bookmarkStart w:id="1479" w:name="_Toc21101"/>
        <w:bookmarkStart w:id="1480" w:name="_Toc17458"/>
        <w:bookmarkStart w:id="1481" w:name="_Toc1799"/>
        <w:bookmarkStart w:id="1482" w:name="_Toc7679"/>
        <w:bookmarkStart w:id="1483" w:name="_Toc19761"/>
        <w:bookmarkStart w:id="1484" w:name="_Toc5174"/>
        <w:bookmarkStart w:id="1485" w:name="_Toc6746"/>
        <w:bookmarkStart w:id="1486" w:name="_Toc3325"/>
        <w:bookmarkStart w:id="1487" w:name="_Toc21652"/>
        <w:bookmarkStart w:id="1488" w:name="_Toc19198"/>
        <w:bookmarkStart w:id="1489" w:name="_Toc26962"/>
        <w:bookmarkStart w:id="1490" w:name="_Toc10246"/>
        <w:bookmarkStart w:id="1491" w:name="_Toc836"/>
        <w:bookmarkStart w:id="1492" w:name="_Toc8205"/>
        <w:bookmarkStart w:id="1493" w:name="_Toc25791"/>
        <w:bookmarkStart w:id="1494" w:name="_Toc11886"/>
        <w:bookmarkStart w:id="1495" w:name="_Toc21849"/>
        <w:r>
          <w:rPr>
            <w:rFonts w:hint="eastAsia"/>
            <w:lang w:eastAsia="zh-CN"/>
          </w:rPr>
          <w:t>:Angles with the gravity restrictions in action</w:t>
        </w:r>
      </w:ins>
      <w:ins w:id="5841" w:author="像个男人一样" w:date="2018-03-22T11:48:40Z">
        <w:r>
          <w:rPr>
            <w:rFonts w:hint="eastAsia"/>
            <w:lang w:val="en-US" w:eastAsia="zh-CN"/>
          </w:rPr>
          <w:t xml:space="preserve"> 2</w:t>
        </w:r>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ins>
    </w:p>
    <w:tbl>
      <w:tblPr>
        <w:tblStyle w:val="27"/>
        <w:tblW w:w="44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080"/>
        <w:gridCol w:w="1690"/>
        <w:gridCol w:w="16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08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Accel</w:t>
            </w:r>
          </w:p>
        </w:tc>
        <w:tc>
          <w:tcPr>
            <w:tcW w:w="169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One side Range</w:t>
            </w:r>
          </w:p>
        </w:tc>
        <w:tc>
          <w:tcPr>
            <w:tcW w:w="165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Other side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08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X-axis</w:t>
            </w:r>
          </w:p>
        </w:tc>
        <w:tc>
          <w:tcPr>
            <w:tcW w:w="169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-40°to -70°</w:t>
            </w:r>
          </w:p>
        </w:tc>
        <w:tc>
          <w:tcPr>
            <w:tcW w:w="165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40°to 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08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Y-aixs</w:t>
            </w:r>
          </w:p>
        </w:tc>
        <w:tc>
          <w:tcPr>
            <w:tcW w:w="169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-20°to -55°</w:t>
            </w:r>
          </w:p>
        </w:tc>
        <w:tc>
          <w:tcPr>
            <w:tcW w:w="165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25°to 55°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08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Z-aixs</w:t>
            </w:r>
          </w:p>
        </w:tc>
        <w:tc>
          <w:tcPr>
            <w:tcW w:w="1690" w:type="dxa"/>
            <w:shd w:val="clear" w:color="auto" w:fill="auto"/>
            <w:vAlign w:val="center"/>
          </w:tcPr>
          <w:p>
            <w:pPr>
              <w:pStyle w:val="11"/>
              <w:jc w:val="center"/>
              <w:rPr>
                <w:rFonts w:hint="eastAsia" w:ascii="宋体" w:hAnsi="宋体" w:eastAsia="宋体" w:cs="宋体"/>
                <w:i w:val="0"/>
                <w:color w:val="000000"/>
                <w:sz w:val="22"/>
                <w:szCs w:val="22"/>
                <w:u w:val="none"/>
                <w:lang w:val="en-US" w:eastAsia="zh-CN"/>
              </w:rPr>
              <w:pPrChange w:id="5842" w:author="像个男人一样" w:date="2018-03-21T02:23:03Z">
                <w:pPr>
                  <w:jc w:val="center"/>
                </w:pPr>
              </w:pPrChange>
            </w:pPr>
            <w:r>
              <w:rPr>
                <w:rFonts w:hint="eastAsia" w:ascii="宋体" w:hAnsi="宋体" w:eastAsia="宋体" w:cs="宋体"/>
                <w:i w:val="0"/>
                <w:color w:val="000000"/>
                <w:sz w:val="22"/>
                <w:szCs w:val="22"/>
                <w:u w:val="none"/>
                <w:lang w:val="en-US" w:eastAsia="zh-CN"/>
              </w:rPr>
              <w:t xml:space="preserve">In -30°- 0 </w:t>
            </w:r>
          </w:p>
        </w:tc>
        <w:tc>
          <w:tcPr>
            <w:tcW w:w="1650" w:type="dxa"/>
            <w:shd w:val="clear" w:color="auto" w:fill="auto"/>
            <w:vAlign w:val="center"/>
          </w:tcPr>
          <w:p>
            <w:pPr>
              <w:pStyle w:val="11"/>
              <w:jc w:val="center"/>
              <w:rPr>
                <w:rFonts w:hint="eastAsia" w:ascii="宋体" w:hAnsi="宋体" w:eastAsia="宋体" w:cs="宋体"/>
                <w:i w:val="0"/>
                <w:color w:val="000000"/>
                <w:sz w:val="22"/>
                <w:szCs w:val="22"/>
                <w:u w:val="none"/>
                <w:lang w:val="en-US" w:eastAsia="zh-CN"/>
              </w:rPr>
              <w:pPrChange w:id="5843" w:author="像个男人一样" w:date="2018-03-21T02:33:00Z">
                <w:pPr>
                  <w:jc w:val="center"/>
                </w:pPr>
              </w:pPrChange>
            </w:pPr>
            <w:r>
              <w:rPr>
                <w:rFonts w:hint="eastAsia" w:ascii="宋体" w:hAnsi="宋体" w:eastAsia="宋体" w:cs="宋体"/>
                <w:i w:val="0"/>
                <w:color w:val="000000"/>
                <w:sz w:val="22"/>
                <w:szCs w:val="22"/>
                <w:u w:val="none"/>
                <w:lang w:val="en-US" w:eastAsia="zh-CN"/>
              </w:rPr>
              <w:t>In 0° to 30°</w:t>
            </w:r>
          </w:p>
        </w:tc>
      </w:tr>
    </w:tbl>
    <w:p>
      <w:pPr>
        <w:pStyle w:val="11"/>
        <w:rPr>
          <w:del w:id="5845" w:author="像个男人一样" w:date="2018-03-22T11:48:37Z"/>
          <w:rFonts w:hint="eastAsia"/>
          <w:lang w:val="en-US" w:eastAsia="zh-CN"/>
        </w:rPr>
        <w:pPrChange w:id="5844" w:author="像个男人一样" w:date="2018-03-21T02:30:08Z">
          <w:pPr/>
        </w:pPrChange>
      </w:pPr>
    </w:p>
    <w:p>
      <w:pPr>
        <w:pStyle w:val="11"/>
        <w:rPr>
          <w:ins w:id="5847" w:author="像个男人一样" w:date="2018-03-22T11:48:48Z"/>
          <w:rFonts w:hint="eastAsia"/>
          <w:lang w:val="en-US" w:eastAsia="zh-CN"/>
        </w:rPr>
        <w:pPrChange w:id="5846" w:author="像个男人一样" w:date="2018-03-21T02:31:33Z">
          <w:pPr/>
        </w:pPrChange>
      </w:pPr>
    </w:p>
    <w:p>
      <w:pPr>
        <w:pStyle w:val="11"/>
        <w:pPrChange w:id="5848" w:author="像个男人一样" w:date="2018-03-21T02:31:33Z">
          <w:pPr/>
        </w:pPrChange>
      </w:pPr>
      <w:r>
        <w:rPr>
          <w:rFonts w:hint="eastAsia"/>
          <w:lang w:val="en-US" w:eastAsia="zh-CN"/>
        </w:rPr>
        <w:t>Action 3: rotating</w:t>
      </w:r>
      <w:r>
        <w:t xml:space="preserve"> above you body, the glow stick </w:t>
      </w:r>
      <w:r>
        <w:rPr>
          <w:rFonts w:hint="eastAsia"/>
          <w:lang w:val="en-US" w:eastAsia="zh-CN"/>
        </w:rPr>
        <w:t xml:space="preserve">should </w:t>
      </w:r>
      <w:r>
        <w:t xml:space="preserve">show the red colour. </w:t>
      </w:r>
    </w:p>
    <w:p>
      <w:pPr>
        <w:rPr>
          <w:ins w:id="5849" w:author="像个男人一样" w:date="2018-03-21T02:32:50Z"/>
        </w:rPr>
      </w:pPr>
      <w:r>
        <w:drawing>
          <wp:inline distT="0" distB="0" distL="114300" distR="114300">
            <wp:extent cx="4572000" cy="2743200"/>
            <wp:effectExtent l="4445" t="4445" r="14605" b="14605"/>
            <wp:docPr id="5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pPr>
        <w:pStyle w:val="11"/>
        <w:rPr>
          <w:ins w:id="5851" w:author="像个男人一样" w:date="2018-03-22T11:48:14Z"/>
          <w:rFonts w:hint="eastAsia"/>
          <w:lang w:eastAsia="zh-CN"/>
        </w:rPr>
        <w:pPrChange w:id="5850" w:author="像个男人一样" w:date="2018-03-22T11:48:24Z">
          <w:pPr/>
        </w:pPrChange>
      </w:pPr>
      <w:ins w:id="5852" w:author="像个男人一样" w:date="2018-03-21T02:32:59Z">
        <w:r>
          <w:rPr/>
          <w:t xml:space="preserve">Figure </w:t>
        </w:r>
      </w:ins>
      <w:ins w:id="5853" w:author="像个男人一样" w:date="2018-03-21T02:32:59Z">
        <w:r>
          <w:rPr/>
          <w:fldChar w:fldCharType="begin"/>
        </w:r>
      </w:ins>
      <w:ins w:id="5854" w:author="像个男人一样" w:date="2018-03-21T02:32:59Z">
        <w:r>
          <w:rPr/>
          <w:instrText xml:space="preserve"> STYLEREF 1 \s </w:instrText>
        </w:r>
      </w:ins>
      <w:ins w:id="5855" w:author="像个男人一样" w:date="2018-03-21T02:32:59Z">
        <w:r>
          <w:rPr/>
          <w:fldChar w:fldCharType="separate"/>
        </w:r>
      </w:ins>
      <w:ins w:id="5856" w:author="像个男人一样" w:date="2018-03-21T02:32:59Z">
        <w:r>
          <w:rPr/>
          <w:t>4</w:t>
        </w:r>
      </w:ins>
      <w:ins w:id="5857" w:author="像个男人一样" w:date="2018-03-21T02:32:59Z">
        <w:r>
          <w:rPr/>
          <w:fldChar w:fldCharType="end"/>
        </w:r>
      </w:ins>
      <w:ins w:id="5858" w:author="像个男人一样" w:date="2018-03-21T02:32:59Z">
        <w:r>
          <w:rPr>
            <w:rFonts w:hint="eastAsia"/>
            <w:lang w:eastAsia="zh-CN"/>
          </w:rPr>
          <w:t>.</w:t>
        </w:r>
      </w:ins>
      <w:ins w:id="5859" w:author="像个男人一样" w:date="2018-03-21T02:32:59Z">
        <w:r>
          <w:rPr/>
          <w:fldChar w:fldCharType="begin"/>
        </w:r>
      </w:ins>
      <w:ins w:id="5860" w:author="像个男人一样" w:date="2018-03-21T02:32:59Z">
        <w:r>
          <w:rPr/>
          <w:instrText xml:space="preserve"> SEQ Figure \* ARABIC \s 1 </w:instrText>
        </w:r>
      </w:ins>
      <w:ins w:id="5861" w:author="像个男人一样" w:date="2018-03-21T02:32:59Z">
        <w:r>
          <w:rPr/>
          <w:fldChar w:fldCharType="separate"/>
        </w:r>
      </w:ins>
      <w:ins w:id="5862" w:author="像个男人一样" w:date="2018-03-22T11:51:06Z">
        <w:r>
          <w:rPr/>
          <w:t>14</w:t>
        </w:r>
      </w:ins>
      <w:ins w:id="5863" w:author="像个男人一样" w:date="2018-03-21T02:32:59Z">
        <w:r>
          <w:rPr/>
          <w:fldChar w:fldCharType="end"/>
        </w:r>
      </w:ins>
      <w:ins w:id="5864" w:author="像个男人一样" w:date="2018-03-21T02:32:59Z">
        <w:bookmarkStart w:id="1496" w:name="_Toc10451"/>
        <w:bookmarkStart w:id="1497" w:name="_Toc31414"/>
        <w:bookmarkStart w:id="1498" w:name="_Toc27309"/>
        <w:bookmarkStart w:id="1499" w:name="_Toc2983"/>
        <w:bookmarkStart w:id="1500" w:name="_Toc7325"/>
        <w:bookmarkStart w:id="1501" w:name="_Toc25978"/>
        <w:bookmarkStart w:id="1502" w:name="_Toc23055"/>
        <w:bookmarkStart w:id="1503" w:name="_Toc23284"/>
        <w:bookmarkStart w:id="1504" w:name="_Toc23652"/>
        <w:bookmarkStart w:id="1505" w:name="_Toc4662"/>
        <w:bookmarkStart w:id="1506" w:name="_Toc13371"/>
        <w:bookmarkStart w:id="1507" w:name="_Toc16066"/>
        <w:bookmarkStart w:id="1508" w:name="_Toc16270"/>
        <w:bookmarkStart w:id="1509" w:name="_Toc19962"/>
        <w:bookmarkStart w:id="1510" w:name="_Toc20768"/>
        <w:bookmarkStart w:id="1511" w:name="_Toc22677"/>
        <w:bookmarkStart w:id="1512" w:name="_Toc10510"/>
        <w:bookmarkStart w:id="1513" w:name="_Toc30755"/>
        <w:bookmarkStart w:id="1514" w:name="_Toc15869"/>
        <w:bookmarkStart w:id="1515" w:name="_Toc12430"/>
        <w:bookmarkStart w:id="1516" w:name="_Toc12975"/>
        <w:bookmarkStart w:id="1517" w:name="_Toc23081"/>
        <w:bookmarkStart w:id="1518" w:name="_Toc14714"/>
        <w:bookmarkStart w:id="1519" w:name="_Toc23047"/>
        <w:bookmarkStart w:id="1520" w:name="_Toc5480"/>
        <w:bookmarkStart w:id="1521" w:name="_Toc17489"/>
        <w:r>
          <w:rPr>
            <w:rFonts w:hint="eastAsia"/>
            <w:lang w:eastAsia="zh-CN"/>
          </w:rPr>
          <w:t>:</w:t>
        </w:r>
      </w:ins>
      <w:ins w:id="5865" w:author="像个男人一样" w:date="2018-03-22T11:48:31Z">
        <w:r>
          <w:rPr>
            <w:rFonts w:hint="eastAsia"/>
            <w:lang w:val="en-US" w:eastAsia="zh-CN"/>
          </w:rPr>
          <w:t xml:space="preserve"> </w:t>
        </w:r>
      </w:ins>
      <w:ins w:id="5866" w:author="像个男人一样" w:date="2018-03-21T02:32:59Z">
        <w:r>
          <w:rPr>
            <w:rFonts w:hint="eastAsia"/>
            <w:lang w:eastAsia="zh-CN"/>
          </w:rPr>
          <w:t>Spinning angle changes in action 3</w:t>
        </w:r>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ins>
    </w:p>
    <w:p>
      <w:pPr>
        <w:pStyle w:val="11"/>
        <w:rPr>
          <w:rFonts w:hint="eastAsia"/>
          <w:lang w:eastAsia="zh-CN"/>
        </w:rPr>
        <w:pPrChange w:id="5867" w:author="像个男人一样" w:date="2018-03-22T11:48:16Z">
          <w:pPr/>
        </w:pPrChange>
      </w:pPr>
      <w:ins w:id="5868" w:author="像个男人一样" w:date="2018-03-22T11:48:14Z">
        <w:r>
          <w:rPr/>
          <w:t xml:space="preserve">Table </w:t>
        </w:r>
      </w:ins>
      <w:ins w:id="5869" w:author="像个男人一样" w:date="2018-03-22T11:48:14Z">
        <w:r>
          <w:rPr/>
          <w:fldChar w:fldCharType="begin"/>
        </w:r>
      </w:ins>
      <w:ins w:id="5870" w:author="像个男人一样" w:date="2018-03-22T11:48:14Z">
        <w:r>
          <w:rPr/>
          <w:instrText xml:space="preserve"> STYLEREF 1 \s </w:instrText>
        </w:r>
      </w:ins>
      <w:ins w:id="5871" w:author="像个男人一样" w:date="2018-03-22T11:48:14Z">
        <w:r>
          <w:rPr/>
          <w:fldChar w:fldCharType="separate"/>
        </w:r>
      </w:ins>
      <w:ins w:id="5872" w:author="像个男人一样" w:date="2018-03-22T11:48:14Z">
        <w:r>
          <w:rPr/>
          <w:t>4</w:t>
        </w:r>
      </w:ins>
      <w:ins w:id="5873" w:author="像个男人一样" w:date="2018-03-22T11:48:14Z">
        <w:r>
          <w:rPr/>
          <w:fldChar w:fldCharType="end"/>
        </w:r>
      </w:ins>
      <w:ins w:id="5874" w:author="像个男人一样" w:date="2018-03-22T11:48:14Z">
        <w:r>
          <w:rPr>
            <w:rFonts w:hint="eastAsia"/>
            <w:lang w:eastAsia="zh-CN"/>
          </w:rPr>
          <w:t>.</w:t>
        </w:r>
      </w:ins>
      <w:ins w:id="5875" w:author="像个男人一样" w:date="2018-03-22T11:48:14Z">
        <w:r>
          <w:rPr/>
          <w:fldChar w:fldCharType="begin"/>
        </w:r>
      </w:ins>
      <w:ins w:id="5876" w:author="像个男人一样" w:date="2018-03-22T11:48:14Z">
        <w:r>
          <w:rPr/>
          <w:instrText xml:space="preserve"> SEQ Table \* ARABIC \s 1 </w:instrText>
        </w:r>
      </w:ins>
      <w:ins w:id="5877" w:author="像个男人一样" w:date="2018-03-22T11:48:14Z">
        <w:r>
          <w:rPr/>
          <w:fldChar w:fldCharType="separate"/>
        </w:r>
      </w:ins>
      <w:ins w:id="5878" w:author="像个男人一样" w:date="2018-03-22T11:51:06Z">
        <w:r>
          <w:rPr/>
          <w:t>5</w:t>
        </w:r>
      </w:ins>
      <w:ins w:id="5879" w:author="像个男人一样" w:date="2018-03-22T11:48:14Z">
        <w:r>
          <w:rPr/>
          <w:fldChar w:fldCharType="end"/>
        </w:r>
      </w:ins>
      <w:ins w:id="5880" w:author="像个男人一样" w:date="2018-03-22T11:48:14Z">
        <w:bookmarkStart w:id="1522" w:name="_Toc5804"/>
        <w:bookmarkStart w:id="1523" w:name="_Toc25064"/>
        <w:bookmarkStart w:id="1524" w:name="_Toc31138"/>
        <w:bookmarkStart w:id="1525" w:name="_Toc32704"/>
        <w:bookmarkStart w:id="1526" w:name="_Toc30349"/>
        <w:bookmarkStart w:id="1527" w:name="_Toc15335"/>
        <w:bookmarkStart w:id="1528" w:name="_Toc12709"/>
        <w:bookmarkStart w:id="1529" w:name="_Toc23980"/>
        <w:bookmarkStart w:id="1530" w:name="_Toc16383"/>
        <w:bookmarkStart w:id="1531" w:name="_Toc24951"/>
        <w:bookmarkStart w:id="1532" w:name="_Toc16670"/>
        <w:bookmarkStart w:id="1533" w:name="_Toc16159"/>
        <w:bookmarkStart w:id="1534" w:name="_Toc13186"/>
        <w:bookmarkStart w:id="1535" w:name="_Toc24551"/>
        <w:bookmarkStart w:id="1536" w:name="_Toc7240"/>
        <w:bookmarkStart w:id="1537" w:name="_Toc28357"/>
        <w:bookmarkStart w:id="1538" w:name="_Toc32713"/>
        <w:bookmarkStart w:id="1539" w:name="_Toc6447"/>
        <w:bookmarkStart w:id="1540" w:name="_Toc19520"/>
        <w:bookmarkStart w:id="1541" w:name="_Toc25345"/>
        <w:bookmarkStart w:id="1542" w:name="_Toc16597"/>
        <w:bookmarkStart w:id="1543" w:name="_Toc17277"/>
        <w:r>
          <w:rPr>
            <w:rFonts w:hint="eastAsia"/>
            <w:lang w:eastAsia="zh-CN"/>
          </w:rPr>
          <w:t>:</w:t>
        </w:r>
      </w:ins>
      <w:ins w:id="5881" w:author="像个男人一样" w:date="2018-03-22T11:48:30Z">
        <w:r>
          <w:rPr>
            <w:rFonts w:hint="eastAsia"/>
            <w:lang w:val="en-US" w:eastAsia="zh-CN"/>
          </w:rPr>
          <w:t xml:space="preserve"> </w:t>
        </w:r>
      </w:ins>
      <w:ins w:id="5882" w:author="像个男人一样" w:date="2018-03-22T11:48:14Z">
        <w:r>
          <w:rPr>
            <w:rFonts w:hint="eastAsia"/>
            <w:lang w:eastAsia="zh-CN"/>
          </w:rPr>
          <w:t>Spinning angle restrictions in action 3</w:t>
        </w:r>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ins>
    </w:p>
    <w:tbl>
      <w:tblPr>
        <w:tblStyle w:val="27"/>
        <w:tblW w:w="44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862"/>
        <w:gridCol w:w="908"/>
        <w:gridCol w:w="16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96" w:hRule="atLeast"/>
        </w:trPr>
        <w:tc>
          <w:tcPr>
            <w:tcW w:w="1862"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Gyro valid rang</w:t>
            </w:r>
          </w:p>
        </w:tc>
        <w:tc>
          <w:tcPr>
            <w:tcW w:w="908"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Minimum </w:t>
            </w:r>
          </w:p>
        </w:tc>
        <w:tc>
          <w:tcPr>
            <w:tcW w:w="165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Maximum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862"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X-axis</w:t>
            </w:r>
          </w:p>
        </w:tc>
        <w:tc>
          <w:tcPr>
            <w:tcW w:w="908"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-15°</w:t>
            </w:r>
          </w:p>
        </w:tc>
        <w:tc>
          <w:tcPr>
            <w:tcW w:w="165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862"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Y-aixs</w:t>
            </w:r>
          </w:p>
        </w:tc>
        <w:tc>
          <w:tcPr>
            <w:tcW w:w="908"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-15°</w:t>
            </w:r>
          </w:p>
        </w:tc>
        <w:tc>
          <w:tcPr>
            <w:tcW w:w="165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862"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Z-aixs</w:t>
            </w:r>
          </w:p>
        </w:tc>
        <w:tc>
          <w:tcPr>
            <w:tcW w:w="908"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-20°</w:t>
            </w:r>
          </w:p>
        </w:tc>
        <w:tc>
          <w:tcPr>
            <w:tcW w:w="165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20° </w:t>
            </w:r>
          </w:p>
        </w:tc>
      </w:tr>
    </w:tbl>
    <w:p>
      <w:pPr>
        <w:pStyle w:val="11"/>
        <w:rPr>
          <w:del w:id="5884" w:author="像个男人一样" w:date="2018-03-22T11:48:11Z"/>
          <w:rFonts w:hint="eastAsia"/>
          <w:lang w:val="en-US" w:eastAsia="zh-CN"/>
        </w:rPr>
        <w:pPrChange w:id="5883" w:author="像个男人一样" w:date="2018-03-21T02:23:10Z">
          <w:pPr/>
        </w:pPrChange>
      </w:pPr>
    </w:p>
    <w:p>
      <w:pPr>
        <w:rPr>
          <w:ins w:id="5885" w:author="像个男人一样" w:date="2018-03-21T02:31:17Z"/>
        </w:rPr>
      </w:pPr>
      <w:r>
        <w:drawing>
          <wp:inline distT="0" distB="0" distL="114300" distR="114300">
            <wp:extent cx="4572000" cy="2743200"/>
            <wp:effectExtent l="4445" t="4445" r="14605" b="14605"/>
            <wp:docPr id="50"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pPr>
        <w:pStyle w:val="11"/>
        <w:rPr>
          <w:ins w:id="5887" w:author="像个男人一样" w:date="2018-03-22T11:48:07Z"/>
          <w:rFonts w:hint="eastAsia"/>
          <w:lang w:eastAsia="zh-CN"/>
        </w:rPr>
        <w:pPrChange w:id="5886" w:author="像个男人一样" w:date="2018-03-21T02:31:38Z">
          <w:pPr/>
        </w:pPrChange>
      </w:pPr>
      <w:ins w:id="5888" w:author="像个男人一样" w:date="2018-03-21T02:31:33Z">
        <w:r>
          <w:rPr/>
          <w:t xml:space="preserve">Figure </w:t>
        </w:r>
      </w:ins>
      <w:ins w:id="5889" w:author="像个男人一样" w:date="2018-03-21T02:31:33Z">
        <w:r>
          <w:rPr/>
          <w:fldChar w:fldCharType="begin"/>
        </w:r>
      </w:ins>
      <w:ins w:id="5890" w:author="像个男人一样" w:date="2018-03-21T02:31:33Z">
        <w:r>
          <w:rPr/>
          <w:instrText xml:space="preserve"> STYLEREF 1 \s </w:instrText>
        </w:r>
      </w:ins>
      <w:ins w:id="5891" w:author="像个男人一样" w:date="2018-03-21T02:31:33Z">
        <w:r>
          <w:rPr/>
          <w:fldChar w:fldCharType="separate"/>
        </w:r>
      </w:ins>
      <w:ins w:id="5892" w:author="像个男人一样" w:date="2018-03-21T02:31:33Z">
        <w:r>
          <w:rPr/>
          <w:t>4</w:t>
        </w:r>
      </w:ins>
      <w:ins w:id="5893" w:author="像个男人一样" w:date="2018-03-21T02:31:33Z">
        <w:r>
          <w:rPr/>
          <w:fldChar w:fldCharType="end"/>
        </w:r>
      </w:ins>
      <w:ins w:id="5894" w:author="像个男人一样" w:date="2018-03-21T02:31:33Z">
        <w:r>
          <w:rPr>
            <w:rFonts w:hint="eastAsia"/>
            <w:lang w:eastAsia="zh-CN"/>
          </w:rPr>
          <w:t>.</w:t>
        </w:r>
      </w:ins>
      <w:ins w:id="5895" w:author="像个男人一样" w:date="2018-03-21T02:31:33Z">
        <w:r>
          <w:rPr/>
          <w:fldChar w:fldCharType="begin"/>
        </w:r>
      </w:ins>
      <w:ins w:id="5896" w:author="像个男人一样" w:date="2018-03-21T02:31:33Z">
        <w:r>
          <w:rPr/>
          <w:instrText xml:space="preserve"> SEQ Figure \* ARABIC \s 1 </w:instrText>
        </w:r>
      </w:ins>
      <w:ins w:id="5897" w:author="像个男人一样" w:date="2018-03-21T02:31:33Z">
        <w:r>
          <w:rPr/>
          <w:fldChar w:fldCharType="separate"/>
        </w:r>
      </w:ins>
      <w:ins w:id="5898" w:author="像个男人一样" w:date="2018-03-22T11:51:06Z">
        <w:r>
          <w:rPr/>
          <w:t>15</w:t>
        </w:r>
      </w:ins>
      <w:ins w:id="5899" w:author="像个男人一样" w:date="2018-03-21T02:31:33Z">
        <w:r>
          <w:rPr/>
          <w:fldChar w:fldCharType="end"/>
        </w:r>
      </w:ins>
      <w:ins w:id="5900" w:author="像个男人一样" w:date="2018-03-21T02:31:33Z">
        <w:bookmarkStart w:id="1544" w:name="_Toc16934"/>
        <w:bookmarkStart w:id="1545" w:name="_Toc21173"/>
        <w:bookmarkStart w:id="1546" w:name="_Toc7569"/>
        <w:bookmarkStart w:id="1547" w:name="_Toc19989"/>
        <w:bookmarkStart w:id="1548" w:name="_Toc13941"/>
        <w:bookmarkStart w:id="1549" w:name="_Toc12810"/>
        <w:bookmarkStart w:id="1550" w:name="_Toc12824"/>
        <w:bookmarkStart w:id="1551" w:name="_Toc27077"/>
        <w:bookmarkStart w:id="1552" w:name="_Toc21769"/>
        <w:bookmarkStart w:id="1553" w:name="_Toc23277"/>
        <w:bookmarkStart w:id="1554" w:name="_Toc21825"/>
        <w:bookmarkStart w:id="1555" w:name="_Toc1829"/>
        <w:bookmarkStart w:id="1556" w:name="_Toc13709"/>
        <w:bookmarkStart w:id="1557" w:name="_Toc13007"/>
        <w:bookmarkStart w:id="1558" w:name="_Toc22785"/>
        <w:bookmarkStart w:id="1559" w:name="_Toc19385"/>
        <w:bookmarkStart w:id="1560" w:name="_Toc32747"/>
        <w:bookmarkStart w:id="1561" w:name="_Toc982"/>
        <w:bookmarkStart w:id="1562" w:name="_Toc9302"/>
        <w:bookmarkStart w:id="1563" w:name="_Toc30678"/>
        <w:bookmarkStart w:id="1564" w:name="_Toc20840"/>
        <w:bookmarkStart w:id="1565" w:name="_Toc32659"/>
        <w:bookmarkStart w:id="1566" w:name="_Toc11180"/>
        <w:bookmarkStart w:id="1567" w:name="_Toc22366"/>
        <w:bookmarkStart w:id="1568" w:name="_Toc31872"/>
        <w:bookmarkStart w:id="1569" w:name="_Toc5978"/>
        <w:r>
          <w:rPr>
            <w:rFonts w:hint="eastAsia"/>
            <w:lang w:eastAsia="zh-CN"/>
          </w:rPr>
          <w:t>:  Angles with the gravity changes in action 3</w:t>
        </w:r>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ins>
    </w:p>
    <w:p>
      <w:pPr>
        <w:rPr>
          <w:ins w:id="5902" w:author="像个男人一样" w:date="2018-03-22T11:48:00Z"/>
          <w:rFonts w:hint="eastAsia"/>
          <w:lang w:eastAsia="zh-CN"/>
        </w:rPr>
        <w:pPrChange w:id="5901" w:author="像个男人一样" w:date="2018-03-21T02:31:38Z">
          <w:pPr/>
        </w:pPrChange>
      </w:pPr>
    </w:p>
    <w:p>
      <w:pPr>
        <w:pStyle w:val="11"/>
        <w:pPrChange w:id="5903" w:author="像个男人一样" w:date="2018-03-22T11:48:05Z">
          <w:pPr/>
        </w:pPrChange>
      </w:pPr>
      <w:ins w:id="5904" w:author="像个男人一样" w:date="2018-03-22T11:48:03Z">
        <w:r>
          <w:rPr/>
          <w:t xml:space="preserve">Table </w:t>
        </w:r>
      </w:ins>
      <w:ins w:id="5905" w:author="像个男人一样" w:date="2018-03-22T11:48:03Z">
        <w:r>
          <w:rPr/>
          <w:fldChar w:fldCharType="begin"/>
        </w:r>
      </w:ins>
      <w:ins w:id="5906" w:author="像个男人一样" w:date="2018-03-22T11:48:03Z">
        <w:r>
          <w:rPr/>
          <w:instrText xml:space="preserve"> STYLEREF 1 \s </w:instrText>
        </w:r>
      </w:ins>
      <w:ins w:id="5907" w:author="像个男人一样" w:date="2018-03-22T11:48:03Z">
        <w:r>
          <w:rPr/>
          <w:fldChar w:fldCharType="separate"/>
        </w:r>
      </w:ins>
      <w:ins w:id="5908" w:author="像个男人一样" w:date="2018-03-22T11:48:03Z">
        <w:r>
          <w:rPr/>
          <w:t>4</w:t>
        </w:r>
      </w:ins>
      <w:ins w:id="5909" w:author="像个男人一样" w:date="2018-03-22T11:48:03Z">
        <w:r>
          <w:rPr/>
          <w:fldChar w:fldCharType="end"/>
        </w:r>
      </w:ins>
      <w:ins w:id="5910" w:author="像个男人一样" w:date="2018-03-22T11:48:04Z">
        <w:r>
          <w:rPr>
            <w:rFonts w:hint="eastAsia"/>
            <w:lang w:eastAsia="zh-CN"/>
          </w:rPr>
          <w:t>.</w:t>
        </w:r>
      </w:ins>
      <w:ins w:id="5911" w:author="像个男人一样" w:date="2018-03-22T11:48:04Z">
        <w:r>
          <w:rPr/>
          <w:fldChar w:fldCharType="begin"/>
        </w:r>
      </w:ins>
      <w:ins w:id="5912" w:author="像个男人一样" w:date="2018-03-22T11:48:04Z">
        <w:r>
          <w:rPr/>
          <w:instrText xml:space="preserve"> SEQ Table \* ARABIC \s 1 </w:instrText>
        </w:r>
      </w:ins>
      <w:ins w:id="5913" w:author="像个男人一样" w:date="2018-03-22T11:48:04Z">
        <w:r>
          <w:rPr/>
          <w:fldChar w:fldCharType="separate"/>
        </w:r>
      </w:ins>
      <w:ins w:id="5914" w:author="像个男人一样" w:date="2018-03-22T11:51:06Z">
        <w:r>
          <w:rPr/>
          <w:t>6</w:t>
        </w:r>
      </w:ins>
      <w:ins w:id="5915" w:author="像个男人一样" w:date="2018-03-22T11:48:04Z">
        <w:r>
          <w:rPr/>
          <w:fldChar w:fldCharType="end"/>
        </w:r>
      </w:ins>
      <w:ins w:id="5916" w:author="像个男人一样" w:date="2018-03-22T11:48:04Z">
        <w:bookmarkStart w:id="1570" w:name="_Toc23826"/>
        <w:bookmarkStart w:id="1571" w:name="_Toc25373"/>
        <w:bookmarkStart w:id="1572" w:name="_Toc2619"/>
        <w:bookmarkStart w:id="1573" w:name="_Toc15965"/>
        <w:bookmarkStart w:id="1574" w:name="_Toc18202"/>
        <w:bookmarkStart w:id="1575" w:name="_Toc25182"/>
        <w:bookmarkStart w:id="1576" w:name="_Toc9636"/>
        <w:bookmarkStart w:id="1577" w:name="_Toc21087"/>
        <w:bookmarkStart w:id="1578" w:name="_Toc3213"/>
        <w:bookmarkStart w:id="1579" w:name="_Toc20638"/>
        <w:bookmarkStart w:id="1580" w:name="_Toc26974"/>
        <w:bookmarkStart w:id="1581" w:name="_Toc29456"/>
        <w:bookmarkStart w:id="1582" w:name="_Toc18527"/>
        <w:bookmarkStart w:id="1583" w:name="_Toc27497"/>
        <w:bookmarkStart w:id="1584" w:name="_Toc8592"/>
        <w:bookmarkStart w:id="1585" w:name="_Toc6319"/>
        <w:bookmarkStart w:id="1586" w:name="_Toc28122"/>
        <w:bookmarkStart w:id="1587" w:name="_Toc16747"/>
        <w:bookmarkStart w:id="1588" w:name="_Toc6162"/>
        <w:bookmarkStart w:id="1589" w:name="_Toc13047"/>
        <w:bookmarkStart w:id="1590" w:name="_Toc26921"/>
        <w:bookmarkStart w:id="1591" w:name="_Toc15558"/>
        <w:r>
          <w:rPr>
            <w:rFonts w:hint="eastAsia"/>
            <w:lang w:eastAsia="zh-CN"/>
          </w:rPr>
          <w:t>:Angles with the gravity restrictions in action 3</w:t>
        </w:r>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ins>
    </w:p>
    <w:tbl>
      <w:tblPr>
        <w:tblStyle w:val="27"/>
        <w:tblW w:w="44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080"/>
        <w:gridCol w:w="1690"/>
        <w:gridCol w:w="16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08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Accel</w:t>
            </w:r>
          </w:p>
        </w:tc>
        <w:tc>
          <w:tcPr>
            <w:tcW w:w="169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One side Range</w:t>
            </w:r>
          </w:p>
        </w:tc>
        <w:tc>
          <w:tcPr>
            <w:tcW w:w="165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Other side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08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X-axis</w:t>
            </w:r>
          </w:p>
        </w:tc>
        <w:tc>
          <w:tcPr>
            <w:tcW w:w="169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-40°to -80°</w:t>
            </w:r>
          </w:p>
        </w:tc>
        <w:tc>
          <w:tcPr>
            <w:tcW w:w="165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40°to 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08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Y-aixs</w:t>
            </w:r>
          </w:p>
        </w:tc>
        <w:tc>
          <w:tcPr>
            <w:tcW w:w="169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-10°to -55°</w:t>
            </w:r>
          </w:p>
        </w:tc>
        <w:tc>
          <w:tcPr>
            <w:tcW w:w="165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10°to 55°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08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Z-aixs</w:t>
            </w:r>
          </w:p>
        </w:tc>
        <w:tc>
          <w:tcPr>
            <w:tcW w:w="169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-70°- -30°</w:t>
            </w:r>
          </w:p>
        </w:tc>
        <w:tc>
          <w:tcPr>
            <w:tcW w:w="165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30° to 70°</w:t>
            </w:r>
          </w:p>
        </w:tc>
      </w:tr>
    </w:tbl>
    <w:p>
      <w:pPr>
        <w:pStyle w:val="11"/>
        <w:rPr>
          <w:del w:id="5918" w:author="像个男人一样" w:date="2018-03-22T11:48:02Z"/>
          <w:rFonts w:hint="eastAsia"/>
          <w:lang w:val="en-US" w:eastAsia="zh-CN"/>
        </w:rPr>
        <w:pPrChange w:id="5917" w:author="像个男人一样" w:date="2018-03-21T02:33:52Z">
          <w:pPr/>
        </w:pPrChange>
      </w:pPr>
    </w:p>
    <w:p>
      <w:pPr>
        <w:rPr>
          <w:ins w:id="5919" w:author="像个男人一样" w:date="2018-03-22T12:29:49Z"/>
        </w:rPr>
      </w:pPr>
    </w:p>
    <w:p/>
    <w:p>
      <w:pPr>
        <w:numPr>
          <w:ilvl w:val="0"/>
          <w:numId w:val="0"/>
        </w:numPr>
        <w:ind w:left="432" w:hanging="432"/>
        <w:rPr>
          <w:ins w:id="5921" w:author="像个男人一样" w:date="2018-03-22T12:30:05Z"/>
        </w:rPr>
        <w:pPrChange w:id="5920" w:author="像个男人一样" w:date="2018-03-22T12:29:59Z">
          <w:pPr>
            <w:pStyle w:val="2"/>
            <w:numPr>
              <w:ilvl w:val="0"/>
              <w:numId w:val="0"/>
            </w:numPr>
            <w:ind w:left="432" w:hanging="432"/>
          </w:pPr>
        </w:pPrChange>
      </w:pPr>
    </w:p>
    <w:p>
      <w:pPr>
        <w:numPr>
          <w:ilvl w:val="0"/>
          <w:numId w:val="0"/>
        </w:numPr>
        <w:ind w:left="432" w:hanging="432"/>
        <w:rPr>
          <w:ins w:id="5923" w:author="像个男人一样" w:date="2018-03-22T12:30:05Z"/>
        </w:rPr>
        <w:pPrChange w:id="5922" w:author="像个男人一样" w:date="2018-03-22T12:29:59Z">
          <w:pPr>
            <w:pStyle w:val="2"/>
            <w:numPr>
              <w:ilvl w:val="0"/>
              <w:numId w:val="0"/>
            </w:numPr>
            <w:ind w:left="432" w:hanging="432"/>
          </w:pPr>
        </w:pPrChange>
      </w:pPr>
    </w:p>
    <w:p>
      <w:pPr>
        <w:numPr>
          <w:ilvl w:val="0"/>
          <w:numId w:val="0"/>
        </w:numPr>
        <w:ind w:left="432" w:hanging="432"/>
        <w:rPr>
          <w:ins w:id="5925" w:author="像个男人一样" w:date="2018-03-22T12:30:05Z"/>
        </w:rPr>
        <w:pPrChange w:id="5924" w:author="像个男人一样" w:date="2018-03-22T12:29:59Z">
          <w:pPr>
            <w:pStyle w:val="2"/>
            <w:numPr>
              <w:ilvl w:val="0"/>
              <w:numId w:val="0"/>
            </w:numPr>
            <w:ind w:left="432" w:hanging="432"/>
          </w:pPr>
        </w:pPrChange>
      </w:pPr>
    </w:p>
    <w:p>
      <w:pPr>
        <w:numPr>
          <w:ilvl w:val="0"/>
          <w:numId w:val="0"/>
        </w:numPr>
        <w:ind w:left="432" w:hanging="432"/>
        <w:rPr>
          <w:ins w:id="5927" w:author="像个男人一样" w:date="2018-03-22T12:30:06Z"/>
        </w:rPr>
        <w:pPrChange w:id="5926" w:author="像个男人一样" w:date="2018-03-22T12:29:59Z">
          <w:pPr>
            <w:pStyle w:val="2"/>
            <w:numPr>
              <w:ilvl w:val="0"/>
              <w:numId w:val="0"/>
            </w:numPr>
            <w:ind w:left="432" w:hanging="432"/>
          </w:pPr>
        </w:pPrChange>
      </w:pPr>
    </w:p>
    <w:p>
      <w:pPr>
        <w:numPr>
          <w:ilvl w:val="0"/>
          <w:numId w:val="0"/>
        </w:numPr>
        <w:ind w:left="432" w:hanging="432"/>
        <w:rPr>
          <w:ins w:id="5929" w:author="像个男人一样" w:date="2018-03-22T12:30:06Z"/>
        </w:rPr>
        <w:pPrChange w:id="5928" w:author="像个男人一样" w:date="2018-03-22T12:29:59Z">
          <w:pPr>
            <w:pStyle w:val="2"/>
            <w:numPr>
              <w:ilvl w:val="0"/>
              <w:numId w:val="0"/>
            </w:numPr>
            <w:ind w:left="432" w:hanging="432"/>
          </w:pPr>
        </w:pPrChange>
      </w:pPr>
    </w:p>
    <w:p>
      <w:pPr>
        <w:numPr>
          <w:ilvl w:val="0"/>
          <w:numId w:val="0"/>
        </w:numPr>
        <w:ind w:left="432" w:hanging="432"/>
        <w:rPr>
          <w:ins w:id="5931" w:author="像个男人一样" w:date="2018-03-22T12:31:23Z"/>
        </w:rPr>
        <w:pPrChange w:id="5930" w:author="像个男人一样" w:date="2018-03-22T12:31:10Z">
          <w:pPr>
            <w:pStyle w:val="2"/>
            <w:numPr>
              <w:ilvl w:val="0"/>
              <w:numId w:val="0"/>
            </w:numPr>
            <w:ind w:left="432" w:hanging="432"/>
          </w:pPr>
        </w:pPrChange>
      </w:pPr>
    </w:p>
    <w:p>
      <w:pPr>
        <w:numPr>
          <w:ilvl w:val="0"/>
          <w:numId w:val="0"/>
        </w:numPr>
        <w:ind w:left="432" w:hanging="432"/>
        <w:rPr>
          <w:ins w:id="5933" w:author="像个男人一样" w:date="2018-03-22T12:31:23Z"/>
        </w:rPr>
        <w:pPrChange w:id="5932" w:author="像个男人一样" w:date="2018-03-22T12:31:10Z">
          <w:pPr>
            <w:pStyle w:val="2"/>
            <w:numPr>
              <w:ilvl w:val="0"/>
              <w:numId w:val="0"/>
            </w:numPr>
            <w:ind w:left="432" w:hanging="432"/>
          </w:pPr>
        </w:pPrChange>
      </w:pPr>
      <w:bookmarkStart w:id="1615" w:name="_GoBack"/>
      <w:bookmarkEnd w:id="1615"/>
    </w:p>
    <w:p>
      <w:pPr>
        <w:numPr>
          <w:ilvl w:val="0"/>
          <w:numId w:val="0"/>
        </w:numPr>
        <w:ind w:left="432" w:hanging="432"/>
        <w:rPr>
          <w:ins w:id="5935" w:author="像个男人一样" w:date="2018-03-22T12:31:23Z"/>
        </w:rPr>
        <w:pPrChange w:id="5934" w:author="像个男人一样" w:date="2018-03-22T12:31:10Z">
          <w:pPr>
            <w:pStyle w:val="2"/>
            <w:numPr>
              <w:ilvl w:val="0"/>
              <w:numId w:val="0"/>
            </w:numPr>
            <w:ind w:left="432" w:hanging="432"/>
          </w:pPr>
        </w:pPrChange>
      </w:pPr>
    </w:p>
    <w:p>
      <w:pPr>
        <w:pStyle w:val="2"/>
        <w:numPr>
          <w:ilvl w:val="0"/>
          <w:numId w:val="0"/>
          <w:ins w:id="5937" w:author="像个男人一样" w:date="2018-03-22T12:34:07Z"/>
        </w:numPr>
        <w:ind w:left="432" w:hanging="432"/>
        <w:rPr>
          <w:del w:id="5938" w:author="像个男人一样" w:date="2018-03-22T12:33:55Z"/>
        </w:rPr>
        <w:pPrChange w:id="5936" w:author="像个男人一样" w:date="2018-03-22T12:34:07Z">
          <w:pPr>
            <w:pStyle w:val="2"/>
            <w:numPr>
              <w:ilvl w:val="0"/>
              <w:numId w:val="0"/>
            </w:numPr>
            <w:ind w:left="432" w:hanging="432"/>
          </w:pPr>
        </w:pPrChange>
      </w:pPr>
      <w:ins w:id="5939" w:author="像个男人一样" w:date="2018-03-22T12:34:01Z">
        <w:r>
          <w:rPr>
            <w:rFonts w:hint="eastAsia"/>
            <w:lang w:val="en-US" w:eastAsia="zh-CN"/>
          </w:rPr>
          <w:t>Re</w:t>
        </w:r>
      </w:ins>
      <w:ins w:id="5940" w:author="像个男人一样" w:date="2018-03-22T12:34:03Z">
        <w:r>
          <w:rPr>
            <w:rFonts w:hint="eastAsia"/>
            <w:lang w:val="en-US" w:eastAsia="zh-CN"/>
          </w:rPr>
          <w:t>fer</w:t>
        </w:r>
      </w:ins>
      <w:ins w:id="5941" w:author="像个男人一样" w:date="2018-03-22T12:34:04Z">
        <w:r>
          <w:rPr>
            <w:rFonts w:hint="eastAsia"/>
            <w:lang w:val="en-US" w:eastAsia="zh-CN"/>
          </w:rPr>
          <w:t>ences</w:t>
        </w:r>
      </w:ins>
    </w:p>
    <w:p>
      <w:pPr>
        <w:pStyle w:val="2"/>
        <w:numPr>
          <w:ins w:id="5943" w:author="像个男人一样" w:date="2018-03-22T12:34:07Z"/>
        </w:numPr>
        <w:rPr>
          <w:del w:id="5944" w:author="像个男人一样" w:date="2018-03-22T12:33:55Z"/>
        </w:rPr>
        <w:pPrChange w:id="5942" w:author="像个男人一样" w:date="2018-03-22T12:34:07Z">
          <w:pPr>
            <w:pStyle w:val="2"/>
          </w:pPr>
        </w:pPrChange>
      </w:pPr>
      <w:del w:id="5945" w:author="像个男人一样" w:date="2018-03-22T12:33:55Z">
        <w:bookmarkStart w:id="1592" w:name="_Toc12205"/>
        <w:bookmarkStart w:id="1593" w:name="_Toc19636"/>
        <w:bookmarkStart w:id="1594" w:name="_Toc20792"/>
        <w:bookmarkStart w:id="1595" w:name="_Toc18981"/>
        <w:bookmarkStart w:id="1596" w:name="_Toc16877"/>
        <w:bookmarkStart w:id="1597" w:name="_Toc16999"/>
        <w:bookmarkStart w:id="1598" w:name="_Toc11207"/>
        <w:bookmarkStart w:id="1599" w:name="_Toc4344"/>
        <w:bookmarkStart w:id="1600" w:name="_Toc28373"/>
        <w:bookmarkStart w:id="1601" w:name="_Toc8322"/>
        <w:r>
          <w:rPr/>
          <w:delText>References</w:delText>
        </w:r>
        <w:bookmarkEnd w:id="1592"/>
        <w:bookmarkEnd w:id="1593"/>
        <w:bookmarkEnd w:id="1594"/>
        <w:bookmarkEnd w:id="1595"/>
        <w:bookmarkEnd w:id="1596"/>
        <w:bookmarkEnd w:id="1597"/>
        <w:bookmarkEnd w:id="1598"/>
        <w:bookmarkEnd w:id="1599"/>
        <w:bookmarkEnd w:id="1600"/>
        <w:bookmarkEnd w:id="1601"/>
      </w:del>
    </w:p>
    <w:p>
      <w:pPr>
        <w:pStyle w:val="2"/>
        <w:ind w:left="720" w:hanging="720"/>
        <w:rPr>
          <w:del w:id="5947" w:author="像个男人一样" w:date="2018-03-22T12:33:55Z"/>
        </w:rPr>
        <w:pPrChange w:id="5946" w:author="像个男人一样" w:date="2018-03-22T12:34:07Z">
          <w:pPr>
            <w:pStyle w:val="45"/>
            <w:ind w:left="720" w:hanging="720"/>
          </w:pPr>
        </w:pPrChange>
      </w:pPr>
      <w:del w:id="5948" w:author="像个男人一样" w:date="2018-03-22T12:33:55Z">
        <w:bookmarkStart w:id="1602" w:name="_Toc31032"/>
        <w:bookmarkStart w:id="1603" w:name="_Toc10134"/>
        <w:bookmarkStart w:id="1604" w:name="_Toc13970"/>
        <w:r>
          <w:rPr/>
          <w:fldChar w:fldCharType="begin"/>
        </w:r>
      </w:del>
      <w:del w:id="5949" w:author="像个男人一样" w:date="2018-03-22T12:33:55Z">
        <w:r>
          <w:rPr/>
          <w:delInstrText xml:space="preserve"> BIBLIOGRAPHY </w:delInstrText>
        </w:r>
      </w:del>
      <w:del w:id="5950" w:author="像个男人一样" w:date="2018-03-22T12:33:55Z">
        <w:r>
          <w:rPr/>
          <w:fldChar w:fldCharType="separate"/>
        </w:r>
      </w:del>
      <w:del w:id="5951" w:author="像个男人一样" w:date="2018-03-22T12:33:55Z">
        <w:r>
          <w:rPr/>
          <w:delText xml:space="preserve">uk.mathworks.com. (2018, Feb 1). uk.mathworks.com. Retrieved from uk.mathworks.com: </w:delText>
        </w:r>
        <w:bookmarkStart w:id="1605" w:name="OLE_LINK21"/>
        <w:r>
          <w:rPr/>
          <w:delText>https://uk.mathworks.com/hardware-support/android-sensor.html?s_tid=test</w:delText>
        </w:r>
        <w:bookmarkEnd w:id="1602"/>
        <w:bookmarkEnd w:id="1603"/>
        <w:bookmarkEnd w:id="1604"/>
        <w:bookmarkEnd w:id="1605"/>
      </w:del>
    </w:p>
    <w:p>
      <w:pPr>
        <w:pStyle w:val="2"/>
        <w:rPr>
          <w:del w:id="5953" w:author="像个男人一样" w:date="2018-03-22T12:33:55Z"/>
          <w:rFonts w:hint="default"/>
        </w:rPr>
        <w:pPrChange w:id="5952" w:author="像个男人一样" w:date="2018-03-22T12:16:21Z">
          <w:pPr/>
        </w:pPrChange>
      </w:pPr>
      <w:del w:id="5954" w:author="像个男人一样" w:date="2018-03-22T12:33:55Z">
        <w:bookmarkStart w:id="1606" w:name="_Toc3650"/>
        <w:bookmarkStart w:id="1607" w:name="_Toc19748"/>
        <w:bookmarkStart w:id="1608" w:name="_Toc10533"/>
        <w:r>
          <w:rPr/>
          <w:fldChar w:fldCharType="end"/>
        </w:r>
      </w:del>
      <w:del w:id="5955" w:author="像个男人一样" w:date="2018-03-22T12:33:55Z">
        <w:r>
          <w:rPr/>
          <w:delText>Uk.mathworks.com. (2018).</w:delText>
        </w:r>
      </w:del>
      <w:del w:id="5956" w:author="像个男人一样" w:date="2018-03-22T12:33:55Z">
        <w:r>
          <w:rPr>
            <w:rFonts w:hint="default"/>
          </w:rPr>
          <w:delText> Android Sensor Support from MATLAB. [online]</w:delText>
        </w:r>
        <w:bookmarkEnd w:id="1606"/>
        <w:bookmarkEnd w:id="1607"/>
        <w:bookmarkEnd w:id="1608"/>
      </w:del>
    </w:p>
    <w:p>
      <w:pPr>
        <w:pStyle w:val="2"/>
        <w:rPr>
          <w:del w:id="5958" w:author="像个男人一样" w:date="2018-03-22T12:33:55Z"/>
          <w:rFonts w:hint="default"/>
        </w:rPr>
        <w:pPrChange w:id="5957" w:author="像个男人一样" w:date="2018-03-22T12:16:21Z">
          <w:pPr/>
        </w:pPrChange>
      </w:pPr>
      <w:del w:id="5959" w:author="像个男人一样" w:date="2018-03-22T12:33:55Z">
        <w:r>
          <w:rPr>
            <w:rFonts w:hint="default"/>
          </w:rPr>
          <w:delText xml:space="preserve"> </w:delText>
        </w:r>
        <w:bookmarkStart w:id="1609" w:name="_Toc3121"/>
        <w:bookmarkStart w:id="1610" w:name="_Toc28999"/>
        <w:bookmarkStart w:id="1611" w:name="_Toc7414"/>
        <w:r>
          <w:rPr>
            <w:rFonts w:hint="default"/>
          </w:rPr>
          <w:delText xml:space="preserve">Available at: </w:delText>
        </w:r>
      </w:del>
      <w:del w:id="5960" w:author="像个男人一样" w:date="2018-03-22T12:33:55Z">
        <w:r>
          <w:rPr>
            <w:rFonts w:hint="default"/>
          </w:rPr>
          <w:fldChar w:fldCharType="begin"/>
        </w:r>
      </w:del>
      <w:del w:id="5961" w:author="像个男人一样" w:date="2018-03-22T12:33:55Z">
        <w:r>
          <w:rPr>
            <w:rFonts w:hint="default"/>
          </w:rPr>
          <w:delInstrText xml:space="preserve"> HYPERLINK "https://uk.mathworks.com/hardware-support/android-sensor.html?s_tid=test" </w:delInstrText>
        </w:r>
      </w:del>
      <w:del w:id="5962" w:author="像个男人一样" w:date="2018-03-22T12:33:55Z">
        <w:r>
          <w:rPr>
            <w:rFonts w:hint="default"/>
          </w:rPr>
          <w:fldChar w:fldCharType="separate"/>
        </w:r>
      </w:del>
      <w:del w:id="5963" w:author="像个男人一样" w:date="2018-03-22T12:33:55Z">
        <w:r>
          <w:rPr>
            <w:rStyle w:val="26"/>
            <w:rFonts w:hint="default" w:ascii="Open Sans" w:hAnsi="Open Sans" w:eastAsia="Open Sans" w:cs="Open Sans"/>
            <w:b w:val="0"/>
            <w:i w:val="0"/>
            <w:caps w:val="0"/>
            <w:spacing w:val="0"/>
            <w:szCs w:val="19"/>
            <w:shd w:val="clear" w:fill="FFF5AA"/>
          </w:rPr>
          <w:delText>https://uk.mathworks.com/hardware-support/android-sensor.html?s_tid=test</w:delText>
        </w:r>
      </w:del>
      <w:del w:id="5964" w:author="像个男人一样" w:date="2018-03-22T12:33:55Z">
        <w:r>
          <w:rPr>
            <w:rFonts w:hint="default"/>
          </w:rPr>
          <w:fldChar w:fldCharType="end"/>
        </w:r>
        <w:bookmarkEnd w:id="1609"/>
        <w:bookmarkEnd w:id="1610"/>
        <w:bookmarkEnd w:id="1611"/>
      </w:del>
    </w:p>
    <w:p>
      <w:pPr>
        <w:pStyle w:val="2"/>
        <w:pPrChange w:id="5965" w:author="像个男人一样" w:date="2018-03-22T12:29:54Z">
          <w:pPr/>
        </w:pPrChange>
      </w:pPr>
      <w:del w:id="5966" w:author="像个男人一样" w:date="2018-03-22T12:33:55Z">
        <w:r>
          <w:rPr>
            <w:rFonts w:hint="default"/>
          </w:rPr>
          <w:delText xml:space="preserve"> </w:delText>
        </w:r>
        <w:bookmarkStart w:id="1612" w:name="_Toc6950"/>
        <w:bookmarkStart w:id="1613" w:name="_Toc28330"/>
        <w:bookmarkStart w:id="1614" w:name="_Toc2394"/>
        <w:r>
          <w:rPr>
            <w:rFonts w:hint="default"/>
          </w:rPr>
          <w:delText>[Accessed 20 Mar. 2018].</w:delText>
        </w:r>
        <w:bookmarkEnd w:id="1612"/>
        <w:bookmarkEnd w:id="1613"/>
        <w:bookmarkEnd w:id="1614"/>
      </w:del>
    </w:p>
    <w:sectPr>
      <w:footerReference r:id="rId4" w:type="default"/>
      <w:endnotePr>
        <w:numFmt w:val="decimal"/>
      </w:endnote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id="0">
    <w:p>
      <w:pPr>
        <w:pStyle w:val="11"/>
        <w:snapToGrid w:val="0"/>
        <w:rPr>
          <w:ins w:id="1" w:author="像个男人一样" w:date="2018-03-22T12:30:25Z"/>
          <w:rStyle w:val="23"/>
        </w:rPr>
        <w:pPrChange w:id="0" w:author="像个男人一样" w:date="2018-03-22T12:08:56Z">
          <w:pPr>
            <w:pStyle w:val="13"/>
            <w:snapToGrid w:val="0"/>
          </w:pPr>
        </w:pPrChange>
      </w:pPr>
    </w:p>
    <w:p>
      <w:pPr>
        <w:pStyle w:val="11"/>
        <w:snapToGrid w:val="0"/>
        <w:rPr>
          <w:rPrChange w:id="3" w:author="像个男人一样" w:date="2018-03-22T12:06:53Z">
            <w:rPr/>
          </w:rPrChange>
        </w:rPr>
        <w:pPrChange w:id="2" w:author="像个男人一样" w:date="2018-03-22T12:08:56Z">
          <w:pPr>
            <w:pStyle w:val="13"/>
            <w:snapToGrid w:val="0"/>
          </w:pPr>
        </w:pPrChange>
      </w:pPr>
      <w:ins w:id="4" w:author="像个男人一样" w:date="2018-03-22T12:06:37Z">
        <w:r>
          <w:rPr>
            <w:rStyle w:val="23"/>
            <w:rPrChange w:id="5" w:author="像个男人一样" w:date="2018-03-22T12:06:53Z">
              <w:rPr>
                <w:rStyle w:val="23"/>
              </w:rPr>
            </w:rPrChange>
          </w:rPr>
          <w:t>[</w:t>
        </w:r>
      </w:ins>
      <w:ins w:id="7" w:author="像个男人一样" w:date="2018-03-22T12:05:24Z">
        <w:r>
          <w:rPr>
            <w:rStyle w:val="23"/>
            <w:rPrChange w:id="8" w:author="像个男人一样" w:date="2018-03-22T12:06:53Z">
              <w:rPr>
                <w:rStyle w:val="23"/>
              </w:rPr>
            </w:rPrChange>
          </w:rPr>
          <w:endnoteRef/>
        </w:r>
      </w:ins>
      <w:ins w:id="10" w:author="像个男人一样" w:date="2018-03-22T12:06:37Z">
        <w:r>
          <w:rPr>
            <w:rStyle w:val="23"/>
            <w:rPrChange w:id="11" w:author="像个男人一样" w:date="2018-03-22T12:06:53Z">
              <w:rPr>
                <w:rStyle w:val="23"/>
              </w:rPr>
            </w:rPrChange>
          </w:rPr>
          <w:t>]</w:t>
        </w:r>
      </w:ins>
      <w:ins w:id="13" w:author="像个男人一样" w:date="2018-03-22T12:05:24Z">
        <w:r>
          <w:rPr>
            <w:rPrChange w:id="14" w:author="像个男人一样" w:date="2018-03-22T12:06:53Z">
              <w:rPr/>
            </w:rPrChange>
          </w:rPr>
          <w:t xml:space="preserve"> </w:t>
        </w:r>
      </w:ins>
      <w:ins w:id="16" w:author="像个男人一样" w:date="2018-03-22T12:06:47Z">
        <w:r>
          <w:rPr>
            <w:rPrChange w:id="17" w:author="像个男人一样" w:date="2018-03-22T12:06:53Z">
              <w:rPr/>
            </w:rPrChange>
          </w:rPr>
          <w:t>Engineering-sciences.uniroma2.it. (2018).</w:t>
        </w:r>
      </w:ins>
      <w:ins w:id="19" w:author="像个男人一样" w:date="2018-03-22T12:06:47Z">
        <w:r>
          <w:rPr>
            <w:rFonts w:hint="default"/>
            <w:rPrChange w:id="20" w:author="像个男人一样" w:date="2018-03-22T12:06:53Z">
              <w:rPr>
                <w:rFonts w:hint="default"/>
              </w:rPr>
            </w:rPrChange>
          </w:rPr>
          <w:t> Working principle of a capacitive accelerometer. [online] Available at: http://engineering-sciences.uniroma2.it/MENU/DOC/TESI/2013/2013_tesi%20NISTICO%20Andrea.pdf [Accessed 21 Mar. 2018].</w:t>
        </w:r>
      </w:ins>
    </w:p>
  </w:endnote>
  <w:endnote w:id="1">
    <w:p>
      <w:pPr>
        <w:pStyle w:val="11"/>
        <w:snapToGrid w:val="0"/>
        <w:rPr>
          <w:rPrChange w:id="23" w:author="像个男人一样" w:date="2018-03-22T12:08:44Z">
            <w:rPr/>
          </w:rPrChange>
        </w:rPr>
        <w:pPrChange w:id="22" w:author="像个男人一样" w:date="2018-03-22T12:08:56Z">
          <w:pPr>
            <w:pStyle w:val="13"/>
            <w:snapToGrid w:val="0"/>
          </w:pPr>
        </w:pPrChange>
      </w:pPr>
      <w:ins w:id="24" w:author="像个男人一样" w:date="2018-03-22T12:08:24Z">
        <w:r>
          <w:rPr>
            <w:rStyle w:val="23"/>
            <w:rPrChange w:id="25" w:author="像个男人一样" w:date="2018-03-22T12:08:39Z">
              <w:rPr>
                <w:rStyle w:val="23"/>
              </w:rPr>
            </w:rPrChange>
          </w:rPr>
          <w:t>[</w:t>
        </w:r>
      </w:ins>
      <w:ins w:id="27" w:author="像个男人一样" w:date="2018-03-22T12:08:24Z">
        <w:r>
          <w:rPr>
            <w:rStyle w:val="23"/>
            <w:rPrChange w:id="28" w:author="像个男人一样" w:date="2018-03-22T12:08:39Z">
              <w:rPr>
                <w:rStyle w:val="23"/>
              </w:rPr>
            </w:rPrChange>
          </w:rPr>
          <w:endnoteRef/>
        </w:r>
      </w:ins>
      <w:ins w:id="30" w:author="像个男人一样" w:date="2018-03-22T12:08:24Z">
        <w:r>
          <w:rPr>
            <w:rStyle w:val="23"/>
            <w:rPrChange w:id="31" w:author="像个男人一样" w:date="2018-03-22T12:08:39Z">
              <w:rPr>
                <w:rStyle w:val="23"/>
              </w:rPr>
            </w:rPrChange>
          </w:rPr>
          <w:t>]</w:t>
        </w:r>
      </w:ins>
      <w:ins w:id="33" w:author="像个男人一样" w:date="2018-03-22T12:08:24Z">
        <w:r>
          <w:rPr>
            <w:rPrChange w:id="34" w:author="像个男人一样" w:date="2018-03-22T12:08:39Z">
              <w:rPr/>
            </w:rPrChange>
          </w:rPr>
          <w:t xml:space="preserve"> </w:t>
        </w:r>
      </w:ins>
      <w:ins w:id="36" w:author="像个男人一样" w:date="2018-03-22T12:08:33Z">
        <w:r>
          <w:rPr>
            <w:rFonts w:ascii="Microsoft JhengHei" w:hAnsi="Microsoft JhengHei" w:eastAsiaTheme="minorEastAsia" w:cstheme="minorBidi"/>
            <w:iCs/>
            <w:color w:val="44546A" w:themeColor="text2"/>
            <w:sz w:val="21"/>
            <w:szCs w:val="18"/>
            <w:rPrChange w:id="37" w:author="像个男人一样" w:date="2018-03-22T12:08:44Z">
              <w:rPr>
                <w:rFonts w:ascii="Microsoft JhengHei" w:hAnsi="Microsoft JhengHei" w:eastAsiaTheme="minorEastAsia" w:cstheme="minorBidi"/>
                <w:iCs/>
                <w:color w:val="44546A" w:themeColor="text2"/>
                <w:sz w:val="21"/>
                <w:szCs w:val="18"/>
                <w14:textFill>
                  <w14:solidFill>
                    <w14:schemeClr w14:val="tx2"/>
                  </w14:solidFill>
                </w14:textFill>
              </w:rPr>
            </w:rPrChange>
            <w14:textFill>
              <w14:solidFill>
                <w14:schemeClr w14:val="tx2"/>
              </w14:solidFill>
            </w14:textFill>
          </w:rPr>
          <w:t xml:space="preserve">Analog.com. (2018). </w:t>
        </w:r>
      </w:ins>
      <w:ins w:id="39" w:author="像个男人一样" w:date="2018-03-22T12:08:33Z">
        <w:r>
          <w:rPr>
            <w:rFonts w:ascii="Microsoft JhengHei" w:hAnsi="Microsoft JhengHei" w:eastAsiaTheme="minorEastAsia" w:cstheme="minorBidi"/>
            <w:i w:val="0"/>
            <w:iCs/>
            <w:color w:val="44546A" w:themeColor="text2"/>
            <w:sz w:val="21"/>
            <w:szCs w:val="18"/>
            <w:rPrChange w:id="40" w:author="像个男人一样" w:date="2018-03-22T12:08:44Z">
              <w:rPr>
                <w:rFonts w:ascii="Microsoft JhengHei" w:hAnsi="Microsoft JhengHei" w:eastAsiaTheme="minorEastAsia" w:cstheme="minorBidi"/>
                <w:i w:val="0"/>
                <w:iCs/>
                <w:color w:val="44546A" w:themeColor="text2"/>
                <w:sz w:val="21"/>
                <w:szCs w:val="18"/>
                <w14:textFill>
                  <w14:solidFill>
                    <w14:schemeClr w14:val="tx2"/>
                  </w14:solidFill>
                </w14:textFill>
              </w:rPr>
            </w:rPrChange>
            <w14:textFill>
              <w14:solidFill>
                <w14:schemeClr w14:val="tx2"/>
              </w14:solidFill>
            </w14:textFill>
          </w:rPr>
          <w:t>Full-Featured Pedometer Design Realized with 3-Axis Digital Accelerometer | Analog Devices</w:t>
        </w:r>
      </w:ins>
      <w:ins w:id="42" w:author="像个男人一样" w:date="2018-03-22T12:08:33Z">
        <w:r>
          <w:rPr>
            <w:rFonts w:ascii="Microsoft JhengHei" w:hAnsi="Microsoft JhengHei" w:eastAsiaTheme="minorEastAsia" w:cstheme="minorBidi"/>
            <w:iCs/>
            <w:color w:val="44546A" w:themeColor="text2"/>
            <w:sz w:val="21"/>
            <w:szCs w:val="18"/>
            <w:rPrChange w:id="43" w:author="像个男人一样" w:date="2018-03-22T12:08:44Z">
              <w:rPr>
                <w:rFonts w:ascii="Microsoft JhengHei" w:hAnsi="Microsoft JhengHei" w:eastAsiaTheme="minorEastAsia" w:cstheme="minorBidi"/>
                <w:iCs/>
                <w:color w:val="44546A" w:themeColor="text2"/>
                <w:sz w:val="21"/>
                <w:szCs w:val="18"/>
                <w14:textFill>
                  <w14:solidFill>
                    <w14:schemeClr w14:val="tx2"/>
                  </w14:solidFill>
                </w14:textFill>
              </w:rPr>
            </w:rPrChange>
            <w14:textFill>
              <w14:solidFill>
                <w14:schemeClr w14:val="tx2"/>
              </w14:solidFill>
            </w14:textFill>
          </w:rPr>
          <w:t>. [online] Available at: http://www.analog.com/en/analog-dialogue/articles/pedometer-design-3-axis-digital-acceler.html [Accessed 22 Mar. 2018</w:t>
        </w:r>
      </w:ins>
      <w:ins w:id="45" w:author="像个男人一样" w:date="2018-03-22T12:08:33Z">
        <w:r>
          <w:rPr>
            <w:rFonts w:ascii="Microsoft JhengHei" w:hAnsi="Microsoft JhengHei" w:eastAsiaTheme="minorEastAsia" w:cstheme="minorBidi"/>
            <w:iCs/>
            <w:color w:val="44546A" w:themeColor="text2"/>
            <w:sz w:val="21"/>
            <w:szCs w:val="18"/>
            <w:rPrChange w:id="46" w:author="像个男人一样" w:date="2018-03-22T12:08:44Z">
              <w:rPr>
                <w:rFonts w:ascii="Microsoft JhengHei" w:hAnsi="Microsoft JhengHei" w:eastAsiaTheme="minorEastAsia" w:cstheme="minorBidi"/>
                <w:iCs/>
                <w:color w:val="44546A" w:themeColor="text2"/>
                <w:sz w:val="21"/>
                <w:szCs w:val="18"/>
                <w14:textFill>
                  <w14:solidFill>
                    <w14:schemeClr w14:val="tx2"/>
                  </w14:solidFill>
                </w14:textFill>
              </w:rPr>
            </w:rPrChange>
            <w14:textFill>
              <w14:solidFill>
                <w14:schemeClr w14:val="tx2"/>
              </w14:solidFill>
            </w14:textFill>
          </w:rPr>
          <w:t>].</w:t>
        </w:r>
      </w:ins>
    </w:p>
  </w:endnote>
  <w:endnote w:id="2">
    <w:p>
      <w:pPr>
        <w:pStyle w:val="11"/>
        <w:snapToGrid w:val="0"/>
        <w:pPrChange w:id="48" w:author="像个男人一样" w:date="2018-03-22T12:12:46Z">
          <w:pPr>
            <w:pStyle w:val="13"/>
            <w:snapToGrid w:val="0"/>
          </w:pPr>
        </w:pPrChange>
      </w:pPr>
      <w:ins w:id="49" w:author="像个男人一样" w:date="2018-03-22T12:11:02Z">
        <w:r>
          <w:rPr>
            <w:rStyle w:val="23"/>
          </w:rPr>
          <w:t>[</w:t>
        </w:r>
      </w:ins>
      <w:ins w:id="50" w:author="像个男人一样" w:date="2018-03-22T12:11:02Z">
        <w:r>
          <w:rPr>
            <w:rStyle w:val="23"/>
          </w:rPr>
          <w:endnoteRef/>
        </w:r>
      </w:ins>
      <w:ins w:id="51" w:author="像个男人一样" w:date="2018-03-22T12:11:02Z">
        <w:r>
          <w:rPr>
            <w:rStyle w:val="23"/>
          </w:rPr>
          <w:t>]</w:t>
        </w:r>
      </w:ins>
      <w:ins w:id="52" w:author="像个男人一样" w:date="2018-03-22T12:11:02Z">
        <w:r>
          <w:rPr/>
          <w:t xml:space="preserve"> </w:t>
        </w:r>
      </w:ins>
      <w:ins w:id="53" w:author="像个男人一样" w:date="2018-03-22T12:11:11Z">
        <w:r>
          <w:rPr/>
          <w:t>McFadden, C., Shop, I., Vyas, K., Miley, J., Engineering, I. and Barnett, T. (2018). What are Gyroscopes and Why are They Important?. [online] Interestingengineering.com. Available at: https://interestingengineering.com/what-are-gyroscopes-and-why-are-they-important [Accessed 21 Mar. 2018].</w:t>
        </w:r>
      </w:ins>
    </w:p>
  </w:endnote>
  <w:endnote w:id="3">
    <w:p>
      <w:pPr>
        <w:pStyle w:val="11"/>
        <w:snapToGrid w:val="0"/>
        <w:pPrChange w:id="54" w:author="像个男人一样" w:date="2018-03-22T12:12:46Z">
          <w:pPr>
            <w:pStyle w:val="13"/>
            <w:snapToGrid w:val="0"/>
          </w:pPr>
        </w:pPrChange>
      </w:pPr>
      <w:ins w:id="55" w:author="像个男人一样" w:date="2018-03-22T12:12:02Z">
        <w:r>
          <w:rPr>
            <w:rStyle w:val="23"/>
          </w:rPr>
          <w:t>[</w:t>
        </w:r>
      </w:ins>
      <w:ins w:id="56" w:author="像个男人一样" w:date="2018-03-22T12:12:02Z">
        <w:r>
          <w:rPr>
            <w:rStyle w:val="23"/>
          </w:rPr>
          <w:endnoteRef/>
        </w:r>
      </w:ins>
      <w:ins w:id="57" w:author="像个男人一样" w:date="2018-03-22T12:12:02Z">
        <w:r>
          <w:rPr>
            <w:rStyle w:val="23"/>
          </w:rPr>
          <w:t>]</w:t>
        </w:r>
      </w:ins>
      <w:ins w:id="58" w:author="像个男人一样" w:date="2018-03-22T12:12:02Z">
        <w:r>
          <w:rPr/>
          <w:t xml:space="preserve"> </w:t>
        </w:r>
      </w:ins>
      <w:ins w:id="59" w:author="像个男人一样" w:date="2018-03-22T12:12:07Z">
        <w:r>
          <w:rPr/>
          <w:t>Uk.mathworks.com. (2018). Android Sensor Support from MATLAB. [online] Available at: https://uk.mathworks.com/hardware-support/android-sensor.html?s_tid=test [Accessed 20 Mar. 2018].</w:t>
        </w:r>
      </w:ins>
    </w:p>
  </w:endnote>
  <w:endnote w:id="4">
    <w:p>
      <w:pPr>
        <w:pStyle w:val="11"/>
        <w:snapToGrid w:val="0"/>
        <w:pPrChange w:id="60" w:author="像个男人一样" w:date="2018-03-22T12:12:46Z">
          <w:pPr>
            <w:pStyle w:val="13"/>
            <w:snapToGrid w:val="0"/>
          </w:pPr>
        </w:pPrChange>
      </w:pPr>
      <w:ins w:id="61" w:author="像个男人一样" w:date="2018-03-22T12:12:26Z">
        <w:r>
          <w:rPr>
            <w:rStyle w:val="23"/>
          </w:rPr>
          <w:t>[</w:t>
        </w:r>
      </w:ins>
      <w:ins w:id="62" w:author="像个男人一样" w:date="2018-03-22T12:12:26Z">
        <w:r>
          <w:rPr>
            <w:rStyle w:val="23"/>
          </w:rPr>
          <w:endnoteRef/>
        </w:r>
      </w:ins>
      <w:ins w:id="63" w:author="像个男人一样" w:date="2018-03-22T12:12:26Z">
        <w:r>
          <w:rPr>
            <w:rStyle w:val="23"/>
          </w:rPr>
          <w:t>]</w:t>
        </w:r>
      </w:ins>
      <w:ins w:id="64" w:author="像个男人一样" w:date="2018-03-22T12:12:26Z">
        <w:r>
          <w:rPr/>
          <w:t xml:space="preserve"> </w:t>
        </w:r>
      </w:ins>
      <w:ins w:id="65" w:author="像个男人一样" w:date="2018-03-22T12:12:37Z">
        <w:r>
          <w:rPr/>
          <w:t>Pieter-jan.com. (2018).</w:t>
        </w:r>
      </w:ins>
      <w:ins w:id="66" w:author="像个男人一样" w:date="2018-03-22T12:12:37Z">
        <w:r>
          <w:rPr>
            <w:rFonts w:hint="default"/>
          </w:rPr>
          <w:t> Getting the angular position from gyroscope data | Pieter-Jan.com. [online] Available at: http://www.pieter-jan.com/node/7 [Accessed 21 Mar. 2018].</w:t>
        </w:r>
      </w:ins>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icrosoft JhengHei">
    <w:panose1 w:val="020B0604030504040204"/>
    <w:charset w:val="88"/>
    <w:family w:val="auto"/>
    <w:pitch w:val="default"/>
    <w:sig w:usb0="000002A7" w:usb1="28CF4400" w:usb2="00000016" w:usb3="00000000" w:csb0="00100009"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libri Light">
    <w:panose1 w:val="020F0302020204030204"/>
    <w:charset w:val="00"/>
    <w:family w:val="auto"/>
    <w:pitch w:val="default"/>
    <w:sig w:usb0="E0002AFF" w:usb1="C000247B" w:usb2="00000009" w:usb3="00000000" w:csb0="200001FF" w:csb1="00000000"/>
  </w:font>
  <w:font w:name="Bookman Old Style">
    <w:altName w:val="Segoe Print"/>
    <w:panose1 w:val="02050604050505020204"/>
    <w:charset w:val="00"/>
    <w:family w:val="roman"/>
    <w:pitch w:val="default"/>
    <w:sig w:usb0="00000000" w:usb1="00000000" w:usb2="00000000" w:usb3="00000000" w:csb0="0000009F" w:csb1="00000000"/>
  </w:font>
  <w:font w:name="Microsoft Sans Serif">
    <w:panose1 w:val="020B0604020202020204"/>
    <w:charset w:val="00"/>
    <w:family w:val="swiss"/>
    <w:pitch w:val="default"/>
    <w:sig w:usb0="E5002EFF" w:usb1="C000605B" w:usb2="00000029" w:usb3="00000000" w:csb0="200101FF" w:csb1="20280000"/>
  </w:font>
  <w:font w:name="PingFang SC">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zuoyeFont_mathFont">
    <w:altName w:val="Segoe Print"/>
    <w:panose1 w:val="00000000000000000000"/>
    <w:charset w:val="00"/>
    <w:family w:val="auto"/>
    <w:pitch w:val="default"/>
    <w:sig w:usb0="00000000" w:usb1="00000000" w:usb2="00000000" w:usb3="00000000" w:csb0="00000000" w:csb1="00000000"/>
  </w:font>
  <w:font w:name="Open Sans">
    <w:panose1 w:val="020B0606030504020204"/>
    <w:charset w:val="00"/>
    <w:family w:val="auto"/>
    <w:pitch w:val="default"/>
    <w:sig w:usb0="E00002EF" w:usb1="4000205B" w:usb2="00000028" w:usb3="00000000" w:csb0="2000019F" w:csb1="00000000"/>
  </w:font>
  <w:font w:name="Arial">
    <w:panose1 w:val="020B0604020202020204"/>
    <w:charset w:val="00"/>
    <w:family w:val="auto"/>
    <w:pitch w:val="default"/>
    <w:sig w:usb0="E0002E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r>
      <w:rPr>
        <w:sz w:val="24"/>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703780999"/>
                            <w:docPartObj>
                              <w:docPartGallery w:val="autotext"/>
                            </w:docPartObj>
                          </w:sdtPr>
                          <w:sdtContent>
                            <w:p>
                              <w:pPr>
                                <w:pStyle w:val="14"/>
                                <w:jc w:val="center"/>
                              </w:pPr>
                              <w:r>
                                <w:fldChar w:fldCharType="begin"/>
                              </w:r>
                              <w:r>
                                <w:instrText xml:space="preserve"> PAGE   \* MERGEFORMAT </w:instrText>
                              </w:r>
                              <w:r>
                                <w:fldChar w:fldCharType="separate"/>
                              </w:r>
                              <w:r>
                                <w:t>23</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hNuo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v+E26hQCAAAVBAAADgAAAAAAAAAB&#10;ACAAAAAfAQAAZHJzL2Uyb0RvYy54bWxQSwUGAAAAAAYABgBZAQAApQUAAAAA&#10;">
              <v:fill on="f" focussize="0,0"/>
              <v:stroke on="f" weight="0.5pt"/>
              <v:imagedata o:title=""/>
              <o:lock v:ext="edit" aspectratio="f"/>
              <v:textbox inset="0mm,0mm,0mm,0mm" style="mso-fit-shape-to-text:t;">
                <w:txbxContent>
                  <w:sdt>
                    <w:sdtPr>
                      <w:id w:val="-1703780999"/>
                      <w:docPartObj>
                        <w:docPartGallery w:val="autotext"/>
                      </w:docPartObj>
                    </w:sdtPr>
                    <w:sdtContent>
                      <w:p>
                        <w:pPr>
                          <w:pStyle w:val="14"/>
                          <w:jc w:val="center"/>
                        </w:pPr>
                        <w:r>
                          <w:fldChar w:fldCharType="begin"/>
                        </w:r>
                        <w:r>
                          <w:instrText xml:space="preserve"> PAGE   \* MERGEFORMAT </w:instrText>
                        </w:r>
                        <w:r>
                          <w:fldChar w:fldCharType="separate"/>
                        </w:r>
                        <w:r>
                          <w:t>23</w:t>
                        </w:r>
                        <w:r>
                          <w:fldChar w:fldCharType="end"/>
                        </w:r>
                      </w:p>
                    </w:sdtContent>
                  </w:sdt>
                  <w:p/>
                </w:txbxContent>
              </v:textbox>
            </v:shape>
          </w:pict>
        </mc:Fallback>
      </mc:AlternateContent>
    </w:r>
  </w:p>
  <w:p>
    <w:pPr>
      <w:pStyle w:val="14"/>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A4ED9"/>
    <w:multiLevelType w:val="multilevel"/>
    <w:tmpl w:val="05CA4ED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7A15DB4"/>
    <w:multiLevelType w:val="multilevel"/>
    <w:tmpl w:val="07A15DB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84C4843"/>
    <w:multiLevelType w:val="multilevel"/>
    <w:tmpl w:val="184C484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1D2835E9"/>
    <w:multiLevelType w:val="multilevel"/>
    <w:tmpl w:val="1D2835E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5DE971E1"/>
    <w:multiLevelType w:val="multilevel"/>
    <w:tmpl w:val="5DE971E1"/>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4"/>
  </w:num>
  <w:num w:numId="2">
    <w:abstractNumId w:val="1"/>
  </w:num>
  <w:num w:numId="3">
    <w:abstractNumId w:val="2"/>
  </w:num>
  <w:num w:numId="4">
    <w:abstractNumId w:val="3"/>
  </w:num>
  <w:num w:numId="5">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像个男人一样">
    <w15:presenceInfo w15:providerId="WPS Office" w15:userId="5369942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0"/>
  <w:bordersDoNotSurroundFooter w:val="0"/>
  <w:revisionView w:markup="0"/>
  <w:trackRevisions w:val="1"/>
  <w:documentProtection w:enforcement="0"/>
  <w:defaultTabStop w:val="720"/>
  <w:displayHorizontalDrawingGridEvery w:val="1"/>
  <w:displayVerticalDrawingGridEvery w:val="1"/>
  <w:noPunctuationKerning w:val="1"/>
  <w:characterSpacingControl w:val="doNotCompress"/>
  <w:endnotePr>
    <w:numFmt w:val="decimal"/>
  </w:endnotePr>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039"/>
    <w:rsid w:val="00003A5C"/>
    <w:rsid w:val="00004504"/>
    <w:rsid w:val="0000483C"/>
    <w:rsid w:val="00004F0B"/>
    <w:rsid w:val="00012EAD"/>
    <w:rsid w:val="00015AC0"/>
    <w:rsid w:val="000169CE"/>
    <w:rsid w:val="00017A13"/>
    <w:rsid w:val="00025179"/>
    <w:rsid w:val="0003102B"/>
    <w:rsid w:val="0003650B"/>
    <w:rsid w:val="00037A73"/>
    <w:rsid w:val="000417EC"/>
    <w:rsid w:val="000420FB"/>
    <w:rsid w:val="00042C68"/>
    <w:rsid w:val="00044710"/>
    <w:rsid w:val="0004567E"/>
    <w:rsid w:val="00047127"/>
    <w:rsid w:val="00047568"/>
    <w:rsid w:val="000479D9"/>
    <w:rsid w:val="000506D4"/>
    <w:rsid w:val="00051A41"/>
    <w:rsid w:val="00055976"/>
    <w:rsid w:val="00061F63"/>
    <w:rsid w:val="00062834"/>
    <w:rsid w:val="00063CB2"/>
    <w:rsid w:val="00064460"/>
    <w:rsid w:val="00067134"/>
    <w:rsid w:val="00067759"/>
    <w:rsid w:val="000704C4"/>
    <w:rsid w:val="00071E71"/>
    <w:rsid w:val="000743A8"/>
    <w:rsid w:val="00083757"/>
    <w:rsid w:val="000867BB"/>
    <w:rsid w:val="000915FB"/>
    <w:rsid w:val="000A34BF"/>
    <w:rsid w:val="000A4135"/>
    <w:rsid w:val="000A65FF"/>
    <w:rsid w:val="000B0543"/>
    <w:rsid w:val="000B0961"/>
    <w:rsid w:val="000B1BF5"/>
    <w:rsid w:val="000B35FE"/>
    <w:rsid w:val="000B693B"/>
    <w:rsid w:val="000B743A"/>
    <w:rsid w:val="000B7642"/>
    <w:rsid w:val="000B7B42"/>
    <w:rsid w:val="000C1879"/>
    <w:rsid w:val="000C21BF"/>
    <w:rsid w:val="000C5D38"/>
    <w:rsid w:val="000D05EE"/>
    <w:rsid w:val="000D1577"/>
    <w:rsid w:val="000D197A"/>
    <w:rsid w:val="000E4C16"/>
    <w:rsid w:val="000E65AB"/>
    <w:rsid w:val="000E6656"/>
    <w:rsid w:val="000F548A"/>
    <w:rsid w:val="000F7091"/>
    <w:rsid w:val="00101063"/>
    <w:rsid w:val="00101086"/>
    <w:rsid w:val="001054D6"/>
    <w:rsid w:val="001059C4"/>
    <w:rsid w:val="00105BB9"/>
    <w:rsid w:val="00107265"/>
    <w:rsid w:val="00116DF2"/>
    <w:rsid w:val="001173BD"/>
    <w:rsid w:val="0012544E"/>
    <w:rsid w:val="00127E5E"/>
    <w:rsid w:val="00130F95"/>
    <w:rsid w:val="001322C3"/>
    <w:rsid w:val="0013726F"/>
    <w:rsid w:val="00140A81"/>
    <w:rsid w:val="00140E52"/>
    <w:rsid w:val="00140F6A"/>
    <w:rsid w:val="00145899"/>
    <w:rsid w:val="0015161D"/>
    <w:rsid w:val="00160E1D"/>
    <w:rsid w:val="00162520"/>
    <w:rsid w:val="00164A7B"/>
    <w:rsid w:val="0016544F"/>
    <w:rsid w:val="00175243"/>
    <w:rsid w:val="00175F76"/>
    <w:rsid w:val="00177AC7"/>
    <w:rsid w:val="00180FFF"/>
    <w:rsid w:val="001848BB"/>
    <w:rsid w:val="001848D9"/>
    <w:rsid w:val="00184C75"/>
    <w:rsid w:val="00195625"/>
    <w:rsid w:val="00195F6E"/>
    <w:rsid w:val="001A0132"/>
    <w:rsid w:val="001A11EC"/>
    <w:rsid w:val="001B0755"/>
    <w:rsid w:val="001B0C83"/>
    <w:rsid w:val="001B4462"/>
    <w:rsid w:val="001C0309"/>
    <w:rsid w:val="001C0620"/>
    <w:rsid w:val="001D307D"/>
    <w:rsid w:val="001D3330"/>
    <w:rsid w:val="001D5002"/>
    <w:rsid w:val="001D7E1A"/>
    <w:rsid w:val="001E3A86"/>
    <w:rsid w:val="001E6BDA"/>
    <w:rsid w:val="001E73E4"/>
    <w:rsid w:val="001F082D"/>
    <w:rsid w:val="001F37DA"/>
    <w:rsid w:val="001F3B3F"/>
    <w:rsid w:val="00212EB1"/>
    <w:rsid w:val="00213A23"/>
    <w:rsid w:val="00223FED"/>
    <w:rsid w:val="002244A0"/>
    <w:rsid w:val="00225012"/>
    <w:rsid w:val="002324A0"/>
    <w:rsid w:val="00245466"/>
    <w:rsid w:val="00245B33"/>
    <w:rsid w:val="00246CFE"/>
    <w:rsid w:val="0025008F"/>
    <w:rsid w:val="002554D1"/>
    <w:rsid w:val="00256375"/>
    <w:rsid w:val="002600DC"/>
    <w:rsid w:val="002624CD"/>
    <w:rsid w:val="00265D81"/>
    <w:rsid w:val="0026693E"/>
    <w:rsid w:val="002677D5"/>
    <w:rsid w:val="00274455"/>
    <w:rsid w:val="002744F0"/>
    <w:rsid w:val="00282F7D"/>
    <w:rsid w:val="002838D6"/>
    <w:rsid w:val="00283E36"/>
    <w:rsid w:val="00290BFF"/>
    <w:rsid w:val="00295617"/>
    <w:rsid w:val="00295CDE"/>
    <w:rsid w:val="002969C2"/>
    <w:rsid w:val="002A1759"/>
    <w:rsid w:val="002A4003"/>
    <w:rsid w:val="002A4B71"/>
    <w:rsid w:val="002B15FA"/>
    <w:rsid w:val="002B27CA"/>
    <w:rsid w:val="002B3AFB"/>
    <w:rsid w:val="002B4E1E"/>
    <w:rsid w:val="002B59CF"/>
    <w:rsid w:val="002B7EE5"/>
    <w:rsid w:val="002C4D98"/>
    <w:rsid w:val="002C570E"/>
    <w:rsid w:val="002C6FB4"/>
    <w:rsid w:val="002D004A"/>
    <w:rsid w:val="002D05C8"/>
    <w:rsid w:val="002D1D44"/>
    <w:rsid w:val="002D440E"/>
    <w:rsid w:val="002E2ACC"/>
    <w:rsid w:val="002F1733"/>
    <w:rsid w:val="003104D7"/>
    <w:rsid w:val="003106C9"/>
    <w:rsid w:val="003108E2"/>
    <w:rsid w:val="00311047"/>
    <w:rsid w:val="003141EB"/>
    <w:rsid w:val="003150A2"/>
    <w:rsid w:val="00316A4B"/>
    <w:rsid w:val="003224E8"/>
    <w:rsid w:val="00327127"/>
    <w:rsid w:val="00334BEE"/>
    <w:rsid w:val="00337765"/>
    <w:rsid w:val="00345230"/>
    <w:rsid w:val="003507B3"/>
    <w:rsid w:val="003517F6"/>
    <w:rsid w:val="00365DE8"/>
    <w:rsid w:val="00366A7C"/>
    <w:rsid w:val="003702BE"/>
    <w:rsid w:val="00370500"/>
    <w:rsid w:val="00370D68"/>
    <w:rsid w:val="00373EF7"/>
    <w:rsid w:val="00393432"/>
    <w:rsid w:val="0039622E"/>
    <w:rsid w:val="00397CA3"/>
    <w:rsid w:val="003A402E"/>
    <w:rsid w:val="003A6858"/>
    <w:rsid w:val="003A695D"/>
    <w:rsid w:val="003A72EB"/>
    <w:rsid w:val="003B32C1"/>
    <w:rsid w:val="003B36F1"/>
    <w:rsid w:val="003B49F1"/>
    <w:rsid w:val="003B5408"/>
    <w:rsid w:val="003B557C"/>
    <w:rsid w:val="003C21A6"/>
    <w:rsid w:val="003C357B"/>
    <w:rsid w:val="003D0985"/>
    <w:rsid w:val="003D14E2"/>
    <w:rsid w:val="003D1934"/>
    <w:rsid w:val="003D5DED"/>
    <w:rsid w:val="003E06A9"/>
    <w:rsid w:val="003E39E3"/>
    <w:rsid w:val="003F5E4D"/>
    <w:rsid w:val="00402B89"/>
    <w:rsid w:val="00405660"/>
    <w:rsid w:val="004143EC"/>
    <w:rsid w:val="00417D50"/>
    <w:rsid w:val="00421F77"/>
    <w:rsid w:val="00427F2A"/>
    <w:rsid w:val="00435D6A"/>
    <w:rsid w:val="00441BE0"/>
    <w:rsid w:val="00441C38"/>
    <w:rsid w:val="00442B39"/>
    <w:rsid w:val="00443737"/>
    <w:rsid w:val="00443D8B"/>
    <w:rsid w:val="00445DC1"/>
    <w:rsid w:val="00446633"/>
    <w:rsid w:val="00447615"/>
    <w:rsid w:val="00452C0C"/>
    <w:rsid w:val="00453F95"/>
    <w:rsid w:val="0045776A"/>
    <w:rsid w:val="00457C0B"/>
    <w:rsid w:val="0046415C"/>
    <w:rsid w:val="004651A5"/>
    <w:rsid w:val="004721E9"/>
    <w:rsid w:val="004844CA"/>
    <w:rsid w:val="00484E34"/>
    <w:rsid w:val="004856E2"/>
    <w:rsid w:val="00491C7B"/>
    <w:rsid w:val="004928AF"/>
    <w:rsid w:val="00493279"/>
    <w:rsid w:val="00496C94"/>
    <w:rsid w:val="004A0AF8"/>
    <w:rsid w:val="004A3A62"/>
    <w:rsid w:val="004A6967"/>
    <w:rsid w:val="004B17BA"/>
    <w:rsid w:val="004D0EA6"/>
    <w:rsid w:val="004D594C"/>
    <w:rsid w:val="004E373C"/>
    <w:rsid w:val="004E375B"/>
    <w:rsid w:val="005071A9"/>
    <w:rsid w:val="00515F35"/>
    <w:rsid w:val="005161CE"/>
    <w:rsid w:val="00522032"/>
    <w:rsid w:val="005226E8"/>
    <w:rsid w:val="00525A3C"/>
    <w:rsid w:val="00525D59"/>
    <w:rsid w:val="005278F3"/>
    <w:rsid w:val="0053429B"/>
    <w:rsid w:val="005357DD"/>
    <w:rsid w:val="0054394C"/>
    <w:rsid w:val="00543AB1"/>
    <w:rsid w:val="00544A73"/>
    <w:rsid w:val="00544F82"/>
    <w:rsid w:val="00551AE7"/>
    <w:rsid w:val="0055280B"/>
    <w:rsid w:val="0055740F"/>
    <w:rsid w:val="0055747F"/>
    <w:rsid w:val="00561B35"/>
    <w:rsid w:val="00566DE7"/>
    <w:rsid w:val="005711BC"/>
    <w:rsid w:val="00571CCE"/>
    <w:rsid w:val="005725E0"/>
    <w:rsid w:val="005836AF"/>
    <w:rsid w:val="00584246"/>
    <w:rsid w:val="005843EA"/>
    <w:rsid w:val="00586C0A"/>
    <w:rsid w:val="00586D59"/>
    <w:rsid w:val="0058727A"/>
    <w:rsid w:val="005875DC"/>
    <w:rsid w:val="00590875"/>
    <w:rsid w:val="0059509E"/>
    <w:rsid w:val="0059624F"/>
    <w:rsid w:val="005A7635"/>
    <w:rsid w:val="005B193F"/>
    <w:rsid w:val="005B2C44"/>
    <w:rsid w:val="005B34A2"/>
    <w:rsid w:val="005B45C4"/>
    <w:rsid w:val="005B46D2"/>
    <w:rsid w:val="005B5F6E"/>
    <w:rsid w:val="005B6A76"/>
    <w:rsid w:val="005B77A0"/>
    <w:rsid w:val="005C0135"/>
    <w:rsid w:val="005C6752"/>
    <w:rsid w:val="005C6A5C"/>
    <w:rsid w:val="005C7B87"/>
    <w:rsid w:val="005D08AE"/>
    <w:rsid w:val="005D1659"/>
    <w:rsid w:val="005D365E"/>
    <w:rsid w:val="005D3B4B"/>
    <w:rsid w:val="005D5667"/>
    <w:rsid w:val="005D5A58"/>
    <w:rsid w:val="005D6531"/>
    <w:rsid w:val="005E0EB9"/>
    <w:rsid w:val="005E736B"/>
    <w:rsid w:val="005F1BAB"/>
    <w:rsid w:val="005F544D"/>
    <w:rsid w:val="005F7AE0"/>
    <w:rsid w:val="00602BB6"/>
    <w:rsid w:val="006041E7"/>
    <w:rsid w:val="006204A5"/>
    <w:rsid w:val="006219EC"/>
    <w:rsid w:val="0062673B"/>
    <w:rsid w:val="00632D4F"/>
    <w:rsid w:val="00633330"/>
    <w:rsid w:val="0064480A"/>
    <w:rsid w:val="00647400"/>
    <w:rsid w:val="006605B0"/>
    <w:rsid w:val="00665FD9"/>
    <w:rsid w:val="0066654D"/>
    <w:rsid w:val="006703B0"/>
    <w:rsid w:val="006717AF"/>
    <w:rsid w:val="00673AF7"/>
    <w:rsid w:val="00677F3C"/>
    <w:rsid w:val="0068179B"/>
    <w:rsid w:val="00694CBA"/>
    <w:rsid w:val="00696A19"/>
    <w:rsid w:val="00697A85"/>
    <w:rsid w:val="006B040F"/>
    <w:rsid w:val="006B141A"/>
    <w:rsid w:val="006B3783"/>
    <w:rsid w:val="006B7E0D"/>
    <w:rsid w:val="006C1243"/>
    <w:rsid w:val="006C2232"/>
    <w:rsid w:val="006C2814"/>
    <w:rsid w:val="006D0C22"/>
    <w:rsid w:val="006D2814"/>
    <w:rsid w:val="006D38A4"/>
    <w:rsid w:val="006D6F8A"/>
    <w:rsid w:val="006D6FAE"/>
    <w:rsid w:val="006E321D"/>
    <w:rsid w:val="006E653D"/>
    <w:rsid w:val="006F32BA"/>
    <w:rsid w:val="006F727E"/>
    <w:rsid w:val="006F786B"/>
    <w:rsid w:val="00704D61"/>
    <w:rsid w:val="00704F52"/>
    <w:rsid w:val="00706D38"/>
    <w:rsid w:val="00710E10"/>
    <w:rsid w:val="007112C7"/>
    <w:rsid w:val="007120C3"/>
    <w:rsid w:val="007151EC"/>
    <w:rsid w:val="0071564C"/>
    <w:rsid w:val="007227F3"/>
    <w:rsid w:val="00722E15"/>
    <w:rsid w:val="00724A82"/>
    <w:rsid w:val="00724CFF"/>
    <w:rsid w:val="007307F0"/>
    <w:rsid w:val="00741DDB"/>
    <w:rsid w:val="00742BC2"/>
    <w:rsid w:val="00743499"/>
    <w:rsid w:val="00743CF9"/>
    <w:rsid w:val="00744087"/>
    <w:rsid w:val="007452E4"/>
    <w:rsid w:val="00746635"/>
    <w:rsid w:val="00753258"/>
    <w:rsid w:val="0075351B"/>
    <w:rsid w:val="007555A8"/>
    <w:rsid w:val="00755D41"/>
    <w:rsid w:val="007601BC"/>
    <w:rsid w:val="00761C48"/>
    <w:rsid w:val="00766622"/>
    <w:rsid w:val="0077064F"/>
    <w:rsid w:val="00783EE6"/>
    <w:rsid w:val="00786522"/>
    <w:rsid w:val="00791277"/>
    <w:rsid w:val="0079614A"/>
    <w:rsid w:val="007A0DDC"/>
    <w:rsid w:val="007B2F10"/>
    <w:rsid w:val="007B67CB"/>
    <w:rsid w:val="007C64C6"/>
    <w:rsid w:val="007C756F"/>
    <w:rsid w:val="007D3007"/>
    <w:rsid w:val="007D4123"/>
    <w:rsid w:val="007D6BF6"/>
    <w:rsid w:val="007E2068"/>
    <w:rsid w:val="007E49ED"/>
    <w:rsid w:val="007E508F"/>
    <w:rsid w:val="007E7264"/>
    <w:rsid w:val="007F0A24"/>
    <w:rsid w:val="007F2183"/>
    <w:rsid w:val="007F2E7D"/>
    <w:rsid w:val="007F38BC"/>
    <w:rsid w:val="007F5505"/>
    <w:rsid w:val="0080045E"/>
    <w:rsid w:val="00800617"/>
    <w:rsid w:val="0081410A"/>
    <w:rsid w:val="00814134"/>
    <w:rsid w:val="00814F2F"/>
    <w:rsid w:val="00820751"/>
    <w:rsid w:val="008242A7"/>
    <w:rsid w:val="00833814"/>
    <w:rsid w:val="00836AE2"/>
    <w:rsid w:val="00840F62"/>
    <w:rsid w:val="008449B3"/>
    <w:rsid w:val="00846AEC"/>
    <w:rsid w:val="00851C8B"/>
    <w:rsid w:val="00855A64"/>
    <w:rsid w:val="00855D29"/>
    <w:rsid w:val="008566CE"/>
    <w:rsid w:val="00862200"/>
    <w:rsid w:val="00866554"/>
    <w:rsid w:val="00866654"/>
    <w:rsid w:val="00871BA1"/>
    <w:rsid w:val="00872387"/>
    <w:rsid w:val="008729C6"/>
    <w:rsid w:val="0087542D"/>
    <w:rsid w:val="00882127"/>
    <w:rsid w:val="00883DCE"/>
    <w:rsid w:val="00884ED5"/>
    <w:rsid w:val="0088671D"/>
    <w:rsid w:val="0088691C"/>
    <w:rsid w:val="00891B5D"/>
    <w:rsid w:val="00893F23"/>
    <w:rsid w:val="00897AFC"/>
    <w:rsid w:val="008A0161"/>
    <w:rsid w:val="008A0796"/>
    <w:rsid w:val="008A69D8"/>
    <w:rsid w:val="008A7AA1"/>
    <w:rsid w:val="008B1862"/>
    <w:rsid w:val="008B1C59"/>
    <w:rsid w:val="008B1DD3"/>
    <w:rsid w:val="008B4354"/>
    <w:rsid w:val="008D1F73"/>
    <w:rsid w:val="008D31FB"/>
    <w:rsid w:val="008D3C33"/>
    <w:rsid w:val="008D3D24"/>
    <w:rsid w:val="008D68BC"/>
    <w:rsid w:val="008D75E0"/>
    <w:rsid w:val="008E2E78"/>
    <w:rsid w:val="008E36F4"/>
    <w:rsid w:val="008E4550"/>
    <w:rsid w:val="008E6AD4"/>
    <w:rsid w:val="008F19D0"/>
    <w:rsid w:val="008F438A"/>
    <w:rsid w:val="00903EAC"/>
    <w:rsid w:val="00904B62"/>
    <w:rsid w:val="00911F74"/>
    <w:rsid w:val="009156F7"/>
    <w:rsid w:val="009161F7"/>
    <w:rsid w:val="00931664"/>
    <w:rsid w:val="00931949"/>
    <w:rsid w:val="00932944"/>
    <w:rsid w:val="00932DAE"/>
    <w:rsid w:val="009345E4"/>
    <w:rsid w:val="00942E3E"/>
    <w:rsid w:val="0094381E"/>
    <w:rsid w:val="00945850"/>
    <w:rsid w:val="009474F3"/>
    <w:rsid w:val="00953039"/>
    <w:rsid w:val="00955237"/>
    <w:rsid w:val="00955CA9"/>
    <w:rsid w:val="00963F6F"/>
    <w:rsid w:val="00964778"/>
    <w:rsid w:val="00975802"/>
    <w:rsid w:val="00975B8E"/>
    <w:rsid w:val="009860B3"/>
    <w:rsid w:val="00987B0D"/>
    <w:rsid w:val="00993E4F"/>
    <w:rsid w:val="00995169"/>
    <w:rsid w:val="00995B65"/>
    <w:rsid w:val="009961E2"/>
    <w:rsid w:val="009965E9"/>
    <w:rsid w:val="00996615"/>
    <w:rsid w:val="009A3951"/>
    <w:rsid w:val="009A3A41"/>
    <w:rsid w:val="009A5553"/>
    <w:rsid w:val="009A6DD6"/>
    <w:rsid w:val="009B0339"/>
    <w:rsid w:val="009B1EE9"/>
    <w:rsid w:val="009B2D96"/>
    <w:rsid w:val="009B4B19"/>
    <w:rsid w:val="009B7595"/>
    <w:rsid w:val="009C0E28"/>
    <w:rsid w:val="009C4331"/>
    <w:rsid w:val="009C4B58"/>
    <w:rsid w:val="009C4CF5"/>
    <w:rsid w:val="009C4DED"/>
    <w:rsid w:val="009C4E35"/>
    <w:rsid w:val="009C5CD0"/>
    <w:rsid w:val="009C5E3A"/>
    <w:rsid w:val="009D1743"/>
    <w:rsid w:val="009D4000"/>
    <w:rsid w:val="009D4345"/>
    <w:rsid w:val="009D7D76"/>
    <w:rsid w:val="009E3BE4"/>
    <w:rsid w:val="009E3DBB"/>
    <w:rsid w:val="009F0AC0"/>
    <w:rsid w:val="009F3105"/>
    <w:rsid w:val="009F38BD"/>
    <w:rsid w:val="009F7182"/>
    <w:rsid w:val="009F7704"/>
    <w:rsid w:val="00A039F7"/>
    <w:rsid w:val="00A079E3"/>
    <w:rsid w:val="00A100D5"/>
    <w:rsid w:val="00A152D2"/>
    <w:rsid w:val="00A1669B"/>
    <w:rsid w:val="00A2285B"/>
    <w:rsid w:val="00A244F7"/>
    <w:rsid w:val="00A26D6B"/>
    <w:rsid w:val="00A270F1"/>
    <w:rsid w:val="00A314D3"/>
    <w:rsid w:val="00A405F4"/>
    <w:rsid w:val="00A45034"/>
    <w:rsid w:val="00A45A73"/>
    <w:rsid w:val="00A5002D"/>
    <w:rsid w:val="00A53FDC"/>
    <w:rsid w:val="00A554F1"/>
    <w:rsid w:val="00A761CA"/>
    <w:rsid w:val="00A8132D"/>
    <w:rsid w:val="00A839F9"/>
    <w:rsid w:val="00A91C95"/>
    <w:rsid w:val="00A93A5C"/>
    <w:rsid w:val="00A96862"/>
    <w:rsid w:val="00A97042"/>
    <w:rsid w:val="00AA45A7"/>
    <w:rsid w:val="00AA4638"/>
    <w:rsid w:val="00AA4C4A"/>
    <w:rsid w:val="00AA5073"/>
    <w:rsid w:val="00AA57FF"/>
    <w:rsid w:val="00AB174F"/>
    <w:rsid w:val="00AB75DD"/>
    <w:rsid w:val="00AB7741"/>
    <w:rsid w:val="00AC0AFB"/>
    <w:rsid w:val="00AC4613"/>
    <w:rsid w:val="00AD1873"/>
    <w:rsid w:val="00AE175A"/>
    <w:rsid w:val="00AE4F7B"/>
    <w:rsid w:val="00AF228B"/>
    <w:rsid w:val="00AF56EE"/>
    <w:rsid w:val="00AF7576"/>
    <w:rsid w:val="00B02A4A"/>
    <w:rsid w:val="00B02D28"/>
    <w:rsid w:val="00B16CED"/>
    <w:rsid w:val="00B16E68"/>
    <w:rsid w:val="00B17EE5"/>
    <w:rsid w:val="00B24356"/>
    <w:rsid w:val="00B25158"/>
    <w:rsid w:val="00B26109"/>
    <w:rsid w:val="00B31C46"/>
    <w:rsid w:val="00B34278"/>
    <w:rsid w:val="00B3582A"/>
    <w:rsid w:val="00B35830"/>
    <w:rsid w:val="00B36CA6"/>
    <w:rsid w:val="00B36E4A"/>
    <w:rsid w:val="00B37232"/>
    <w:rsid w:val="00B42E18"/>
    <w:rsid w:val="00B43B47"/>
    <w:rsid w:val="00B43F8D"/>
    <w:rsid w:val="00B46971"/>
    <w:rsid w:val="00B5127C"/>
    <w:rsid w:val="00B559A4"/>
    <w:rsid w:val="00B57DCF"/>
    <w:rsid w:val="00B62E18"/>
    <w:rsid w:val="00B64DE7"/>
    <w:rsid w:val="00B6641C"/>
    <w:rsid w:val="00B6726A"/>
    <w:rsid w:val="00B70023"/>
    <w:rsid w:val="00B74DC1"/>
    <w:rsid w:val="00B86A1A"/>
    <w:rsid w:val="00B902C0"/>
    <w:rsid w:val="00B95C9C"/>
    <w:rsid w:val="00B96BEE"/>
    <w:rsid w:val="00BA5C5B"/>
    <w:rsid w:val="00BA649D"/>
    <w:rsid w:val="00BB090A"/>
    <w:rsid w:val="00BB3F4D"/>
    <w:rsid w:val="00BB6C7E"/>
    <w:rsid w:val="00BC0AC3"/>
    <w:rsid w:val="00BC1913"/>
    <w:rsid w:val="00BC5612"/>
    <w:rsid w:val="00BC6345"/>
    <w:rsid w:val="00BD27E3"/>
    <w:rsid w:val="00BD2847"/>
    <w:rsid w:val="00BD322D"/>
    <w:rsid w:val="00BD34C2"/>
    <w:rsid w:val="00BD5FA8"/>
    <w:rsid w:val="00BD7009"/>
    <w:rsid w:val="00BF0ACA"/>
    <w:rsid w:val="00BF7051"/>
    <w:rsid w:val="00BF7605"/>
    <w:rsid w:val="00BF7EBA"/>
    <w:rsid w:val="00C06047"/>
    <w:rsid w:val="00C065D4"/>
    <w:rsid w:val="00C12205"/>
    <w:rsid w:val="00C13100"/>
    <w:rsid w:val="00C146D6"/>
    <w:rsid w:val="00C15E54"/>
    <w:rsid w:val="00C21664"/>
    <w:rsid w:val="00C23B5D"/>
    <w:rsid w:val="00C24382"/>
    <w:rsid w:val="00C250CB"/>
    <w:rsid w:val="00C31DEC"/>
    <w:rsid w:val="00C37C50"/>
    <w:rsid w:val="00C4030B"/>
    <w:rsid w:val="00C447B3"/>
    <w:rsid w:val="00C52008"/>
    <w:rsid w:val="00C5234E"/>
    <w:rsid w:val="00C52B34"/>
    <w:rsid w:val="00C52EB9"/>
    <w:rsid w:val="00C54A95"/>
    <w:rsid w:val="00C63492"/>
    <w:rsid w:val="00C71814"/>
    <w:rsid w:val="00C7278B"/>
    <w:rsid w:val="00C73440"/>
    <w:rsid w:val="00C76A69"/>
    <w:rsid w:val="00C77066"/>
    <w:rsid w:val="00C80D30"/>
    <w:rsid w:val="00C97E5F"/>
    <w:rsid w:val="00C97E62"/>
    <w:rsid w:val="00CA2470"/>
    <w:rsid w:val="00CA2F32"/>
    <w:rsid w:val="00CA61F8"/>
    <w:rsid w:val="00CB1267"/>
    <w:rsid w:val="00CB1B24"/>
    <w:rsid w:val="00CB4A69"/>
    <w:rsid w:val="00CB6024"/>
    <w:rsid w:val="00CC00CF"/>
    <w:rsid w:val="00CC18C7"/>
    <w:rsid w:val="00CC2A45"/>
    <w:rsid w:val="00CC5911"/>
    <w:rsid w:val="00CC71A0"/>
    <w:rsid w:val="00CD19D0"/>
    <w:rsid w:val="00CD1DD4"/>
    <w:rsid w:val="00CD3DF4"/>
    <w:rsid w:val="00CE0EFD"/>
    <w:rsid w:val="00CE2565"/>
    <w:rsid w:val="00CE3C06"/>
    <w:rsid w:val="00CE3EC7"/>
    <w:rsid w:val="00CE5206"/>
    <w:rsid w:val="00CE7782"/>
    <w:rsid w:val="00CF13DE"/>
    <w:rsid w:val="00CF3303"/>
    <w:rsid w:val="00D02A48"/>
    <w:rsid w:val="00D037FE"/>
    <w:rsid w:val="00D0401D"/>
    <w:rsid w:val="00D06DA1"/>
    <w:rsid w:val="00D270EF"/>
    <w:rsid w:val="00D313B2"/>
    <w:rsid w:val="00D313D8"/>
    <w:rsid w:val="00D327C6"/>
    <w:rsid w:val="00D41B34"/>
    <w:rsid w:val="00D45EC6"/>
    <w:rsid w:val="00D47240"/>
    <w:rsid w:val="00D47CD0"/>
    <w:rsid w:val="00D52267"/>
    <w:rsid w:val="00D6272B"/>
    <w:rsid w:val="00D70A39"/>
    <w:rsid w:val="00D73D40"/>
    <w:rsid w:val="00D76070"/>
    <w:rsid w:val="00D7689B"/>
    <w:rsid w:val="00D77464"/>
    <w:rsid w:val="00D81441"/>
    <w:rsid w:val="00D8440A"/>
    <w:rsid w:val="00D85055"/>
    <w:rsid w:val="00D852A7"/>
    <w:rsid w:val="00D8561E"/>
    <w:rsid w:val="00D86BD1"/>
    <w:rsid w:val="00D90FF4"/>
    <w:rsid w:val="00D96224"/>
    <w:rsid w:val="00DA26E1"/>
    <w:rsid w:val="00DA3CD9"/>
    <w:rsid w:val="00DA5425"/>
    <w:rsid w:val="00DA7466"/>
    <w:rsid w:val="00DB7422"/>
    <w:rsid w:val="00DC0374"/>
    <w:rsid w:val="00DD152E"/>
    <w:rsid w:val="00DD19AA"/>
    <w:rsid w:val="00DF0BF7"/>
    <w:rsid w:val="00DF3550"/>
    <w:rsid w:val="00DF7239"/>
    <w:rsid w:val="00E002DE"/>
    <w:rsid w:val="00E01D92"/>
    <w:rsid w:val="00E02AE8"/>
    <w:rsid w:val="00E13970"/>
    <w:rsid w:val="00E17557"/>
    <w:rsid w:val="00E22A59"/>
    <w:rsid w:val="00E23633"/>
    <w:rsid w:val="00E25699"/>
    <w:rsid w:val="00E258C2"/>
    <w:rsid w:val="00E25EB0"/>
    <w:rsid w:val="00E265DE"/>
    <w:rsid w:val="00E27577"/>
    <w:rsid w:val="00E305A4"/>
    <w:rsid w:val="00E3350D"/>
    <w:rsid w:val="00E335F8"/>
    <w:rsid w:val="00E47F96"/>
    <w:rsid w:val="00E5640E"/>
    <w:rsid w:val="00E65147"/>
    <w:rsid w:val="00E672C0"/>
    <w:rsid w:val="00E831AD"/>
    <w:rsid w:val="00E8476A"/>
    <w:rsid w:val="00E852BB"/>
    <w:rsid w:val="00E9139D"/>
    <w:rsid w:val="00E9634D"/>
    <w:rsid w:val="00EA207E"/>
    <w:rsid w:val="00EA30B7"/>
    <w:rsid w:val="00EA44F2"/>
    <w:rsid w:val="00EA4759"/>
    <w:rsid w:val="00EA49A3"/>
    <w:rsid w:val="00EB1ADC"/>
    <w:rsid w:val="00EB500D"/>
    <w:rsid w:val="00EB55BB"/>
    <w:rsid w:val="00EB6F60"/>
    <w:rsid w:val="00EC62D5"/>
    <w:rsid w:val="00EC6545"/>
    <w:rsid w:val="00ED2A84"/>
    <w:rsid w:val="00ED3FAC"/>
    <w:rsid w:val="00ED4E4A"/>
    <w:rsid w:val="00ED739B"/>
    <w:rsid w:val="00ED7558"/>
    <w:rsid w:val="00EE5708"/>
    <w:rsid w:val="00EE6C97"/>
    <w:rsid w:val="00EE7D28"/>
    <w:rsid w:val="00EF6FCA"/>
    <w:rsid w:val="00EF7986"/>
    <w:rsid w:val="00EF7B97"/>
    <w:rsid w:val="00F01126"/>
    <w:rsid w:val="00F0166A"/>
    <w:rsid w:val="00F0440B"/>
    <w:rsid w:val="00F13B8C"/>
    <w:rsid w:val="00F16791"/>
    <w:rsid w:val="00F17283"/>
    <w:rsid w:val="00F17DF7"/>
    <w:rsid w:val="00F20A07"/>
    <w:rsid w:val="00F22BA9"/>
    <w:rsid w:val="00F259F2"/>
    <w:rsid w:val="00F26E74"/>
    <w:rsid w:val="00F26F52"/>
    <w:rsid w:val="00F30AAD"/>
    <w:rsid w:val="00F30B0E"/>
    <w:rsid w:val="00F327AE"/>
    <w:rsid w:val="00F34960"/>
    <w:rsid w:val="00F35291"/>
    <w:rsid w:val="00F3567A"/>
    <w:rsid w:val="00F368CF"/>
    <w:rsid w:val="00F40598"/>
    <w:rsid w:val="00F44E65"/>
    <w:rsid w:val="00F46A9D"/>
    <w:rsid w:val="00F508C5"/>
    <w:rsid w:val="00F50D2F"/>
    <w:rsid w:val="00F5501B"/>
    <w:rsid w:val="00F63BCB"/>
    <w:rsid w:val="00F6701D"/>
    <w:rsid w:val="00F75A4B"/>
    <w:rsid w:val="00F80C1D"/>
    <w:rsid w:val="00F85887"/>
    <w:rsid w:val="00F86BCC"/>
    <w:rsid w:val="00F91EFF"/>
    <w:rsid w:val="00F928D3"/>
    <w:rsid w:val="00F97452"/>
    <w:rsid w:val="00F97F7B"/>
    <w:rsid w:val="00FA3B72"/>
    <w:rsid w:val="00FB0F28"/>
    <w:rsid w:val="00FB19D0"/>
    <w:rsid w:val="00FB43B1"/>
    <w:rsid w:val="00FB4FCF"/>
    <w:rsid w:val="00FB64ED"/>
    <w:rsid w:val="00FC3011"/>
    <w:rsid w:val="00FC4D5E"/>
    <w:rsid w:val="00FC5522"/>
    <w:rsid w:val="00FD2844"/>
    <w:rsid w:val="00FD29A7"/>
    <w:rsid w:val="00FD4122"/>
    <w:rsid w:val="00FD4B67"/>
    <w:rsid w:val="00FE14B0"/>
    <w:rsid w:val="00FE2F08"/>
    <w:rsid w:val="00FE5DDE"/>
    <w:rsid w:val="00FF0AE7"/>
    <w:rsid w:val="00FF2C11"/>
    <w:rsid w:val="00FF6FF1"/>
    <w:rsid w:val="01543C14"/>
    <w:rsid w:val="01880A68"/>
    <w:rsid w:val="01C06922"/>
    <w:rsid w:val="01F403B3"/>
    <w:rsid w:val="0224474C"/>
    <w:rsid w:val="025B42CF"/>
    <w:rsid w:val="02C63C7C"/>
    <w:rsid w:val="02FC499A"/>
    <w:rsid w:val="030461B1"/>
    <w:rsid w:val="03996719"/>
    <w:rsid w:val="03D25437"/>
    <w:rsid w:val="044143CE"/>
    <w:rsid w:val="048202F4"/>
    <w:rsid w:val="04A34F83"/>
    <w:rsid w:val="04B23FFC"/>
    <w:rsid w:val="04C65EB5"/>
    <w:rsid w:val="04D44277"/>
    <w:rsid w:val="05A649DA"/>
    <w:rsid w:val="05AE3B27"/>
    <w:rsid w:val="05BC1AD6"/>
    <w:rsid w:val="05CA43A8"/>
    <w:rsid w:val="05D6270D"/>
    <w:rsid w:val="05F13D6F"/>
    <w:rsid w:val="06042170"/>
    <w:rsid w:val="06117039"/>
    <w:rsid w:val="061E14E8"/>
    <w:rsid w:val="063A7F26"/>
    <w:rsid w:val="06454EDD"/>
    <w:rsid w:val="06D04653"/>
    <w:rsid w:val="06DD37A4"/>
    <w:rsid w:val="06E42EFE"/>
    <w:rsid w:val="071B13C4"/>
    <w:rsid w:val="0761457B"/>
    <w:rsid w:val="084E64AE"/>
    <w:rsid w:val="08526D20"/>
    <w:rsid w:val="087E5E64"/>
    <w:rsid w:val="08B30A27"/>
    <w:rsid w:val="08C95D7D"/>
    <w:rsid w:val="08DB5951"/>
    <w:rsid w:val="090C71B3"/>
    <w:rsid w:val="09243094"/>
    <w:rsid w:val="09343DE6"/>
    <w:rsid w:val="094A372B"/>
    <w:rsid w:val="09FD48E1"/>
    <w:rsid w:val="0A3C3654"/>
    <w:rsid w:val="0A952EF9"/>
    <w:rsid w:val="0AAC27C3"/>
    <w:rsid w:val="0ADC3EFB"/>
    <w:rsid w:val="0ADC5053"/>
    <w:rsid w:val="0AEA2B37"/>
    <w:rsid w:val="0B097538"/>
    <w:rsid w:val="0B1E4B30"/>
    <w:rsid w:val="0B2C7943"/>
    <w:rsid w:val="0B7A5550"/>
    <w:rsid w:val="0C4D5761"/>
    <w:rsid w:val="0C81543B"/>
    <w:rsid w:val="0D1E152C"/>
    <w:rsid w:val="0DA9293D"/>
    <w:rsid w:val="0DB150F5"/>
    <w:rsid w:val="0DD140F6"/>
    <w:rsid w:val="0DFE3976"/>
    <w:rsid w:val="0DFF6B05"/>
    <w:rsid w:val="0E847CE2"/>
    <w:rsid w:val="0E9D1FE3"/>
    <w:rsid w:val="0F530402"/>
    <w:rsid w:val="0FC24356"/>
    <w:rsid w:val="0FC5474A"/>
    <w:rsid w:val="0FCF551E"/>
    <w:rsid w:val="0FD23F57"/>
    <w:rsid w:val="10246D5C"/>
    <w:rsid w:val="107E371D"/>
    <w:rsid w:val="10E0220E"/>
    <w:rsid w:val="1187776F"/>
    <w:rsid w:val="12412E54"/>
    <w:rsid w:val="12703184"/>
    <w:rsid w:val="128C61DE"/>
    <w:rsid w:val="12982DD6"/>
    <w:rsid w:val="12E4180D"/>
    <w:rsid w:val="13304DF0"/>
    <w:rsid w:val="134303B3"/>
    <w:rsid w:val="135065CF"/>
    <w:rsid w:val="1351419C"/>
    <w:rsid w:val="137F1CBB"/>
    <w:rsid w:val="139357E6"/>
    <w:rsid w:val="1410766F"/>
    <w:rsid w:val="148429EF"/>
    <w:rsid w:val="149B171E"/>
    <w:rsid w:val="14D3448F"/>
    <w:rsid w:val="14F4002B"/>
    <w:rsid w:val="154A6CE6"/>
    <w:rsid w:val="15AF11C2"/>
    <w:rsid w:val="15CC6AA2"/>
    <w:rsid w:val="163A7DE7"/>
    <w:rsid w:val="167D186F"/>
    <w:rsid w:val="168C56E8"/>
    <w:rsid w:val="16C570E3"/>
    <w:rsid w:val="17252F1B"/>
    <w:rsid w:val="172568B5"/>
    <w:rsid w:val="17413EA1"/>
    <w:rsid w:val="177506FB"/>
    <w:rsid w:val="17C5000F"/>
    <w:rsid w:val="17CB773B"/>
    <w:rsid w:val="17FD60FD"/>
    <w:rsid w:val="194C656C"/>
    <w:rsid w:val="197B7D9D"/>
    <w:rsid w:val="19A13C59"/>
    <w:rsid w:val="19D707E5"/>
    <w:rsid w:val="19E91A13"/>
    <w:rsid w:val="1A3C52CC"/>
    <w:rsid w:val="1A4131A8"/>
    <w:rsid w:val="1A770F61"/>
    <w:rsid w:val="1AD35BF5"/>
    <w:rsid w:val="1B1B74B0"/>
    <w:rsid w:val="1BC438AA"/>
    <w:rsid w:val="1BD4476F"/>
    <w:rsid w:val="1C1C4298"/>
    <w:rsid w:val="1C512177"/>
    <w:rsid w:val="1C7C5AA9"/>
    <w:rsid w:val="1CA067CC"/>
    <w:rsid w:val="1CFE168E"/>
    <w:rsid w:val="1D1A5D24"/>
    <w:rsid w:val="1D3748F4"/>
    <w:rsid w:val="1D6F6BA8"/>
    <w:rsid w:val="1D735A58"/>
    <w:rsid w:val="1DFE0A30"/>
    <w:rsid w:val="1E370584"/>
    <w:rsid w:val="1E445FCD"/>
    <w:rsid w:val="1E5614FB"/>
    <w:rsid w:val="1E641E34"/>
    <w:rsid w:val="1E837C53"/>
    <w:rsid w:val="1E8D136A"/>
    <w:rsid w:val="1EB2276D"/>
    <w:rsid w:val="1EF07E10"/>
    <w:rsid w:val="1F35075A"/>
    <w:rsid w:val="1F6326A5"/>
    <w:rsid w:val="1FC653D7"/>
    <w:rsid w:val="1FFF08CF"/>
    <w:rsid w:val="20727D2F"/>
    <w:rsid w:val="20EA66AC"/>
    <w:rsid w:val="21A92D95"/>
    <w:rsid w:val="21BB5187"/>
    <w:rsid w:val="21FB382C"/>
    <w:rsid w:val="22783D17"/>
    <w:rsid w:val="2284606D"/>
    <w:rsid w:val="23303506"/>
    <w:rsid w:val="234A1588"/>
    <w:rsid w:val="235E4460"/>
    <w:rsid w:val="235F7DE6"/>
    <w:rsid w:val="23AD4481"/>
    <w:rsid w:val="23AE2FC3"/>
    <w:rsid w:val="241805C1"/>
    <w:rsid w:val="241B5EE9"/>
    <w:rsid w:val="241E33CD"/>
    <w:rsid w:val="2535710E"/>
    <w:rsid w:val="25A87B24"/>
    <w:rsid w:val="25DD2349"/>
    <w:rsid w:val="26281D2D"/>
    <w:rsid w:val="265A3FDB"/>
    <w:rsid w:val="26841EC7"/>
    <w:rsid w:val="26B61235"/>
    <w:rsid w:val="26C80F39"/>
    <w:rsid w:val="26CE5089"/>
    <w:rsid w:val="26D8028F"/>
    <w:rsid w:val="2728485C"/>
    <w:rsid w:val="27A936E9"/>
    <w:rsid w:val="27C02FC9"/>
    <w:rsid w:val="27CA53D8"/>
    <w:rsid w:val="27F41FAF"/>
    <w:rsid w:val="27F64162"/>
    <w:rsid w:val="28111B52"/>
    <w:rsid w:val="28200578"/>
    <w:rsid w:val="282A1944"/>
    <w:rsid w:val="28395ADF"/>
    <w:rsid w:val="28BA42E2"/>
    <w:rsid w:val="28D46EEF"/>
    <w:rsid w:val="28E13B2B"/>
    <w:rsid w:val="29E14537"/>
    <w:rsid w:val="2A517DB6"/>
    <w:rsid w:val="2A8B539F"/>
    <w:rsid w:val="2AE25351"/>
    <w:rsid w:val="2AFC5025"/>
    <w:rsid w:val="2B5720DD"/>
    <w:rsid w:val="2B5B5043"/>
    <w:rsid w:val="2BA06D4F"/>
    <w:rsid w:val="2BCE39D5"/>
    <w:rsid w:val="2CA82D63"/>
    <w:rsid w:val="2CD9315F"/>
    <w:rsid w:val="2D0F4D3B"/>
    <w:rsid w:val="2D3604FB"/>
    <w:rsid w:val="2D3F6B11"/>
    <w:rsid w:val="2DA873E0"/>
    <w:rsid w:val="2E232632"/>
    <w:rsid w:val="2E9E7B13"/>
    <w:rsid w:val="2EF759A5"/>
    <w:rsid w:val="2F053163"/>
    <w:rsid w:val="2F470B37"/>
    <w:rsid w:val="2F710F0F"/>
    <w:rsid w:val="2FA04D89"/>
    <w:rsid w:val="2FB5161F"/>
    <w:rsid w:val="2FF64260"/>
    <w:rsid w:val="3004331B"/>
    <w:rsid w:val="3018749E"/>
    <w:rsid w:val="30252865"/>
    <w:rsid w:val="30455532"/>
    <w:rsid w:val="30537D46"/>
    <w:rsid w:val="3066040B"/>
    <w:rsid w:val="30BF2EF8"/>
    <w:rsid w:val="30E16085"/>
    <w:rsid w:val="313A3DDE"/>
    <w:rsid w:val="315C6D8A"/>
    <w:rsid w:val="315F59E6"/>
    <w:rsid w:val="319C3E95"/>
    <w:rsid w:val="31EA1654"/>
    <w:rsid w:val="31F84E35"/>
    <w:rsid w:val="32090FC8"/>
    <w:rsid w:val="324F48B1"/>
    <w:rsid w:val="328B1E6D"/>
    <w:rsid w:val="32BE02BD"/>
    <w:rsid w:val="33074F47"/>
    <w:rsid w:val="33156BF1"/>
    <w:rsid w:val="338F58EA"/>
    <w:rsid w:val="33907E2A"/>
    <w:rsid w:val="33AE5F0D"/>
    <w:rsid w:val="340B538E"/>
    <w:rsid w:val="34112586"/>
    <w:rsid w:val="34260D86"/>
    <w:rsid w:val="345157F6"/>
    <w:rsid w:val="348B40B5"/>
    <w:rsid w:val="348C00B5"/>
    <w:rsid w:val="34C34984"/>
    <w:rsid w:val="34C706CC"/>
    <w:rsid w:val="3523422F"/>
    <w:rsid w:val="35274F30"/>
    <w:rsid w:val="35317735"/>
    <w:rsid w:val="35602373"/>
    <w:rsid w:val="35F216F8"/>
    <w:rsid w:val="36040F4E"/>
    <w:rsid w:val="3617654E"/>
    <w:rsid w:val="363C7ACF"/>
    <w:rsid w:val="36652AB2"/>
    <w:rsid w:val="36782EF6"/>
    <w:rsid w:val="36A029B6"/>
    <w:rsid w:val="36DC22EA"/>
    <w:rsid w:val="374C64A5"/>
    <w:rsid w:val="374F39E9"/>
    <w:rsid w:val="38067E26"/>
    <w:rsid w:val="384F02E2"/>
    <w:rsid w:val="386805D7"/>
    <w:rsid w:val="38A700D8"/>
    <w:rsid w:val="38AB24F2"/>
    <w:rsid w:val="38AE4A02"/>
    <w:rsid w:val="38BD013E"/>
    <w:rsid w:val="38D967E7"/>
    <w:rsid w:val="38DE7104"/>
    <w:rsid w:val="39A43EF7"/>
    <w:rsid w:val="3A2C07D9"/>
    <w:rsid w:val="3A301F11"/>
    <w:rsid w:val="3A3B481D"/>
    <w:rsid w:val="3A6776E9"/>
    <w:rsid w:val="3A732B1D"/>
    <w:rsid w:val="3AB32161"/>
    <w:rsid w:val="3AB86373"/>
    <w:rsid w:val="3B9A035F"/>
    <w:rsid w:val="3BDD3F5F"/>
    <w:rsid w:val="3BE4666E"/>
    <w:rsid w:val="3C145EE3"/>
    <w:rsid w:val="3C490F7F"/>
    <w:rsid w:val="3DA64788"/>
    <w:rsid w:val="3DB14B23"/>
    <w:rsid w:val="3DC8517D"/>
    <w:rsid w:val="3DE76B39"/>
    <w:rsid w:val="3DFA4DB6"/>
    <w:rsid w:val="3DFB7954"/>
    <w:rsid w:val="3E52603A"/>
    <w:rsid w:val="3E6D065F"/>
    <w:rsid w:val="3E8B68BC"/>
    <w:rsid w:val="3EA555C6"/>
    <w:rsid w:val="3EDD4EBC"/>
    <w:rsid w:val="3F27376C"/>
    <w:rsid w:val="3F80150A"/>
    <w:rsid w:val="3F9F79C4"/>
    <w:rsid w:val="3FFE10D0"/>
    <w:rsid w:val="40350C87"/>
    <w:rsid w:val="40B81AD7"/>
    <w:rsid w:val="413D2B7A"/>
    <w:rsid w:val="416E219A"/>
    <w:rsid w:val="41762214"/>
    <w:rsid w:val="41771104"/>
    <w:rsid w:val="41CF203B"/>
    <w:rsid w:val="421E36CB"/>
    <w:rsid w:val="42342C41"/>
    <w:rsid w:val="428C7B79"/>
    <w:rsid w:val="429C4954"/>
    <w:rsid w:val="42A56970"/>
    <w:rsid w:val="433013BE"/>
    <w:rsid w:val="43476D54"/>
    <w:rsid w:val="43604741"/>
    <w:rsid w:val="436174C1"/>
    <w:rsid w:val="43834D78"/>
    <w:rsid w:val="43C579BF"/>
    <w:rsid w:val="43FC3372"/>
    <w:rsid w:val="443F3895"/>
    <w:rsid w:val="448467AF"/>
    <w:rsid w:val="449945BA"/>
    <w:rsid w:val="44D57CC0"/>
    <w:rsid w:val="44D872DB"/>
    <w:rsid w:val="44E01446"/>
    <w:rsid w:val="44E13F2E"/>
    <w:rsid w:val="45265286"/>
    <w:rsid w:val="452E54A3"/>
    <w:rsid w:val="45385F1D"/>
    <w:rsid w:val="45C42397"/>
    <w:rsid w:val="45F9113B"/>
    <w:rsid w:val="46002F4F"/>
    <w:rsid w:val="460C46C2"/>
    <w:rsid w:val="469609D1"/>
    <w:rsid w:val="46E80120"/>
    <w:rsid w:val="471E2F2C"/>
    <w:rsid w:val="47B21DDC"/>
    <w:rsid w:val="47B37F50"/>
    <w:rsid w:val="47C47BDD"/>
    <w:rsid w:val="47E50DFB"/>
    <w:rsid w:val="48935096"/>
    <w:rsid w:val="48DB39E4"/>
    <w:rsid w:val="49233E4B"/>
    <w:rsid w:val="499E519D"/>
    <w:rsid w:val="49FA4881"/>
    <w:rsid w:val="49FC7C06"/>
    <w:rsid w:val="4A1B2AD0"/>
    <w:rsid w:val="4A383EE4"/>
    <w:rsid w:val="4A557271"/>
    <w:rsid w:val="4A5F046F"/>
    <w:rsid w:val="4ACD0D57"/>
    <w:rsid w:val="4B3B79BB"/>
    <w:rsid w:val="4B5750F8"/>
    <w:rsid w:val="4BD84ADF"/>
    <w:rsid w:val="4BE64737"/>
    <w:rsid w:val="4BF829D7"/>
    <w:rsid w:val="4C0211B9"/>
    <w:rsid w:val="4C71178B"/>
    <w:rsid w:val="4C8F15A5"/>
    <w:rsid w:val="4C9F2CCA"/>
    <w:rsid w:val="4CDA58A2"/>
    <w:rsid w:val="4CDE2A15"/>
    <w:rsid w:val="4D0151B9"/>
    <w:rsid w:val="4D1752D3"/>
    <w:rsid w:val="4D1B64E5"/>
    <w:rsid w:val="4D3C5947"/>
    <w:rsid w:val="4D4C197E"/>
    <w:rsid w:val="4D655396"/>
    <w:rsid w:val="4D791CFC"/>
    <w:rsid w:val="4D9A7BA8"/>
    <w:rsid w:val="4DA67E34"/>
    <w:rsid w:val="4DE344A3"/>
    <w:rsid w:val="4DEF45D7"/>
    <w:rsid w:val="4DF9301E"/>
    <w:rsid w:val="4E4355C4"/>
    <w:rsid w:val="4E5C3E38"/>
    <w:rsid w:val="4E612198"/>
    <w:rsid w:val="4E67301F"/>
    <w:rsid w:val="4EAB739F"/>
    <w:rsid w:val="4EC779D2"/>
    <w:rsid w:val="4F0F57DE"/>
    <w:rsid w:val="4F167419"/>
    <w:rsid w:val="4F17420C"/>
    <w:rsid w:val="4F8932BE"/>
    <w:rsid w:val="4FCD1CA0"/>
    <w:rsid w:val="4FED78F6"/>
    <w:rsid w:val="4FEE653A"/>
    <w:rsid w:val="500F1E8C"/>
    <w:rsid w:val="50727544"/>
    <w:rsid w:val="50A566E3"/>
    <w:rsid w:val="50F90E0E"/>
    <w:rsid w:val="50F910C0"/>
    <w:rsid w:val="50FB3416"/>
    <w:rsid w:val="5129250A"/>
    <w:rsid w:val="51F64DD1"/>
    <w:rsid w:val="51F802F8"/>
    <w:rsid w:val="521932E3"/>
    <w:rsid w:val="524905B2"/>
    <w:rsid w:val="52493912"/>
    <w:rsid w:val="526102CA"/>
    <w:rsid w:val="52666A73"/>
    <w:rsid w:val="527668C8"/>
    <w:rsid w:val="52B07F46"/>
    <w:rsid w:val="52D40DE2"/>
    <w:rsid w:val="52DA092C"/>
    <w:rsid w:val="52E637C7"/>
    <w:rsid w:val="53452B15"/>
    <w:rsid w:val="538D1CC5"/>
    <w:rsid w:val="53900E05"/>
    <w:rsid w:val="53B14104"/>
    <w:rsid w:val="53C76D70"/>
    <w:rsid w:val="53D0394C"/>
    <w:rsid w:val="54634F29"/>
    <w:rsid w:val="54CF1162"/>
    <w:rsid w:val="54D94E29"/>
    <w:rsid w:val="55000A48"/>
    <w:rsid w:val="55276B44"/>
    <w:rsid w:val="552B3868"/>
    <w:rsid w:val="553A1EEF"/>
    <w:rsid w:val="55745ECC"/>
    <w:rsid w:val="55FC1424"/>
    <w:rsid w:val="561E2C38"/>
    <w:rsid w:val="567E2A35"/>
    <w:rsid w:val="57000E19"/>
    <w:rsid w:val="57B83D2C"/>
    <w:rsid w:val="58082222"/>
    <w:rsid w:val="58322D23"/>
    <w:rsid w:val="58422DF2"/>
    <w:rsid w:val="58C03880"/>
    <w:rsid w:val="58C452D8"/>
    <w:rsid w:val="58FF593B"/>
    <w:rsid w:val="59032762"/>
    <w:rsid w:val="59211C95"/>
    <w:rsid w:val="596004C6"/>
    <w:rsid w:val="597969F9"/>
    <w:rsid w:val="59B86BAD"/>
    <w:rsid w:val="59DF1F9B"/>
    <w:rsid w:val="5ABD0AB9"/>
    <w:rsid w:val="5AF06C3F"/>
    <w:rsid w:val="5B1238F6"/>
    <w:rsid w:val="5B752E17"/>
    <w:rsid w:val="5B9B1FB5"/>
    <w:rsid w:val="5BA748A8"/>
    <w:rsid w:val="5BBB3894"/>
    <w:rsid w:val="5BF50B53"/>
    <w:rsid w:val="5C227EE5"/>
    <w:rsid w:val="5CAC40F1"/>
    <w:rsid w:val="5D187AB2"/>
    <w:rsid w:val="5D282501"/>
    <w:rsid w:val="5DA66E01"/>
    <w:rsid w:val="5DDD73D5"/>
    <w:rsid w:val="5E1D0254"/>
    <w:rsid w:val="5E3F6742"/>
    <w:rsid w:val="5E485B90"/>
    <w:rsid w:val="5E551E70"/>
    <w:rsid w:val="5EC53FA3"/>
    <w:rsid w:val="5ED6641D"/>
    <w:rsid w:val="5EDC65D2"/>
    <w:rsid w:val="5F8E351B"/>
    <w:rsid w:val="5FBE7CAE"/>
    <w:rsid w:val="605C5C4F"/>
    <w:rsid w:val="608921A6"/>
    <w:rsid w:val="608C661E"/>
    <w:rsid w:val="609A1E09"/>
    <w:rsid w:val="609C62BF"/>
    <w:rsid w:val="6146770E"/>
    <w:rsid w:val="61B95E28"/>
    <w:rsid w:val="61EC5457"/>
    <w:rsid w:val="6202009C"/>
    <w:rsid w:val="622B18A8"/>
    <w:rsid w:val="625D2E5C"/>
    <w:rsid w:val="62742AFB"/>
    <w:rsid w:val="62862868"/>
    <w:rsid w:val="62924B7D"/>
    <w:rsid w:val="631423E4"/>
    <w:rsid w:val="634E2FE4"/>
    <w:rsid w:val="6369627A"/>
    <w:rsid w:val="63793F6B"/>
    <w:rsid w:val="63F1007B"/>
    <w:rsid w:val="640822A0"/>
    <w:rsid w:val="64221FD7"/>
    <w:rsid w:val="64330245"/>
    <w:rsid w:val="64456BDC"/>
    <w:rsid w:val="644D0E2E"/>
    <w:rsid w:val="65310E5E"/>
    <w:rsid w:val="65995B41"/>
    <w:rsid w:val="65BF5FD0"/>
    <w:rsid w:val="65F57829"/>
    <w:rsid w:val="65F62AF4"/>
    <w:rsid w:val="665F123B"/>
    <w:rsid w:val="667967DA"/>
    <w:rsid w:val="66B3326C"/>
    <w:rsid w:val="66F92451"/>
    <w:rsid w:val="67647136"/>
    <w:rsid w:val="67964B8F"/>
    <w:rsid w:val="67AE5E89"/>
    <w:rsid w:val="67B74D86"/>
    <w:rsid w:val="67CC4BBF"/>
    <w:rsid w:val="67E067D2"/>
    <w:rsid w:val="67ED6D0E"/>
    <w:rsid w:val="68015621"/>
    <w:rsid w:val="68083881"/>
    <w:rsid w:val="6885736B"/>
    <w:rsid w:val="688C7634"/>
    <w:rsid w:val="68E60A04"/>
    <w:rsid w:val="68F8142E"/>
    <w:rsid w:val="6946799B"/>
    <w:rsid w:val="695219F2"/>
    <w:rsid w:val="69636EC5"/>
    <w:rsid w:val="69744C7F"/>
    <w:rsid w:val="698C4BBC"/>
    <w:rsid w:val="699D46AE"/>
    <w:rsid w:val="69B5203F"/>
    <w:rsid w:val="6A317063"/>
    <w:rsid w:val="6A470F53"/>
    <w:rsid w:val="6B5C530A"/>
    <w:rsid w:val="6B666B90"/>
    <w:rsid w:val="6B8733FA"/>
    <w:rsid w:val="6BA12503"/>
    <w:rsid w:val="6C5B5BC8"/>
    <w:rsid w:val="6DA60D5A"/>
    <w:rsid w:val="6E7B29E8"/>
    <w:rsid w:val="6F591DD1"/>
    <w:rsid w:val="6F92742F"/>
    <w:rsid w:val="6FAC534F"/>
    <w:rsid w:val="6FF308AD"/>
    <w:rsid w:val="70755E9B"/>
    <w:rsid w:val="70F2018B"/>
    <w:rsid w:val="71250915"/>
    <w:rsid w:val="713B7366"/>
    <w:rsid w:val="714D3C32"/>
    <w:rsid w:val="717178B9"/>
    <w:rsid w:val="717B4D6B"/>
    <w:rsid w:val="71851765"/>
    <w:rsid w:val="71AA20CC"/>
    <w:rsid w:val="71FC0110"/>
    <w:rsid w:val="7232240F"/>
    <w:rsid w:val="72520C69"/>
    <w:rsid w:val="7274127A"/>
    <w:rsid w:val="72793D7F"/>
    <w:rsid w:val="72B47309"/>
    <w:rsid w:val="72B843C8"/>
    <w:rsid w:val="72BC1B83"/>
    <w:rsid w:val="72F34CD7"/>
    <w:rsid w:val="735A25DF"/>
    <w:rsid w:val="739921FA"/>
    <w:rsid w:val="73C86BCA"/>
    <w:rsid w:val="73D93C9A"/>
    <w:rsid w:val="73FF6CEF"/>
    <w:rsid w:val="74405316"/>
    <w:rsid w:val="744B3176"/>
    <w:rsid w:val="74B009D1"/>
    <w:rsid w:val="74BF1E8A"/>
    <w:rsid w:val="75C13C92"/>
    <w:rsid w:val="76503DA1"/>
    <w:rsid w:val="766B6B6B"/>
    <w:rsid w:val="768F35FA"/>
    <w:rsid w:val="769E04E9"/>
    <w:rsid w:val="76AF0CA9"/>
    <w:rsid w:val="76D753A9"/>
    <w:rsid w:val="76D9636B"/>
    <w:rsid w:val="777E7FF0"/>
    <w:rsid w:val="77910A34"/>
    <w:rsid w:val="783C5D5C"/>
    <w:rsid w:val="786C3817"/>
    <w:rsid w:val="793A253D"/>
    <w:rsid w:val="795915A1"/>
    <w:rsid w:val="799C22FF"/>
    <w:rsid w:val="79D5452E"/>
    <w:rsid w:val="7A256D54"/>
    <w:rsid w:val="7A2E48BE"/>
    <w:rsid w:val="7A522750"/>
    <w:rsid w:val="7A6C2166"/>
    <w:rsid w:val="7B0C1FC7"/>
    <w:rsid w:val="7B3550D1"/>
    <w:rsid w:val="7B4A18F6"/>
    <w:rsid w:val="7B58672D"/>
    <w:rsid w:val="7B921917"/>
    <w:rsid w:val="7BB33A6D"/>
    <w:rsid w:val="7C266591"/>
    <w:rsid w:val="7C712815"/>
    <w:rsid w:val="7D3A3E89"/>
    <w:rsid w:val="7D4A355C"/>
    <w:rsid w:val="7E623E04"/>
    <w:rsid w:val="7EC43639"/>
    <w:rsid w:val="7ED120CB"/>
    <w:rsid w:val="7ED46473"/>
    <w:rsid w:val="7ED86C28"/>
    <w:rsid w:val="7F705884"/>
    <w:rsid w:val="7F737A6C"/>
    <w:rsid w:val="7F826F84"/>
    <w:rsid w:val="7F91224D"/>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pPr>
    <w:rPr>
      <w:rFonts w:ascii="Microsoft JhengHei" w:hAnsi="Microsoft JhengHei" w:eastAsiaTheme="minorEastAsia" w:cstheme="minorBidi"/>
      <w:sz w:val="24"/>
      <w:szCs w:val="22"/>
      <w:lang w:val="en-IE" w:eastAsia="zh-CN" w:bidi="ar-SA"/>
    </w:rPr>
  </w:style>
  <w:style w:type="paragraph" w:styleId="2">
    <w:name w:val="heading 1"/>
    <w:basedOn w:val="1"/>
    <w:next w:val="1"/>
    <w:link w:val="29"/>
    <w:qFormat/>
    <w:uiPriority w:val="9"/>
    <w:pPr>
      <w:keepNext/>
      <w:keepLines/>
      <w:numPr>
        <w:ilvl w:val="0"/>
        <w:numId w:val="1"/>
      </w:numPr>
      <w:spacing w:before="240" w:after="0"/>
      <w:outlineLvl w:val="0"/>
    </w:pPr>
    <w:rPr>
      <w:rFonts w:eastAsiaTheme="majorEastAsia" w:cstheme="majorBidi"/>
      <w:b/>
      <w:sz w:val="36"/>
      <w:szCs w:val="32"/>
    </w:rPr>
  </w:style>
  <w:style w:type="paragraph" w:styleId="3">
    <w:name w:val="heading 2"/>
    <w:basedOn w:val="1"/>
    <w:next w:val="1"/>
    <w:link w:val="31"/>
    <w:unhideWhenUsed/>
    <w:qFormat/>
    <w:uiPriority w:val="9"/>
    <w:pPr>
      <w:keepNext/>
      <w:keepLines/>
      <w:numPr>
        <w:ilvl w:val="1"/>
        <w:numId w:val="1"/>
      </w:numPr>
      <w:spacing w:before="40" w:after="0"/>
      <w:outlineLvl w:val="1"/>
    </w:pPr>
    <w:rPr>
      <w:rFonts w:eastAsiaTheme="majorEastAsia" w:cstheme="majorBidi"/>
      <w:b/>
      <w:color w:val="000000" w:themeColor="text1"/>
      <w:sz w:val="32"/>
      <w:szCs w:val="26"/>
      <w14:textFill>
        <w14:solidFill>
          <w14:schemeClr w14:val="tx1"/>
        </w14:solidFill>
      </w14:textFill>
    </w:rPr>
  </w:style>
  <w:style w:type="paragraph" w:styleId="4">
    <w:name w:val="heading 3"/>
    <w:basedOn w:val="1"/>
    <w:next w:val="1"/>
    <w:link w:val="32"/>
    <w:unhideWhenUsed/>
    <w:qFormat/>
    <w:uiPriority w:val="9"/>
    <w:pPr>
      <w:keepNext/>
      <w:keepLines/>
      <w:numPr>
        <w:ilvl w:val="2"/>
        <w:numId w:val="1"/>
      </w:numPr>
      <w:spacing w:before="40" w:after="0"/>
      <w:outlineLvl w:val="2"/>
    </w:pPr>
    <w:rPr>
      <w:rFonts w:eastAsiaTheme="majorEastAsia" w:cstheme="majorBidi"/>
      <w:b/>
      <w:sz w:val="28"/>
      <w:szCs w:val="24"/>
    </w:rPr>
  </w:style>
  <w:style w:type="paragraph" w:styleId="5">
    <w:name w:val="heading 4"/>
    <w:basedOn w:val="1"/>
    <w:next w:val="1"/>
    <w:link w:val="33"/>
    <w:unhideWhenUsed/>
    <w:qFormat/>
    <w:uiPriority w:val="9"/>
    <w:pPr>
      <w:keepNext/>
      <w:keepLines/>
      <w:numPr>
        <w:ilvl w:val="3"/>
        <w:numId w:val="1"/>
      </w:numPr>
      <w:spacing w:before="40" w:after="0"/>
      <w:outlineLvl w:val="3"/>
    </w:pPr>
    <w:rPr>
      <w:rFonts w:eastAsiaTheme="majorEastAsia" w:cstheme="majorBidi"/>
      <w:b/>
      <w:iCs/>
      <w:color w:val="000000" w:themeColor="text1"/>
      <w14:textFill>
        <w14:solidFill>
          <w14:schemeClr w14:val="tx1"/>
        </w14:solidFill>
      </w14:textFill>
    </w:rPr>
  </w:style>
  <w:style w:type="paragraph" w:styleId="6">
    <w:name w:val="heading 5"/>
    <w:basedOn w:val="1"/>
    <w:next w:val="1"/>
    <w:link w:val="34"/>
    <w:unhideWhenUsed/>
    <w:qFormat/>
    <w:uiPriority w:val="9"/>
    <w:pPr>
      <w:keepNext/>
      <w:keepLines/>
      <w:numPr>
        <w:ilvl w:val="4"/>
        <w:numId w:val="1"/>
      </w:numPr>
      <w:spacing w:before="40" w:after="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35"/>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36"/>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37"/>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8"/>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22">
    <w:name w:val="Default Paragraph Font"/>
    <w:semiHidden/>
    <w:unhideWhenUsed/>
    <w:qFormat/>
    <w:uiPriority w:val="1"/>
  </w:style>
  <w:style w:type="table" w:default="1" w:styleId="27">
    <w:name w:val="Normal Table"/>
    <w:semiHidden/>
    <w:unhideWhenUsed/>
    <w:qFormat/>
    <w:uiPriority w:val="99"/>
    <w:tblPr>
      <w:tblLayout w:type="fixed"/>
      <w:tblCellMar>
        <w:top w:w="0" w:type="dxa"/>
        <w:left w:w="108" w:type="dxa"/>
        <w:bottom w:w="0" w:type="dxa"/>
        <w:right w:w="108" w:type="dxa"/>
      </w:tblCellMar>
    </w:tblPr>
  </w:style>
  <w:style w:type="paragraph" w:styleId="11">
    <w:name w:val="caption"/>
    <w:basedOn w:val="1"/>
    <w:next w:val="1"/>
    <w:link w:val="48"/>
    <w:unhideWhenUsed/>
    <w:qFormat/>
    <w:uiPriority w:val="35"/>
    <w:pPr>
      <w:spacing w:after="200"/>
    </w:pPr>
    <w:rPr>
      <w:iCs/>
      <w:color w:val="44546A" w:themeColor="text2"/>
      <w:sz w:val="21"/>
      <w:szCs w:val="18"/>
      <w14:textFill>
        <w14:solidFill>
          <w14:schemeClr w14:val="tx2"/>
        </w14:solidFill>
      </w14:textFill>
    </w:rPr>
  </w:style>
  <w:style w:type="paragraph" w:styleId="12">
    <w:name w:val="toc 3"/>
    <w:basedOn w:val="1"/>
    <w:next w:val="1"/>
    <w:unhideWhenUsed/>
    <w:qFormat/>
    <w:uiPriority w:val="39"/>
    <w:pPr>
      <w:spacing w:after="100"/>
      <w:ind w:left="480"/>
    </w:pPr>
  </w:style>
  <w:style w:type="paragraph" w:styleId="13">
    <w:name w:val="endnote text"/>
    <w:basedOn w:val="1"/>
    <w:semiHidden/>
    <w:unhideWhenUsed/>
    <w:uiPriority w:val="99"/>
    <w:pPr>
      <w:snapToGrid w:val="0"/>
      <w:jc w:val="left"/>
    </w:pPr>
  </w:style>
  <w:style w:type="paragraph" w:styleId="14">
    <w:name w:val="footer"/>
    <w:basedOn w:val="1"/>
    <w:link w:val="42"/>
    <w:unhideWhenUsed/>
    <w:qFormat/>
    <w:uiPriority w:val="99"/>
    <w:pPr>
      <w:tabs>
        <w:tab w:val="center" w:pos="4513"/>
        <w:tab w:val="right" w:pos="9026"/>
      </w:tabs>
      <w:spacing w:after="0"/>
    </w:pPr>
  </w:style>
  <w:style w:type="paragraph" w:styleId="15">
    <w:name w:val="header"/>
    <w:basedOn w:val="1"/>
    <w:link w:val="41"/>
    <w:unhideWhenUsed/>
    <w:qFormat/>
    <w:uiPriority w:val="99"/>
    <w:pPr>
      <w:tabs>
        <w:tab w:val="center" w:pos="4513"/>
        <w:tab w:val="right" w:pos="9026"/>
      </w:tabs>
      <w:spacing w:after="0"/>
    </w:pPr>
  </w:style>
  <w:style w:type="paragraph" w:styleId="16">
    <w:name w:val="toc 1"/>
    <w:basedOn w:val="1"/>
    <w:next w:val="1"/>
    <w:unhideWhenUsed/>
    <w:qFormat/>
    <w:uiPriority w:val="39"/>
    <w:pPr>
      <w:spacing w:after="100"/>
    </w:pPr>
  </w:style>
  <w:style w:type="paragraph" w:styleId="17">
    <w:name w:val="Subtitle"/>
    <w:basedOn w:val="1"/>
    <w:next w:val="1"/>
    <w:link w:val="40"/>
    <w:qFormat/>
    <w:uiPriority w:val="11"/>
    <w:rPr>
      <w:spacing w:val="15"/>
      <w:sz w:val="20"/>
    </w:rPr>
  </w:style>
  <w:style w:type="paragraph" w:styleId="18">
    <w:name w:val="table of figures"/>
    <w:basedOn w:val="1"/>
    <w:next w:val="1"/>
    <w:unhideWhenUsed/>
    <w:qFormat/>
    <w:uiPriority w:val="99"/>
    <w:pPr>
      <w:spacing w:after="0"/>
    </w:pPr>
  </w:style>
  <w:style w:type="paragraph" w:styleId="19">
    <w:name w:val="toc 2"/>
    <w:basedOn w:val="1"/>
    <w:next w:val="1"/>
    <w:unhideWhenUsed/>
    <w:qFormat/>
    <w:uiPriority w:val="39"/>
    <w:pPr>
      <w:spacing w:after="100"/>
      <w:ind w:left="240"/>
    </w:pPr>
  </w:style>
  <w:style w:type="paragraph" w:styleId="20">
    <w:name w:val="Normal (Web)"/>
    <w:basedOn w:val="1"/>
    <w:semiHidden/>
    <w:unhideWhenUsed/>
    <w:qFormat/>
    <w:uiPriority w:val="99"/>
    <w:rPr>
      <w:sz w:val="24"/>
    </w:rPr>
  </w:style>
  <w:style w:type="paragraph" w:styleId="21">
    <w:name w:val="Title"/>
    <w:basedOn w:val="1"/>
    <w:next w:val="1"/>
    <w:link w:val="30"/>
    <w:qFormat/>
    <w:uiPriority w:val="10"/>
    <w:pPr>
      <w:spacing w:after="0"/>
      <w:contextualSpacing/>
    </w:pPr>
    <w:rPr>
      <w:rFonts w:asciiTheme="majorHAnsi" w:hAnsiTheme="majorHAnsi" w:eastAsiaTheme="majorEastAsia" w:cstheme="majorBidi"/>
      <w:spacing w:val="-10"/>
      <w:kern w:val="28"/>
      <w:sz w:val="56"/>
      <w:szCs w:val="56"/>
    </w:rPr>
  </w:style>
  <w:style w:type="character" w:styleId="23">
    <w:name w:val="endnote reference"/>
    <w:basedOn w:val="22"/>
    <w:semiHidden/>
    <w:unhideWhenUsed/>
    <w:uiPriority w:val="99"/>
    <w:rPr>
      <w:vertAlign w:val="superscript"/>
    </w:rPr>
  </w:style>
  <w:style w:type="character" w:styleId="24">
    <w:name w:val="FollowedHyperlink"/>
    <w:basedOn w:val="22"/>
    <w:semiHidden/>
    <w:unhideWhenUsed/>
    <w:qFormat/>
    <w:uiPriority w:val="99"/>
    <w:rPr>
      <w:color w:val="954F72" w:themeColor="followedHyperlink"/>
      <w:u w:val="single"/>
      <w14:textFill>
        <w14:solidFill>
          <w14:schemeClr w14:val="folHlink"/>
        </w14:solidFill>
      </w14:textFill>
    </w:rPr>
  </w:style>
  <w:style w:type="character" w:styleId="25">
    <w:name w:val="Emphasis"/>
    <w:basedOn w:val="22"/>
    <w:qFormat/>
    <w:uiPriority w:val="20"/>
    <w:rPr>
      <w:i/>
    </w:rPr>
  </w:style>
  <w:style w:type="character" w:styleId="26">
    <w:name w:val="Hyperlink"/>
    <w:basedOn w:val="22"/>
    <w:unhideWhenUsed/>
    <w:qFormat/>
    <w:uiPriority w:val="99"/>
    <w:rPr>
      <w:color w:val="0000FF"/>
      <w:u w:val="single"/>
    </w:rPr>
  </w:style>
  <w:style w:type="table" w:styleId="28">
    <w:name w:val="Table Grid"/>
    <w:basedOn w:val="27"/>
    <w:qFormat/>
    <w:uiPriority w:val="39"/>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9">
    <w:name w:val="Heading 1 Char"/>
    <w:basedOn w:val="22"/>
    <w:link w:val="2"/>
    <w:qFormat/>
    <w:uiPriority w:val="9"/>
    <w:rPr>
      <w:rFonts w:ascii="Microsoft JhengHei" w:hAnsi="Microsoft JhengHei" w:eastAsiaTheme="majorEastAsia" w:cstheme="majorBidi"/>
      <w:b/>
      <w:sz w:val="36"/>
      <w:szCs w:val="32"/>
    </w:rPr>
  </w:style>
  <w:style w:type="character" w:customStyle="1" w:styleId="30">
    <w:name w:val="Title Char"/>
    <w:basedOn w:val="22"/>
    <w:link w:val="21"/>
    <w:qFormat/>
    <w:uiPriority w:val="10"/>
    <w:rPr>
      <w:rFonts w:asciiTheme="majorHAnsi" w:hAnsiTheme="majorHAnsi" w:eastAsiaTheme="majorEastAsia" w:cstheme="majorBidi"/>
      <w:spacing w:val="-10"/>
      <w:kern w:val="28"/>
      <w:sz w:val="56"/>
      <w:szCs w:val="56"/>
    </w:rPr>
  </w:style>
  <w:style w:type="character" w:customStyle="1" w:styleId="31">
    <w:name w:val="Heading 2 Char"/>
    <w:basedOn w:val="22"/>
    <w:link w:val="3"/>
    <w:qFormat/>
    <w:uiPriority w:val="9"/>
    <w:rPr>
      <w:rFonts w:ascii="Microsoft JhengHei" w:hAnsi="Microsoft JhengHei" w:eastAsiaTheme="majorEastAsia" w:cstheme="majorBidi"/>
      <w:b/>
      <w:color w:val="000000" w:themeColor="text1"/>
      <w:sz w:val="32"/>
      <w:szCs w:val="26"/>
      <w14:textFill>
        <w14:solidFill>
          <w14:schemeClr w14:val="tx1"/>
        </w14:solidFill>
      </w14:textFill>
    </w:rPr>
  </w:style>
  <w:style w:type="character" w:customStyle="1" w:styleId="32">
    <w:name w:val="Heading 3 Char"/>
    <w:basedOn w:val="22"/>
    <w:link w:val="4"/>
    <w:qFormat/>
    <w:uiPriority w:val="9"/>
    <w:rPr>
      <w:rFonts w:ascii="Microsoft JhengHei" w:hAnsi="Microsoft JhengHei" w:eastAsiaTheme="majorEastAsia" w:cstheme="majorBidi"/>
      <w:b/>
      <w:sz w:val="28"/>
      <w:szCs w:val="24"/>
    </w:rPr>
  </w:style>
  <w:style w:type="character" w:customStyle="1" w:styleId="33">
    <w:name w:val="Heading 4 Char"/>
    <w:basedOn w:val="22"/>
    <w:link w:val="5"/>
    <w:qFormat/>
    <w:uiPriority w:val="9"/>
    <w:rPr>
      <w:rFonts w:ascii="Microsoft JhengHei" w:hAnsi="Microsoft JhengHei" w:eastAsiaTheme="majorEastAsia" w:cstheme="majorBidi"/>
      <w:b/>
      <w:iCs/>
      <w:color w:val="000000" w:themeColor="text1"/>
      <w:sz w:val="24"/>
      <w14:textFill>
        <w14:solidFill>
          <w14:schemeClr w14:val="tx1"/>
        </w14:solidFill>
      </w14:textFill>
    </w:rPr>
  </w:style>
  <w:style w:type="character" w:customStyle="1" w:styleId="34">
    <w:name w:val="Heading 5 Char"/>
    <w:basedOn w:val="22"/>
    <w:link w:val="6"/>
    <w:semiHidden/>
    <w:qFormat/>
    <w:uiPriority w:val="9"/>
    <w:rPr>
      <w:rFonts w:asciiTheme="majorHAnsi" w:hAnsiTheme="majorHAnsi" w:eastAsiaTheme="majorEastAsia" w:cstheme="majorBidi"/>
      <w:color w:val="2F5597" w:themeColor="accent1" w:themeShade="BF"/>
      <w:sz w:val="32"/>
    </w:rPr>
  </w:style>
  <w:style w:type="character" w:customStyle="1" w:styleId="35">
    <w:name w:val="Heading 6 Char"/>
    <w:basedOn w:val="22"/>
    <w:link w:val="7"/>
    <w:semiHidden/>
    <w:qFormat/>
    <w:uiPriority w:val="9"/>
    <w:rPr>
      <w:rFonts w:asciiTheme="majorHAnsi" w:hAnsiTheme="majorHAnsi" w:eastAsiaTheme="majorEastAsia" w:cstheme="majorBidi"/>
      <w:color w:val="203864" w:themeColor="accent1" w:themeShade="80"/>
      <w:sz w:val="32"/>
    </w:rPr>
  </w:style>
  <w:style w:type="character" w:customStyle="1" w:styleId="36">
    <w:name w:val="Heading 7 Char"/>
    <w:basedOn w:val="22"/>
    <w:link w:val="8"/>
    <w:semiHidden/>
    <w:qFormat/>
    <w:uiPriority w:val="9"/>
    <w:rPr>
      <w:rFonts w:asciiTheme="majorHAnsi" w:hAnsiTheme="majorHAnsi" w:eastAsiaTheme="majorEastAsia" w:cstheme="majorBidi"/>
      <w:i/>
      <w:iCs/>
      <w:color w:val="203864" w:themeColor="accent1" w:themeShade="80"/>
      <w:sz w:val="32"/>
    </w:rPr>
  </w:style>
  <w:style w:type="character" w:customStyle="1" w:styleId="37">
    <w:name w:val="Heading 8 Char"/>
    <w:basedOn w:val="22"/>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8">
    <w:name w:val="Heading 9 Char"/>
    <w:basedOn w:val="22"/>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39">
    <w:name w:val="Default"/>
    <w:qFormat/>
    <w:uiPriority w:val="0"/>
    <w:pPr>
      <w:autoSpaceDE w:val="0"/>
      <w:autoSpaceDN w:val="0"/>
      <w:adjustRightInd w:val="0"/>
      <w:spacing w:after="0"/>
    </w:pPr>
    <w:rPr>
      <w:rFonts w:ascii="Bookman Old Style" w:hAnsi="Bookman Old Style" w:cs="Bookman Old Style" w:eastAsiaTheme="minorEastAsia"/>
      <w:color w:val="000000"/>
      <w:sz w:val="24"/>
      <w:szCs w:val="24"/>
      <w:lang w:val="en-IE" w:eastAsia="zh-CN" w:bidi="ar-SA"/>
    </w:rPr>
  </w:style>
  <w:style w:type="character" w:customStyle="1" w:styleId="40">
    <w:name w:val="Subtitle Char"/>
    <w:basedOn w:val="22"/>
    <w:link w:val="17"/>
    <w:qFormat/>
    <w:uiPriority w:val="11"/>
    <w:rPr>
      <w:rFonts w:ascii="Microsoft JhengHei" w:hAnsi="Microsoft JhengHei"/>
      <w:spacing w:val="15"/>
      <w:sz w:val="20"/>
    </w:rPr>
  </w:style>
  <w:style w:type="character" w:customStyle="1" w:styleId="41">
    <w:name w:val="Header Char"/>
    <w:basedOn w:val="22"/>
    <w:link w:val="15"/>
    <w:qFormat/>
    <w:uiPriority w:val="99"/>
    <w:rPr>
      <w:rFonts w:ascii="Microsoft JhengHei" w:hAnsi="Microsoft JhengHei"/>
      <w:sz w:val="24"/>
    </w:rPr>
  </w:style>
  <w:style w:type="character" w:customStyle="1" w:styleId="42">
    <w:name w:val="Footer Char"/>
    <w:basedOn w:val="22"/>
    <w:link w:val="14"/>
    <w:qFormat/>
    <w:uiPriority w:val="99"/>
    <w:rPr>
      <w:rFonts w:ascii="Microsoft JhengHei" w:hAnsi="Microsoft JhengHei"/>
      <w:sz w:val="24"/>
    </w:rPr>
  </w:style>
  <w:style w:type="paragraph" w:customStyle="1" w:styleId="43">
    <w:name w:val="TOC Heading"/>
    <w:basedOn w:val="2"/>
    <w:next w:val="1"/>
    <w:unhideWhenUsed/>
    <w:qFormat/>
    <w:uiPriority w:val="39"/>
    <w:pPr>
      <w:numPr>
        <w:numId w:val="0"/>
      </w:numPr>
      <w:spacing w:line="259" w:lineRule="auto"/>
      <w:outlineLvl w:val="9"/>
    </w:pPr>
    <w:rPr>
      <w:rFonts w:asciiTheme="majorHAnsi" w:hAnsiTheme="majorHAnsi"/>
      <w:b w:val="0"/>
      <w:color w:val="2F5597" w:themeColor="accent1" w:themeShade="BF"/>
      <w:sz w:val="32"/>
      <w:lang w:val="en-US" w:eastAsia="en-US"/>
    </w:rPr>
  </w:style>
  <w:style w:type="character" w:customStyle="1" w:styleId="44">
    <w:name w:val="Unresolved Mention"/>
    <w:basedOn w:val="22"/>
    <w:semiHidden/>
    <w:unhideWhenUsed/>
    <w:qFormat/>
    <w:uiPriority w:val="99"/>
    <w:rPr>
      <w:color w:val="808080"/>
      <w:shd w:val="clear" w:color="auto" w:fill="E6E6E6"/>
    </w:rPr>
  </w:style>
  <w:style w:type="paragraph" w:customStyle="1" w:styleId="45">
    <w:name w:val="Bibliography"/>
    <w:basedOn w:val="1"/>
    <w:next w:val="1"/>
    <w:unhideWhenUsed/>
    <w:qFormat/>
    <w:uiPriority w:val="37"/>
  </w:style>
  <w:style w:type="character" w:customStyle="1" w:styleId="46">
    <w:name w:val="selectable"/>
    <w:basedOn w:val="22"/>
    <w:qFormat/>
    <w:uiPriority w:val="0"/>
  </w:style>
  <w:style w:type="character" w:customStyle="1" w:styleId="47">
    <w:name w:val="Subtle Emphasis"/>
    <w:basedOn w:val="22"/>
    <w:qFormat/>
    <w:uiPriority w:val="19"/>
    <w:rPr>
      <w:i/>
      <w:iCs/>
      <w:color w:val="404040" w:themeColor="text1" w:themeTint="BF"/>
      <w14:textFill>
        <w14:solidFill>
          <w14:schemeClr w14:val="tx1">
            <w14:lumMod w14:val="75000"/>
            <w14:lumOff w14:val="25000"/>
          </w14:schemeClr>
        </w14:solidFill>
      </w14:textFill>
    </w:rPr>
  </w:style>
  <w:style w:type="character" w:customStyle="1" w:styleId="48">
    <w:name w:val="题注 Char"/>
    <w:link w:val="11"/>
    <w:uiPriority w:val="35"/>
    <w:rPr>
      <w:rFonts w:eastAsiaTheme="minorEastAsia"/>
      <w:iCs/>
      <w:color w:val="44546A" w:themeColor="text2"/>
      <w:sz w:val="21"/>
      <w:szCs w:val="18"/>
      <w14:textFill>
        <w14:solidFill>
          <w14:schemeClr w14:val="tx2"/>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6" Type="http://schemas.microsoft.com/office/2011/relationships/people" Target="people.xml"/><Relationship Id="rId55" Type="http://schemas.openxmlformats.org/officeDocument/2006/relationships/fontTable" Target="fontTable.xml"/><Relationship Id="rId54" Type="http://schemas.openxmlformats.org/officeDocument/2006/relationships/customXml" Target="../customXml/item2.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chart" Target="charts/chart18.xml"/><Relationship Id="rId50" Type="http://schemas.openxmlformats.org/officeDocument/2006/relationships/chart" Target="charts/chart17.xml"/><Relationship Id="rId5" Type="http://schemas.openxmlformats.org/officeDocument/2006/relationships/theme" Target="theme/theme1.xml"/><Relationship Id="rId49" Type="http://schemas.openxmlformats.org/officeDocument/2006/relationships/chart" Target="charts/chart16.xml"/><Relationship Id="rId48" Type="http://schemas.openxmlformats.org/officeDocument/2006/relationships/chart" Target="charts/chart15.xml"/><Relationship Id="rId47" Type="http://schemas.openxmlformats.org/officeDocument/2006/relationships/chart" Target="charts/chart14.xml"/><Relationship Id="rId46" Type="http://schemas.openxmlformats.org/officeDocument/2006/relationships/chart" Target="charts/chart13.xml"/><Relationship Id="rId45" Type="http://schemas.openxmlformats.org/officeDocument/2006/relationships/image" Target="media/image28.png"/><Relationship Id="rId44" Type="http://schemas.openxmlformats.org/officeDocument/2006/relationships/chart" Target="charts/chart12.xml"/><Relationship Id="rId43" Type="http://schemas.openxmlformats.org/officeDocument/2006/relationships/image" Target="media/image27.jpeg"/><Relationship Id="rId42" Type="http://schemas.openxmlformats.org/officeDocument/2006/relationships/image" Target="media/image26.jpeg"/><Relationship Id="rId41" Type="http://schemas.openxmlformats.org/officeDocument/2006/relationships/image" Target="media/image25.jpeg"/><Relationship Id="rId40" Type="http://schemas.openxmlformats.org/officeDocument/2006/relationships/image" Target="media/image24.jpeg"/><Relationship Id="rId4" Type="http://schemas.openxmlformats.org/officeDocument/2006/relationships/footer" Target="footer1.xml"/><Relationship Id="rId39" Type="http://schemas.openxmlformats.org/officeDocument/2006/relationships/image" Target="media/image23.GIF"/><Relationship Id="rId38" Type="http://schemas.openxmlformats.org/officeDocument/2006/relationships/chart" Target="charts/chart11.xml"/><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jpeg"/><Relationship Id="rId34" Type="http://schemas.openxmlformats.org/officeDocument/2006/relationships/image" Target="media/image19.jpeg"/><Relationship Id="rId33" Type="http://schemas.openxmlformats.org/officeDocument/2006/relationships/image" Target="media/image18.jpeg"/><Relationship Id="rId32" Type="http://schemas.openxmlformats.org/officeDocument/2006/relationships/image" Target="media/image17.jpeg"/><Relationship Id="rId31" Type="http://schemas.openxmlformats.org/officeDocument/2006/relationships/chart" Target="charts/chart10.xml"/><Relationship Id="rId30" Type="http://schemas.openxmlformats.org/officeDocument/2006/relationships/chart" Target="charts/chart9.xml"/><Relationship Id="rId3" Type="http://schemas.openxmlformats.org/officeDocument/2006/relationships/endnotes" Target="endnotes.xml"/><Relationship Id="rId29" Type="http://schemas.openxmlformats.org/officeDocument/2006/relationships/image" Target="media/image16.jpe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chart" Target="charts/chart8.xml"/><Relationship Id="rId24" Type="http://schemas.openxmlformats.org/officeDocument/2006/relationships/image" Target="media/image12.png"/><Relationship Id="rId23" Type="http://schemas.openxmlformats.org/officeDocument/2006/relationships/image" Target="media/image11.jpeg"/><Relationship Id="rId22" Type="http://schemas.openxmlformats.org/officeDocument/2006/relationships/image" Target="media/image10.emf"/><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chart" Target="charts/chart7.xml"/><Relationship Id="rId18" Type="http://schemas.openxmlformats.org/officeDocument/2006/relationships/chart" Target="charts/chart6.xml"/><Relationship Id="rId17" Type="http://schemas.openxmlformats.org/officeDocument/2006/relationships/chart" Target="charts/chart5.xml"/><Relationship Id="rId16" Type="http://schemas.openxmlformats.org/officeDocument/2006/relationships/chart" Target="charts/chart4.xml"/><Relationship Id="rId15" Type="http://schemas.openxmlformats.org/officeDocument/2006/relationships/chart" Target="charts/chart3.xml"/><Relationship Id="rId14" Type="http://schemas.openxmlformats.org/officeDocument/2006/relationships/chart" Target="charts/chart2.xml"/><Relationship Id="rId13" Type="http://schemas.openxmlformats.org/officeDocument/2006/relationships/chart" Target="charts/chart1.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F:\My%20Thesis\Accelerometer%20Project\Data%20Catch\accelerometer.csv" TargetMode="External"/></Relationships>
</file>

<file path=word/charts/_rels/chart10.xml.rels><?xml version="1.0" encoding="UTF-8" standalone="yes"?>
<Relationships xmlns="http://schemas.openxmlformats.org/package/2006/relationships"><Relationship Id="rId3" Type="http://schemas.microsoft.com/office/2011/relationships/chartColorStyle" Target="colors16.xml"/><Relationship Id="rId2" Type="http://schemas.microsoft.com/office/2011/relationships/chartStyle" Target="style16.xml"/><Relationship Id="rId1" Type="http://schemas.openxmlformats.org/officeDocument/2006/relationships/oleObject" Target="file:///F:\My%20Thesis\Gyroscope\Data%20catch\Simulate_raci_31_01_2018.csv" TargetMode="External"/></Relationships>
</file>

<file path=word/charts/_rels/chart11.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G:\My%20thesis\NUIG_Thesis-master\A%20glow%20sticks%20pitcure%20and%20data\data%20catch\21032018\&#39640;&#36890;&#28388;&#27874;&#65292;&#23545;&#38464;&#34746;&#20202;\Gyro%20(1).csv" TargetMode="External"/></Relationships>
</file>

<file path=word/charts/_rels/chart12.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G:\My%20thesis\NUIG_Thesis-master\A%20glow%20sticks%20pitcure%20and%20data\data%20catch\06%20accelerometer%20get%20successful%20angles\&#20174;&#27700;&#24179;&#38754;&#25226;&#23427;&#31446;&#36215;&#26469;.csv" TargetMode="External"/></Relationships>
</file>

<file path=word/charts/_rels/chart13.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G:\My%20thesis\NUIG_Thesis-master\A%20glow%20sticks%20pitcure%20and%20data\data%20catch\06%20accelerometer%20get%20successful%20angles\fusion%20test.xlsx" TargetMode="External"/></Relationships>
</file>

<file path=word/charts/_rels/chart14.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G:\My%20thesis\NUIG_Thesis-master\A%20glow%20sticks%20pitcure%20and%20data\data%20catch\06%20accelerometer%20get%20successful%20angles\fusion%20test.xlsx" TargetMode="External"/></Relationships>
</file>

<file path=word/charts/_rels/chart15.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file:///G:\My%20thesis\NUIG_Thesis-master\A%20glow%20sticks%20pitcure%20and%20data\data%20catch\19032018\action2%205%20times\action2%205%20times%20gyro.csv" TargetMode="External"/></Relationships>
</file>

<file path=word/charts/_rels/chart16.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G:\My%20thesis\NUIG_Thesis-master\A%20glow%20sticks%20pitcure%20and%20data\data%20catch\19032018\action2%205%20times\action2%205%20times%20accele.csv" TargetMode="External"/></Relationships>
</file>

<file path=word/charts/_rels/chart17.xml.rels><?xml version="1.0" encoding="UTF-8" standalone="yes"?>
<Relationships xmlns="http://schemas.openxmlformats.org/package/2006/relationships"><Relationship Id="rId3" Type="http://schemas.microsoft.com/office/2011/relationships/chartColorStyle" Target="colors17.xml"/><Relationship Id="rId2" Type="http://schemas.microsoft.com/office/2011/relationships/chartStyle" Target="style17.xml"/><Relationship Id="rId1" Type="http://schemas.openxmlformats.org/officeDocument/2006/relationships/oleObject" Target="file:///G:\My%20thesis\NUIG_Thesis-master\A%20glow%20sticks%20pitcure%20and%20data\data%20catch\19032018\action3%205%20times\action3_5times_gyro.csv" TargetMode="External"/></Relationships>
</file>

<file path=word/charts/_rels/chart18.xml.rels><?xml version="1.0" encoding="UTF-8" standalone="yes"?>
<Relationships xmlns="http://schemas.openxmlformats.org/package/2006/relationships"><Relationship Id="rId3" Type="http://schemas.microsoft.com/office/2011/relationships/chartColorStyle" Target="colors18.xml"/><Relationship Id="rId2" Type="http://schemas.microsoft.com/office/2011/relationships/chartStyle" Target="style18.xml"/><Relationship Id="rId1" Type="http://schemas.openxmlformats.org/officeDocument/2006/relationships/oleObject" Target="file:///G:\My%20thesis\NUIG_Thesis-master\A%20glow%20sticks%20pitcure%20and%20data\data%20catch\19032018\action3%205%20times\action3%205%20times%20accel.csv"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15.xml"/><Relationship Id="rId2" Type="http://schemas.microsoft.com/office/2011/relationships/chartStyle" Target="style15.xml"/><Relationship Id="rId1" Type="http://schemas.openxmlformats.org/officeDocument/2006/relationships/oleObject" Target="file:///F:\My%20Thesis\Accelerometer%20Project\Data%20Catch\accelerometer.csv"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F:\College%20Project\Accelerometer%20Project\Data_Catch\Accelerometer_2017_11_08.xlsx"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file:///C:\Users\jsun\AppData\Roaming\Microsoft\Excel\50Hz250StepsWalkingInPocket%20(version%201).xlsb"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file:///C:\Users\jsun\AppData\Roaming\Microsoft\Excel\Accelerometer_2017_11_08%20(version%201).xlsb"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C:\Users\jsun\AppData\Roaming\Microsoft\Excel\Accelerometer_2017_11_08%20(version%201).xlsb" TargetMode="External"/></Relationships>
</file>

<file path=word/charts/_rels/chart7.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F:\College%20Project\Accelerometer%20Project\Data_Catch\Data%20Catch%2030112017\50Hz250StepsWalkingInPocket.xlsx" TargetMode="External"/></Relationships>
</file>

<file path=word/charts/_rels/chart8.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file:///G:\&#35838;&#31243;&#23398;&#20064;&#24635;&#25991;&#20214;&#22841;\&#31532;&#20108;&#24180;&#30340;&#39033;&#30446;\NUIG_Thesis-master\Gyroscope\Data%20catch\Simulate_raci_31_01_2018.csv" TargetMode="External"/></Relationships>
</file>

<file path=word/charts/_rels/chart9.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file:///F:\My%20Thesis\Gyroscope\Data%20catch\Simulate_raci_31_01_2018.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Accel_Data</a:t>
            </a:r>
            <a:endParaRPr lang="en-IE"/>
          </a:p>
        </c:rich>
      </c:tx>
      <c:layout/>
      <c:overlay val="0"/>
      <c:spPr>
        <a:noFill/>
        <a:ln>
          <a:noFill/>
        </a:ln>
        <a:effectLst/>
      </c:spPr>
    </c:title>
    <c:autoTitleDeleted val="0"/>
    <c:plotArea>
      <c:layout/>
      <c:lineChart>
        <c:grouping val="standard"/>
        <c:varyColors val="0"/>
        <c:ser>
          <c:idx val="0"/>
          <c:order val="0"/>
          <c:tx>
            <c:strRef>
              <c:f>accelerometer!$L$1</c:f>
              <c:strCache>
                <c:ptCount val="1"/>
                <c:pt idx="0">
                  <c:v>Axis_X</c:v>
                </c:pt>
              </c:strCache>
            </c:strRef>
          </c:tx>
          <c:spPr>
            <a:ln w="28575" cap="rnd">
              <a:solidFill>
                <a:schemeClr val="accent1"/>
              </a:solidFill>
              <a:round/>
            </a:ln>
            <a:effectLst/>
          </c:spPr>
          <c:marker>
            <c:symbol val="none"/>
          </c:marker>
          <c:dLbls>
            <c:delete val="1"/>
          </c:dLbls>
          <c:val>
            <c:numRef>
              <c:f>accelerometer!$L$2:$L$1002</c:f>
              <c:numCache>
                <c:formatCode>General</c:formatCode>
                <c:ptCount val="1001"/>
                <c:pt idx="0">
                  <c:v>-0.813599</c:v>
                </c:pt>
                <c:pt idx="1">
                  <c:v>-0.795059</c:v>
                </c:pt>
                <c:pt idx="2">
                  <c:v>-0.767212</c:v>
                </c:pt>
                <c:pt idx="3">
                  <c:v>-0.731461</c:v>
                </c:pt>
                <c:pt idx="4">
                  <c:v>-0.686798</c:v>
                </c:pt>
                <c:pt idx="5">
                  <c:v>-0.649323</c:v>
                </c:pt>
                <c:pt idx="6">
                  <c:v>-0.631424</c:v>
                </c:pt>
                <c:pt idx="7">
                  <c:v>-0.625687</c:v>
                </c:pt>
                <c:pt idx="8">
                  <c:v>-0.64003</c:v>
                </c:pt>
                <c:pt idx="9">
                  <c:v>-0.660965</c:v>
                </c:pt>
                <c:pt idx="10">
                  <c:v>-0.696548</c:v>
                </c:pt>
                <c:pt idx="11">
                  <c:v>-0.713028</c:v>
                </c:pt>
                <c:pt idx="12">
                  <c:v>-0.697403</c:v>
                </c:pt>
                <c:pt idx="13">
                  <c:v>-0.668472</c:v>
                </c:pt>
                <c:pt idx="14">
                  <c:v>-0.595673</c:v>
                </c:pt>
                <c:pt idx="15">
                  <c:v>-0.482971</c:v>
                </c:pt>
                <c:pt idx="16">
                  <c:v>-0.353592</c:v>
                </c:pt>
                <c:pt idx="17">
                  <c:v>-0.214615</c:v>
                </c:pt>
                <c:pt idx="18">
                  <c:v>-0.107925</c:v>
                </c:pt>
                <c:pt idx="19">
                  <c:v>-0.0504</c:v>
                </c:pt>
                <c:pt idx="20">
                  <c:v>-0.040695</c:v>
                </c:pt>
                <c:pt idx="21">
                  <c:v>-0.036942</c:v>
                </c:pt>
                <c:pt idx="22">
                  <c:v>-0.024643</c:v>
                </c:pt>
                <c:pt idx="23">
                  <c:v>-0.010406</c:v>
                </c:pt>
                <c:pt idx="24">
                  <c:v>0.01152</c:v>
                </c:pt>
                <c:pt idx="25">
                  <c:v>0.035507</c:v>
                </c:pt>
                <c:pt idx="26">
                  <c:v>0.06543</c:v>
                </c:pt>
                <c:pt idx="27">
                  <c:v>0.108521</c:v>
                </c:pt>
                <c:pt idx="28">
                  <c:v>0.155975</c:v>
                </c:pt>
                <c:pt idx="29">
                  <c:v>0.207092</c:v>
                </c:pt>
                <c:pt idx="30">
                  <c:v>0.262894</c:v>
                </c:pt>
                <c:pt idx="31">
                  <c:v>0.301697</c:v>
                </c:pt>
                <c:pt idx="32">
                  <c:v>0.318314</c:v>
                </c:pt>
                <c:pt idx="33">
                  <c:v>0.323349</c:v>
                </c:pt>
                <c:pt idx="34">
                  <c:v>0.373322</c:v>
                </c:pt>
                <c:pt idx="35">
                  <c:v>0.449158</c:v>
                </c:pt>
                <c:pt idx="36">
                  <c:v>0.508255</c:v>
                </c:pt>
                <c:pt idx="37">
                  <c:v>0.555847</c:v>
                </c:pt>
                <c:pt idx="38">
                  <c:v>0.583237</c:v>
                </c:pt>
                <c:pt idx="39">
                  <c:v>0.606659</c:v>
                </c:pt>
                <c:pt idx="40">
                  <c:v>0.627106</c:v>
                </c:pt>
                <c:pt idx="41">
                  <c:v>0.660126</c:v>
                </c:pt>
                <c:pt idx="42">
                  <c:v>0.706482</c:v>
                </c:pt>
                <c:pt idx="43">
                  <c:v>0.761993</c:v>
                </c:pt>
                <c:pt idx="44">
                  <c:v>0.800491</c:v>
                </c:pt>
                <c:pt idx="45">
                  <c:v>0.794525</c:v>
                </c:pt>
                <c:pt idx="46">
                  <c:v>0.740921</c:v>
                </c:pt>
                <c:pt idx="47">
                  <c:v>0.656555</c:v>
                </c:pt>
                <c:pt idx="48">
                  <c:v>0.562912</c:v>
                </c:pt>
                <c:pt idx="49">
                  <c:v>0.508652</c:v>
                </c:pt>
                <c:pt idx="50">
                  <c:v>0.504257</c:v>
                </c:pt>
                <c:pt idx="51">
                  <c:v>0.522339</c:v>
                </c:pt>
                <c:pt idx="52">
                  <c:v>0.56012</c:v>
                </c:pt>
                <c:pt idx="53">
                  <c:v>0.60112</c:v>
                </c:pt>
                <c:pt idx="54">
                  <c:v>0.640686</c:v>
                </c:pt>
                <c:pt idx="55">
                  <c:v>0.652771</c:v>
                </c:pt>
                <c:pt idx="56">
                  <c:v>0.625732</c:v>
                </c:pt>
                <c:pt idx="57">
                  <c:v>0.575043</c:v>
                </c:pt>
                <c:pt idx="58">
                  <c:v>0.497818</c:v>
                </c:pt>
                <c:pt idx="59">
                  <c:v>0.357361</c:v>
                </c:pt>
                <c:pt idx="60">
                  <c:v>0.225464</c:v>
                </c:pt>
                <c:pt idx="61">
                  <c:v>0.104858</c:v>
                </c:pt>
                <c:pt idx="62">
                  <c:v>-0.012756</c:v>
                </c:pt>
                <c:pt idx="63">
                  <c:v>-0.132721</c:v>
                </c:pt>
                <c:pt idx="64">
                  <c:v>-0.226822</c:v>
                </c:pt>
                <c:pt idx="65">
                  <c:v>-0.352692</c:v>
                </c:pt>
                <c:pt idx="66">
                  <c:v>-0.470352</c:v>
                </c:pt>
                <c:pt idx="67">
                  <c:v>-0.503723</c:v>
                </c:pt>
                <c:pt idx="68">
                  <c:v>-0.493668</c:v>
                </c:pt>
                <c:pt idx="69">
                  <c:v>-0.45813</c:v>
                </c:pt>
                <c:pt idx="70">
                  <c:v>-0.413559</c:v>
                </c:pt>
                <c:pt idx="71">
                  <c:v>-0.392136</c:v>
                </c:pt>
                <c:pt idx="72">
                  <c:v>-0.402084</c:v>
                </c:pt>
                <c:pt idx="73">
                  <c:v>-0.425293</c:v>
                </c:pt>
                <c:pt idx="74">
                  <c:v>-0.446609</c:v>
                </c:pt>
                <c:pt idx="75">
                  <c:v>-0.476166</c:v>
                </c:pt>
                <c:pt idx="76">
                  <c:v>-0.507294</c:v>
                </c:pt>
                <c:pt idx="77">
                  <c:v>-0.543762</c:v>
                </c:pt>
                <c:pt idx="78">
                  <c:v>-0.576782</c:v>
                </c:pt>
                <c:pt idx="79">
                  <c:v>-0.61412</c:v>
                </c:pt>
                <c:pt idx="80">
                  <c:v>-0.638107</c:v>
                </c:pt>
                <c:pt idx="81">
                  <c:v>-0.650375</c:v>
                </c:pt>
                <c:pt idx="82">
                  <c:v>-0.667053</c:v>
                </c:pt>
                <c:pt idx="83">
                  <c:v>-0.685638</c:v>
                </c:pt>
                <c:pt idx="84">
                  <c:v>-0.70372</c:v>
                </c:pt>
                <c:pt idx="85">
                  <c:v>-0.714798</c:v>
                </c:pt>
                <c:pt idx="86">
                  <c:v>-0.725525</c:v>
                </c:pt>
                <c:pt idx="87">
                  <c:v>-0.736893</c:v>
                </c:pt>
                <c:pt idx="88">
                  <c:v>-0.750259</c:v>
                </c:pt>
                <c:pt idx="89">
                  <c:v>-0.766403</c:v>
                </c:pt>
                <c:pt idx="90">
                  <c:v>-0.776871</c:v>
                </c:pt>
                <c:pt idx="91">
                  <c:v>-0.782883</c:v>
                </c:pt>
                <c:pt idx="92">
                  <c:v>-0.791367</c:v>
                </c:pt>
                <c:pt idx="93">
                  <c:v>-0.799667</c:v>
                </c:pt>
                <c:pt idx="94">
                  <c:v>-0.795013</c:v>
                </c:pt>
                <c:pt idx="95">
                  <c:v>-0.784637</c:v>
                </c:pt>
                <c:pt idx="96">
                  <c:v>-0.758728</c:v>
                </c:pt>
                <c:pt idx="97">
                  <c:v>-0.714874</c:v>
                </c:pt>
                <c:pt idx="98">
                  <c:v>-0.664734</c:v>
                </c:pt>
                <c:pt idx="99">
                  <c:v>-0.607208</c:v>
                </c:pt>
                <c:pt idx="100">
                  <c:v>-0.541229</c:v>
                </c:pt>
                <c:pt idx="101">
                  <c:v>-0.497055</c:v>
                </c:pt>
                <c:pt idx="102">
                  <c:v>-0.497849</c:v>
                </c:pt>
                <c:pt idx="103">
                  <c:v>-0.539856</c:v>
                </c:pt>
                <c:pt idx="104">
                  <c:v>-0.607697</c:v>
                </c:pt>
                <c:pt idx="105">
                  <c:v>-0.680176</c:v>
                </c:pt>
                <c:pt idx="106">
                  <c:v>-0.745071</c:v>
                </c:pt>
                <c:pt idx="107">
                  <c:v>-0.79129</c:v>
                </c:pt>
                <c:pt idx="108">
                  <c:v>-0.772308</c:v>
                </c:pt>
                <c:pt idx="109">
                  <c:v>-0.693192</c:v>
                </c:pt>
                <c:pt idx="110">
                  <c:v>-0.543457</c:v>
                </c:pt>
                <c:pt idx="111">
                  <c:v>-0.375626</c:v>
                </c:pt>
                <c:pt idx="112">
                  <c:v>-0.228729</c:v>
                </c:pt>
                <c:pt idx="113">
                  <c:v>-0.167465</c:v>
                </c:pt>
                <c:pt idx="114">
                  <c:v>-0.168304</c:v>
                </c:pt>
                <c:pt idx="115">
                  <c:v>-0.207397</c:v>
                </c:pt>
                <c:pt idx="116">
                  <c:v>-0.260025</c:v>
                </c:pt>
                <c:pt idx="117">
                  <c:v>-0.279373</c:v>
                </c:pt>
                <c:pt idx="118">
                  <c:v>-0.277222</c:v>
                </c:pt>
                <c:pt idx="119">
                  <c:v>-0.274689</c:v>
                </c:pt>
                <c:pt idx="120">
                  <c:v>-0.267471</c:v>
                </c:pt>
                <c:pt idx="121">
                  <c:v>-0.248428</c:v>
                </c:pt>
                <c:pt idx="122">
                  <c:v>-0.192154</c:v>
                </c:pt>
                <c:pt idx="123">
                  <c:v>-0.166626</c:v>
                </c:pt>
                <c:pt idx="124">
                  <c:v>-0.098724</c:v>
                </c:pt>
                <c:pt idx="125">
                  <c:v>-0.033051</c:v>
                </c:pt>
                <c:pt idx="126">
                  <c:v>0.03038</c:v>
                </c:pt>
                <c:pt idx="127">
                  <c:v>0.093399</c:v>
                </c:pt>
                <c:pt idx="128">
                  <c:v>0.1418</c:v>
                </c:pt>
                <c:pt idx="129">
                  <c:v>0.175781</c:v>
                </c:pt>
                <c:pt idx="130">
                  <c:v>0.205002</c:v>
                </c:pt>
                <c:pt idx="131">
                  <c:v>0.227798</c:v>
                </c:pt>
                <c:pt idx="132">
                  <c:v>0.253204</c:v>
                </c:pt>
                <c:pt idx="133">
                  <c:v>0.270035</c:v>
                </c:pt>
                <c:pt idx="134">
                  <c:v>0.292252</c:v>
                </c:pt>
                <c:pt idx="135">
                  <c:v>0.320755</c:v>
                </c:pt>
                <c:pt idx="136">
                  <c:v>0.34462</c:v>
                </c:pt>
                <c:pt idx="137">
                  <c:v>0.374741</c:v>
                </c:pt>
                <c:pt idx="138">
                  <c:v>0.400406</c:v>
                </c:pt>
                <c:pt idx="139">
                  <c:v>0.410126</c:v>
                </c:pt>
                <c:pt idx="140">
                  <c:v>0.397064</c:v>
                </c:pt>
                <c:pt idx="141">
                  <c:v>0.355042</c:v>
                </c:pt>
                <c:pt idx="142">
                  <c:v>0.306488</c:v>
                </c:pt>
                <c:pt idx="143">
                  <c:v>0.286072</c:v>
                </c:pt>
                <c:pt idx="144">
                  <c:v>0.276337</c:v>
                </c:pt>
                <c:pt idx="145">
                  <c:v>0.296692</c:v>
                </c:pt>
                <c:pt idx="146">
                  <c:v>0.351044</c:v>
                </c:pt>
                <c:pt idx="147">
                  <c:v>0.438797</c:v>
                </c:pt>
                <c:pt idx="148">
                  <c:v>0.546036</c:v>
                </c:pt>
                <c:pt idx="149">
                  <c:v>0.618713</c:v>
                </c:pt>
                <c:pt idx="150">
                  <c:v>0.657913</c:v>
                </c:pt>
                <c:pt idx="151">
                  <c:v>0.625458</c:v>
                </c:pt>
                <c:pt idx="152">
                  <c:v>0.554916</c:v>
                </c:pt>
                <c:pt idx="153">
                  <c:v>0.445923</c:v>
                </c:pt>
                <c:pt idx="154">
                  <c:v>0.336227</c:v>
                </c:pt>
                <c:pt idx="155">
                  <c:v>0.231262</c:v>
                </c:pt>
                <c:pt idx="156">
                  <c:v>0.116089</c:v>
                </c:pt>
                <c:pt idx="157">
                  <c:v>0.013779</c:v>
                </c:pt>
                <c:pt idx="158">
                  <c:v>-0.083664</c:v>
                </c:pt>
                <c:pt idx="159">
                  <c:v>-0.156204</c:v>
                </c:pt>
                <c:pt idx="160">
                  <c:v>-0.20018</c:v>
                </c:pt>
                <c:pt idx="161">
                  <c:v>-0.251434</c:v>
                </c:pt>
                <c:pt idx="162">
                  <c:v>-0.284622</c:v>
                </c:pt>
                <c:pt idx="163">
                  <c:v>-0.293884</c:v>
                </c:pt>
                <c:pt idx="164">
                  <c:v>-0.288071</c:v>
                </c:pt>
                <c:pt idx="165">
                  <c:v>-0.273544</c:v>
                </c:pt>
                <c:pt idx="166">
                  <c:v>-0.254532</c:v>
                </c:pt>
                <c:pt idx="167">
                  <c:v>-0.241547</c:v>
                </c:pt>
                <c:pt idx="168">
                  <c:v>-0.242294</c:v>
                </c:pt>
                <c:pt idx="169">
                  <c:v>-0.272827</c:v>
                </c:pt>
                <c:pt idx="170">
                  <c:v>-0.326813</c:v>
                </c:pt>
                <c:pt idx="171">
                  <c:v>-0.378403</c:v>
                </c:pt>
                <c:pt idx="172">
                  <c:v>-0.413635</c:v>
                </c:pt>
                <c:pt idx="173">
                  <c:v>-0.438858</c:v>
                </c:pt>
                <c:pt idx="174">
                  <c:v>-0.46785</c:v>
                </c:pt>
                <c:pt idx="175">
                  <c:v>-0.499207</c:v>
                </c:pt>
                <c:pt idx="176">
                  <c:v>-0.541504</c:v>
                </c:pt>
                <c:pt idx="177">
                  <c:v>-0.578461</c:v>
                </c:pt>
                <c:pt idx="178">
                  <c:v>-0.60466</c:v>
                </c:pt>
                <c:pt idx="179">
                  <c:v>-0.626205</c:v>
                </c:pt>
                <c:pt idx="180">
                  <c:v>-0.637848</c:v>
                </c:pt>
                <c:pt idx="181">
                  <c:v>-0.644745</c:v>
                </c:pt>
                <c:pt idx="182">
                  <c:v>-0.651215</c:v>
                </c:pt>
                <c:pt idx="183">
                  <c:v>-0.659348</c:v>
                </c:pt>
                <c:pt idx="184">
                  <c:v>-0.661057</c:v>
                </c:pt>
                <c:pt idx="185">
                  <c:v>-0.661545</c:v>
                </c:pt>
                <c:pt idx="186">
                  <c:v>-0.66069</c:v>
                </c:pt>
                <c:pt idx="187">
                  <c:v>-0.644638</c:v>
                </c:pt>
                <c:pt idx="188">
                  <c:v>-0.632889</c:v>
                </c:pt>
                <c:pt idx="189">
                  <c:v>-0.62851</c:v>
                </c:pt>
                <c:pt idx="190">
                  <c:v>-0.632599</c:v>
                </c:pt>
                <c:pt idx="191">
                  <c:v>-0.638535</c:v>
                </c:pt>
                <c:pt idx="192">
                  <c:v>-0.640717</c:v>
                </c:pt>
                <c:pt idx="193">
                  <c:v>-0.638474</c:v>
                </c:pt>
                <c:pt idx="194">
                  <c:v>-0.630402</c:v>
                </c:pt>
                <c:pt idx="195">
                  <c:v>-0.616226</c:v>
                </c:pt>
                <c:pt idx="196">
                  <c:v>-0.592438</c:v>
                </c:pt>
                <c:pt idx="197">
                  <c:v>-0.559036</c:v>
                </c:pt>
                <c:pt idx="198">
                  <c:v>-0.529877</c:v>
                </c:pt>
                <c:pt idx="199">
                  <c:v>-0.515411</c:v>
                </c:pt>
                <c:pt idx="200">
                  <c:v>-0.51973</c:v>
                </c:pt>
                <c:pt idx="201">
                  <c:v>-0.53804</c:v>
                </c:pt>
                <c:pt idx="202">
                  <c:v>-0.56337</c:v>
                </c:pt>
                <c:pt idx="203">
                  <c:v>-0.598877</c:v>
                </c:pt>
                <c:pt idx="204">
                  <c:v>-0.622589</c:v>
                </c:pt>
                <c:pt idx="205">
                  <c:v>-0.618332</c:v>
                </c:pt>
                <c:pt idx="206">
                  <c:v>-0.601196</c:v>
                </c:pt>
                <c:pt idx="207">
                  <c:v>-0.547638</c:v>
                </c:pt>
                <c:pt idx="208">
                  <c:v>-0.510925</c:v>
                </c:pt>
                <c:pt idx="209">
                  <c:v>-0.468826</c:v>
                </c:pt>
                <c:pt idx="210">
                  <c:v>-0.447144</c:v>
                </c:pt>
                <c:pt idx="211">
                  <c:v>-0.440872</c:v>
                </c:pt>
                <c:pt idx="212">
                  <c:v>-0.423523</c:v>
                </c:pt>
                <c:pt idx="213">
                  <c:v>-0.388123</c:v>
                </c:pt>
                <c:pt idx="214">
                  <c:v>-0.348465</c:v>
                </c:pt>
                <c:pt idx="215">
                  <c:v>-0.313385</c:v>
                </c:pt>
                <c:pt idx="216">
                  <c:v>-0.283371</c:v>
                </c:pt>
                <c:pt idx="217">
                  <c:v>-0.2547</c:v>
                </c:pt>
                <c:pt idx="218">
                  <c:v>-0.220932</c:v>
                </c:pt>
                <c:pt idx="219">
                  <c:v>-0.182938</c:v>
                </c:pt>
                <c:pt idx="220">
                  <c:v>-0.134079</c:v>
                </c:pt>
                <c:pt idx="221">
                  <c:v>-0.075165</c:v>
                </c:pt>
                <c:pt idx="222">
                  <c:v>-0.039246</c:v>
                </c:pt>
                <c:pt idx="223">
                  <c:v>-0.000931</c:v>
                </c:pt>
                <c:pt idx="224">
                  <c:v>0.024582</c:v>
                </c:pt>
                <c:pt idx="225">
                  <c:v>0.045975</c:v>
                </c:pt>
                <c:pt idx="226">
                  <c:v>0.070633</c:v>
                </c:pt>
                <c:pt idx="227">
                  <c:v>0.098572</c:v>
                </c:pt>
                <c:pt idx="228">
                  <c:v>0.131134</c:v>
                </c:pt>
                <c:pt idx="229">
                  <c:v>0.170822</c:v>
                </c:pt>
                <c:pt idx="230">
                  <c:v>0.214111</c:v>
                </c:pt>
                <c:pt idx="231">
                  <c:v>0.264175</c:v>
                </c:pt>
                <c:pt idx="232">
                  <c:v>0.308868</c:v>
                </c:pt>
                <c:pt idx="233">
                  <c:v>0.345703</c:v>
                </c:pt>
                <c:pt idx="234">
                  <c:v>0.387955</c:v>
                </c:pt>
                <c:pt idx="235">
                  <c:v>0.432709</c:v>
                </c:pt>
                <c:pt idx="236">
                  <c:v>0.468811</c:v>
                </c:pt>
                <c:pt idx="237">
                  <c:v>0.49649</c:v>
                </c:pt>
                <c:pt idx="238">
                  <c:v>0.513992</c:v>
                </c:pt>
                <c:pt idx="239">
                  <c:v>0.517548</c:v>
                </c:pt>
                <c:pt idx="240">
                  <c:v>0.5177</c:v>
                </c:pt>
                <c:pt idx="241">
                  <c:v>0.505386</c:v>
                </c:pt>
                <c:pt idx="242">
                  <c:v>0.471542</c:v>
                </c:pt>
                <c:pt idx="243">
                  <c:v>0.446243</c:v>
                </c:pt>
                <c:pt idx="244">
                  <c:v>0.440186</c:v>
                </c:pt>
                <c:pt idx="245">
                  <c:v>0.430908</c:v>
                </c:pt>
                <c:pt idx="246">
                  <c:v>0.388504</c:v>
                </c:pt>
                <c:pt idx="247">
                  <c:v>0.334961</c:v>
                </c:pt>
                <c:pt idx="248">
                  <c:v>0.337341</c:v>
                </c:pt>
                <c:pt idx="249">
                  <c:v>0.366119</c:v>
                </c:pt>
                <c:pt idx="250">
                  <c:v>0.369736</c:v>
                </c:pt>
                <c:pt idx="251">
                  <c:v>0.344162</c:v>
                </c:pt>
                <c:pt idx="252">
                  <c:v>0.259766</c:v>
                </c:pt>
                <c:pt idx="253">
                  <c:v>0.155533</c:v>
                </c:pt>
                <c:pt idx="254">
                  <c:v>0.023956</c:v>
                </c:pt>
                <c:pt idx="255">
                  <c:v>-0.081985</c:v>
                </c:pt>
                <c:pt idx="256">
                  <c:v>-0.131958</c:v>
                </c:pt>
                <c:pt idx="257">
                  <c:v>-0.141434</c:v>
                </c:pt>
                <c:pt idx="258">
                  <c:v>-0.1203</c:v>
                </c:pt>
                <c:pt idx="259">
                  <c:v>-0.079254</c:v>
                </c:pt>
                <c:pt idx="260">
                  <c:v>-0.058716</c:v>
                </c:pt>
                <c:pt idx="261">
                  <c:v>-0.073227</c:v>
                </c:pt>
                <c:pt idx="262">
                  <c:v>-0.102341</c:v>
                </c:pt>
                <c:pt idx="263">
                  <c:v>-0.166519</c:v>
                </c:pt>
                <c:pt idx="264">
                  <c:v>-0.218246</c:v>
                </c:pt>
                <c:pt idx="265">
                  <c:v>-0.258041</c:v>
                </c:pt>
                <c:pt idx="266">
                  <c:v>-0.305695</c:v>
                </c:pt>
                <c:pt idx="267">
                  <c:v>-0.352951</c:v>
                </c:pt>
                <c:pt idx="268">
                  <c:v>-0.397751</c:v>
                </c:pt>
                <c:pt idx="269">
                  <c:v>-0.42836</c:v>
                </c:pt>
                <c:pt idx="270">
                  <c:v>-0.446609</c:v>
                </c:pt>
                <c:pt idx="271">
                  <c:v>-0.462723</c:v>
                </c:pt>
                <c:pt idx="272">
                  <c:v>-0.484161</c:v>
                </c:pt>
                <c:pt idx="273">
                  <c:v>-0.514313</c:v>
                </c:pt>
                <c:pt idx="274">
                  <c:v>-0.547806</c:v>
                </c:pt>
                <c:pt idx="275">
                  <c:v>-0.581787</c:v>
                </c:pt>
                <c:pt idx="276">
                  <c:v>-0.61441</c:v>
                </c:pt>
                <c:pt idx="277">
                  <c:v>-0.644928</c:v>
                </c:pt>
                <c:pt idx="278">
                  <c:v>-0.669678</c:v>
                </c:pt>
                <c:pt idx="279">
                  <c:v>-0.684052</c:v>
                </c:pt>
                <c:pt idx="280">
                  <c:v>-0.689285</c:v>
                </c:pt>
                <c:pt idx="281">
                  <c:v>-0.697083</c:v>
                </c:pt>
                <c:pt idx="282">
                  <c:v>-0.703079</c:v>
                </c:pt>
                <c:pt idx="283">
                  <c:v>-0.708511</c:v>
                </c:pt>
                <c:pt idx="284">
                  <c:v>-0.712402</c:v>
                </c:pt>
                <c:pt idx="285">
                  <c:v>-0.707199</c:v>
                </c:pt>
                <c:pt idx="286">
                  <c:v>-0.697144</c:v>
                </c:pt>
                <c:pt idx="287">
                  <c:v>-0.684128</c:v>
                </c:pt>
                <c:pt idx="288">
                  <c:v>-0.672821</c:v>
                </c:pt>
                <c:pt idx="289">
                  <c:v>-0.673859</c:v>
                </c:pt>
                <c:pt idx="290">
                  <c:v>-0.687897</c:v>
                </c:pt>
                <c:pt idx="291">
                  <c:v>-0.713318</c:v>
                </c:pt>
                <c:pt idx="292">
                  <c:v>-0.741547</c:v>
                </c:pt>
                <c:pt idx="293">
                  <c:v>-0.761505</c:v>
                </c:pt>
                <c:pt idx="294">
                  <c:v>-0.750626</c:v>
                </c:pt>
                <c:pt idx="295">
                  <c:v>-0.712631</c:v>
                </c:pt>
                <c:pt idx="296">
                  <c:v>-0.6595</c:v>
                </c:pt>
                <c:pt idx="297">
                  <c:v>-0.595276</c:v>
                </c:pt>
                <c:pt idx="298">
                  <c:v>-0.517822</c:v>
                </c:pt>
                <c:pt idx="299">
                  <c:v>-0.453827</c:v>
                </c:pt>
                <c:pt idx="300">
                  <c:v>-0.429733</c:v>
                </c:pt>
                <c:pt idx="301">
                  <c:v>-0.461838</c:v>
                </c:pt>
                <c:pt idx="302">
                  <c:v>-0.533813</c:v>
                </c:pt>
                <c:pt idx="303">
                  <c:v>-0.599976</c:v>
                </c:pt>
                <c:pt idx="304">
                  <c:v>-0.665207</c:v>
                </c:pt>
                <c:pt idx="305">
                  <c:v>-0.704453</c:v>
                </c:pt>
                <c:pt idx="306">
                  <c:v>-0.715302</c:v>
                </c:pt>
                <c:pt idx="307">
                  <c:v>-0.683533</c:v>
                </c:pt>
                <c:pt idx="308">
                  <c:v>-0.607864</c:v>
                </c:pt>
                <c:pt idx="309">
                  <c:v>-0.502609</c:v>
                </c:pt>
                <c:pt idx="310">
                  <c:v>-0.388809</c:v>
                </c:pt>
                <c:pt idx="311">
                  <c:v>-0.280182</c:v>
                </c:pt>
                <c:pt idx="312">
                  <c:v>-0.19249</c:v>
                </c:pt>
                <c:pt idx="313">
                  <c:v>-0.149597</c:v>
                </c:pt>
                <c:pt idx="314">
                  <c:v>-0.104141</c:v>
                </c:pt>
                <c:pt idx="315">
                  <c:v>-0.04184</c:v>
                </c:pt>
                <c:pt idx="316">
                  <c:v>0.034958</c:v>
                </c:pt>
                <c:pt idx="317">
                  <c:v>0.121964</c:v>
                </c:pt>
                <c:pt idx="318">
                  <c:v>0.181992</c:v>
                </c:pt>
                <c:pt idx="319">
                  <c:v>0.199738</c:v>
                </c:pt>
                <c:pt idx="320">
                  <c:v>0.187546</c:v>
                </c:pt>
                <c:pt idx="321">
                  <c:v>0.172882</c:v>
                </c:pt>
                <c:pt idx="322">
                  <c:v>0.179825</c:v>
                </c:pt>
                <c:pt idx="323">
                  <c:v>0.192749</c:v>
                </c:pt>
                <c:pt idx="324">
                  <c:v>0.229858</c:v>
                </c:pt>
                <c:pt idx="325">
                  <c:v>0.271301</c:v>
                </c:pt>
                <c:pt idx="326">
                  <c:v>0.309601</c:v>
                </c:pt>
                <c:pt idx="327">
                  <c:v>0.34288</c:v>
                </c:pt>
                <c:pt idx="328">
                  <c:v>0.381622</c:v>
                </c:pt>
                <c:pt idx="329">
                  <c:v>0.422333</c:v>
                </c:pt>
                <c:pt idx="330">
                  <c:v>0.470947</c:v>
                </c:pt>
                <c:pt idx="331">
                  <c:v>0.523132</c:v>
                </c:pt>
                <c:pt idx="332">
                  <c:v>0.573486</c:v>
                </c:pt>
                <c:pt idx="333">
                  <c:v>0.604294</c:v>
                </c:pt>
                <c:pt idx="334">
                  <c:v>0.606583</c:v>
                </c:pt>
                <c:pt idx="335">
                  <c:v>0.576752</c:v>
                </c:pt>
                <c:pt idx="336">
                  <c:v>0.528076</c:v>
                </c:pt>
                <c:pt idx="337">
                  <c:v>0.481293</c:v>
                </c:pt>
                <c:pt idx="338">
                  <c:v>0.441559</c:v>
                </c:pt>
                <c:pt idx="339">
                  <c:v>0.411331</c:v>
                </c:pt>
                <c:pt idx="340">
                  <c:v>0.398285</c:v>
                </c:pt>
                <c:pt idx="341">
                  <c:v>0.398651</c:v>
                </c:pt>
                <c:pt idx="342">
                  <c:v>0.405319</c:v>
                </c:pt>
                <c:pt idx="343">
                  <c:v>0.414291</c:v>
                </c:pt>
                <c:pt idx="344">
                  <c:v>0.409637</c:v>
                </c:pt>
                <c:pt idx="345">
                  <c:v>0.376862</c:v>
                </c:pt>
                <c:pt idx="346">
                  <c:v>0.314529</c:v>
                </c:pt>
                <c:pt idx="347">
                  <c:v>0.237961</c:v>
                </c:pt>
                <c:pt idx="348">
                  <c:v>0.144058</c:v>
                </c:pt>
                <c:pt idx="349">
                  <c:v>0.050583</c:v>
                </c:pt>
                <c:pt idx="350">
                  <c:v>-0.020035</c:v>
                </c:pt>
                <c:pt idx="351">
                  <c:v>-0.061432</c:v>
                </c:pt>
                <c:pt idx="352">
                  <c:v>-0.071411</c:v>
                </c:pt>
                <c:pt idx="353">
                  <c:v>-0.063995</c:v>
                </c:pt>
                <c:pt idx="354">
                  <c:v>-0.050964</c:v>
                </c:pt>
                <c:pt idx="355">
                  <c:v>-0.057724</c:v>
                </c:pt>
                <c:pt idx="356">
                  <c:v>-0.085526</c:v>
                </c:pt>
                <c:pt idx="357">
                  <c:v>-0.127655</c:v>
                </c:pt>
                <c:pt idx="358">
                  <c:v>-0.165024</c:v>
                </c:pt>
                <c:pt idx="359">
                  <c:v>-0.184402</c:v>
                </c:pt>
                <c:pt idx="360">
                  <c:v>-0.212082</c:v>
                </c:pt>
                <c:pt idx="361">
                  <c:v>-0.252167</c:v>
                </c:pt>
                <c:pt idx="362">
                  <c:v>-0.288635</c:v>
                </c:pt>
                <c:pt idx="363">
                  <c:v>-0.328476</c:v>
                </c:pt>
                <c:pt idx="364">
                  <c:v>-0.367111</c:v>
                </c:pt>
                <c:pt idx="365">
                  <c:v>-0.40657</c:v>
                </c:pt>
                <c:pt idx="366">
                  <c:v>-0.443085</c:v>
                </c:pt>
                <c:pt idx="367">
                  <c:v>-0.467789</c:v>
                </c:pt>
                <c:pt idx="368">
                  <c:v>-0.489685</c:v>
                </c:pt>
                <c:pt idx="369">
                  <c:v>-0.510284</c:v>
                </c:pt>
                <c:pt idx="370">
                  <c:v>-0.529053</c:v>
                </c:pt>
                <c:pt idx="371">
                  <c:v>-0.555267</c:v>
                </c:pt>
                <c:pt idx="372">
                  <c:v>-0.581985</c:v>
                </c:pt>
                <c:pt idx="373">
                  <c:v>-0.610657</c:v>
                </c:pt>
                <c:pt idx="374">
                  <c:v>-0.633469</c:v>
                </c:pt>
                <c:pt idx="375">
                  <c:v>-0.640823</c:v>
                </c:pt>
                <c:pt idx="376">
                  <c:v>-0.633438</c:v>
                </c:pt>
                <c:pt idx="377">
                  <c:v>-0.615982</c:v>
                </c:pt>
                <c:pt idx="378">
                  <c:v>-0.590454</c:v>
                </c:pt>
                <c:pt idx="379">
                  <c:v>-0.571503</c:v>
                </c:pt>
                <c:pt idx="380">
                  <c:v>-0.558273</c:v>
                </c:pt>
                <c:pt idx="381">
                  <c:v>-0.562912</c:v>
                </c:pt>
                <c:pt idx="382">
                  <c:v>-0.593506</c:v>
                </c:pt>
                <c:pt idx="383">
                  <c:v>-0.643234</c:v>
                </c:pt>
                <c:pt idx="384">
                  <c:v>-0.713821</c:v>
                </c:pt>
                <c:pt idx="385">
                  <c:v>-0.794037</c:v>
                </c:pt>
                <c:pt idx="386">
                  <c:v>-0.872604</c:v>
                </c:pt>
                <c:pt idx="387">
                  <c:v>-0.896866</c:v>
                </c:pt>
                <c:pt idx="388">
                  <c:v>-0.866699</c:v>
                </c:pt>
                <c:pt idx="389">
                  <c:v>-0.819122</c:v>
                </c:pt>
                <c:pt idx="390">
                  <c:v>-0.743805</c:v>
                </c:pt>
                <c:pt idx="391">
                  <c:v>-0.674911</c:v>
                </c:pt>
                <c:pt idx="392">
                  <c:v>-0.635162</c:v>
                </c:pt>
                <c:pt idx="393">
                  <c:v>-0.628403</c:v>
                </c:pt>
                <c:pt idx="394">
                  <c:v>-0.649063</c:v>
                </c:pt>
                <c:pt idx="395">
                  <c:v>-0.685333</c:v>
                </c:pt>
                <c:pt idx="396">
                  <c:v>-0.72702</c:v>
                </c:pt>
                <c:pt idx="397">
                  <c:v>-0.765915</c:v>
                </c:pt>
                <c:pt idx="398">
                  <c:v>-0.784164</c:v>
                </c:pt>
                <c:pt idx="399">
                  <c:v>-0.778732</c:v>
                </c:pt>
                <c:pt idx="400">
                  <c:v>-0.731888</c:v>
                </c:pt>
                <c:pt idx="401">
                  <c:v>-0.662552</c:v>
                </c:pt>
                <c:pt idx="402">
                  <c:v>-0.593216</c:v>
                </c:pt>
                <c:pt idx="403">
                  <c:v>-0.506424</c:v>
                </c:pt>
                <c:pt idx="404">
                  <c:v>-0.434067</c:v>
                </c:pt>
                <c:pt idx="405">
                  <c:v>-0.383224</c:v>
                </c:pt>
                <c:pt idx="406">
                  <c:v>-0.329132</c:v>
                </c:pt>
                <c:pt idx="407">
                  <c:v>-0.270401</c:v>
                </c:pt>
                <c:pt idx="408">
                  <c:v>-0.215714</c:v>
                </c:pt>
                <c:pt idx="409">
                  <c:v>-0.185684</c:v>
                </c:pt>
                <c:pt idx="410">
                  <c:v>-0.174179</c:v>
                </c:pt>
                <c:pt idx="411">
                  <c:v>-0.172852</c:v>
                </c:pt>
                <c:pt idx="412">
                  <c:v>-0.170181</c:v>
                </c:pt>
                <c:pt idx="413">
                  <c:v>-0.143066</c:v>
                </c:pt>
                <c:pt idx="414">
                  <c:v>-0.078308</c:v>
                </c:pt>
                <c:pt idx="415">
                  <c:v>0.005875</c:v>
                </c:pt>
                <c:pt idx="416">
                  <c:v>0.099564</c:v>
                </c:pt>
                <c:pt idx="417">
                  <c:v>0.194565</c:v>
                </c:pt>
                <c:pt idx="418">
                  <c:v>0.285904</c:v>
                </c:pt>
                <c:pt idx="419">
                  <c:v>0.360397</c:v>
                </c:pt>
                <c:pt idx="420">
                  <c:v>0.406799</c:v>
                </c:pt>
                <c:pt idx="421">
                  <c:v>0.437119</c:v>
                </c:pt>
                <c:pt idx="422">
                  <c:v>0.439362</c:v>
                </c:pt>
                <c:pt idx="423">
                  <c:v>0.432617</c:v>
                </c:pt>
                <c:pt idx="424">
                  <c:v>0.453934</c:v>
                </c:pt>
                <c:pt idx="425">
                  <c:v>0.49675</c:v>
                </c:pt>
                <c:pt idx="426">
                  <c:v>0.54332</c:v>
                </c:pt>
                <c:pt idx="427">
                  <c:v>0.586365</c:v>
                </c:pt>
                <c:pt idx="428">
                  <c:v>0.610443</c:v>
                </c:pt>
                <c:pt idx="429">
                  <c:v>0.625595</c:v>
                </c:pt>
                <c:pt idx="430">
                  <c:v>0.636871</c:v>
                </c:pt>
                <c:pt idx="431">
                  <c:v>0.643387</c:v>
                </c:pt>
                <c:pt idx="432">
                  <c:v>0.651306</c:v>
                </c:pt>
                <c:pt idx="433">
                  <c:v>0.650955</c:v>
                </c:pt>
                <c:pt idx="434">
                  <c:v>0.628616</c:v>
                </c:pt>
                <c:pt idx="435">
                  <c:v>0.594879</c:v>
                </c:pt>
                <c:pt idx="436">
                  <c:v>0.547104</c:v>
                </c:pt>
                <c:pt idx="437">
                  <c:v>0.483551</c:v>
                </c:pt>
                <c:pt idx="438">
                  <c:v>0.413528</c:v>
                </c:pt>
                <c:pt idx="439">
                  <c:v>0.347305</c:v>
                </c:pt>
                <c:pt idx="440">
                  <c:v>0.311798</c:v>
                </c:pt>
                <c:pt idx="441">
                  <c:v>0.30925</c:v>
                </c:pt>
                <c:pt idx="442">
                  <c:v>0.340515</c:v>
                </c:pt>
                <c:pt idx="443">
                  <c:v>0.389343</c:v>
                </c:pt>
                <c:pt idx="444">
                  <c:v>0.439331</c:v>
                </c:pt>
                <c:pt idx="445">
                  <c:v>0.461288</c:v>
                </c:pt>
                <c:pt idx="446">
                  <c:v>0.462906</c:v>
                </c:pt>
                <c:pt idx="447">
                  <c:v>0.409042</c:v>
                </c:pt>
                <c:pt idx="448">
                  <c:v>0.319397</c:v>
                </c:pt>
                <c:pt idx="449">
                  <c:v>0.203918</c:v>
                </c:pt>
                <c:pt idx="450">
                  <c:v>0.062683</c:v>
                </c:pt>
                <c:pt idx="451">
                  <c:v>-0.057693</c:v>
                </c:pt>
                <c:pt idx="452">
                  <c:v>-0.136902</c:v>
                </c:pt>
                <c:pt idx="453">
                  <c:v>-0.172867</c:v>
                </c:pt>
                <c:pt idx="454">
                  <c:v>-0.166946</c:v>
                </c:pt>
                <c:pt idx="455">
                  <c:v>-0.136871</c:v>
                </c:pt>
                <c:pt idx="456">
                  <c:v>-0.096527</c:v>
                </c:pt>
                <c:pt idx="457">
                  <c:v>-0.072632</c:v>
                </c:pt>
                <c:pt idx="458">
                  <c:v>-0.065475</c:v>
                </c:pt>
                <c:pt idx="459">
                  <c:v>-0.094376</c:v>
                </c:pt>
                <c:pt idx="460">
                  <c:v>-0.164474</c:v>
                </c:pt>
                <c:pt idx="461">
                  <c:v>-0.234528</c:v>
                </c:pt>
                <c:pt idx="462">
                  <c:v>-0.292755</c:v>
                </c:pt>
                <c:pt idx="463">
                  <c:v>-0.332321</c:v>
                </c:pt>
                <c:pt idx="464">
                  <c:v>-0.359848</c:v>
                </c:pt>
                <c:pt idx="465">
                  <c:v>-0.392288</c:v>
                </c:pt>
                <c:pt idx="466">
                  <c:v>-0.432724</c:v>
                </c:pt>
                <c:pt idx="467">
                  <c:v>-0.461761</c:v>
                </c:pt>
                <c:pt idx="468">
                  <c:v>-0.484894</c:v>
                </c:pt>
                <c:pt idx="469">
                  <c:v>-0.496872</c:v>
                </c:pt>
                <c:pt idx="470">
                  <c:v>-0.511414</c:v>
                </c:pt>
                <c:pt idx="471">
                  <c:v>-0.530624</c:v>
                </c:pt>
                <c:pt idx="472">
                  <c:v>-0.543076</c:v>
                </c:pt>
                <c:pt idx="473">
                  <c:v>-0.555832</c:v>
                </c:pt>
                <c:pt idx="474">
                  <c:v>-0.572906</c:v>
                </c:pt>
                <c:pt idx="475">
                  <c:v>-0.595078</c:v>
                </c:pt>
                <c:pt idx="476">
                  <c:v>-0.612778</c:v>
                </c:pt>
                <c:pt idx="477">
                  <c:v>-0.625366</c:v>
                </c:pt>
                <c:pt idx="478">
                  <c:v>-0.64679</c:v>
                </c:pt>
                <c:pt idx="479">
                  <c:v>-0.681747</c:v>
                </c:pt>
                <c:pt idx="480">
                  <c:v>-0.725937</c:v>
                </c:pt>
                <c:pt idx="481">
                  <c:v>-0.78598</c:v>
                </c:pt>
                <c:pt idx="482">
                  <c:v>-0.851807</c:v>
                </c:pt>
                <c:pt idx="483">
                  <c:v>-0.915024</c:v>
                </c:pt>
                <c:pt idx="484">
                  <c:v>-0.943146</c:v>
                </c:pt>
                <c:pt idx="485">
                  <c:v>-0.925903</c:v>
                </c:pt>
                <c:pt idx="486">
                  <c:v>-0.876602</c:v>
                </c:pt>
                <c:pt idx="487">
                  <c:v>-0.815857</c:v>
                </c:pt>
                <c:pt idx="488">
                  <c:v>-0.741425</c:v>
                </c:pt>
                <c:pt idx="489">
                  <c:v>-0.659943</c:v>
                </c:pt>
                <c:pt idx="490">
                  <c:v>-0.603256</c:v>
                </c:pt>
                <c:pt idx="491">
                  <c:v>-0.593018</c:v>
                </c:pt>
                <c:pt idx="492">
                  <c:v>-0.622711</c:v>
                </c:pt>
                <c:pt idx="493">
                  <c:v>-0.674896</c:v>
                </c:pt>
                <c:pt idx="494">
                  <c:v>-0.718079</c:v>
                </c:pt>
                <c:pt idx="495">
                  <c:v>-0.736771</c:v>
                </c:pt>
                <c:pt idx="496">
                  <c:v>-0.718872</c:v>
                </c:pt>
                <c:pt idx="497">
                  <c:v>-0.668594</c:v>
                </c:pt>
                <c:pt idx="498">
                  <c:v>-0.595352</c:v>
                </c:pt>
                <c:pt idx="499">
                  <c:v>-0.494278</c:v>
                </c:pt>
                <c:pt idx="500">
                  <c:v>-0.42218</c:v>
                </c:pt>
                <c:pt idx="501">
                  <c:v>-0.362198</c:v>
                </c:pt>
                <c:pt idx="502">
                  <c:v>-0.316971</c:v>
                </c:pt>
                <c:pt idx="503">
                  <c:v>-0.289749</c:v>
                </c:pt>
                <c:pt idx="504">
                  <c:v>-0.26683</c:v>
                </c:pt>
                <c:pt idx="505">
                  <c:v>-0.230225</c:v>
                </c:pt>
                <c:pt idx="506">
                  <c:v>-0.189026</c:v>
                </c:pt>
                <c:pt idx="507">
                  <c:v>-0.166138</c:v>
                </c:pt>
                <c:pt idx="508">
                  <c:v>-0.128632</c:v>
                </c:pt>
                <c:pt idx="509">
                  <c:v>-0.091888</c:v>
                </c:pt>
                <c:pt idx="510">
                  <c:v>-0.041031</c:v>
                </c:pt>
                <c:pt idx="511">
                  <c:v>0.010513</c:v>
                </c:pt>
                <c:pt idx="512">
                  <c:v>0.079285</c:v>
                </c:pt>
                <c:pt idx="513">
                  <c:v>0.14917</c:v>
                </c:pt>
                <c:pt idx="514">
                  <c:v>0.212189</c:v>
                </c:pt>
                <c:pt idx="515">
                  <c:v>0.269562</c:v>
                </c:pt>
                <c:pt idx="516">
                  <c:v>0.329193</c:v>
                </c:pt>
                <c:pt idx="517">
                  <c:v>0.383957</c:v>
                </c:pt>
                <c:pt idx="518">
                  <c:v>0.421707</c:v>
                </c:pt>
                <c:pt idx="519">
                  <c:v>0.451553</c:v>
                </c:pt>
                <c:pt idx="520">
                  <c:v>0.496109</c:v>
                </c:pt>
                <c:pt idx="521">
                  <c:v>0.552414</c:v>
                </c:pt>
                <c:pt idx="522">
                  <c:v>0.624939</c:v>
                </c:pt>
                <c:pt idx="523">
                  <c:v>0.699921</c:v>
                </c:pt>
                <c:pt idx="524">
                  <c:v>0.792816</c:v>
                </c:pt>
                <c:pt idx="525">
                  <c:v>0.905396</c:v>
                </c:pt>
                <c:pt idx="526">
                  <c:v>0.999985</c:v>
                </c:pt>
                <c:pt idx="527">
                  <c:v>1.055511</c:v>
                </c:pt>
                <c:pt idx="528">
                  <c:v>1.054871</c:v>
                </c:pt>
                <c:pt idx="529">
                  <c:v>0.985001</c:v>
                </c:pt>
                <c:pt idx="530">
                  <c:v>0.891464</c:v>
                </c:pt>
                <c:pt idx="531">
                  <c:v>0.793976</c:v>
                </c:pt>
                <c:pt idx="532">
                  <c:v>0.708588</c:v>
                </c:pt>
                <c:pt idx="533">
                  <c:v>0.674377</c:v>
                </c:pt>
                <c:pt idx="534">
                  <c:v>0.671356</c:v>
                </c:pt>
                <c:pt idx="535">
                  <c:v>0.667435</c:v>
                </c:pt>
                <c:pt idx="536">
                  <c:v>0.658997</c:v>
                </c:pt>
                <c:pt idx="537">
                  <c:v>0.639877</c:v>
                </c:pt>
                <c:pt idx="538">
                  <c:v>0.604034</c:v>
                </c:pt>
                <c:pt idx="539">
                  <c:v>0.562363</c:v>
                </c:pt>
                <c:pt idx="540">
                  <c:v>0.493759</c:v>
                </c:pt>
                <c:pt idx="541">
                  <c:v>0.418732</c:v>
                </c:pt>
                <c:pt idx="542">
                  <c:v>0.349808</c:v>
                </c:pt>
                <c:pt idx="543">
                  <c:v>0.279099</c:v>
                </c:pt>
                <c:pt idx="544">
                  <c:v>0.220352</c:v>
                </c:pt>
                <c:pt idx="545">
                  <c:v>0.174118</c:v>
                </c:pt>
                <c:pt idx="546">
                  <c:v>0.131439</c:v>
                </c:pt>
                <c:pt idx="547">
                  <c:v>0.099228</c:v>
                </c:pt>
                <c:pt idx="548">
                  <c:v>0.065491</c:v>
                </c:pt>
                <c:pt idx="549">
                  <c:v>0.013336</c:v>
                </c:pt>
                <c:pt idx="550">
                  <c:v>-0.031036</c:v>
                </c:pt>
                <c:pt idx="551">
                  <c:v>-0.081253</c:v>
                </c:pt>
                <c:pt idx="552">
                  <c:v>-0.111069</c:v>
                </c:pt>
                <c:pt idx="553">
                  <c:v>-0.141602</c:v>
                </c:pt>
                <c:pt idx="554">
                  <c:v>-0.174454</c:v>
                </c:pt>
                <c:pt idx="555">
                  <c:v>-0.240067</c:v>
                </c:pt>
                <c:pt idx="556">
                  <c:v>-0.324158</c:v>
                </c:pt>
                <c:pt idx="557">
                  <c:v>-0.409042</c:v>
                </c:pt>
                <c:pt idx="558">
                  <c:v>-0.475189</c:v>
                </c:pt>
                <c:pt idx="559">
                  <c:v>-0.52446</c:v>
                </c:pt>
                <c:pt idx="560">
                  <c:v>-0.554108</c:v>
                </c:pt>
                <c:pt idx="561">
                  <c:v>-0.570068</c:v>
                </c:pt>
                <c:pt idx="562">
                  <c:v>-0.591537</c:v>
                </c:pt>
                <c:pt idx="563">
                  <c:v>-0.618927</c:v>
                </c:pt>
                <c:pt idx="564">
                  <c:v>-0.642456</c:v>
                </c:pt>
                <c:pt idx="565">
                  <c:v>-0.664154</c:v>
                </c:pt>
                <c:pt idx="566">
                  <c:v>-0.674454</c:v>
                </c:pt>
                <c:pt idx="567">
                  <c:v>-0.685944</c:v>
                </c:pt>
                <c:pt idx="568">
                  <c:v>-0.701477</c:v>
                </c:pt>
                <c:pt idx="569">
                  <c:v>-0.719147</c:v>
                </c:pt>
                <c:pt idx="570">
                  <c:v>-0.72757</c:v>
                </c:pt>
                <c:pt idx="571">
                  <c:v>-0.727417</c:v>
                </c:pt>
                <c:pt idx="572">
                  <c:v>-0.739792</c:v>
                </c:pt>
                <c:pt idx="573">
                  <c:v>-0.761307</c:v>
                </c:pt>
                <c:pt idx="574">
                  <c:v>-0.787994</c:v>
                </c:pt>
                <c:pt idx="575">
                  <c:v>-0.829773</c:v>
                </c:pt>
                <c:pt idx="576">
                  <c:v>-0.885056</c:v>
                </c:pt>
                <c:pt idx="577">
                  <c:v>-0.942825</c:v>
                </c:pt>
                <c:pt idx="578">
                  <c:v>-1.003067</c:v>
                </c:pt>
                <c:pt idx="579">
                  <c:v>-1.050812</c:v>
                </c:pt>
                <c:pt idx="580">
                  <c:v>-1.067535</c:v>
                </c:pt>
                <c:pt idx="581">
                  <c:v>-1.044037</c:v>
                </c:pt>
                <c:pt idx="582">
                  <c:v>-0.974655</c:v>
                </c:pt>
                <c:pt idx="583">
                  <c:v>-0.875046</c:v>
                </c:pt>
                <c:pt idx="584">
                  <c:v>-0.766785</c:v>
                </c:pt>
                <c:pt idx="585">
                  <c:v>-0.655762</c:v>
                </c:pt>
                <c:pt idx="586">
                  <c:v>-0.565765</c:v>
                </c:pt>
                <c:pt idx="587">
                  <c:v>-0.536163</c:v>
                </c:pt>
                <c:pt idx="588">
                  <c:v>-0.556564</c:v>
                </c:pt>
                <c:pt idx="589">
                  <c:v>-0.609222</c:v>
                </c:pt>
                <c:pt idx="590">
                  <c:v>-0.674118</c:v>
                </c:pt>
                <c:pt idx="591">
                  <c:v>-0.734634</c:v>
                </c:pt>
                <c:pt idx="592">
                  <c:v>-0.766907</c:v>
                </c:pt>
                <c:pt idx="593">
                  <c:v>-0.758713</c:v>
                </c:pt>
                <c:pt idx="594">
                  <c:v>-0.717682</c:v>
                </c:pt>
                <c:pt idx="595">
                  <c:v>-0.642807</c:v>
                </c:pt>
                <c:pt idx="596">
                  <c:v>-0.564758</c:v>
                </c:pt>
                <c:pt idx="597">
                  <c:v>-0.494553</c:v>
                </c:pt>
                <c:pt idx="598">
                  <c:v>-0.409302</c:v>
                </c:pt>
                <c:pt idx="599">
                  <c:v>-0.323532</c:v>
                </c:pt>
                <c:pt idx="600">
                  <c:v>-0.227737</c:v>
                </c:pt>
                <c:pt idx="601">
                  <c:v>-0.168884</c:v>
                </c:pt>
                <c:pt idx="602">
                  <c:v>-0.123657</c:v>
                </c:pt>
                <c:pt idx="603">
                  <c:v>-0.061172</c:v>
                </c:pt>
                <c:pt idx="604">
                  <c:v>0.010437</c:v>
                </c:pt>
                <c:pt idx="605">
                  <c:v>0.087692</c:v>
                </c:pt>
                <c:pt idx="606">
                  <c:v>0.15892</c:v>
                </c:pt>
                <c:pt idx="607">
                  <c:v>0.223846</c:v>
                </c:pt>
                <c:pt idx="608">
                  <c:v>0.282516</c:v>
                </c:pt>
                <c:pt idx="609">
                  <c:v>0.329941</c:v>
                </c:pt>
                <c:pt idx="610">
                  <c:v>0.371735</c:v>
                </c:pt>
                <c:pt idx="611">
                  <c:v>0.408127</c:v>
                </c:pt>
                <c:pt idx="612">
                  <c:v>0.44191</c:v>
                </c:pt>
                <c:pt idx="613">
                  <c:v>0.473663</c:v>
                </c:pt>
                <c:pt idx="614">
                  <c:v>0.511154</c:v>
                </c:pt>
                <c:pt idx="615">
                  <c:v>0.541718</c:v>
                </c:pt>
                <c:pt idx="616">
                  <c:v>0.552002</c:v>
                </c:pt>
                <c:pt idx="617">
                  <c:v>0.554825</c:v>
                </c:pt>
                <c:pt idx="618">
                  <c:v>0.545181</c:v>
                </c:pt>
                <c:pt idx="619">
                  <c:v>0.533463</c:v>
                </c:pt>
                <c:pt idx="620">
                  <c:v>0.536942</c:v>
                </c:pt>
                <c:pt idx="621">
                  <c:v>0.566452</c:v>
                </c:pt>
                <c:pt idx="622">
                  <c:v>0.609634</c:v>
                </c:pt>
                <c:pt idx="623">
                  <c:v>0.631821</c:v>
                </c:pt>
                <c:pt idx="624">
                  <c:v>0.621109</c:v>
                </c:pt>
                <c:pt idx="625">
                  <c:v>0.575439</c:v>
                </c:pt>
                <c:pt idx="626">
                  <c:v>0.527649</c:v>
                </c:pt>
                <c:pt idx="627">
                  <c:v>0.465897</c:v>
                </c:pt>
                <c:pt idx="628">
                  <c:v>0.427933</c:v>
                </c:pt>
                <c:pt idx="629">
                  <c:v>0.406296</c:v>
                </c:pt>
                <c:pt idx="630">
                  <c:v>0.400955</c:v>
                </c:pt>
                <c:pt idx="631">
                  <c:v>0.414932</c:v>
                </c:pt>
                <c:pt idx="632">
                  <c:v>0.454056</c:v>
                </c:pt>
                <c:pt idx="633">
                  <c:v>0.512756</c:v>
                </c:pt>
                <c:pt idx="634">
                  <c:v>0.566559</c:v>
                </c:pt>
                <c:pt idx="635">
                  <c:v>0.593414</c:v>
                </c:pt>
                <c:pt idx="636">
                  <c:v>0.584839</c:v>
                </c:pt>
                <c:pt idx="637">
                  <c:v>0.539368</c:v>
                </c:pt>
                <c:pt idx="638">
                  <c:v>0.451065</c:v>
                </c:pt>
                <c:pt idx="639">
                  <c:v>0.35141</c:v>
                </c:pt>
                <c:pt idx="640">
                  <c:v>0.263306</c:v>
                </c:pt>
                <c:pt idx="641">
                  <c:v>0.188934</c:v>
                </c:pt>
                <c:pt idx="642">
                  <c:v>0.131027</c:v>
                </c:pt>
                <c:pt idx="643">
                  <c:v>0.08519</c:v>
                </c:pt>
                <c:pt idx="644">
                  <c:v>0.042145</c:v>
                </c:pt>
                <c:pt idx="645">
                  <c:v>-0.001221</c:v>
                </c:pt>
                <c:pt idx="646">
                  <c:v>-0.064789</c:v>
                </c:pt>
                <c:pt idx="647">
                  <c:v>-0.134567</c:v>
                </c:pt>
                <c:pt idx="648">
                  <c:v>-0.213318</c:v>
                </c:pt>
                <c:pt idx="649">
                  <c:v>-0.254654</c:v>
                </c:pt>
                <c:pt idx="650">
                  <c:v>-0.264877</c:v>
                </c:pt>
                <c:pt idx="651">
                  <c:v>-0.296112</c:v>
                </c:pt>
                <c:pt idx="652">
                  <c:v>-0.368225</c:v>
                </c:pt>
                <c:pt idx="653">
                  <c:v>-0.449554</c:v>
                </c:pt>
                <c:pt idx="654">
                  <c:v>-0.52124</c:v>
                </c:pt>
                <c:pt idx="655">
                  <c:v>-0.586853</c:v>
                </c:pt>
                <c:pt idx="656">
                  <c:v>-0.646255</c:v>
                </c:pt>
                <c:pt idx="657">
                  <c:v>-0.702179</c:v>
                </c:pt>
                <c:pt idx="658">
                  <c:v>-0.772369</c:v>
                </c:pt>
                <c:pt idx="659">
                  <c:v>-0.840668</c:v>
                </c:pt>
                <c:pt idx="660">
                  <c:v>-0.897064</c:v>
                </c:pt>
                <c:pt idx="661">
                  <c:v>-0.942474</c:v>
                </c:pt>
                <c:pt idx="662">
                  <c:v>-0.960175</c:v>
                </c:pt>
                <c:pt idx="663">
                  <c:v>-0.964172</c:v>
                </c:pt>
                <c:pt idx="664">
                  <c:v>-0.958221</c:v>
                </c:pt>
                <c:pt idx="665">
                  <c:v>-0.938309</c:v>
                </c:pt>
                <c:pt idx="666">
                  <c:v>-0.904922</c:v>
                </c:pt>
                <c:pt idx="667">
                  <c:v>-0.859634</c:v>
                </c:pt>
                <c:pt idx="668">
                  <c:v>-0.810333</c:v>
                </c:pt>
                <c:pt idx="669">
                  <c:v>-0.758453</c:v>
                </c:pt>
                <c:pt idx="670">
                  <c:v>-0.713394</c:v>
                </c:pt>
                <c:pt idx="671">
                  <c:v>-0.6866</c:v>
                </c:pt>
                <c:pt idx="672">
                  <c:v>-0.682755</c:v>
                </c:pt>
                <c:pt idx="673">
                  <c:v>-0.699738</c:v>
                </c:pt>
                <c:pt idx="674">
                  <c:v>-0.721954</c:v>
                </c:pt>
                <c:pt idx="675">
                  <c:v>-0.74234</c:v>
                </c:pt>
                <c:pt idx="676">
                  <c:v>-0.767075</c:v>
                </c:pt>
                <c:pt idx="677">
                  <c:v>-0.799316</c:v>
                </c:pt>
                <c:pt idx="678">
                  <c:v>-0.825699</c:v>
                </c:pt>
                <c:pt idx="679">
                  <c:v>-0.839767</c:v>
                </c:pt>
                <c:pt idx="680">
                  <c:v>-0.837509</c:v>
                </c:pt>
                <c:pt idx="681">
                  <c:v>-0.807724</c:v>
                </c:pt>
                <c:pt idx="682">
                  <c:v>-0.758789</c:v>
                </c:pt>
                <c:pt idx="683">
                  <c:v>-0.700226</c:v>
                </c:pt>
                <c:pt idx="684">
                  <c:v>-0.640213</c:v>
                </c:pt>
                <c:pt idx="685">
                  <c:v>-0.579468</c:v>
                </c:pt>
                <c:pt idx="686">
                  <c:v>-0.542252</c:v>
                </c:pt>
                <c:pt idx="687">
                  <c:v>-0.528763</c:v>
                </c:pt>
                <c:pt idx="688">
                  <c:v>-0.547806</c:v>
                </c:pt>
                <c:pt idx="689">
                  <c:v>-0.589615</c:v>
                </c:pt>
                <c:pt idx="690">
                  <c:v>-0.615356</c:v>
                </c:pt>
                <c:pt idx="691">
                  <c:v>-0.606842</c:v>
                </c:pt>
                <c:pt idx="692">
                  <c:v>-0.583023</c:v>
                </c:pt>
                <c:pt idx="693">
                  <c:v>-0.535065</c:v>
                </c:pt>
                <c:pt idx="694">
                  <c:v>-0.481979</c:v>
                </c:pt>
                <c:pt idx="695">
                  <c:v>-0.429947</c:v>
                </c:pt>
                <c:pt idx="696">
                  <c:v>-0.3647</c:v>
                </c:pt>
                <c:pt idx="697">
                  <c:v>-0.287704</c:v>
                </c:pt>
                <c:pt idx="698">
                  <c:v>-0.209396</c:v>
                </c:pt>
                <c:pt idx="699">
                  <c:v>-0.147385</c:v>
                </c:pt>
                <c:pt idx="700">
                  <c:v>-0.077133</c:v>
                </c:pt>
                <c:pt idx="701">
                  <c:v>-0.036469</c:v>
                </c:pt>
                <c:pt idx="702">
                  <c:v>-0.014023</c:v>
                </c:pt>
                <c:pt idx="703">
                  <c:v>0.004242</c:v>
                </c:pt>
                <c:pt idx="704">
                  <c:v>0.016403</c:v>
                </c:pt>
                <c:pt idx="705">
                  <c:v>0.052979</c:v>
                </c:pt>
                <c:pt idx="706">
                  <c:v>0.115311</c:v>
                </c:pt>
                <c:pt idx="707">
                  <c:v>0.189606</c:v>
                </c:pt>
                <c:pt idx="708">
                  <c:v>0.260208</c:v>
                </c:pt>
                <c:pt idx="709">
                  <c:v>0.311646</c:v>
                </c:pt>
                <c:pt idx="710">
                  <c:v>0.351791</c:v>
                </c:pt>
                <c:pt idx="711">
                  <c:v>0.383682</c:v>
                </c:pt>
                <c:pt idx="712">
                  <c:v>0.405609</c:v>
                </c:pt>
                <c:pt idx="713">
                  <c:v>0.419662</c:v>
                </c:pt>
                <c:pt idx="714">
                  <c:v>0.434753</c:v>
                </c:pt>
                <c:pt idx="715">
                  <c:v>0.459366</c:v>
                </c:pt>
                <c:pt idx="716">
                  <c:v>0.485184</c:v>
                </c:pt>
                <c:pt idx="717">
                  <c:v>0.512573</c:v>
                </c:pt>
                <c:pt idx="718">
                  <c:v>0.531097</c:v>
                </c:pt>
                <c:pt idx="719">
                  <c:v>0.541656</c:v>
                </c:pt>
                <c:pt idx="720">
                  <c:v>0.530151</c:v>
                </c:pt>
                <c:pt idx="721">
                  <c:v>0.493713</c:v>
                </c:pt>
                <c:pt idx="722">
                  <c:v>0.448441</c:v>
                </c:pt>
                <c:pt idx="723">
                  <c:v>0.392212</c:v>
                </c:pt>
                <c:pt idx="724">
                  <c:v>0.359665</c:v>
                </c:pt>
                <c:pt idx="725">
                  <c:v>0.337387</c:v>
                </c:pt>
                <c:pt idx="726">
                  <c:v>0.330765</c:v>
                </c:pt>
                <c:pt idx="727">
                  <c:v>0.337128</c:v>
                </c:pt>
                <c:pt idx="728">
                  <c:v>0.350693</c:v>
                </c:pt>
                <c:pt idx="729">
                  <c:v>0.370743</c:v>
                </c:pt>
                <c:pt idx="730">
                  <c:v>0.36731</c:v>
                </c:pt>
                <c:pt idx="731">
                  <c:v>0.360184</c:v>
                </c:pt>
                <c:pt idx="732">
                  <c:v>0.315765</c:v>
                </c:pt>
                <c:pt idx="733">
                  <c:v>0.249985</c:v>
                </c:pt>
                <c:pt idx="734">
                  <c:v>0.172546</c:v>
                </c:pt>
                <c:pt idx="735">
                  <c:v>0.083496</c:v>
                </c:pt>
                <c:pt idx="736">
                  <c:v>-0.010315</c:v>
                </c:pt>
                <c:pt idx="737">
                  <c:v>-0.104477</c:v>
                </c:pt>
                <c:pt idx="738">
                  <c:v>-0.173615</c:v>
                </c:pt>
                <c:pt idx="739">
                  <c:v>-0.223892</c:v>
                </c:pt>
                <c:pt idx="740">
                  <c:v>-0.257172</c:v>
                </c:pt>
                <c:pt idx="741">
                  <c:v>-0.265228</c:v>
                </c:pt>
                <c:pt idx="742">
                  <c:v>-0.269211</c:v>
                </c:pt>
                <c:pt idx="743">
                  <c:v>-0.27565</c:v>
                </c:pt>
                <c:pt idx="744">
                  <c:v>-0.27684</c:v>
                </c:pt>
                <c:pt idx="745">
                  <c:v>-0.277771</c:v>
                </c:pt>
                <c:pt idx="746">
                  <c:v>-0.288559</c:v>
                </c:pt>
                <c:pt idx="747">
                  <c:v>-0.305054</c:v>
                </c:pt>
                <c:pt idx="748">
                  <c:v>-0.33989</c:v>
                </c:pt>
                <c:pt idx="749">
                  <c:v>-0.37413</c:v>
                </c:pt>
                <c:pt idx="750">
                  <c:v>-0.399338</c:v>
                </c:pt>
                <c:pt idx="751">
                  <c:v>-0.414291</c:v>
                </c:pt>
                <c:pt idx="752">
                  <c:v>-0.436554</c:v>
                </c:pt>
                <c:pt idx="753">
                  <c:v>-0.45842</c:v>
                </c:pt>
                <c:pt idx="754">
                  <c:v>-0.488968</c:v>
                </c:pt>
                <c:pt idx="755">
                  <c:v>-0.521042</c:v>
                </c:pt>
                <c:pt idx="756">
                  <c:v>-0.571487</c:v>
                </c:pt>
                <c:pt idx="757">
                  <c:v>-0.617401</c:v>
                </c:pt>
                <c:pt idx="758">
                  <c:v>-0.660263</c:v>
                </c:pt>
                <c:pt idx="759">
                  <c:v>-0.711945</c:v>
                </c:pt>
                <c:pt idx="760">
                  <c:v>-0.761597</c:v>
                </c:pt>
                <c:pt idx="761">
                  <c:v>-0.802719</c:v>
                </c:pt>
                <c:pt idx="762">
                  <c:v>-0.823441</c:v>
                </c:pt>
                <c:pt idx="763">
                  <c:v>-0.837769</c:v>
                </c:pt>
                <c:pt idx="764">
                  <c:v>-0.842407</c:v>
                </c:pt>
                <c:pt idx="765">
                  <c:v>-0.838409</c:v>
                </c:pt>
                <c:pt idx="766">
                  <c:v>-0.823746</c:v>
                </c:pt>
                <c:pt idx="767">
                  <c:v>-0.810532</c:v>
                </c:pt>
                <c:pt idx="768">
                  <c:v>-0.803467</c:v>
                </c:pt>
                <c:pt idx="769">
                  <c:v>-0.796585</c:v>
                </c:pt>
                <c:pt idx="770">
                  <c:v>-0.791061</c:v>
                </c:pt>
                <c:pt idx="771">
                  <c:v>-0.787491</c:v>
                </c:pt>
                <c:pt idx="772">
                  <c:v>-0.782104</c:v>
                </c:pt>
                <c:pt idx="773">
                  <c:v>-0.769318</c:v>
                </c:pt>
                <c:pt idx="774">
                  <c:v>-0.744217</c:v>
                </c:pt>
                <c:pt idx="775">
                  <c:v>-0.698746</c:v>
                </c:pt>
                <c:pt idx="776">
                  <c:v>-0.634537</c:v>
                </c:pt>
                <c:pt idx="777">
                  <c:v>-0.55011</c:v>
                </c:pt>
                <c:pt idx="778">
                  <c:v>-0.457458</c:v>
                </c:pt>
                <c:pt idx="779">
                  <c:v>-0.380386</c:v>
                </c:pt>
                <c:pt idx="780">
                  <c:v>-0.336472</c:v>
                </c:pt>
                <c:pt idx="781">
                  <c:v>-0.33371</c:v>
                </c:pt>
                <c:pt idx="782">
                  <c:v>-0.361282</c:v>
                </c:pt>
                <c:pt idx="783">
                  <c:v>-0.414337</c:v>
                </c:pt>
                <c:pt idx="784">
                  <c:v>-0.483582</c:v>
                </c:pt>
                <c:pt idx="785">
                  <c:v>-0.547562</c:v>
                </c:pt>
                <c:pt idx="786">
                  <c:v>-0.584183</c:v>
                </c:pt>
                <c:pt idx="787">
                  <c:v>-0.588745</c:v>
                </c:pt>
                <c:pt idx="788">
                  <c:v>-0.559692</c:v>
                </c:pt>
                <c:pt idx="789">
                  <c:v>-0.511475</c:v>
                </c:pt>
                <c:pt idx="790">
                  <c:v>-0.453629</c:v>
                </c:pt>
                <c:pt idx="791">
                  <c:v>-0.390656</c:v>
                </c:pt>
                <c:pt idx="792">
                  <c:v>-0.31189</c:v>
                </c:pt>
                <c:pt idx="793">
                  <c:v>-0.22261</c:v>
                </c:pt>
                <c:pt idx="794">
                  <c:v>-0.141418</c:v>
                </c:pt>
                <c:pt idx="795">
                  <c:v>-0.071518</c:v>
                </c:pt>
                <c:pt idx="796">
                  <c:v>-0.031525</c:v>
                </c:pt>
                <c:pt idx="797">
                  <c:v>-0.011673</c:v>
                </c:pt>
                <c:pt idx="798">
                  <c:v>0.006409</c:v>
                </c:pt>
                <c:pt idx="799">
                  <c:v>0.023239</c:v>
                </c:pt>
                <c:pt idx="800">
                  <c:v>0.038116</c:v>
                </c:pt>
                <c:pt idx="801">
                  <c:v>0.052948</c:v>
                </c:pt>
                <c:pt idx="802">
                  <c:v>0.079391</c:v>
                </c:pt>
                <c:pt idx="803">
                  <c:v>0.119568</c:v>
                </c:pt>
                <c:pt idx="804">
                  <c:v>0.159348</c:v>
                </c:pt>
                <c:pt idx="805">
                  <c:v>0.200119</c:v>
                </c:pt>
                <c:pt idx="806">
                  <c:v>0.246933</c:v>
                </c:pt>
                <c:pt idx="807">
                  <c:v>0.304626</c:v>
                </c:pt>
                <c:pt idx="808">
                  <c:v>0.359192</c:v>
                </c:pt>
                <c:pt idx="809">
                  <c:v>0.401413</c:v>
                </c:pt>
                <c:pt idx="810">
                  <c:v>0.42952</c:v>
                </c:pt>
                <c:pt idx="811">
                  <c:v>0.447861</c:v>
                </c:pt>
                <c:pt idx="812">
                  <c:v>0.458008</c:v>
                </c:pt>
                <c:pt idx="813">
                  <c:v>0.469955</c:v>
                </c:pt>
                <c:pt idx="814">
                  <c:v>0.487961</c:v>
                </c:pt>
                <c:pt idx="815">
                  <c:v>0.509338</c:v>
                </c:pt>
                <c:pt idx="816">
                  <c:v>0.52655</c:v>
                </c:pt>
                <c:pt idx="817">
                  <c:v>0.536057</c:v>
                </c:pt>
                <c:pt idx="818">
                  <c:v>0.538757</c:v>
                </c:pt>
                <c:pt idx="819">
                  <c:v>0.529221</c:v>
                </c:pt>
                <c:pt idx="820">
                  <c:v>0.506699</c:v>
                </c:pt>
                <c:pt idx="821">
                  <c:v>0.472092</c:v>
                </c:pt>
                <c:pt idx="822">
                  <c:v>0.417435</c:v>
                </c:pt>
                <c:pt idx="823">
                  <c:v>0.367218</c:v>
                </c:pt>
                <c:pt idx="824">
                  <c:v>0.3367</c:v>
                </c:pt>
                <c:pt idx="825">
                  <c:v>0.317307</c:v>
                </c:pt>
                <c:pt idx="826">
                  <c:v>0.311508</c:v>
                </c:pt>
                <c:pt idx="827">
                  <c:v>0.316193</c:v>
                </c:pt>
                <c:pt idx="828">
                  <c:v>0.327042</c:v>
                </c:pt>
                <c:pt idx="829">
                  <c:v>0.337082</c:v>
                </c:pt>
                <c:pt idx="830">
                  <c:v>0.330063</c:v>
                </c:pt>
                <c:pt idx="831">
                  <c:v>0.300156</c:v>
                </c:pt>
                <c:pt idx="832">
                  <c:v>0.240204</c:v>
                </c:pt>
                <c:pt idx="833">
                  <c:v>0.1586</c:v>
                </c:pt>
                <c:pt idx="834">
                  <c:v>0.064087</c:v>
                </c:pt>
                <c:pt idx="835">
                  <c:v>-0.031525</c:v>
                </c:pt>
                <c:pt idx="836">
                  <c:v>-0.114395</c:v>
                </c:pt>
                <c:pt idx="837">
                  <c:v>-0.180222</c:v>
                </c:pt>
                <c:pt idx="838">
                  <c:v>-0.230881</c:v>
                </c:pt>
                <c:pt idx="839">
                  <c:v>-0.263062</c:v>
                </c:pt>
                <c:pt idx="840">
                  <c:v>-0.279449</c:v>
                </c:pt>
                <c:pt idx="841">
                  <c:v>-0.286453</c:v>
                </c:pt>
                <c:pt idx="842">
                  <c:v>-0.276932</c:v>
                </c:pt>
                <c:pt idx="843">
                  <c:v>-0.255859</c:v>
                </c:pt>
                <c:pt idx="844">
                  <c:v>-0.240891</c:v>
                </c:pt>
                <c:pt idx="845">
                  <c:v>-0.234833</c:v>
                </c:pt>
                <c:pt idx="846">
                  <c:v>-0.246872</c:v>
                </c:pt>
                <c:pt idx="847">
                  <c:v>-0.277008</c:v>
                </c:pt>
                <c:pt idx="848">
                  <c:v>-0.319138</c:v>
                </c:pt>
                <c:pt idx="849">
                  <c:v>-0.360214</c:v>
                </c:pt>
                <c:pt idx="850">
                  <c:v>-0.407043</c:v>
                </c:pt>
                <c:pt idx="851">
                  <c:v>-0.445496</c:v>
                </c:pt>
                <c:pt idx="852">
                  <c:v>-0.474716</c:v>
                </c:pt>
                <c:pt idx="853">
                  <c:v>-0.511108</c:v>
                </c:pt>
                <c:pt idx="854">
                  <c:v>-0.543732</c:v>
                </c:pt>
                <c:pt idx="855">
                  <c:v>-0.573807</c:v>
                </c:pt>
                <c:pt idx="856">
                  <c:v>-0.607269</c:v>
                </c:pt>
                <c:pt idx="857">
                  <c:v>-0.642288</c:v>
                </c:pt>
                <c:pt idx="858">
                  <c:v>-0.6884</c:v>
                </c:pt>
                <c:pt idx="859">
                  <c:v>-0.730911</c:v>
                </c:pt>
                <c:pt idx="860">
                  <c:v>-0.771805</c:v>
                </c:pt>
                <c:pt idx="861">
                  <c:v>-0.808105</c:v>
                </c:pt>
                <c:pt idx="862">
                  <c:v>-0.84259</c:v>
                </c:pt>
                <c:pt idx="863">
                  <c:v>-0.870514</c:v>
                </c:pt>
                <c:pt idx="864">
                  <c:v>-0.895447</c:v>
                </c:pt>
                <c:pt idx="865">
                  <c:v>-0.899048</c:v>
                </c:pt>
                <c:pt idx="866">
                  <c:v>-0.889023</c:v>
                </c:pt>
                <c:pt idx="867">
                  <c:v>-0.871628</c:v>
                </c:pt>
                <c:pt idx="868">
                  <c:v>-0.850571</c:v>
                </c:pt>
                <c:pt idx="869">
                  <c:v>-0.824677</c:v>
                </c:pt>
                <c:pt idx="870">
                  <c:v>-0.798889</c:v>
                </c:pt>
                <c:pt idx="871">
                  <c:v>-0.770004</c:v>
                </c:pt>
                <c:pt idx="872">
                  <c:v>-0.745819</c:v>
                </c:pt>
                <c:pt idx="873">
                  <c:v>-0.728287</c:v>
                </c:pt>
                <c:pt idx="874">
                  <c:v>-0.708481</c:v>
                </c:pt>
                <c:pt idx="875">
                  <c:v>-0.687012</c:v>
                </c:pt>
                <c:pt idx="876">
                  <c:v>-0.66481</c:v>
                </c:pt>
                <c:pt idx="877">
                  <c:v>-0.636017</c:v>
                </c:pt>
                <c:pt idx="878">
                  <c:v>-0.614151</c:v>
                </c:pt>
                <c:pt idx="879">
                  <c:v>-0.60434</c:v>
                </c:pt>
                <c:pt idx="880">
                  <c:v>-0.593979</c:v>
                </c:pt>
                <c:pt idx="881">
                  <c:v>-0.585907</c:v>
                </c:pt>
                <c:pt idx="882">
                  <c:v>-0.589096</c:v>
                </c:pt>
                <c:pt idx="883">
                  <c:v>-0.607681</c:v>
                </c:pt>
                <c:pt idx="884">
                  <c:v>-0.635895</c:v>
                </c:pt>
                <c:pt idx="885">
                  <c:v>-0.645279</c:v>
                </c:pt>
                <c:pt idx="886">
                  <c:v>-0.636658</c:v>
                </c:pt>
                <c:pt idx="887">
                  <c:v>-0.592392</c:v>
                </c:pt>
                <c:pt idx="888">
                  <c:v>-0.531448</c:v>
                </c:pt>
                <c:pt idx="889">
                  <c:v>-0.454071</c:v>
                </c:pt>
                <c:pt idx="890">
                  <c:v>-0.371536</c:v>
                </c:pt>
                <c:pt idx="891">
                  <c:v>-0.282257</c:v>
                </c:pt>
                <c:pt idx="892">
                  <c:v>-0.184479</c:v>
                </c:pt>
                <c:pt idx="893">
                  <c:v>-0.100739</c:v>
                </c:pt>
                <c:pt idx="894">
                  <c:v>-0.045746</c:v>
                </c:pt>
                <c:pt idx="895">
                  <c:v>-0.030975</c:v>
                </c:pt>
                <c:pt idx="896">
                  <c:v>-0.036118</c:v>
                </c:pt>
                <c:pt idx="897">
                  <c:v>-0.05162</c:v>
                </c:pt>
                <c:pt idx="898">
                  <c:v>-0.075485</c:v>
                </c:pt>
                <c:pt idx="899">
                  <c:v>-0.099869</c:v>
                </c:pt>
                <c:pt idx="900">
                  <c:v>-0.106155</c:v>
                </c:pt>
                <c:pt idx="901">
                  <c:v>-0.07959</c:v>
                </c:pt>
                <c:pt idx="902">
                  <c:v>-0.036682</c:v>
                </c:pt>
                <c:pt idx="903">
                  <c:v>0.016312</c:v>
                </c:pt>
                <c:pt idx="904">
                  <c:v>0.079742</c:v>
                </c:pt>
                <c:pt idx="905">
                  <c:v>0.134964</c:v>
                </c:pt>
                <c:pt idx="906">
                  <c:v>0.175812</c:v>
                </c:pt>
                <c:pt idx="907">
                  <c:v>0.209518</c:v>
                </c:pt>
                <c:pt idx="908">
                  <c:v>0.237717</c:v>
                </c:pt>
                <c:pt idx="909">
                  <c:v>0.273987</c:v>
                </c:pt>
                <c:pt idx="910">
                  <c:v>0.307373</c:v>
                </c:pt>
                <c:pt idx="911">
                  <c:v>0.337753</c:v>
                </c:pt>
                <c:pt idx="912">
                  <c:v>0.372131</c:v>
                </c:pt>
                <c:pt idx="913">
                  <c:v>0.410248</c:v>
                </c:pt>
                <c:pt idx="914">
                  <c:v>0.44519</c:v>
                </c:pt>
                <c:pt idx="915">
                  <c:v>0.469986</c:v>
                </c:pt>
                <c:pt idx="916">
                  <c:v>0.487259</c:v>
                </c:pt>
                <c:pt idx="917">
                  <c:v>0.49678</c:v>
                </c:pt>
                <c:pt idx="918">
                  <c:v>0.494995</c:v>
                </c:pt>
                <c:pt idx="919">
                  <c:v>0.481003</c:v>
                </c:pt>
                <c:pt idx="920">
                  <c:v>0.451614</c:v>
                </c:pt>
                <c:pt idx="921">
                  <c:v>0.416382</c:v>
                </c:pt>
                <c:pt idx="922">
                  <c:v>0.393555</c:v>
                </c:pt>
                <c:pt idx="923">
                  <c:v>0.383957</c:v>
                </c:pt>
                <c:pt idx="924">
                  <c:v>0.380203</c:v>
                </c:pt>
                <c:pt idx="925">
                  <c:v>0.388031</c:v>
                </c:pt>
                <c:pt idx="926">
                  <c:v>0.406525</c:v>
                </c:pt>
                <c:pt idx="927">
                  <c:v>0.412003</c:v>
                </c:pt>
                <c:pt idx="928">
                  <c:v>0.403946</c:v>
                </c:pt>
                <c:pt idx="929">
                  <c:v>0.37915</c:v>
                </c:pt>
                <c:pt idx="930">
                  <c:v>0.320755</c:v>
                </c:pt>
                <c:pt idx="931">
                  <c:v>0.24501</c:v>
                </c:pt>
                <c:pt idx="932">
                  <c:v>0.139923</c:v>
                </c:pt>
                <c:pt idx="933">
                  <c:v>0.032852</c:v>
                </c:pt>
                <c:pt idx="934">
                  <c:v>-0.060043</c:v>
                </c:pt>
                <c:pt idx="935">
                  <c:v>-0.131302</c:v>
                </c:pt>
                <c:pt idx="936">
                  <c:v>-0.169357</c:v>
                </c:pt>
                <c:pt idx="937">
                  <c:v>-0.174042</c:v>
                </c:pt>
                <c:pt idx="938">
                  <c:v>-0.174469</c:v>
                </c:pt>
                <c:pt idx="939">
                  <c:v>-0.171585</c:v>
                </c:pt>
                <c:pt idx="940">
                  <c:v>-0.162888</c:v>
                </c:pt>
                <c:pt idx="941">
                  <c:v>-0.14183</c:v>
                </c:pt>
                <c:pt idx="942">
                  <c:v>-0.124207</c:v>
                </c:pt>
                <c:pt idx="943">
                  <c:v>-0.127243</c:v>
                </c:pt>
                <c:pt idx="944">
                  <c:v>-0.161453</c:v>
                </c:pt>
                <c:pt idx="945">
                  <c:v>-0.234604</c:v>
                </c:pt>
                <c:pt idx="946">
                  <c:v>-0.341263</c:v>
                </c:pt>
                <c:pt idx="947">
                  <c:v>-0.465042</c:v>
                </c:pt>
                <c:pt idx="948">
                  <c:v>-0.538498</c:v>
                </c:pt>
                <c:pt idx="949">
                  <c:v>-0.580841</c:v>
                </c:pt>
                <c:pt idx="950">
                  <c:v>-0.592926</c:v>
                </c:pt>
                <c:pt idx="951">
                  <c:v>-0.591476</c:v>
                </c:pt>
                <c:pt idx="952">
                  <c:v>-0.597275</c:v>
                </c:pt>
                <c:pt idx="953">
                  <c:v>-0.602554</c:v>
                </c:pt>
                <c:pt idx="954">
                  <c:v>-0.616104</c:v>
                </c:pt>
                <c:pt idx="955">
                  <c:v>-0.638824</c:v>
                </c:pt>
                <c:pt idx="956">
                  <c:v>-0.650665</c:v>
                </c:pt>
                <c:pt idx="957">
                  <c:v>-0.656906</c:v>
                </c:pt>
                <c:pt idx="958">
                  <c:v>-0.654449</c:v>
                </c:pt>
                <c:pt idx="959">
                  <c:v>-0.654388</c:v>
                </c:pt>
                <c:pt idx="960">
                  <c:v>-0.669067</c:v>
                </c:pt>
                <c:pt idx="961">
                  <c:v>-0.694611</c:v>
                </c:pt>
                <c:pt idx="962">
                  <c:v>-0.742294</c:v>
                </c:pt>
                <c:pt idx="963">
                  <c:v>-0.786163</c:v>
                </c:pt>
                <c:pt idx="964">
                  <c:v>-0.834717</c:v>
                </c:pt>
                <c:pt idx="965">
                  <c:v>-0.87291</c:v>
                </c:pt>
                <c:pt idx="966">
                  <c:v>-0.891983</c:v>
                </c:pt>
                <c:pt idx="967">
                  <c:v>-0.90126</c:v>
                </c:pt>
                <c:pt idx="968">
                  <c:v>-0.907578</c:v>
                </c:pt>
                <c:pt idx="969">
                  <c:v>-0.911316</c:v>
                </c:pt>
                <c:pt idx="970">
                  <c:v>-0.90979</c:v>
                </c:pt>
                <c:pt idx="971">
                  <c:v>-0.897842</c:v>
                </c:pt>
                <c:pt idx="972">
                  <c:v>-0.878555</c:v>
                </c:pt>
                <c:pt idx="973">
                  <c:v>-0.841522</c:v>
                </c:pt>
                <c:pt idx="974">
                  <c:v>-0.793015</c:v>
                </c:pt>
                <c:pt idx="975">
                  <c:v>-0.741898</c:v>
                </c:pt>
                <c:pt idx="976">
                  <c:v>-0.697968</c:v>
                </c:pt>
                <c:pt idx="977">
                  <c:v>-0.674438</c:v>
                </c:pt>
                <c:pt idx="978">
                  <c:v>-0.675583</c:v>
                </c:pt>
                <c:pt idx="979">
                  <c:v>-0.692017</c:v>
                </c:pt>
                <c:pt idx="980">
                  <c:v>-0.729416</c:v>
                </c:pt>
                <c:pt idx="981">
                  <c:v>-0.780685</c:v>
                </c:pt>
                <c:pt idx="982">
                  <c:v>-0.823929</c:v>
                </c:pt>
                <c:pt idx="983">
                  <c:v>-0.841858</c:v>
                </c:pt>
                <c:pt idx="984">
                  <c:v>-0.797363</c:v>
                </c:pt>
                <c:pt idx="985">
                  <c:v>-0.712082</c:v>
                </c:pt>
                <c:pt idx="986">
                  <c:v>-0.623413</c:v>
                </c:pt>
                <c:pt idx="987">
                  <c:v>-0.52829</c:v>
                </c:pt>
                <c:pt idx="988">
                  <c:v>-0.443069</c:v>
                </c:pt>
                <c:pt idx="989">
                  <c:v>-0.37796</c:v>
                </c:pt>
                <c:pt idx="990">
                  <c:v>-0.349045</c:v>
                </c:pt>
                <c:pt idx="991">
                  <c:v>-0.335999</c:v>
                </c:pt>
                <c:pt idx="992">
                  <c:v>-0.329895</c:v>
                </c:pt>
                <c:pt idx="993">
                  <c:v>-0.316086</c:v>
                </c:pt>
                <c:pt idx="994">
                  <c:v>-0.292984</c:v>
                </c:pt>
                <c:pt idx="995">
                  <c:v>-0.247803</c:v>
                </c:pt>
                <c:pt idx="996">
                  <c:v>-0.189667</c:v>
                </c:pt>
                <c:pt idx="997">
                  <c:v>-0.139923</c:v>
                </c:pt>
                <c:pt idx="998">
                  <c:v>-0.073685</c:v>
                </c:pt>
                <c:pt idx="999">
                  <c:v>-0.018951</c:v>
                </c:pt>
                <c:pt idx="1000">
                  <c:v>0.046066</c:v>
                </c:pt>
              </c:numCache>
            </c:numRef>
          </c:val>
          <c:smooth val="0"/>
        </c:ser>
        <c:ser>
          <c:idx val="1"/>
          <c:order val="1"/>
          <c:tx>
            <c:strRef>
              <c:f>accelerometer!$M$1</c:f>
              <c:strCache>
                <c:ptCount val="1"/>
                <c:pt idx="0">
                  <c:v>Axis_Y</c:v>
                </c:pt>
              </c:strCache>
            </c:strRef>
          </c:tx>
          <c:spPr>
            <a:ln w="28575" cap="rnd">
              <a:solidFill>
                <a:schemeClr val="accent2"/>
              </a:solidFill>
              <a:round/>
            </a:ln>
            <a:effectLst/>
          </c:spPr>
          <c:marker>
            <c:symbol val="none"/>
          </c:marker>
          <c:dLbls>
            <c:delete val="1"/>
          </c:dLbls>
          <c:val>
            <c:numRef>
              <c:f>accelerometer!$M$2:$M$1002</c:f>
              <c:numCache>
                <c:formatCode>General</c:formatCode>
                <c:ptCount val="1001"/>
                <c:pt idx="0">
                  <c:v>0.974823</c:v>
                </c:pt>
                <c:pt idx="1">
                  <c:v>1.000732</c:v>
                </c:pt>
                <c:pt idx="2">
                  <c:v>1.018127</c:v>
                </c:pt>
                <c:pt idx="3">
                  <c:v>1.047272</c:v>
                </c:pt>
                <c:pt idx="4">
                  <c:v>1.076675</c:v>
                </c:pt>
                <c:pt idx="5">
                  <c:v>1.072433</c:v>
                </c:pt>
                <c:pt idx="6">
                  <c:v>1.067932</c:v>
                </c:pt>
                <c:pt idx="7">
                  <c:v>1.062576</c:v>
                </c:pt>
                <c:pt idx="8">
                  <c:v>1.083206</c:v>
                </c:pt>
                <c:pt idx="9">
                  <c:v>1.143448</c:v>
                </c:pt>
                <c:pt idx="10">
                  <c:v>1.235291</c:v>
                </c:pt>
                <c:pt idx="11">
                  <c:v>1.299561</c:v>
                </c:pt>
                <c:pt idx="12">
                  <c:v>1.362488</c:v>
                </c:pt>
                <c:pt idx="13">
                  <c:v>1.462708</c:v>
                </c:pt>
                <c:pt idx="14">
                  <c:v>1.568527</c:v>
                </c:pt>
                <c:pt idx="15">
                  <c:v>1.734283</c:v>
                </c:pt>
                <c:pt idx="16">
                  <c:v>1.942429</c:v>
                </c:pt>
                <c:pt idx="17">
                  <c:v>2.18454</c:v>
                </c:pt>
                <c:pt idx="18">
                  <c:v>2.396759</c:v>
                </c:pt>
                <c:pt idx="19">
                  <c:v>2.510666</c:v>
                </c:pt>
                <c:pt idx="20">
                  <c:v>2.495743</c:v>
                </c:pt>
                <c:pt idx="21">
                  <c:v>2.434891</c:v>
                </c:pt>
                <c:pt idx="22">
                  <c:v>2.341934</c:v>
                </c:pt>
                <c:pt idx="23">
                  <c:v>2.240692</c:v>
                </c:pt>
                <c:pt idx="24">
                  <c:v>2.159988</c:v>
                </c:pt>
                <c:pt idx="25">
                  <c:v>2.10112</c:v>
                </c:pt>
                <c:pt idx="26">
                  <c:v>2.027161</c:v>
                </c:pt>
                <c:pt idx="27">
                  <c:v>1.940109</c:v>
                </c:pt>
                <c:pt idx="28">
                  <c:v>1.820633</c:v>
                </c:pt>
                <c:pt idx="29">
                  <c:v>1.734177</c:v>
                </c:pt>
                <c:pt idx="30">
                  <c:v>1.657074</c:v>
                </c:pt>
                <c:pt idx="31">
                  <c:v>1.544785</c:v>
                </c:pt>
                <c:pt idx="32">
                  <c:v>1.433212</c:v>
                </c:pt>
                <c:pt idx="33">
                  <c:v>1.332443</c:v>
                </c:pt>
                <c:pt idx="34">
                  <c:v>1.21817</c:v>
                </c:pt>
                <c:pt idx="35">
                  <c:v>1.090775</c:v>
                </c:pt>
                <c:pt idx="36">
                  <c:v>0.954483</c:v>
                </c:pt>
                <c:pt idx="37">
                  <c:v>0.836365</c:v>
                </c:pt>
                <c:pt idx="38">
                  <c:v>0.720444</c:v>
                </c:pt>
                <c:pt idx="39">
                  <c:v>0.615021</c:v>
                </c:pt>
                <c:pt idx="40">
                  <c:v>0.522659</c:v>
                </c:pt>
                <c:pt idx="41">
                  <c:v>0.444321</c:v>
                </c:pt>
                <c:pt idx="42">
                  <c:v>0.393036</c:v>
                </c:pt>
                <c:pt idx="43">
                  <c:v>0.348129</c:v>
                </c:pt>
                <c:pt idx="44">
                  <c:v>0.337616</c:v>
                </c:pt>
                <c:pt idx="45">
                  <c:v>0.367203</c:v>
                </c:pt>
                <c:pt idx="46">
                  <c:v>0.429596</c:v>
                </c:pt>
                <c:pt idx="47">
                  <c:v>0.496368</c:v>
                </c:pt>
                <c:pt idx="48">
                  <c:v>0.56424</c:v>
                </c:pt>
                <c:pt idx="49">
                  <c:v>0.613998</c:v>
                </c:pt>
                <c:pt idx="50">
                  <c:v>0.667358</c:v>
                </c:pt>
                <c:pt idx="51">
                  <c:v>0.699615</c:v>
                </c:pt>
                <c:pt idx="52">
                  <c:v>0.744736</c:v>
                </c:pt>
                <c:pt idx="53">
                  <c:v>0.773132</c:v>
                </c:pt>
                <c:pt idx="54">
                  <c:v>0.831696</c:v>
                </c:pt>
                <c:pt idx="55">
                  <c:v>0.916779</c:v>
                </c:pt>
                <c:pt idx="56">
                  <c:v>0.997162</c:v>
                </c:pt>
                <c:pt idx="57">
                  <c:v>1.103867</c:v>
                </c:pt>
                <c:pt idx="58">
                  <c:v>1.175186</c:v>
                </c:pt>
                <c:pt idx="59">
                  <c:v>1.278076</c:v>
                </c:pt>
                <c:pt idx="60">
                  <c:v>1.36261</c:v>
                </c:pt>
                <c:pt idx="61">
                  <c:v>1.449646</c:v>
                </c:pt>
                <c:pt idx="62">
                  <c:v>1.557861</c:v>
                </c:pt>
                <c:pt idx="63">
                  <c:v>1.667343</c:v>
                </c:pt>
                <c:pt idx="64">
                  <c:v>1.772369</c:v>
                </c:pt>
                <c:pt idx="65">
                  <c:v>1.890457</c:v>
                </c:pt>
                <c:pt idx="66">
                  <c:v>1.973114</c:v>
                </c:pt>
                <c:pt idx="67">
                  <c:v>2.00441</c:v>
                </c:pt>
                <c:pt idx="68">
                  <c:v>2.016663</c:v>
                </c:pt>
                <c:pt idx="69">
                  <c:v>1.988083</c:v>
                </c:pt>
                <c:pt idx="70">
                  <c:v>1.925095</c:v>
                </c:pt>
                <c:pt idx="71">
                  <c:v>1.841751</c:v>
                </c:pt>
                <c:pt idx="72">
                  <c:v>1.739975</c:v>
                </c:pt>
                <c:pt idx="73">
                  <c:v>1.630402</c:v>
                </c:pt>
                <c:pt idx="74">
                  <c:v>1.533951</c:v>
                </c:pt>
                <c:pt idx="75">
                  <c:v>1.471527</c:v>
                </c:pt>
                <c:pt idx="76">
                  <c:v>1.436966</c:v>
                </c:pt>
                <c:pt idx="77">
                  <c:v>1.416489</c:v>
                </c:pt>
                <c:pt idx="78">
                  <c:v>1.383423</c:v>
                </c:pt>
                <c:pt idx="79">
                  <c:v>1.360748</c:v>
                </c:pt>
                <c:pt idx="80">
                  <c:v>1.331314</c:v>
                </c:pt>
                <c:pt idx="81">
                  <c:v>1.288788</c:v>
                </c:pt>
                <c:pt idx="82">
                  <c:v>1.248047</c:v>
                </c:pt>
                <c:pt idx="83">
                  <c:v>1.205765</c:v>
                </c:pt>
                <c:pt idx="84">
                  <c:v>1.168945</c:v>
                </c:pt>
                <c:pt idx="85">
                  <c:v>1.138214</c:v>
                </c:pt>
                <c:pt idx="86">
                  <c:v>1.091217</c:v>
                </c:pt>
                <c:pt idx="87">
                  <c:v>1.05661</c:v>
                </c:pt>
                <c:pt idx="88">
                  <c:v>1.046875</c:v>
                </c:pt>
                <c:pt idx="89">
                  <c:v>1.040146</c:v>
                </c:pt>
                <c:pt idx="90">
                  <c:v>1.030594</c:v>
                </c:pt>
                <c:pt idx="91">
                  <c:v>1.013657</c:v>
                </c:pt>
                <c:pt idx="92">
                  <c:v>1.004425</c:v>
                </c:pt>
                <c:pt idx="93">
                  <c:v>0.995346</c:v>
                </c:pt>
                <c:pt idx="94">
                  <c:v>0.986664</c:v>
                </c:pt>
                <c:pt idx="95">
                  <c:v>0.971664</c:v>
                </c:pt>
                <c:pt idx="96">
                  <c:v>0.958481</c:v>
                </c:pt>
                <c:pt idx="97">
                  <c:v>0.950653</c:v>
                </c:pt>
                <c:pt idx="98">
                  <c:v>0.939987</c:v>
                </c:pt>
                <c:pt idx="99">
                  <c:v>0.938263</c:v>
                </c:pt>
                <c:pt idx="100">
                  <c:v>0.915848</c:v>
                </c:pt>
                <c:pt idx="101">
                  <c:v>0.934967</c:v>
                </c:pt>
                <c:pt idx="102">
                  <c:v>0.970016</c:v>
                </c:pt>
                <c:pt idx="103">
                  <c:v>1.01503</c:v>
                </c:pt>
                <c:pt idx="104">
                  <c:v>1.122971</c:v>
                </c:pt>
                <c:pt idx="105">
                  <c:v>1.219131</c:v>
                </c:pt>
                <c:pt idx="106">
                  <c:v>1.267685</c:v>
                </c:pt>
                <c:pt idx="107">
                  <c:v>1.332626</c:v>
                </c:pt>
                <c:pt idx="108">
                  <c:v>1.396835</c:v>
                </c:pt>
                <c:pt idx="109">
                  <c:v>1.479843</c:v>
                </c:pt>
                <c:pt idx="110">
                  <c:v>1.588562</c:v>
                </c:pt>
                <c:pt idx="111">
                  <c:v>1.718018</c:v>
                </c:pt>
                <c:pt idx="112">
                  <c:v>1.898605</c:v>
                </c:pt>
                <c:pt idx="113">
                  <c:v>2.080719</c:v>
                </c:pt>
                <c:pt idx="114">
                  <c:v>2.140915</c:v>
                </c:pt>
                <c:pt idx="115">
                  <c:v>2.077957</c:v>
                </c:pt>
                <c:pt idx="116">
                  <c:v>1.968094</c:v>
                </c:pt>
                <c:pt idx="117">
                  <c:v>1.810715</c:v>
                </c:pt>
                <c:pt idx="118">
                  <c:v>1.674179</c:v>
                </c:pt>
                <c:pt idx="119">
                  <c:v>1.585617</c:v>
                </c:pt>
                <c:pt idx="120">
                  <c:v>1.585693</c:v>
                </c:pt>
                <c:pt idx="121">
                  <c:v>1.54454</c:v>
                </c:pt>
                <c:pt idx="122">
                  <c:v>1.539139</c:v>
                </c:pt>
                <c:pt idx="123">
                  <c:v>1.562469</c:v>
                </c:pt>
                <c:pt idx="124">
                  <c:v>1.534958</c:v>
                </c:pt>
                <c:pt idx="125">
                  <c:v>1.53273</c:v>
                </c:pt>
                <c:pt idx="126">
                  <c:v>1.492844</c:v>
                </c:pt>
                <c:pt idx="127">
                  <c:v>1.43425</c:v>
                </c:pt>
                <c:pt idx="128">
                  <c:v>1.358658</c:v>
                </c:pt>
                <c:pt idx="129">
                  <c:v>1.266083</c:v>
                </c:pt>
                <c:pt idx="130">
                  <c:v>1.154404</c:v>
                </c:pt>
                <c:pt idx="131">
                  <c:v>1.027679</c:v>
                </c:pt>
                <c:pt idx="132">
                  <c:v>0.906418</c:v>
                </c:pt>
                <c:pt idx="133">
                  <c:v>0.80304</c:v>
                </c:pt>
                <c:pt idx="134">
                  <c:v>0.710724</c:v>
                </c:pt>
                <c:pt idx="135">
                  <c:v>0.637451</c:v>
                </c:pt>
                <c:pt idx="136">
                  <c:v>0.579865</c:v>
                </c:pt>
                <c:pt idx="137">
                  <c:v>0.536331</c:v>
                </c:pt>
                <c:pt idx="138">
                  <c:v>0.503662</c:v>
                </c:pt>
                <c:pt idx="139">
                  <c:v>0.487793</c:v>
                </c:pt>
                <c:pt idx="140">
                  <c:v>0.493515</c:v>
                </c:pt>
                <c:pt idx="141">
                  <c:v>0.524643</c:v>
                </c:pt>
                <c:pt idx="142">
                  <c:v>0.56076</c:v>
                </c:pt>
                <c:pt idx="143">
                  <c:v>0.588333</c:v>
                </c:pt>
                <c:pt idx="144">
                  <c:v>0.617966</c:v>
                </c:pt>
                <c:pt idx="145">
                  <c:v>0.653168</c:v>
                </c:pt>
                <c:pt idx="146">
                  <c:v>0.688156</c:v>
                </c:pt>
                <c:pt idx="147">
                  <c:v>0.706436</c:v>
                </c:pt>
                <c:pt idx="148">
                  <c:v>0.70134</c:v>
                </c:pt>
                <c:pt idx="149">
                  <c:v>0.730759</c:v>
                </c:pt>
                <c:pt idx="150">
                  <c:v>0.754501</c:v>
                </c:pt>
                <c:pt idx="151">
                  <c:v>0.843765</c:v>
                </c:pt>
                <c:pt idx="152">
                  <c:v>0.895584</c:v>
                </c:pt>
                <c:pt idx="153">
                  <c:v>0.973663</c:v>
                </c:pt>
                <c:pt idx="154">
                  <c:v>1.007919</c:v>
                </c:pt>
                <c:pt idx="155">
                  <c:v>1.031708</c:v>
                </c:pt>
                <c:pt idx="156">
                  <c:v>1.111954</c:v>
                </c:pt>
                <c:pt idx="157">
                  <c:v>1.170578</c:v>
                </c:pt>
                <c:pt idx="158">
                  <c:v>1.213089</c:v>
                </c:pt>
                <c:pt idx="159">
                  <c:v>1.281143</c:v>
                </c:pt>
                <c:pt idx="160">
                  <c:v>1.361588</c:v>
                </c:pt>
                <c:pt idx="161">
                  <c:v>1.472839</c:v>
                </c:pt>
                <c:pt idx="162">
                  <c:v>1.559357</c:v>
                </c:pt>
                <c:pt idx="163">
                  <c:v>1.664841</c:v>
                </c:pt>
                <c:pt idx="164">
                  <c:v>1.768738</c:v>
                </c:pt>
                <c:pt idx="165">
                  <c:v>1.846878</c:v>
                </c:pt>
                <c:pt idx="166">
                  <c:v>1.895432</c:v>
                </c:pt>
                <c:pt idx="167">
                  <c:v>1.941269</c:v>
                </c:pt>
                <c:pt idx="168">
                  <c:v>1.972565</c:v>
                </c:pt>
                <c:pt idx="169">
                  <c:v>1.967438</c:v>
                </c:pt>
                <c:pt idx="170">
                  <c:v>1.899017</c:v>
                </c:pt>
                <c:pt idx="171">
                  <c:v>1.807327</c:v>
                </c:pt>
                <c:pt idx="172">
                  <c:v>1.660294</c:v>
                </c:pt>
                <c:pt idx="173">
                  <c:v>1.5401</c:v>
                </c:pt>
                <c:pt idx="174">
                  <c:v>1.457367</c:v>
                </c:pt>
                <c:pt idx="175">
                  <c:v>1.399841</c:v>
                </c:pt>
                <c:pt idx="176">
                  <c:v>1.35434</c:v>
                </c:pt>
                <c:pt idx="177">
                  <c:v>1.303345</c:v>
                </c:pt>
                <c:pt idx="178">
                  <c:v>1.23822</c:v>
                </c:pt>
                <c:pt idx="179">
                  <c:v>1.193741</c:v>
                </c:pt>
                <c:pt idx="180">
                  <c:v>1.150635</c:v>
                </c:pt>
                <c:pt idx="181">
                  <c:v>1.114563</c:v>
                </c:pt>
                <c:pt idx="182">
                  <c:v>1.108139</c:v>
                </c:pt>
                <c:pt idx="183">
                  <c:v>1.095886</c:v>
                </c:pt>
                <c:pt idx="184">
                  <c:v>1.07579</c:v>
                </c:pt>
                <c:pt idx="185">
                  <c:v>1.064285</c:v>
                </c:pt>
                <c:pt idx="186">
                  <c:v>1.052902</c:v>
                </c:pt>
                <c:pt idx="187">
                  <c:v>1.036194</c:v>
                </c:pt>
                <c:pt idx="188">
                  <c:v>1.018188</c:v>
                </c:pt>
                <c:pt idx="189">
                  <c:v>0.993225</c:v>
                </c:pt>
                <c:pt idx="190">
                  <c:v>0.960037</c:v>
                </c:pt>
                <c:pt idx="191">
                  <c:v>0.922974</c:v>
                </c:pt>
                <c:pt idx="192">
                  <c:v>0.888138</c:v>
                </c:pt>
                <c:pt idx="193">
                  <c:v>0.858963</c:v>
                </c:pt>
                <c:pt idx="194">
                  <c:v>0.835938</c:v>
                </c:pt>
                <c:pt idx="195">
                  <c:v>0.813095</c:v>
                </c:pt>
                <c:pt idx="196">
                  <c:v>0.800949</c:v>
                </c:pt>
                <c:pt idx="197">
                  <c:v>0.798279</c:v>
                </c:pt>
                <c:pt idx="198">
                  <c:v>0.827728</c:v>
                </c:pt>
                <c:pt idx="199">
                  <c:v>0.87999</c:v>
                </c:pt>
                <c:pt idx="200">
                  <c:v>0.937729</c:v>
                </c:pt>
                <c:pt idx="201">
                  <c:v>1.026138</c:v>
                </c:pt>
                <c:pt idx="202">
                  <c:v>1.104492</c:v>
                </c:pt>
                <c:pt idx="203">
                  <c:v>1.162994</c:v>
                </c:pt>
                <c:pt idx="204">
                  <c:v>1.229095</c:v>
                </c:pt>
                <c:pt idx="205">
                  <c:v>1.345749</c:v>
                </c:pt>
                <c:pt idx="206">
                  <c:v>1.453796</c:v>
                </c:pt>
                <c:pt idx="207">
                  <c:v>1.541458</c:v>
                </c:pt>
                <c:pt idx="208">
                  <c:v>1.659225</c:v>
                </c:pt>
                <c:pt idx="209">
                  <c:v>1.790604</c:v>
                </c:pt>
                <c:pt idx="210">
                  <c:v>1.906357</c:v>
                </c:pt>
                <c:pt idx="211">
                  <c:v>1.965729</c:v>
                </c:pt>
                <c:pt idx="212">
                  <c:v>1.980331</c:v>
                </c:pt>
                <c:pt idx="213">
                  <c:v>1.968262</c:v>
                </c:pt>
                <c:pt idx="214">
                  <c:v>1.938675</c:v>
                </c:pt>
                <c:pt idx="215">
                  <c:v>1.902786</c:v>
                </c:pt>
                <c:pt idx="216">
                  <c:v>1.864014</c:v>
                </c:pt>
                <c:pt idx="217">
                  <c:v>1.788223</c:v>
                </c:pt>
                <c:pt idx="218">
                  <c:v>1.721161</c:v>
                </c:pt>
                <c:pt idx="219">
                  <c:v>1.62587</c:v>
                </c:pt>
                <c:pt idx="220">
                  <c:v>1.513306</c:v>
                </c:pt>
                <c:pt idx="221">
                  <c:v>1.41806</c:v>
                </c:pt>
                <c:pt idx="222">
                  <c:v>1.327988</c:v>
                </c:pt>
                <c:pt idx="223">
                  <c:v>1.260147</c:v>
                </c:pt>
                <c:pt idx="224">
                  <c:v>1.18634</c:v>
                </c:pt>
                <c:pt idx="225">
                  <c:v>1.119919</c:v>
                </c:pt>
                <c:pt idx="226">
                  <c:v>1.034164</c:v>
                </c:pt>
                <c:pt idx="227">
                  <c:v>0.9496</c:v>
                </c:pt>
                <c:pt idx="228">
                  <c:v>0.873367</c:v>
                </c:pt>
                <c:pt idx="229">
                  <c:v>0.810562</c:v>
                </c:pt>
                <c:pt idx="230">
                  <c:v>0.751785</c:v>
                </c:pt>
                <c:pt idx="231">
                  <c:v>0.697922</c:v>
                </c:pt>
                <c:pt idx="232">
                  <c:v>0.648331</c:v>
                </c:pt>
                <c:pt idx="233">
                  <c:v>0.61264</c:v>
                </c:pt>
                <c:pt idx="234">
                  <c:v>0.55983</c:v>
                </c:pt>
                <c:pt idx="235">
                  <c:v>0.522461</c:v>
                </c:pt>
                <c:pt idx="236">
                  <c:v>0.503098</c:v>
                </c:pt>
                <c:pt idx="237">
                  <c:v>0.503983</c:v>
                </c:pt>
                <c:pt idx="238">
                  <c:v>0.514954</c:v>
                </c:pt>
                <c:pt idx="239">
                  <c:v>0.523712</c:v>
                </c:pt>
                <c:pt idx="240">
                  <c:v>0.535095</c:v>
                </c:pt>
                <c:pt idx="241">
                  <c:v>0.58432</c:v>
                </c:pt>
                <c:pt idx="242">
                  <c:v>0.645279</c:v>
                </c:pt>
                <c:pt idx="243">
                  <c:v>0.689102</c:v>
                </c:pt>
                <c:pt idx="244">
                  <c:v>0.742767</c:v>
                </c:pt>
                <c:pt idx="245">
                  <c:v>0.819275</c:v>
                </c:pt>
                <c:pt idx="246">
                  <c:v>0.890884</c:v>
                </c:pt>
                <c:pt idx="247">
                  <c:v>0.992294</c:v>
                </c:pt>
                <c:pt idx="248">
                  <c:v>1.079086</c:v>
                </c:pt>
                <c:pt idx="249">
                  <c:v>1.196747</c:v>
                </c:pt>
                <c:pt idx="250">
                  <c:v>1.280258</c:v>
                </c:pt>
                <c:pt idx="251">
                  <c:v>1.394882</c:v>
                </c:pt>
                <c:pt idx="252">
                  <c:v>1.464157</c:v>
                </c:pt>
                <c:pt idx="253">
                  <c:v>1.541565</c:v>
                </c:pt>
                <c:pt idx="254">
                  <c:v>1.572922</c:v>
                </c:pt>
                <c:pt idx="255">
                  <c:v>1.541977</c:v>
                </c:pt>
                <c:pt idx="256">
                  <c:v>1.50769</c:v>
                </c:pt>
                <c:pt idx="257">
                  <c:v>1.502426</c:v>
                </c:pt>
                <c:pt idx="258">
                  <c:v>1.517975</c:v>
                </c:pt>
                <c:pt idx="259">
                  <c:v>1.555542</c:v>
                </c:pt>
                <c:pt idx="260">
                  <c:v>1.690125</c:v>
                </c:pt>
                <c:pt idx="261">
                  <c:v>1.887939</c:v>
                </c:pt>
                <c:pt idx="262">
                  <c:v>2.027878</c:v>
                </c:pt>
                <c:pt idx="263">
                  <c:v>2.124832</c:v>
                </c:pt>
                <c:pt idx="264">
                  <c:v>2.089081</c:v>
                </c:pt>
                <c:pt idx="265">
                  <c:v>2.007065</c:v>
                </c:pt>
                <c:pt idx="266">
                  <c:v>1.891129</c:v>
                </c:pt>
                <c:pt idx="267">
                  <c:v>1.804047</c:v>
                </c:pt>
                <c:pt idx="268">
                  <c:v>1.687988</c:v>
                </c:pt>
                <c:pt idx="269">
                  <c:v>1.568161</c:v>
                </c:pt>
                <c:pt idx="270">
                  <c:v>1.482117</c:v>
                </c:pt>
                <c:pt idx="271">
                  <c:v>1.412338</c:v>
                </c:pt>
                <c:pt idx="272">
                  <c:v>1.37236</c:v>
                </c:pt>
                <c:pt idx="273">
                  <c:v>1.350296</c:v>
                </c:pt>
                <c:pt idx="274">
                  <c:v>1.331726</c:v>
                </c:pt>
                <c:pt idx="275">
                  <c:v>1.301865</c:v>
                </c:pt>
                <c:pt idx="276">
                  <c:v>1.26593</c:v>
                </c:pt>
                <c:pt idx="277">
                  <c:v>1.252304</c:v>
                </c:pt>
                <c:pt idx="278">
                  <c:v>1.245377</c:v>
                </c:pt>
                <c:pt idx="279">
                  <c:v>1.218353</c:v>
                </c:pt>
                <c:pt idx="280">
                  <c:v>1.180313</c:v>
                </c:pt>
                <c:pt idx="281">
                  <c:v>1.142975</c:v>
                </c:pt>
                <c:pt idx="282">
                  <c:v>1.075043</c:v>
                </c:pt>
                <c:pt idx="283">
                  <c:v>1.019226</c:v>
                </c:pt>
                <c:pt idx="284">
                  <c:v>0.971497</c:v>
                </c:pt>
                <c:pt idx="285">
                  <c:v>0.912582</c:v>
                </c:pt>
                <c:pt idx="286">
                  <c:v>0.859451</c:v>
                </c:pt>
                <c:pt idx="287">
                  <c:v>0.830307</c:v>
                </c:pt>
                <c:pt idx="288">
                  <c:v>0.809174</c:v>
                </c:pt>
                <c:pt idx="289">
                  <c:v>0.813431</c:v>
                </c:pt>
                <c:pt idx="290">
                  <c:v>0.845032</c:v>
                </c:pt>
                <c:pt idx="291">
                  <c:v>0.87204</c:v>
                </c:pt>
                <c:pt idx="292">
                  <c:v>0.898819</c:v>
                </c:pt>
                <c:pt idx="293">
                  <c:v>0.931854</c:v>
                </c:pt>
                <c:pt idx="294">
                  <c:v>0.974442</c:v>
                </c:pt>
                <c:pt idx="295">
                  <c:v>1.048721</c:v>
                </c:pt>
                <c:pt idx="296">
                  <c:v>1.163239</c:v>
                </c:pt>
                <c:pt idx="297">
                  <c:v>1.265198</c:v>
                </c:pt>
                <c:pt idx="298">
                  <c:v>1.333435</c:v>
                </c:pt>
                <c:pt idx="299">
                  <c:v>1.385452</c:v>
                </c:pt>
                <c:pt idx="300">
                  <c:v>1.424332</c:v>
                </c:pt>
                <c:pt idx="301">
                  <c:v>1.435898</c:v>
                </c:pt>
                <c:pt idx="302">
                  <c:v>1.441132</c:v>
                </c:pt>
                <c:pt idx="303">
                  <c:v>1.455261</c:v>
                </c:pt>
                <c:pt idx="304">
                  <c:v>1.479156</c:v>
                </c:pt>
                <c:pt idx="305">
                  <c:v>1.492615</c:v>
                </c:pt>
                <c:pt idx="306">
                  <c:v>1.54303</c:v>
                </c:pt>
                <c:pt idx="307">
                  <c:v>1.657486</c:v>
                </c:pt>
                <c:pt idx="308">
                  <c:v>1.783203</c:v>
                </c:pt>
                <c:pt idx="309">
                  <c:v>1.903687</c:v>
                </c:pt>
                <c:pt idx="310">
                  <c:v>2.047974</c:v>
                </c:pt>
                <c:pt idx="311">
                  <c:v>2.152481</c:v>
                </c:pt>
                <c:pt idx="312">
                  <c:v>2.222595</c:v>
                </c:pt>
                <c:pt idx="313">
                  <c:v>2.198502</c:v>
                </c:pt>
                <c:pt idx="314">
                  <c:v>2.113739</c:v>
                </c:pt>
                <c:pt idx="315">
                  <c:v>2.008835</c:v>
                </c:pt>
                <c:pt idx="316">
                  <c:v>1.883148</c:v>
                </c:pt>
                <c:pt idx="317">
                  <c:v>1.753311</c:v>
                </c:pt>
                <c:pt idx="318">
                  <c:v>1.625351</c:v>
                </c:pt>
                <c:pt idx="319">
                  <c:v>1.493347</c:v>
                </c:pt>
                <c:pt idx="320">
                  <c:v>1.386322</c:v>
                </c:pt>
                <c:pt idx="321">
                  <c:v>1.268066</c:v>
                </c:pt>
                <c:pt idx="322">
                  <c:v>1.150452</c:v>
                </c:pt>
                <c:pt idx="323">
                  <c:v>1.049408</c:v>
                </c:pt>
                <c:pt idx="324">
                  <c:v>0.944565</c:v>
                </c:pt>
                <c:pt idx="325">
                  <c:v>0.838364</c:v>
                </c:pt>
                <c:pt idx="326">
                  <c:v>0.746719</c:v>
                </c:pt>
                <c:pt idx="327">
                  <c:v>0.640976</c:v>
                </c:pt>
                <c:pt idx="328">
                  <c:v>0.555954</c:v>
                </c:pt>
                <c:pt idx="329">
                  <c:v>0.49086</c:v>
                </c:pt>
                <c:pt idx="330">
                  <c:v>0.418396</c:v>
                </c:pt>
                <c:pt idx="331">
                  <c:v>0.358627</c:v>
                </c:pt>
                <c:pt idx="332">
                  <c:v>0.328842</c:v>
                </c:pt>
                <c:pt idx="333">
                  <c:v>0.315353</c:v>
                </c:pt>
                <c:pt idx="334">
                  <c:v>0.32962</c:v>
                </c:pt>
                <c:pt idx="335">
                  <c:v>0.361572</c:v>
                </c:pt>
                <c:pt idx="336">
                  <c:v>0.404709</c:v>
                </c:pt>
                <c:pt idx="337">
                  <c:v>0.465134</c:v>
                </c:pt>
                <c:pt idx="338">
                  <c:v>0.540436</c:v>
                </c:pt>
                <c:pt idx="339">
                  <c:v>0.622269</c:v>
                </c:pt>
                <c:pt idx="340">
                  <c:v>0.697708</c:v>
                </c:pt>
                <c:pt idx="341">
                  <c:v>0.774506</c:v>
                </c:pt>
                <c:pt idx="342">
                  <c:v>0.84642</c:v>
                </c:pt>
                <c:pt idx="343">
                  <c:v>0.913956</c:v>
                </c:pt>
                <c:pt idx="344">
                  <c:v>0.969421</c:v>
                </c:pt>
                <c:pt idx="345">
                  <c:v>1.033417</c:v>
                </c:pt>
                <c:pt idx="346">
                  <c:v>1.143204</c:v>
                </c:pt>
                <c:pt idx="347">
                  <c:v>1.22319</c:v>
                </c:pt>
                <c:pt idx="348">
                  <c:v>1.305389</c:v>
                </c:pt>
                <c:pt idx="349">
                  <c:v>1.38855</c:v>
                </c:pt>
                <c:pt idx="350">
                  <c:v>1.453033</c:v>
                </c:pt>
                <c:pt idx="351">
                  <c:v>1.486237</c:v>
                </c:pt>
                <c:pt idx="352">
                  <c:v>1.510239</c:v>
                </c:pt>
                <c:pt idx="353">
                  <c:v>1.535156</c:v>
                </c:pt>
                <c:pt idx="354">
                  <c:v>1.582779</c:v>
                </c:pt>
                <c:pt idx="355">
                  <c:v>1.683868</c:v>
                </c:pt>
                <c:pt idx="356">
                  <c:v>1.788956</c:v>
                </c:pt>
                <c:pt idx="357">
                  <c:v>1.83847</c:v>
                </c:pt>
                <c:pt idx="358">
                  <c:v>1.88176</c:v>
                </c:pt>
                <c:pt idx="359">
                  <c:v>1.88385</c:v>
                </c:pt>
                <c:pt idx="360">
                  <c:v>1.864059</c:v>
                </c:pt>
                <c:pt idx="361">
                  <c:v>1.809006</c:v>
                </c:pt>
                <c:pt idx="362">
                  <c:v>1.734207</c:v>
                </c:pt>
                <c:pt idx="363">
                  <c:v>1.645172</c:v>
                </c:pt>
                <c:pt idx="364">
                  <c:v>1.576462</c:v>
                </c:pt>
                <c:pt idx="365">
                  <c:v>1.53418</c:v>
                </c:pt>
                <c:pt idx="366">
                  <c:v>1.506943</c:v>
                </c:pt>
                <c:pt idx="367">
                  <c:v>1.487228</c:v>
                </c:pt>
                <c:pt idx="368">
                  <c:v>1.475128</c:v>
                </c:pt>
                <c:pt idx="369">
                  <c:v>1.457138</c:v>
                </c:pt>
                <c:pt idx="370">
                  <c:v>1.447968</c:v>
                </c:pt>
                <c:pt idx="371">
                  <c:v>1.427902</c:v>
                </c:pt>
                <c:pt idx="372">
                  <c:v>1.383789</c:v>
                </c:pt>
                <c:pt idx="373">
                  <c:v>1.359818</c:v>
                </c:pt>
                <c:pt idx="374">
                  <c:v>1.319473</c:v>
                </c:pt>
                <c:pt idx="375">
                  <c:v>1.262665</c:v>
                </c:pt>
                <c:pt idx="376">
                  <c:v>1.180817</c:v>
                </c:pt>
                <c:pt idx="377">
                  <c:v>1.085663</c:v>
                </c:pt>
                <c:pt idx="378">
                  <c:v>1.002396</c:v>
                </c:pt>
                <c:pt idx="379">
                  <c:v>0.921799</c:v>
                </c:pt>
                <c:pt idx="380">
                  <c:v>0.85173</c:v>
                </c:pt>
                <c:pt idx="381">
                  <c:v>0.807144</c:v>
                </c:pt>
                <c:pt idx="382">
                  <c:v>0.793671</c:v>
                </c:pt>
                <c:pt idx="383">
                  <c:v>0.815308</c:v>
                </c:pt>
                <c:pt idx="384">
                  <c:v>0.832886</c:v>
                </c:pt>
                <c:pt idx="385">
                  <c:v>0.83699</c:v>
                </c:pt>
                <c:pt idx="386">
                  <c:v>0.90094</c:v>
                </c:pt>
                <c:pt idx="387">
                  <c:v>0.991241</c:v>
                </c:pt>
                <c:pt idx="388">
                  <c:v>1.04567</c:v>
                </c:pt>
                <c:pt idx="389">
                  <c:v>1.099319</c:v>
                </c:pt>
                <c:pt idx="390">
                  <c:v>1.174652</c:v>
                </c:pt>
                <c:pt idx="391">
                  <c:v>1.251221</c:v>
                </c:pt>
                <c:pt idx="392">
                  <c:v>1.32811</c:v>
                </c:pt>
                <c:pt idx="393">
                  <c:v>1.363068</c:v>
                </c:pt>
                <c:pt idx="394">
                  <c:v>1.332489</c:v>
                </c:pt>
                <c:pt idx="395">
                  <c:v>1.244629</c:v>
                </c:pt>
                <c:pt idx="396">
                  <c:v>1.13002</c:v>
                </c:pt>
                <c:pt idx="397">
                  <c:v>1.047333</c:v>
                </c:pt>
                <c:pt idx="398">
                  <c:v>1.012253</c:v>
                </c:pt>
                <c:pt idx="399">
                  <c:v>1.047928</c:v>
                </c:pt>
                <c:pt idx="400">
                  <c:v>1.156982</c:v>
                </c:pt>
                <c:pt idx="401">
                  <c:v>1.328751</c:v>
                </c:pt>
                <c:pt idx="402">
                  <c:v>1.512878</c:v>
                </c:pt>
                <c:pt idx="403">
                  <c:v>1.718857</c:v>
                </c:pt>
                <c:pt idx="404">
                  <c:v>1.934097</c:v>
                </c:pt>
                <c:pt idx="405">
                  <c:v>2.103149</c:v>
                </c:pt>
                <c:pt idx="406">
                  <c:v>2.202988</c:v>
                </c:pt>
                <c:pt idx="407">
                  <c:v>2.227432</c:v>
                </c:pt>
                <c:pt idx="408">
                  <c:v>2.216949</c:v>
                </c:pt>
                <c:pt idx="409">
                  <c:v>2.201736</c:v>
                </c:pt>
                <c:pt idx="410">
                  <c:v>2.190506</c:v>
                </c:pt>
                <c:pt idx="411">
                  <c:v>2.162857</c:v>
                </c:pt>
                <c:pt idx="412">
                  <c:v>2.102325</c:v>
                </c:pt>
                <c:pt idx="413">
                  <c:v>2.011139</c:v>
                </c:pt>
                <c:pt idx="414">
                  <c:v>1.91423</c:v>
                </c:pt>
                <c:pt idx="415">
                  <c:v>1.813446</c:v>
                </c:pt>
                <c:pt idx="416">
                  <c:v>1.719482</c:v>
                </c:pt>
                <c:pt idx="417">
                  <c:v>1.614502</c:v>
                </c:pt>
                <c:pt idx="418">
                  <c:v>1.498154</c:v>
                </c:pt>
                <c:pt idx="419">
                  <c:v>1.3694</c:v>
                </c:pt>
                <c:pt idx="420">
                  <c:v>1.237793</c:v>
                </c:pt>
                <c:pt idx="421">
                  <c:v>1.10672</c:v>
                </c:pt>
                <c:pt idx="422">
                  <c:v>0.981934</c:v>
                </c:pt>
                <c:pt idx="423">
                  <c:v>0.861389</c:v>
                </c:pt>
                <c:pt idx="424">
                  <c:v>0.72377</c:v>
                </c:pt>
                <c:pt idx="425">
                  <c:v>0.589722</c:v>
                </c:pt>
                <c:pt idx="426">
                  <c:v>0.463669</c:v>
                </c:pt>
                <c:pt idx="427">
                  <c:v>0.342484</c:v>
                </c:pt>
                <c:pt idx="428">
                  <c:v>0.255768</c:v>
                </c:pt>
                <c:pt idx="429">
                  <c:v>0.201645</c:v>
                </c:pt>
                <c:pt idx="430">
                  <c:v>0.188461</c:v>
                </c:pt>
                <c:pt idx="431">
                  <c:v>0.185898</c:v>
                </c:pt>
                <c:pt idx="432">
                  <c:v>0.204773</c:v>
                </c:pt>
                <c:pt idx="433">
                  <c:v>0.255005</c:v>
                </c:pt>
                <c:pt idx="434">
                  <c:v>0.313431</c:v>
                </c:pt>
                <c:pt idx="435">
                  <c:v>0.382675</c:v>
                </c:pt>
                <c:pt idx="436">
                  <c:v>0.484558</c:v>
                </c:pt>
                <c:pt idx="437">
                  <c:v>0.594147</c:v>
                </c:pt>
                <c:pt idx="438">
                  <c:v>0.697388</c:v>
                </c:pt>
                <c:pt idx="439">
                  <c:v>0.795731</c:v>
                </c:pt>
                <c:pt idx="440">
                  <c:v>0.879089</c:v>
                </c:pt>
                <c:pt idx="441">
                  <c:v>0.971893</c:v>
                </c:pt>
                <c:pt idx="442">
                  <c:v>1.049652</c:v>
                </c:pt>
                <c:pt idx="443">
                  <c:v>1.125946</c:v>
                </c:pt>
                <c:pt idx="444">
                  <c:v>1.244019</c:v>
                </c:pt>
                <c:pt idx="445">
                  <c:v>1.36441</c:v>
                </c:pt>
                <c:pt idx="446">
                  <c:v>1.507278</c:v>
                </c:pt>
                <c:pt idx="447">
                  <c:v>1.664017</c:v>
                </c:pt>
                <c:pt idx="448">
                  <c:v>1.795593</c:v>
                </c:pt>
                <c:pt idx="449">
                  <c:v>1.874161</c:v>
                </c:pt>
                <c:pt idx="450">
                  <c:v>1.862411</c:v>
                </c:pt>
                <c:pt idx="451">
                  <c:v>1.745743</c:v>
                </c:pt>
                <c:pt idx="452">
                  <c:v>1.686813</c:v>
                </c:pt>
                <c:pt idx="453">
                  <c:v>1.690918</c:v>
                </c:pt>
                <c:pt idx="454">
                  <c:v>1.707077</c:v>
                </c:pt>
                <c:pt idx="455">
                  <c:v>1.75563</c:v>
                </c:pt>
                <c:pt idx="456">
                  <c:v>1.851746</c:v>
                </c:pt>
                <c:pt idx="457">
                  <c:v>1.961166</c:v>
                </c:pt>
                <c:pt idx="458">
                  <c:v>2.027908</c:v>
                </c:pt>
                <c:pt idx="459">
                  <c:v>2.0625</c:v>
                </c:pt>
                <c:pt idx="460">
                  <c:v>2.019394</c:v>
                </c:pt>
                <c:pt idx="461">
                  <c:v>1.931259</c:v>
                </c:pt>
                <c:pt idx="462">
                  <c:v>1.809296</c:v>
                </c:pt>
                <c:pt idx="463">
                  <c:v>1.685654</c:v>
                </c:pt>
                <c:pt idx="464">
                  <c:v>1.581665</c:v>
                </c:pt>
                <c:pt idx="465">
                  <c:v>1.525894</c:v>
                </c:pt>
                <c:pt idx="466">
                  <c:v>1.512177</c:v>
                </c:pt>
                <c:pt idx="467">
                  <c:v>1.455643</c:v>
                </c:pt>
                <c:pt idx="468">
                  <c:v>1.43367</c:v>
                </c:pt>
                <c:pt idx="469">
                  <c:v>1.353333</c:v>
                </c:pt>
                <c:pt idx="470">
                  <c:v>1.321243</c:v>
                </c:pt>
                <c:pt idx="471">
                  <c:v>1.258072</c:v>
                </c:pt>
                <c:pt idx="472">
                  <c:v>1.203293</c:v>
                </c:pt>
                <c:pt idx="473">
                  <c:v>1.127258</c:v>
                </c:pt>
                <c:pt idx="474">
                  <c:v>1.041458</c:v>
                </c:pt>
                <c:pt idx="475">
                  <c:v>0.990234</c:v>
                </c:pt>
                <c:pt idx="476">
                  <c:v>0.944351</c:v>
                </c:pt>
                <c:pt idx="477">
                  <c:v>0.880035</c:v>
                </c:pt>
                <c:pt idx="478">
                  <c:v>0.851089</c:v>
                </c:pt>
                <c:pt idx="479">
                  <c:v>0.843155</c:v>
                </c:pt>
                <c:pt idx="480">
                  <c:v>0.862671</c:v>
                </c:pt>
                <c:pt idx="481">
                  <c:v>0.872253</c:v>
                </c:pt>
                <c:pt idx="482">
                  <c:v>0.879517</c:v>
                </c:pt>
                <c:pt idx="483">
                  <c:v>0.922607</c:v>
                </c:pt>
                <c:pt idx="484">
                  <c:v>0.993393</c:v>
                </c:pt>
                <c:pt idx="485">
                  <c:v>1.048248</c:v>
                </c:pt>
                <c:pt idx="486">
                  <c:v>1.086578</c:v>
                </c:pt>
                <c:pt idx="487">
                  <c:v>1.135071</c:v>
                </c:pt>
                <c:pt idx="488">
                  <c:v>1.173218</c:v>
                </c:pt>
                <c:pt idx="489">
                  <c:v>1.211121</c:v>
                </c:pt>
                <c:pt idx="490">
                  <c:v>1.245972</c:v>
                </c:pt>
                <c:pt idx="491">
                  <c:v>1.273956</c:v>
                </c:pt>
                <c:pt idx="492">
                  <c:v>1.284485</c:v>
                </c:pt>
                <c:pt idx="493">
                  <c:v>1.296356</c:v>
                </c:pt>
                <c:pt idx="494">
                  <c:v>1.306595</c:v>
                </c:pt>
                <c:pt idx="495">
                  <c:v>1.278091</c:v>
                </c:pt>
                <c:pt idx="496">
                  <c:v>1.275848</c:v>
                </c:pt>
                <c:pt idx="497">
                  <c:v>1.352676</c:v>
                </c:pt>
                <c:pt idx="498">
                  <c:v>1.461395</c:v>
                </c:pt>
                <c:pt idx="499">
                  <c:v>1.605194</c:v>
                </c:pt>
                <c:pt idx="500">
                  <c:v>1.77359</c:v>
                </c:pt>
                <c:pt idx="501">
                  <c:v>1.964996</c:v>
                </c:pt>
                <c:pt idx="502">
                  <c:v>2.121979</c:v>
                </c:pt>
                <c:pt idx="503">
                  <c:v>2.230438</c:v>
                </c:pt>
                <c:pt idx="504">
                  <c:v>2.274673</c:v>
                </c:pt>
                <c:pt idx="505">
                  <c:v>2.251862</c:v>
                </c:pt>
                <c:pt idx="506">
                  <c:v>2.21727</c:v>
                </c:pt>
                <c:pt idx="507">
                  <c:v>2.20282</c:v>
                </c:pt>
                <c:pt idx="508">
                  <c:v>2.18718</c:v>
                </c:pt>
                <c:pt idx="509">
                  <c:v>2.167969</c:v>
                </c:pt>
                <c:pt idx="510">
                  <c:v>2.096481</c:v>
                </c:pt>
                <c:pt idx="511">
                  <c:v>2.016129</c:v>
                </c:pt>
                <c:pt idx="512">
                  <c:v>1.939163</c:v>
                </c:pt>
                <c:pt idx="513">
                  <c:v>1.875885</c:v>
                </c:pt>
                <c:pt idx="514">
                  <c:v>1.810028</c:v>
                </c:pt>
                <c:pt idx="515">
                  <c:v>1.739609</c:v>
                </c:pt>
                <c:pt idx="516">
                  <c:v>1.642532</c:v>
                </c:pt>
                <c:pt idx="517">
                  <c:v>1.501389</c:v>
                </c:pt>
                <c:pt idx="518">
                  <c:v>1.340179</c:v>
                </c:pt>
                <c:pt idx="519">
                  <c:v>1.156693</c:v>
                </c:pt>
                <c:pt idx="520">
                  <c:v>0.972748</c:v>
                </c:pt>
                <c:pt idx="521">
                  <c:v>0.809143</c:v>
                </c:pt>
                <c:pt idx="522">
                  <c:v>0.652283</c:v>
                </c:pt>
                <c:pt idx="523">
                  <c:v>0.514832</c:v>
                </c:pt>
                <c:pt idx="524">
                  <c:v>0.402908</c:v>
                </c:pt>
                <c:pt idx="525">
                  <c:v>0.29567</c:v>
                </c:pt>
                <c:pt idx="526">
                  <c:v>0.195404</c:v>
                </c:pt>
                <c:pt idx="527">
                  <c:v>0.131866</c:v>
                </c:pt>
                <c:pt idx="528">
                  <c:v>0.091827</c:v>
                </c:pt>
                <c:pt idx="529">
                  <c:v>0.134949</c:v>
                </c:pt>
                <c:pt idx="530">
                  <c:v>0.176376</c:v>
                </c:pt>
                <c:pt idx="531">
                  <c:v>0.261887</c:v>
                </c:pt>
                <c:pt idx="532">
                  <c:v>0.392471</c:v>
                </c:pt>
                <c:pt idx="533">
                  <c:v>0.525391</c:v>
                </c:pt>
                <c:pt idx="534">
                  <c:v>0.610504</c:v>
                </c:pt>
                <c:pt idx="535">
                  <c:v>0.718887</c:v>
                </c:pt>
                <c:pt idx="536">
                  <c:v>0.841202</c:v>
                </c:pt>
                <c:pt idx="537">
                  <c:v>0.979721</c:v>
                </c:pt>
                <c:pt idx="538">
                  <c:v>1.1035</c:v>
                </c:pt>
                <c:pt idx="539">
                  <c:v>1.250992</c:v>
                </c:pt>
                <c:pt idx="540">
                  <c:v>1.377899</c:v>
                </c:pt>
                <c:pt idx="541">
                  <c:v>1.50621</c:v>
                </c:pt>
                <c:pt idx="542">
                  <c:v>1.630585</c:v>
                </c:pt>
                <c:pt idx="543">
                  <c:v>1.717896</c:v>
                </c:pt>
                <c:pt idx="544">
                  <c:v>1.775589</c:v>
                </c:pt>
                <c:pt idx="545">
                  <c:v>1.822586</c:v>
                </c:pt>
                <c:pt idx="546">
                  <c:v>1.891083</c:v>
                </c:pt>
                <c:pt idx="547">
                  <c:v>1.948425</c:v>
                </c:pt>
                <c:pt idx="548">
                  <c:v>2.04631</c:v>
                </c:pt>
                <c:pt idx="549">
                  <c:v>2.112213</c:v>
                </c:pt>
                <c:pt idx="550">
                  <c:v>2.166672</c:v>
                </c:pt>
                <c:pt idx="551">
                  <c:v>2.210281</c:v>
                </c:pt>
                <c:pt idx="552">
                  <c:v>2.228867</c:v>
                </c:pt>
                <c:pt idx="553">
                  <c:v>2.253952</c:v>
                </c:pt>
                <c:pt idx="554">
                  <c:v>2.274475</c:v>
                </c:pt>
                <c:pt idx="555">
                  <c:v>2.252457</c:v>
                </c:pt>
                <c:pt idx="556">
                  <c:v>2.193863</c:v>
                </c:pt>
                <c:pt idx="557">
                  <c:v>2.079391</c:v>
                </c:pt>
                <c:pt idx="558">
                  <c:v>1.9328</c:v>
                </c:pt>
                <c:pt idx="559">
                  <c:v>1.802094</c:v>
                </c:pt>
                <c:pt idx="560">
                  <c:v>1.709396</c:v>
                </c:pt>
                <c:pt idx="561">
                  <c:v>1.661667</c:v>
                </c:pt>
                <c:pt idx="562">
                  <c:v>1.621826</c:v>
                </c:pt>
                <c:pt idx="563">
                  <c:v>1.565948</c:v>
                </c:pt>
                <c:pt idx="564">
                  <c:v>1.509796</c:v>
                </c:pt>
                <c:pt idx="565">
                  <c:v>1.45108</c:v>
                </c:pt>
                <c:pt idx="566">
                  <c:v>1.372604</c:v>
                </c:pt>
                <c:pt idx="567">
                  <c:v>1.279419</c:v>
                </c:pt>
                <c:pt idx="568">
                  <c:v>1.167542</c:v>
                </c:pt>
                <c:pt idx="569">
                  <c:v>1.077011</c:v>
                </c:pt>
                <c:pt idx="570">
                  <c:v>1.002487</c:v>
                </c:pt>
                <c:pt idx="571">
                  <c:v>0.935776</c:v>
                </c:pt>
                <c:pt idx="572">
                  <c:v>0.883606</c:v>
                </c:pt>
                <c:pt idx="573">
                  <c:v>0.850647</c:v>
                </c:pt>
                <c:pt idx="574">
                  <c:v>0.825836</c:v>
                </c:pt>
                <c:pt idx="575">
                  <c:v>0.828949</c:v>
                </c:pt>
                <c:pt idx="576">
                  <c:v>0.8638</c:v>
                </c:pt>
                <c:pt idx="577">
                  <c:v>0.882843</c:v>
                </c:pt>
                <c:pt idx="578">
                  <c:v>0.905838</c:v>
                </c:pt>
                <c:pt idx="579">
                  <c:v>0.964798</c:v>
                </c:pt>
                <c:pt idx="580">
                  <c:v>1.041061</c:v>
                </c:pt>
                <c:pt idx="581">
                  <c:v>1.110321</c:v>
                </c:pt>
                <c:pt idx="582">
                  <c:v>1.170761</c:v>
                </c:pt>
                <c:pt idx="583">
                  <c:v>1.200806</c:v>
                </c:pt>
                <c:pt idx="584">
                  <c:v>1.261337</c:v>
                </c:pt>
                <c:pt idx="585">
                  <c:v>1.351456</c:v>
                </c:pt>
                <c:pt idx="586">
                  <c:v>1.428696</c:v>
                </c:pt>
                <c:pt idx="587">
                  <c:v>1.470581</c:v>
                </c:pt>
                <c:pt idx="588">
                  <c:v>1.463425</c:v>
                </c:pt>
                <c:pt idx="589">
                  <c:v>1.484161</c:v>
                </c:pt>
                <c:pt idx="590">
                  <c:v>1.436401</c:v>
                </c:pt>
                <c:pt idx="591">
                  <c:v>1.396942</c:v>
                </c:pt>
                <c:pt idx="592">
                  <c:v>1.394913</c:v>
                </c:pt>
                <c:pt idx="593">
                  <c:v>1.465546</c:v>
                </c:pt>
                <c:pt idx="594">
                  <c:v>1.5961</c:v>
                </c:pt>
                <c:pt idx="595">
                  <c:v>1.742111</c:v>
                </c:pt>
                <c:pt idx="596">
                  <c:v>1.936218</c:v>
                </c:pt>
                <c:pt idx="597">
                  <c:v>2.170761</c:v>
                </c:pt>
                <c:pt idx="598">
                  <c:v>2.397568</c:v>
                </c:pt>
                <c:pt idx="599">
                  <c:v>2.574402</c:v>
                </c:pt>
                <c:pt idx="600">
                  <c:v>2.653778</c:v>
                </c:pt>
                <c:pt idx="601">
                  <c:v>2.654037</c:v>
                </c:pt>
                <c:pt idx="602">
                  <c:v>2.615982</c:v>
                </c:pt>
                <c:pt idx="603">
                  <c:v>2.526474</c:v>
                </c:pt>
                <c:pt idx="604">
                  <c:v>2.408844</c:v>
                </c:pt>
                <c:pt idx="605">
                  <c:v>2.269302</c:v>
                </c:pt>
                <c:pt idx="606">
                  <c:v>2.120453</c:v>
                </c:pt>
                <c:pt idx="607">
                  <c:v>1.967209</c:v>
                </c:pt>
                <c:pt idx="608">
                  <c:v>1.792801</c:v>
                </c:pt>
                <c:pt idx="609">
                  <c:v>1.630936</c:v>
                </c:pt>
                <c:pt idx="610">
                  <c:v>1.494446</c:v>
                </c:pt>
                <c:pt idx="611">
                  <c:v>1.345657</c:v>
                </c:pt>
                <c:pt idx="612">
                  <c:v>1.193451</c:v>
                </c:pt>
                <c:pt idx="613">
                  <c:v>1.069855</c:v>
                </c:pt>
                <c:pt idx="614">
                  <c:v>0.91629</c:v>
                </c:pt>
                <c:pt idx="615">
                  <c:v>0.780304</c:v>
                </c:pt>
                <c:pt idx="616">
                  <c:v>0.674927</c:v>
                </c:pt>
                <c:pt idx="617">
                  <c:v>0.585983</c:v>
                </c:pt>
                <c:pt idx="618">
                  <c:v>0.528</c:v>
                </c:pt>
                <c:pt idx="619">
                  <c:v>0.46582</c:v>
                </c:pt>
                <c:pt idx="620">
                  <c:v>0.422943</c:v>
                </c:pt>
                <c:pt idx="621">
                  <c:v>0.389069</c:v>
                </c:pt>
                <c:pt idx="622">
                  <c:v>0.366119</c:v>
                </c:pt>
                <c:pt idx="623">
                  <c:v>0.372421</c:v>
                </c:pt>
                <c:pt idx="624">
                  <c:v>0.402786</c:v>
                </c:pt>
                <c:pt idx="625">
                  <c:v>0.450989</c:v>
                </c:pt>
                <c:pt idx="626">
                  <c:v>0.492065</c:v>
                </c:pt>
                <c:pt idx="627">
                  <c:v>0.525894</c:v>
                </c:pt>
                <c:pt idx="628">
                  <c:v>0.551285</c:v>
                </c:pt>
                <c:pt idx="629">
                  <c:v>0.579712</c:v>
                </c:pt>
                <c:pt idx="630">
                  <c:v>0.61676</c:v>
                </c:pt>
                <c:pt idx="631">
                  <c:v>0.661133</c:v>
                </c:pt>
                <c:pt idx="632">
                  <c:v>0.697144</c:v>
                </c:pt>
                <c:pt idx="633">
                  <c:v>0.742981</c:v>
                </c:pt>
                <c:pt idx="634">
                  <c:v>0.822342</c:v>
                </c:pt>
                <c:pt idx="635">
                  <c:v>0.935165</c:v>
                </c:pt>
                <c:pt idx="636">
                  <c:v>1.067963</c:v>
                </c:pt>
                <c:pt idx="637">
                  <c:v>1.178009</c:v>
                </c:pt>
                <c:pt idx="638">
                  <c:v>1.277802</c:v>
                </c:pt>
                <c:pt idx="639">
                  <c:v>1.339432</c:v>
                </c:pt>
                <c:pt idx="640">
                  <c:v>1.392548</c:v>
                </c:pt>
                <c:pt idx="641">
                  <c:v>1.466339</c:v>
                </c:pt>
                <c:pt idx="642">
                  <c:v>1.519791</c:v>
                </c:pt>
                <c:pt idx="643">
                  <c:v>1.605164</c:v>
                </c:pt>
                <c:pt idx="644">
                  <c:v>1.724792</c:v>
                </c:pt>
                <c:pt idx="645">
                  <c:v>1.827118</c:v>
                </c:pt>
                <c:pt idx="646">
                  <c:v>1.977005</c:v>
                </c:pt>
                <c:pt idx="647">
                  <c:v>2.103058</c:v>
                </c:pt>
                <c:pt idx="648">
                  <c:v>2.230942</c:v>
                </c:pt>
                <c:pt idx="649">
                  <c:v>2.332687</c:v>
                </c:pt>
                <c:pt idx="650">
                  <c:v>2.367828</c:v>
                </c:pt>
                <c:pt idx="651">
                  <c:v>2.368744</c:v>
                </c:pt>
                <c:pt idx="652">
                  <c:v>2.299164</c:v>
                </c:pt>
                <c:pt idx="653">
                  <c:v>2.209595</c:v>
                </c:pt>
                <c:pt idx="654">
                  <c:v>2.070618</c:v>
                </c:pt>
                <c:pt idx="655">
                  <c:v>1.945145</c:v>
                </c:pt>
                <c:pt idx="656">
                  <c:v>1.802383</c:v>
                </c:pt>
                <c:pt idx="657">
                  <c:v>1.693665</c:v>
                </c:pt>
                <c:pt idx="658">
                  <c:v>1.635117</c:v>
                </c:pt>
                <c:pt idx="659">
                  <c:v>1.557312</c:v>
                </c:pt>
                <c:pt idx="660">
                  <c:v>1.498978</c:v>
                </c:pt>
                <c:pt idx="661">
                  <c:v>1.432953</c:v>
                </c:pt>
                <c:pt idx="662">
                  <c:v>1.338898</c:v>
                </c:pt>
                <c:pt idx="663">
                  <c:v>1.231796</c:v>
                </c:pt>
                <c:pt idx="664">
                  <c:v>1.115143</c:v>
                </c:pt>
                <c:pt idx="665">
                  <c:v>1.048264</c:v>
                </c:pt>
                <c:pt idx="666">
                  <c:v>0.984055</c:v>
                </c:pt>
                <c:pt idx="667">
                  <c:v>0.939896</c:v>
                </c:pt>
                <c:pt idx="668">
                  <c:v>0.903976</c:v>
                </c:pt>
                <c:pt idx="669">
                  <c:v>0.869583</c:v>
                </c:pt>
                <c:pt idx="670">
                  <c:v>0.831024</c:v>
                </c:pt>
                <c:pt idx="671">
                  <c:v>0.815659</c:v>
                </c:pt>
                <c:pt idx="672">
                  <c:v>0.818237</c:v>
                </c:pt>
                <c:pt idx="673">
                  <c:v>0.839462</c:v>
                </c:pt>
                <c:pt idx="674">
                  <c:v>0.865417</c:v>
                </c:pt>
                <c:pt idx="675">
                  <c:v>0.870163</c:v>
                </c:pt>
                <c:pt idx="676">
                  <c:v>0.908157</c:v>
                </c:pt>
                <c:pt idx="677">
                  <c:v>0.964249</c:v>
                </c:pt>
                <c:pt idx="678">
                  <c:v>1.027267</c:v>
                </c:pt>
                <c:pt idx="679">
                  <c:v>1.093796</c:v>
                </c:pt>
                <c:pt idx="680">
                  <c:v>1.143997</c:v>
                </c:pt>
                <c:pt idx="681">
                  <c:v>1.192734</c:v>
                </c:pt>
                <c:pt idx="682">
                  <c:v>1.250244</c:v>
                </c:pt>
                <c:pt idx="683">
                  <c:v>1.324997</c:v>
                </c:pt>
                <c:pt idx="684">
                  <c:v>1.404465</c:v>
                </c:pt>
                <c:pt idx="685">
                  <c:v>1.503571</c:v>
                </c:pt>
                <c:pt idx="686">
                  <c:v>1.583496</c:v>
                </c:pt>
                <c:pt idx="687">
                  <c:v>1.604263</c:v>
                </c:pt>
                <c:pt idx="688">
                  <c:v>1.582687</c:v>
                </c:pt>
                <c:pt idx="689">
                  <c:v>1.587402</c:v>
                </c:pt>
                <c:pt idx="690">
                  <c:v>1.585403</c:v>
                </c:pt>
                <c:pt idx="691">
                  <c:v>1.637939</c:v>
                </c:pt>
                <c:pt idx="692">
                  <c:v>1.715942</c:v>
                </c:pt>
                <c:pt idx="693">
                  <c:v>1.817566</c:v>
                </c:pt>
                <c:pt idx="694">
                  <c:v>1.908096</c:v>
                </c:pt>
                <c:pt idx="695">
                  <c:v>1.96933</c:v>
                </c:pt>
                <c:pt idx="696">
                  <c:v>1.997818</c:v>
                </c:pt>
                <c:pt idx="697">
                  <c:v>2.001572</c:v>
                </c:pt>
                <c:pt idx="698">
                  <c:v>1.97316</c:v>
                </c:pt>
                <c:pt idx="699">
                  <c:v>1.923355</c:v>
                </c:pt>
                <c:pt idx="700">
                  <c:v>1.823227</c:v>
                </c:pt>
                <c:pt idx="701">
                  <c:v>1.713318</c:v>
                </c:pt>
                <c:pt idx="702">
                  <c:v>1.570999</c:v>
                </c:pt>
                <c:pt idx="703">
                  <c:v>1.424927</c:v>
                </c:pt>
                <c:pt idx="704">
                  <c:v>1.313812</c:v>
                </c:pt>
                <c:pt idx="705">
                  <c:v>1.217682</c:v>
                </c:pt>
                <c:pt idx="706">
                  <c:v>1.125366</c:v>
                </c:pt>
                <c:pt idx="707">
                  <c:v>1.036133</c:v>
                </c:pt>
                <c:pt idx="708">
                  <c:v>0.950195</c:v>
                </c:pt>
                <c:pt idx="709">
                  <c:v>0.881851</c:v>
                </c:pt>
                <c:pt idx="710">
                  <c:v>0.801147</c:v>
                </c:pt>
                <c:pt idx="711">
                  <c:v>0.706161</c:v>
                </c:pt>
                <c:pt idx="712">
                  <c:v>0.606293</c:v>
                </c:pt>
                <c:pt idx="713">
                  <c:v>0.523315</c:v>
                </c:pt>
                <c:pt idx="714">
                  <c:v>0.450134</c:v>
                </c:pt>
                <c:pt idx="715">
                  <c:v>0.403015</c:v>
                </c:pt>
                <c:pt idx="716">
                  <c:v>0.370804</c:v>
                </c:pt>
                <c:pt idx="717">
                  <c:v>0.368469</c:v>
                </c:pt>
                <c:pt idx="718">
                  <c:v>0.40213</c:v>
                </c:pt>
                <c:pt idx="719">
                  <c:v>0.457947</c:v>
                </c:pt>
                <c:pt idx="720">
                  <c:v>0.526459</c:v>
                </c:pt>
                <c:pt idx="721">
                  <c:v>0.595612</c:v>
                </c:pt>
                <c:pt idx="722">
                  <c:v>0.676422</c:v>
                </c:pt>
                <c:pt idx="723">
                  <c:v>0.749146</c:v>
                </c:pt>
                <c:pt idx="724">
                  <c:v>0.813263</c:v>
                </c:pt>
                <c:pt idx="725">
                  <c:v>0.867386</c:v>
                </c:pt>
                <c:pt idx="726">
                  <c:v>0.926514</c:v>
                </c:pt>
                <c:pt idx="727">
                  <c:v>0.955048</c:v>
                </c:pt>
                <c:pt idx="728">
                  <c:v>0.982315</c:v>
                </c:pt>
                <c:pt idx="729">
                  <c:v>1.042725</c:v>
                </c:pt>
                <c:pt idx="730">
                  <c:v>1.114594</c:v>
                </c:pt>
                <c:pt idx="731">
                  <c:v>1.196518</c:v>
                </c:pt>
                <c:pt idx="732">
                  <c:v>1.275757</c:v>
                </c:pt>
                <c:pt idx="733">
                  <c:v>1.334381</c:v>
                </c:pt>
                <c:pt idx="734">
                  <c:v>1.420776</c:v>
                </c:pt>
                <c:pt idx="735">
                  <c:v>1.481735</c:v>
                </c:pt>
                <c:pt idx="736">
                  <c:v>1.544205</c:v>
                </c:pt>
                <c:pt idx="737">
                  <c:v>1.574417</c:v>
                </c:pt>
                <c:pt idx="738">
                  <c:v>1.603455</c:v>
                </c:pt>
                <c:pt idx="739">
                  <c:v>1.640945</c:v>
                </c:pt>
                <c:pt idx="740">
                  <c:v>1.657745</c:v>
                </c:pt>
                <c:pt idx="741">
                  <c:v>1.698059</c:v>
                </c:pt>
                <c:pt idx="742">
                  <c:v>1.717697</c:v>
                </c:pt>
                <c:pt idx="743">
                  <c:v>1.799438</c:v>
                </c:pt>
                <c:pt idx="744">
                  <c:v>1.860184</c:v>
                </c:pt>
                <c:pt idx="745">
                  <c:v>1.886932</c:v>
                </c:pt>
                <c:pt idx="746">
                  <c:v>1.928833</c:v>
                </c:pt>
                <c:pt idx="747">
                  <c:v>1.935379</c:v>
                </c:pt>
                <c:pt idx="748">
                  <c:v>1.910248</c:v>
                </c:pt>
                <c:pt idx="749">
                  <c:v>1.831421</c:v>
                </c:pt>
                <c:pt idx="750">
                  <c:v>1.704285</c:v>
                </c:pt>
                <c:pt idx="751">
                  <c:v>1.569229</c:v>
                </c:pt>
                <c:pt idx="752">
                  <c:v>1.482437</c:v>
                </c:pt>
                <c:pt idx="753">
                  <c:v>1.42926</c:v>
                </c:pt>
                <c:pt idx="754">
                  <c:v>1.392166</c:v>
                </c:pt>
                <c:pt idx="755">
                  <c:v>1.357956</c:v>
                </c:pt>
                <c:pt idx="756">
                  <c:v>1.331894</c:v>
                </c:pt>
                <c:pt idx="757">
                  <c:v>1.293533</c:v>
                </c:pt>
                <c:pt idx="758">
                  <c:v>1.25267</c:v>
                </c:pt>
                <c:pt idx="759">
                  <c:v>1.21286</c:v>
                </c:pt>
                <c:pt idx="760">
                  <c:v>1.181686</c:v>
                </c:pt>
                <c:pt idx="761">
                  <c:v>1.146332</c:v>
                </c:pt>
                <c:pt idx="762">
                  <c:v>1.106461</c:v>
                </c:pt>
                <c:pt idx="763">
                  <c:v>1.052414</c:v>
                </c:pt>
                <c:pt idx="764">
                  <c:v>1.001114</c:v>
                </c:pt>
                <c:pt idx="765">
                  <c:v>0.971115</c:v>
                </c:pt>
                <c:pt idx="766">
                  <c:v>0.930496</c:v>
                </c:pt>
                <c:pt idx="767">
                  <c:v>0.893402</c:v>
                </c:pt>
                <c:pt idx="768">
                  <c:v>0.87233</c:v>
                </c:pt>
                <c:pt idx="769">
                  <c:v>0.864487</c:v>
                </c:pt>
                <c:pt idx="770">
                  <c:v>0.861252</c:v>
                </c:pt>
                <c:pt idx="771">
                  <c:v>0.870514</c:v>
                </c:pt>
                <c:pt idx="772">
                  <c:v>0.877457</c:v>
                </c:pt>
                <c:pt idx="773">
                  <c:v>0.913574</c:v>
                </c:pt>
                <c:pt idx="774">
                  <c:v>0.96907</c:v>
                </c:pt>
                <c:pt idx="775">
                  <c:v>1.02533</c:v>
                </c:pt>
                <c:pt idx="776">
                  <c:v>1.091507</c:v>
                </c:pt>
                <c:pt idx="777">
                  <c:v>1.164383</c:v>
                </c:pt>
                <c:pt idx="778">
                  <c:v>1.236618</c:v>
                </c:pt>
                <c:pt idx="779">
                  <c:v>1.295792</c:v>
                </c:pt>
                <c:pt idx="780">
                  <c:v>1.346817</c:v>
                </c:pt>
                <c:pt idx="781">
                  <c:v>1.386093</c:v>
                </c:pt>
                <c:pt idx="782">
                  <c:v>1.396133</c:v>
                </c:pt>
                <c:pt idx="783">
                  <c:v>1.407883</c:v>
                </c:pt>
                <c:pt idx="784">
                  <c:v>1.428909</c:v>
                </c:pt>
                <c:pt idx="785">
                  <c:v>1.424423</c:v>
                </c:pt>
                <c:pt idx="786">
                  <c:v>1.444397</c:v>
                </c:pt>
                <c:pt idx="787">
                  <c:v>1.49823</c:v>
                </c:pt>
                <c:pt idx="788">
                  <c:v>1.580917</c:v>
                </c:pt>
                <c:pt idx="789">
                  <c:v>1.697845</c:v>
                </c:pt>
                <c:pt idx="790">
                  <c:v>1.850998</c:v>
                </c:pt>
                <c:pt idx="791">
                  <c:v>2.014374</c:v>
                </c:pt>
                <c:pt idx="792">
                  <c:v>2.129105</c:v>
                </c:pt>
                <c:pt idx="793">
                  <c:v>2.211777</c:v>
                </c:pt>
                <c:pt idx="794">
                  <c:v>2.23027</c:v>
                </c:pt>
                <c:pt idx="795">
                  <c:v>2.172775</c:v>
                </c:pt>
                <c:pt idx="796">
                  <c:v>2.100235</c:v>
                </c:pt>
                <c:pt idx="797">
                  <c:v>2.006638</c:v>
                </c:pt>
                <c:pt idx="798">
                  <c:v>1.861176</c:v>
                </c:pt>
                <c:pt idx="799">
                  <c:v>1.689346</c:v>
                </c:pt>
                <c:pt idx="800">
                  <c:v>1.545273</c:v>
                </c:pt>
                <c:pt idx="801">
                  <c:v>1.427902</c:v>
                </c:pt>
                <c:pt idx="802">
                  <c:v>1.319138</c:v>
                </c:pt>
                <c:pt idx="803">
                  <c:v>1.214951</c:v>
                </c:pt>
                <c:pt idx="804">
                  <c:v>1.124313</c:v>
                </c:pt>
                <c:pt idx="805">
                  <c:v>1.027542</c:v>
                </c:pt>
                <c:pt idx="806">
                  <c:v>0.935471</c:v>
                </c:pt>
                <c:pt idx="807">
                  <c:v>0.846725</c:v>
                </c:pt>
                <c:pt idx="808">
                  <c:v>0.756531</c:v>
                </c:pt>
                <c:pt idx="809">
                  <c:v>0.662231</c:v>
                </c:pt>
                <c:pt idx="810">
                  <c:v>0.591339</c:v>
                </c:pt>
                <c:pt idx="811">
                  <c:v>0.523544</c:v>
                </c:pt>
                <c:pt idx="812">
                  <c:v>0.457535</c:v>
                </c:pt>
                <c:pt idx="813">
                  <c:v>0.401337</c:v>
                </c:pt>
                <c:pt idx="814">
                  <c:v>0.364471</c:v>
                </c:pt>
                <c:pt idx="815">
                  <c:v>0.349838</c:v>
                </c:pt>
                <c:pt idx="816">
                  <c:v>0.354034</c:v>
                </c:pt>
                <c:pt idx="817">
                  <c:v>0.379868</c:v>
                </c:pt>
                <c:pt idx="818">
                  <c:v>0.419693</c:v>
                </c:pt>
                <c:pt idx="819">
                  <c:v>0.483154</c:v>
                </c:pt>
                <c:pt idx="820">
                  <c:v>0.554718</c:v>
                </c:pt>
                <c:pt idx="821">
                  <c:v>0.623001</c:v>
                </c:pt>
                <c:pt idx="822">
                  <c:v>0.707214</c:v>
                </c:pt>
                <c:pt idx="823">
                  <c:v>0.779678</c:v>
                </c:pt>
                <c:pt idx="824">
                  <c:v>0.839111</c:v>
                </c:pt>
                <c:pt idx="825">
                  <c:v>0.904755</c:v>
                </c:pt>
                <c:pt idx="826">
                  <c:v>0.951736</c:v>
                </c:pt>
                <c:pt idx="827">
                  <c:v>0.994843</c:v>
                </c:pt>
                <c:pt idx="828">
                  <c:v>1.052155</c:v>
                </c:pt>
                <c:pt idx="829">
                  <c:v>1.156296</c:v>
                </c:pt>
                <c:pt idx="830">
                  <c:v>1.25679</c:v>
                </c:pt>
                <c:pt idx="831">
                  <c:v>1.375671</c:v>
                </c:pt>
                <c:pt idx="832">
                  <c:v>1.508072</c:v>
                </c:pt>
                <c:pt idx="833">
                  <c:v>1.604523</c:v>
                </c:pt>
                <c:pt idx="834">
                  <c:v>1.686432</c:v>
                </c:pt>
                <c:pt idx="835">
                  <c:v>1.702484</c:v>
                </c:pt>
                <c:pt idx="836">
                  <c:v>1.682373</c:v>
                </c:pt>
                <c:pt idx="837">
                  <c:v>1.664474</c:v>
                </c:pt>
                <c:pt idx="838">
                  <c:v>1.638138</c:v>
                </c:pt>
                <c:pt idx="839">
                  <c:v>1.615799</c:v>
                </c:pt>
                <c:pt idx="840">
                  <c:v>1.63327</c:v>
                </c:pt>
                <c:pt idx="841">
                  <c:v>1.688919</c:v>
                </c:pt>
                <c:pt idx="842">
                  <c:v>1.787369</c:v>
                </c:pt>
                <c:pt idx="843">
                  <c:v>1.892487</c:v>
                </c:pt>
                <c:pt idx="844">
                  <c:v>1.974304</c:v>
                </c:pt>
                <c:pt idx="845">
                  <c:v>2.029434</c:v>
                </c:pt>
                <c:pt idx="846">
                  <c:v>2.012741</c:v>
                </c:pt>
                <c:pt idx="847">
                  <c:v>1.979187</c:v>
                </c:pt>
                <c:pt idx="848">
                  <c:v>1.867416</c:v>
                </c:pt>
                <c:pt idx="849">
                  <c:v>1.747528</c:v>
                </c:pt>
                <c:pt idx="850">
                  <c:v>1.597809</c:v>
                </c:pt>
                <c:pt idx="851">
                  <c:v>1.45575</c:v>
                </c:pt>
                <c:pt idx="852">
                  <c:v>1.383194</c:v>
                </c:pt>
                <c:pt idx="853">
                  <c:v>1.351532</c:v>
                </c:pt>
                <c:pt idx="854">
                  <c:v>1.32373</c:v>
                </c:pt>
                <c:pt idx="855">
                  <c:v>1.302567</c:v>
                </c:pt>
                <c:pt idx="856">
                  <c:v>1.270737</c:v>
                </c:pt>
                <c:pt idx="857">
                  <c:v>1.232788</c:v>
                </c:pt>
                <c:pt idx="858">
                  <c:v>1.212311</c:v>
                </c:pt>
                <c:pt idx="859">
                  <c:v>1.193146</c:v>
                </c:pt>
                <c:pt idx="860">
                  <c:v>1.155441</c:v>
                </c:pt>
                <c:pt idx="861">
                  <c:v>1.103271</c:v>
                </c:pt>
                <c:pt idx="862">
                  <c:v>1.068497</c:v>
                </c:pt>
                <c:pt idx="863">
                  <c:v>1.035583</c:v>
                </c:pt>
                <c:pt idx="864">
                  <c:v>1.010803</c:v>
                </c:pt>
                <c:pt idx="865">
                  <c:v>0.981781</c:v>
                </c:pt>
                <c:pt idx="866">
                  <c:v>0.969666</c:v>
                </c:pt>
                <c:pt idx="867">
                  <c:v>0.962067</c:v>
                </c:pt>
                <c:pt idx="868">
                  <c:v>0.971664</c:v>
                </c:pt>
                <c:pt idx="869">
                  <c:v>0.987457</c:v>
                </c:pt>
                <c:pt idx="870">
                  <c:v>1.01297</c:v>
                </c:pt>
                <c:pt idx="871">
                  <c:v>1.030014</c:v>
                </c:pt>
                <c:pt idx="872">
                  <c:v>1.039703</c:v>
                </c:pt>
                <c:pt idx="873">
                  <c:v>1.052521</c:v>
                </c:pt>
                <c:pt idx="874">
                  <c:v>1.082687</c:v>
                </c:pt>
                <c:pt idx="875">
                  <c:v>1.105438</c:v>
                </c:pt>
                <c:pt idx="876">
                  <c:v>1.118286</c:v>
                </c:pt>
                <c:pt idx="877">
                  <c:v>1.167007</c:v>
                </c:pt>
                <c:pt idx="878">
                  <c:v>1.226471</c:v>
                </c:pt>
                <c:pt idx="879">
                  <c:v>1.271133</c:v>
                </c:pt>
                <c:pt idx="880">
                  <c:v>1.316666</c:v>
                </c:pt>
                <c:pt idx="881">
                  <c:v>1.365326</c:v>
                </c:pt>
                <c:pt idx="882">
                  <c:v>1.407059</c:v>
                </c:pt>
                <c:pt idx="883">
                  <c:v>1.499237</c:v>
                </c:pt>
                <c:pt idx="884">
                  <c:v>1.552444</c:v>
                </c:pt>
                <c:pt idx="885">
                  <c:v>1.600739</c:v>
                </c:pt>
                <c:pt idx="886">
                  <c:v>1.660141</c:v>
                </c:pt>
                <c:pt idx="887">
                  <c:v>1.71405</c:v>
                </c:pt>
                <c:pt idx="888">
                  <c:v>1.800751</c:v>
                </c:pt>
                <c:pt idx="889">
                  <c:v>1.877121</c:v>
                </c:pt>
                <c:pt idx="890">
                  <c:v>1.977859</c:v>
                </c:pt>
                <c:pt idx="891">
                  <c:v>2.067917</c:v>
                </c:pt>
                <c:pt idx="892">
                  <c:v>2.100998</c:v>
                </c:pt>
                <c:pt idx="893">
                  <c:v>2.079254</c:v>
                </c:pt>
                <c:pt idx="894">
                  <c:v>2.035294</c:v>
                </c:pt>
                <c:pt idx="895">
                  <c:v>1.967819</c:v>
                </c:pt>
                <c:pt idx="896">
                  <c:v>1.854309</c:v>
                </c:pt>
                <c:pt idx="897">
                  <c:v>1.7332</c:v>
                </c:pt>
                <c:pt idx="898">
                  <c:v>1.587936</c:v>
                </c:pt>
                <c:pt idx="899">
                  <c:v>1.452957</c:v>
                </c:pt>
                <c:pt idx="900">
                  <c:v>1.355606</c:v>
                </c:pt>
                <c:pt idx="901">
                  <c:v>1.277466</c:v>
                </c:pt>
                <c:pt idx="902">
                  <c:v>1.218445</c:v>
                </c:pt>
                <c:pt idx="903">
                  <c:v>1.166077</c:v>
                </c:pt>
                <c:pt idx="904">
                  <c:v>1.097412</c:v>
                </c:pt>
                <c:pt idx="905">
                  <c:v>1.016907</c:v>
                </c:pt>
                <c:pt idx="906">
                  <c:v>0.92308</c:v>
                </c:pt>
                <c:pt idx="907">
                  <c:v>0.829407</c:v>
                </c:pt>
                <c:pt idx="908">
                  <c:v>0.752441</c:v>
                </c:pt>
                <c:pt idx="909">
                  <c:v>0.66037</c:v>
                </c:pt>
                <c:pt idx="910">
                  <c:v>0.597122</c:v>
                </c:pt>
                <c:pt idx="911">
                  <c:v>0.540131</c:v>
                </c:pt>
                <c:pt idx="912">
                  <c:v>0.486176</c:v>
                </c:pt>
                <c:pt idx="913">
                  <c:v>0.438843</c:v>
                </c:pt>
                <c:pt idx="914">
                  <c:v>0.406891</c:v>
                </c:pt>
                <c:pt idx="915">
                  <c:v>0.384155</c:v>
                </c:pt>
                <c:pt idx="916">
                  <c:v>0.390503</c:v>
                </c:pt>
                <c:pt idx="917">
                  <c:v>0.412628</c:v>
                </c:pt>
                <c:pt idx="918">
                  <c:v>0.447495</c:v>
                </c:pt>
                <c:pt idx="919">
                  <c:v>0.501007</c:v>
                </c:pt>
                <c:pt idx="920">
                  <c:v>0.562134</c:v>
                </c:pt>
                <c:pt idx="921">
                  <c:v>0.61496</c:v>
                </c:pt>
                <c:pt idx="922">
                  <c:v>0.679733</c:v>
                </c:pt>
                <c:pt idx="923">
                  <c:v>0.740173</c:v>
                </c:pt>
                <c:pt idx="924">
                  <c:v>0.810715</c:v>
                </c:pt>
                <c:pt idx="925">
                  <c:v>0.854309</c:v>
                </c:pt>
                <c:pt idx="926">
                  <c:v>0.908936</c:v>
                </c:pt>
                <c:pt idx="927">
                  <c:v>0.981995</c:v>
                </c:pt>
                <c:pt idx="928">
                  <c:v>1.061417</c:v>
                </c:pt>
                <c:pt idx="929">
                  <c:v>1.190781</c:v>
                </c:pt>
                <c:pt idx="930">
                  <c:v>1.307602</c:v>
                </c:pt>
                <c:pt idx="931">
                  <c:v>1.398285</c:v>
                </c:pt>
                <c:pt idx="932">
                  <c:v>1.459274</c:v>
                </c:pt>
                <c:pt idx="933">
                  <c:v>1.45813</c:v>
                </c:pt>
                <c:pt idx="934">
                  <c:v>1.443665</c:v>
                </c:pt>
                <c:pt idx="935">
                  <c:v>1.437881</c:v>
                </c:pt>
                <c:pt idx="936">
                  <c:v>1.455734</c:v>
                </c:pt>
                <c:pt idx="937">
                  <c:v>1.513657</c:v>
                </c:pt>
                <c:pt idx="938">
                  <c:v>1.659576</c:v>
                </c:pt>
                <c:pt idx="939">
                  <c:v>1.865295</c:v>
                </c:pt>
                <c:pt idx="940">
                  <c:v>2.065109</c:v>
                </c:pt>
                <c:pt idx="941">
                  <c:v>2.180023</c:v>
                </c:pt>
                <c:pt idx="942">
                  <c:v>2.237534</c:v>
                </c:pt>
                <c:pt idx="943">
                  <c:v>2.221207</c:v>
                </c:pt>
                <c:pt idx="944">
                  <c:v>2.211563</c:v>
                </c:pt>
                <c:pt idx="945">
                  <c:v>2.141541</c:v>
                </c:pt>
                <c:pt idx="946">
                  <c:v>2.044678</c:v>
                </c:pt>
                <c:pt idx="947">
                  <c:v>1.901474</c:v>
                </c:pt>
                <c:pt idx="948">
                  <c:v>1.697098</c:v>
                </c:pt>
                <c:pt idx="949">
                  <c:v>1.580917</c:v>
                </c:pt>
                <c:pt idx="950">
                  <c:v>1.523788</c:v>
                </c:pt>
                <c:pt idx="951">
                  <c:v>1.479233</c:v>
                </c:pt>
                <c:pt idx="952">
                  <c:v>1.465332</c:v>
                </c:pt>
                <c:pt idx="953">
                  <c:v>1.42041</c:v>
                </c:pt>
                <c:pt idx="954">
                  <c:v>1.391006</c:v>
                </c:pt>
                <c:pt idx="955">
                  <c:v>1.363663</c:v>
                </c:pt>
                <c:pt idx="956">
                  <c:v>1.304749</c:v>
                </c:pt>
                <c:pt idx="957">
                  <c:v>1.251984</c:v>
                </c:pt>
                <c:pt idx="958">
                  <c:v>1.207687</c:v>
                </c:pt>
                <c:pt idx="959">
                  <c:v>1.162445</c:v>
                </c:pt>
                <c:pt idx="960">
                  <c:v>1.126389</c:v>
                </c:pt>
                <c:pt idx="961">
                  <c:v>1.091187</c:v>
                </c:pt>
                <c:pt idx="962">
                  <c:v>1.064087</c:v>
                </c:pt>
                <c:pt idx="963">
                  <c:v>1.036087</c:v>
                </c:pt>
                <c:pt idx="964">
                  <c:v>1.020355</c:v>
                </c:pt>
                <c:pt idx="965">
                  <c:v>1.010071</c:v>
                </c:pt>
                <c:pt idx="966">
                  <c:v>1.00145</c:v>
                </c:pt>
                <c:pt idx="967">
                  <c:v>1.019104</c:v>
                </c:pt>
                <c:pt idx="968">
                  <c:v>1.009537</c:v>
                </c:pt>
                <c:pt idx="969">
                  <c:v>0.993881</c:v>
                </c:pt>
                <c:pt idx="970">
                  <c:v>0.983078</c:v>
                </c:pt>
                <c:pt idx="971">
                  <c:v>0.980911</c:v>
                </c:pt>
                <c:pt idx="972">
                  <c:v>0.995041</c:v>
                </c:pt>
                <c:pt idx="973">
                  <c:v>1.014359</c:v>
                </c:pt>
                <c:pt idx="974">
                  <c:v>1.017548</c:v>
                </c:pt>
                <c:pt idx="975">
                  <c:v>1.018555</c:v>
                </c:pt>
                <c:pt idx="976">
                  <c:v>1.036942</c:v>
                </c:pt>
                <c:pt idx="977">
                  <c:v>1.043839</c:v>
                </c:pt>
                <c:pt idx="978">
                  <c:v>1.053192</c:v>
                </c:pt>
                <c:pt idx="979">
                  <c:v>1.102875</c:v>
                </c:pt>
                <c:pt idx="980">
                  <c:v>1.192169</c:v>
                </c:pt>
                <c:pt idx="981">
                  <c:v>1.330261</c:v>
                </c:pt>
                <c:pt idx="982">
                  <c:v>1.437256</c:v>
                </c:pt>
                <c:pt idx="983">
                  <c:v>1.549515</c:v>
                </c:pt>
                <c:pt idx="984">
                  <c:v>1.677246</c:v>
                </c:pt>
                <c:pt idx="985">
                  <c:v>1.771973</c:v>
                </c:pt>
                <c:pt idx="986">
                  <c:v>1.840652</c:v>
                </c:pt>
                <c:pt idx="987">
                  <c:v>1.976883</c:v>
                </c:pt>
                <c:pt idx="988">
                  <c:v>2.120895</c:v>
                </c:pt>
                <c:pt idx="989">
                  <c:v>2.258911</c:v>
                </c:pt>
                <c:pt idx="990">
                  <c:v>2.333359</c:v>
                </c:pt>
                <c:pt idx="991">
                  <c:v>2.362289</c:v>
                </c:pt>
                <c:pt idx="992">
                  <c:v>2.338577</c:v>
                </c:pt>
                <c:pt idx="993">
                  <c:v>2.2957</c:v>
                </c:pt>
                <c:pt idx="994">
                  <c:v>2.256302</c:v>
                </c:pt>
                <c:pt idx="995">
                  <c:v>2.18277</c:v>
                </c:pt>
                <c:pt idx="996">
                  <c:v>2.082809</c:v>
                </c:pt>
                <c:pt idx="997">
                  <c:v>1.972794</c:v>
                </c:pt>
                <c:pt idx="998">
                  <c:v>1.863037</c:v>
                </c:pt>
                <c:pt idx="999">
                  <c:v>1.75119</c:v>
                </c:pt>
                <c:pt idx="1000">
                  <c:v>1.646973</c:v>
                </c:pt>
              </c:numCache>
            </c:numRef>
          </c:val>
          <c:smooth val="0"/>
        </c:ser>
        <c:ser>
          <c:idx val="2"/>
          <c:order val="2"/>
          <c:tx>
            <c:strRef>
              <c:f>accelerometer!$N$1</c:f>
              <c:strCache>
                <c:ptCount val="1"/>
                <c:pt idx="0">
                  <c:v>Axis_Z</c:v>
                </c:pt>
              </c:strCache>
            </c:strRef>
          </c:tx>
          <c:spPr>
            <a:ln w="28575" cap="rnd">
              <a:solidFill>
                <a:schemeClr val="accent3"/>
              </a:solidFill>
              <a:round/>
            </a:ln>
            <a:effectLst/>
          </c:spPr>
          <c:marker>
            <c:symbol val="none"/>
          </c:marker>
          <c:dLbls>
            <c:delete val="1"/>
          </c:dLbls>
          <c:val>
            <c:numRef>
              <c:f>accelerometer!$N$2:$N$1002</c:f>
              <c:numCache>
                <c:formatCode>General</c:formatCode>
                <c:ptCount val="1001"/>
                <c:pt idx="0">
                  <c:v>0.003281</c:v>
                </c:pt>
                <c:pt idx="1">
                  <c:v>-0.049728</c:v>
                </c:pt>
                <c:pt idx="2">
                  <c:v>-0.126877</c:v>
                </c:pt>
                <c:pt idx="3">
                  <c:v>-0.248978</c:v>
                </c:pt>
                <c:pt idx="4">
                  <c:v>-0.416489</c:v>
                </c:pt>
                <c:pt idx="5">
                  <c:v>-0.587158</c:v>
                </c:pt>
                <c:pt idx="6">
                  <c:v>-0.730423</c:v>
                </c:pt>
                <c:pt idx="7">
                  <c:v>-0.856888</c:v>
                </c:pt>
                <c:pt idx="8">
                  <c:v>-0.920624</c:v>
                </c:pt>
                <c:pt idx="9">
                  <c:v>-0.914459</c:v>
                </c:pt>
                <c:pt idx="10">
                  <c:v>-0.841171</c:v>
                </c:pt>
                <c:pt idx="11">
                  <c:v>-0.73793</c:v>
                </c:pt>
                <c:pt idx="12">
                  <c:v>-0.585037</c:v>
                </c:pt>
                <c:pt idx="13">
                  <c:v>-0.401047</c:v>
                </c:pt>
                <c:pt idx="14">
                  <c:v>-0.272736</c:v>
                </c:pt>
                <c:pt idx="15">
                  <c:v>-0.180573</c:v>
                </c:pt>
                <c:pt idx="16">
                  <c:v>-0.153534</c:v>
                </c:pt>
                <c:pt idx="17">
                  <c:v>-0.209</c:v>
                </c:pt>
                <c:pt idx="18">
                  <c:v>-0.330765</c:v>
                </c:pt>
                <c:pt idx="19">
                  <c:v>-0.467651</c:v>
                </c:pt>
                <c:pt idx="20">
                  <c:v>-0.555542</c:v>
                </c:pt>
                <c:pt idx="21">
                  <c:v>-0.609894</c:v>
                </c:pt>
                <c:pt idx="22">
                  <c:v>-0.64624</c:v>
                </c:pt>
                <c:pt idx="23">
                  <c:v>-0.669479</c:v>
                </c:pt>
                <c:pt idx="24">
                  <c:v>-0.658691</c:v>
                </c:pt>
                <c:pt idx="25">
                  <c:v>-0.627411</c:v>
                </c:pt>
                <c:pt idx="26">
                  <c:v>-0.578964</c:v>
                </c:pt>
                <c:pt idx="27">
                  <c:v>-0.520157</c:v>
                </c:pt>
                <c:pt idx="28">
                  <c:v>-0.464981</c:v>
                </c:pt>
                <c:pt idx="29">
                  <c:v>-0.423233</c:v>
                </c:pt>
                <c:pt idx="30">
                  <c:v>-0.385391</c:v>
                </c:pt>
                <c:pt idx="31">
                  <c:v>-0.338364</c:v>
                </c:pt>
                <c:pt idx="32">
                  <c:v>-0.290161</c:v>
                </c:pt>
                <c:pt idx="33">
                  <c:v>-0.252289</c:v>
                </c:pt>
                <c:pt idx="34">
                  <c:v>-0.223511</c:v>
                </c:pt>
                <c:pt idx="35">
                  <c:v>-0.204102</c:v>
                </c:pt>
                <c:pt idx="36">
                  <c:v>-0.164108</c:v>
                </c:pt>
                <c:pt idx="37">
                  <c:v>-0.12886</c:v>
                </c:pt>
                <c:pt idx="38">
                  <c:v>-0.10495</c:v>
                </c:pt>
                <c:pt idx="39">
                  <c:v>-0.090286</c:v>
                </c:pt>
                <c:pt idx="40">
                  <c:v>-0.084763</c:v>
                </c:pt>
                <c:pt idx="41">
                  <c:v>-0.097565</c:v>
                </c:pt>
                <c:pt idx="42">
                  <c:v>-0.113205</c:v>
                </c:pt>
                <c:pt idx="43">
                  <c:v>-0.12291</c:v>
                </c:pt>
                <c:pt idx="44">
                  <c:v>-0.117569</c:v>
                </c:pt>
                <c:pt idx="45">
                  <c:v>-0.096191</c:v>
                </c:pt>
                <c:pt idx="46">
                  <c:v>-0.060715</c:v>
                </c:pt>
                <c:pt idx="47">
                  <c:v>0.002945</c:v>
                </c:pt>
                <c:pt idx="48">
                  <c:v>0.075684</c:v>
                </c:pt>
                <c:pt idx="49">
                  <c:v>0.132294</c:v>
                </c:pt>
                <c:pt idx="50">
                  <c:v>0.16098</c:v>
                </c:pt>
                <c:pt idx="51">
                  <c:v>0.150436</c:v>
                </c:pt>
                <c:pt idx="52">
                  <c:v>0.10968</c:v>
                </c:pt>
                <c:pt idx="53">
                  <c:v>0.049728</c:v>
                </c:pt>
                <c:pt idx="54">
                  <c:v>-0.081848</c:v>
                </c:pt>
                <c:pt idx="55">
                  <c:v>-0.196503</c:v>
                </c:pt>
                <c:pt idx="56">
                  <c:v>-0.301804</c:v>
                </c:pt>
                <c:pt idx="57">
                  <c:v>-0.353683</c:v>
                </c:pt>
                <c:pt idx="58">
                  <c:v>-0.348846</c:v>
                </c:pt>
                <c:pt idx="59">
                  <c:v>-0.309525</c:v>
                </c:pt>
                <c:pt idx="60">
                  <c:v>-0.267349</c:v>
                </c:pt>
                <c:pt idx="61">
                  <c:v>-0.203705</c:v>
                </c:pt>
                <c:pt idx="62">
                  <c:v>-0.189178</c:v>
                </c:pt>
                <c:pt idx="63">
                  <c:v>-0.198318</c:v>
                </c:pt>
                <c:pt idx="64">
                  <c:v>-0.247086</c:v>
                </c:pt>
                <c:pt idx="65">
                  <c:v>-0.311691</c:v>
                </c:pt>
                <c:pt idx="66">
                  <c:v>-0.389954</c:v>
                </c:pt>
                <c:pt idx="67">
                  <c:v>-0.457733</c:v>
                </c:pt>
                <c:pt idx="68">
                  <c:v>-0.49147</c:v>
                </c:pt>
                <c:pt idx="69">
                  <c:v>-0.511505</c:v>
                </c:pt>
                <c:pt idx="70">
                  <c:v>-0.53334</c:v>
                </c:pt>
                <c:pt idx="71">
                  <c:v>-0.535034</c:v>
                </c:pt>
                <c:pt idx="72">
                  <c:v>-0.516037</c:v>
                </c:pt>
                <c:pt idx="73">
                  <c:v>-0.480484</c:v>
                </c:pt>
                <c:pt idx="74">
                  <c:v>-0.442947</c:v>
                </c:pt>
                <c:pt idx="75">
                  <c:v>-0.420227</c:v>
                </c:pt>
                <c:pt idx="76">
                  <c:v>-0.409027</c:v>
                </c:pt>
                <c:pt idx="77">
                  <c:v>-0.410904</c:v>
                </c:pt>
                <c:pt idx="78">
                  <c:v>-0.40921</c:v>
                </c:pt>
                <c:pt idx="79">
                  <c:v>-0.405518</c:v>
                </c:pt>
                <c:pt idx="80">
                  <c:v>-0.39122</c:v>
                </c:pt>
                <c:pt idx="81">
                  <c:v>-0.382309</c:v>
                </c:pt>
                <c:pt idx="82">
                  <c:v>-0.387146</c:v>
                </c:pt>
                <c:pt idx="83">
                  <c:v>-0.396179</c:v>
                </c:pt>
                <c:pt idx="84">
                  <c:v>-0.403809</c:v>
                </c:pt>
                <c:pt idx="85">
                  <c:v>-0.398941</c:v>
                </c:pt>
                <c:pt idx="86">
                  <c:v>-0.373215</c:v>
                </c:pt>
                <c:pt idx="87">
                  <c:v>-0.332214</c:v>
                </c:pt>
                <c:pt idx="88">
                  <c:v>-0.284485</c:v>
                </c:pt>
                <c:pt idx="89">
                  <c:v>-0.224396</c:v>
                </c:pt>
                <c:pt idx="90">
                  <c:v>-0.172653</c:v>
                </c:pt>
                <c:pt idx="91">
                  <c:v>-0.11647</c:v>
                </c:pt>
                <c:pt idx="92">
                  <c:v>-0.061661</c:v>
                </c:pt>
                <c:pt idx="93">
                  <c:v>-0.037384</c:v>
                </c:pt>
                <c:pt idx="94">
                  <c:v>-0.054108</c:v>
                </c:pt>
                <c:pt idx="95">
                  <c:v>-0.10997</c:v>
                </c:pt>
                <c:pt idx="96">
                  <c:v>-0.199219</c:v>
                </c:pt>
                <c:pt idx="97">
                  <c:v>-0.30629</c:v>
                </c:pt>
                <c:pt idx="98">
                  <c:v>-0.437546</c:v>
                </c:pt>
                <c:pt idx="99">
                  <c:v>-0.644257</c:v>
                </c:pt>
                <c:pt idx="100">
                  <c:v>-0.796661</c:v>
                </c:pt>
                <c:pt idx="101">
                  <c:v>-0.915115</c:v>
                </c:pt>
                <c:pt idx="102">
                  <c:v>-0.95047</c:v>
                </c:pt>
                <c:pt idx="103">
                  <c:v>-0.902954</c:v>
                </c:pt>
                <c:pt idx="104">
                  <c:v>-0.82135</c:v>
                </c:pt>
                <c:pt idx="105">
                  <c:v>-0.669434</c:v>
                </c:pt>
                <c:pt idx="106">
                  <c:v>-0.465393</c:v>
                </c:pt>
                <c:pt idx="107">
                  <c:v>-0.244843</c:v>
                </c:pt>
                <c:pt idx="108">
                  <c:v>-0.092072</c:v>
                </c:pt>
                <c:pt idx="109">
                  <c:v>0.023941</c:v>
                </c:pt>
                <c:pt idx="110">
                  <c:v>0.061951</c:v>
                </c:pt>
                <c:pt idx="111">
                  <c:v>0.010727</c:v>
                </c:pt>
                <c:pt idx="112">
                  <c:v>-0.161514</c:v>
                </c:pt>
                <c:pt idx="113">
                  <c:v>-0.386169</c:v>
                </c:pt>
                <c:pt idx="114">
                  <c:v>-0.575439</c:v>
                </c:pt>
                <c:pt idx="115">
                  <c:v>-0.702682</c:v>
                </c:pt>
                <c:pt idx="116">
                  <c:v>-0.764694</c:v>
                </c:pt>
                <c:pt idx="117">
                  <c:v>-0.76918</c:v>
                </c:pt>
                <c:pt idx="118">
                  <c:v>-0.735336</c:v>
                </c:pt>
                <c:pt idx="119">
                  <c:v>-0.69223</c:v>
                </c:pt>
                <c:pt idx="120">
                  <c:v>-0.638901</c:v>
                </c:pt>
                <c:pt idx="121">
                  <c:v>-0.559433</c:v>
                </c:pt>
                <c:pt idx="122">
                  <c:v>-0.503723</c:v>
                </c:pt>
                <c:pt idx="123">
                  <c:v>-0.459198</c:v>
                </c:pt>
                <c:pt idx="124">
                  <c:v>-0.389313</c:v>
                </c:pt>
                <c:pt idx="125">
                  <c:v>-0.349701</c:v>
                </c:pt>
                <c:pt idx="126">
                  <c:v>-0.285507</c:v>
                </c:pt>
                <c:pt idx="127">
                  <c:v>-0.228683</c:v>
                </c:pt>
                <c:pt idx="128">
                  <c:v>-0.179764</c:v>
                </c:pt>
                <c:pt idx="129">
                  <c:v>-0.14682</c:v>
                </c:pt>
                <c:pt idx="130">
                  <c:v>-0.139008</c:v>
                </c:pt>
                <c:pt idx="131">
                  <c:v>-0.1409</c:v>
                </c:pt>
                <c:pt idx="132">
                  <c:v>-0.152939</c:v>
                </c:pt>
                <c:pt idx="133">
                  <c:v>-0.154907</c:v>
                </c:pt>
                <c:pt idx="134">
                  <c:v>-0.136566</c:v>
                </c:pt>
                <c:pt idx="135">
                  <c:v>-0.113846</c:v>
                </c:pt>
                <c:pt idx="136">
                  <c:v>-0.085541</c:v>
                </c:pt>
                <c:pt idx="137">
                  <c:v>-0.053467</c:v>
                </c:pt>
                <c:pt idx="138">
                  <c:v>-0.016739</c:v>
                </c:pt>
                <c:pt idx="139">
                  <c:v>0.016373</c:v>
                </c:pt>
                <c:pt idx="140">
                  <c:v>0.050125</c:v>
                </c:pt>
                <c:pt idx="141">
                  <c:v>0.078369</c:v>
                </c:pt>
                <c:pt idx="142">
                  <c:v>0.110458</c:v>
                </c:pt>
                <c:pt idx="143">
                  <c:v>0.147003</c:v>
                </c:pt>
                <c:pt idx="144">
                  <c:v>0.187057</c:v>
                </c:pt>
                <c:pt idx="145">
                  <c:v>0.201874</c:v>
                </c:pt>
                <c:pt idx="146">
                  <c:v>0.188721</c:v>
                </c:pt>
                <c:pt idx="147">
                  <c:v>0.149551</c:v>
                </c:pt>
                <c:pt idx="148">
                  <c:v>0.082993</c:v>
                </c:pt>
                <c:pt idx="149">
                  <c:v>0.010147</c:v>
                </c:pt>
                <c:pt idx="150">
                  <c:v>-0.081604</c:v>
                </c:pt>
                <c:pt idx="151">
                  <c:v>-0.167694</c:v>
                </c:pt>
                <c:pt idx="152">
                  <c:v>-0.201477</c:v>
                </c:pt>
                <c:pt idx="153">
                  <c:v>-0.247528</c:v>
                </c:pt>
                <c:pt idx="154">
                  <c:v>-0.234711</c:v>
                </c:pt>
                <c:pt idx="155">
                  <c:v>-0.211227</c:v>
                </c:pt>
                <c:pt idx="156">
                  <c:v>-0.202209</c:v>
                </c:pt>
                <c:pt idx="157">
                  <c:v>-0.1763</c:v>
                </c:pt>
                <c:pt idx="158">
                  <c:v>-0.147293</c:v>
                </c:pt>
                <c:pt idx="159">
                  <c:v>-0.134644</c:v>
                </c:pt>
                <c:pt idx="160">
                  <c:v>-0.124832</c:v>
                </c:pt>
                <c:pt idx="161">
                  <c:v>-0.172424</c:v>
                </c:pt>
                <c:pt idx="162">
                  <c:v>-0.213501</c:v>
                </c:pt>
                <c:pt idx="163">
                  <c:v>-0.275696</c:v>
                </c:pt>
                <c:pt idx="164">
                  <c:v>-0.3479</c:v>
                </c:pt>
                <c:pt idx="165">
                  <c:v>-0.435623</c:v>
                </c:pt>
                <c:pt idx="166">
                  <c:v>-0.494385</c:v>
                </c:pt>
                <c:pt idx="167">
                  <c:v>-0.550171</c:v>
                </c:pt>
                <c:pt idx="168">
                  <c:v>-0.616211</c:v>
                </c:pt>
                <c:pt idx="169">
                  <c:v>-0.651672</c:v>
                </c:pt>
                <c:pt idx="170">
                  <c:v>-0.630859</c:v>
                </c:pt>
                <c:pt idx="171">
                  <c:v>-0.609589</c:v>
                </c:pt>
                <c:pt idx="172">
                  <c:v>-0.552338</c:v>
                </c:pt>
                <c:pt idx="173">
                  <c:v>-0.512405</c:v>
                </c:pt>
                <c:pt idx="174">
                  <c:v>-0.484207</c:v>
                </c:pt>
                <c:pt idx="175">
                  <c:v>-0.46843</c:v>
                </c:pt>
                <c:pt idx="176">
                  <c:v>-0.450089</c:v>
                </c:pt>
                <c:pt idx="177">
                  <c:v>-0.430313</c:v>
                </c:pt>
                <c:pt idx="178">
                  <c:v>-0.411179</c:v>
                </c:pt>
                <c:pt idx="179">
                  <c:v>-0.395508</c:v>
                </c:pt>
                <c:pt idx="180">
                  <c:v>-0.378235</c:v>
                </c:pt>
                <c:pt idx="181">
                  <c:v>-0.348648</c:v>
                </c:pt>
                <c:pt idx="182">
                  <c:v>-0.320862</c:v>
                </c:pt>
                <c:pt idx="183">
                  <c:v>-0.298477</c:v>
                </c:pt>
                <c:pt idx="184">
                  <c:v>-0.282379</c:v>
                </c:pt>
                <c:pt idx="185">
                  <c:v>-0.273972</c:v>
                </c:pt>
                <c:pt idx="186">
                  <c:v>-0.277481</c:v>
                </c:pt>
                <c:pt idx="187">
                  <c:v>-0.288483</c:v>
                </c:pt>
                <c:pt idx="188">
                  <c:v>-0.303116</c:v>
                </c:pt>
                <c:pt idx="189">
                  <c:v>-0.326981</c:v>
                </c:pt>
                <c:pt idx="190">
                  <c:v>-0.351364</c:v>
                </c:pt>
                <c:pt idx="191">
                  <c:v>-0.392838</c:v>
                </c:pt>
                <c:pt idx="192">
                  <c:v>-0.433746</c:v>
                </c:pt>
                <c:pt idx="193">
                  <c:v>-0.491257</c:v>
                </c:pt>
                <c:pt idx="194">
                  <c:v>-0.554443</c:v>
                </c:pt>
                <c:pt idx="195">
                  <c:v>-0.644836</c:v>
                </c:pt>
                <c:pt idx="196">
                  <c:v>-0.727554</c:v>
                </c:pt>
                <c:pt idx="197">
                  <c:v>-0.806931</c:v>
                </c:pt>
                <c:pt idx="198">
                  <c:v>-0.883133</c:v>
                </c:pt>
                <c:pt idx="199">
                  <c:v>-0.938843</c:v>
                </c:pt>
                <c:pt idx="200">
                  <c:v>-0.93576</c:v>
                </c:pt>
                <c:pt idx="201">
                  <c:v>-0.920334</c:v>
                </c:pt>
                <c:pt idx="202">
                  <c:v>-0.879715</c:v>
                </c:pt>
                <c:pt idx="203">
                  <c:v>-0.800354</c:v>
                </c:pt>
                <c:pt idx="204">
                  <c:v>-0.703293</c:v>
                </c:pt>
                <c:pt idx="205">
                  <c:v>-0.59639</c:v>
                </c:pt>
                <c:pt idx="206">
                  <c:v>-0.517029</c:v>
                </c:pt>
                <c:pt idx="207">
                  <c:v>-0.430008</c:v>
                </c:pt>
                <c:pt idx="208">
                  <c:v>-0.364838</c:v>
                </c:pt>
                <c:pt idx="209">
                  <c:v>-0.365997</c:v>
                </c:pt>
                <c:pt idx="210">
                  <c:v>-0.38208</c:v>
                </c:pt>
                <c:pt idx="211">
                  <c:v>-0.415176</c:v>
                </c:pt>
                <c:pt idx="212">
                  <c:v>-0.461456</c:v>
                </c:pt>
                <c:pt idx="213">
                  <c:v>-0.51033</c:v>
                </c:pt>
                <c:pt idx="214">
                  <c:v>-0.5728</c:v>
                </c:pt>
                <c:pt idx="215">
                  <c:v>-0.621109</c:v>
                </c:pt>
                <c:pt idx="216">
                  <c:v>-0.647659</c:v>
                </c:pt>
                <c:pt idx="217">
                  <c:v>-0.624435</c:v>
                </c:pt>
                <c:pt idx="218">
                  <c:v>-0.576965</c:v>
                </c:pt>
                <c:pt idx="219">
                  <c:v>-0.50531</c:v>
                </c:pt>
                <c:pt idx="220">
                  <c:v>-0.441269</c:v>
                </c:pt>
                <c:pt idx="221">
                  <c:v>-0.382477</c:v>
                </c:pt>
                <c:pt idx="222">
                  <c:v>-0.327896</c:v>
                </c:pt>
                <c:pt idx="223">
                  <c:v>-0.292725</c:v>
                </c:pt>
                <c:pt idx="224">
                  <c:v>-0.249161</c:v>
                </c:pt>
                <c:pt idx="225">
                  <c:v>-0.203156</c:v>
                </c:pt>
                <c:pt idx="226">
                  <c:v>-0.158066</c:v>
                </c:pt>
                <c:pt idx="227">
                  <c:v>-0.109558</c:v>
                </c:pt>
                <c:pt idx="228">
                  <c:v>-0.070023</c:v>
                </c:pt>
                <c:pt idx="229">
                  <c:v>-0.046051</c:v>
                </c:pt>
                <c:pt idx="230">
                  <c:v>-0.029846</c:v>
                </c:pt>
                <c:pt idx="231">
                  <c:v>-0.013794</c:v>
                </c:pt>
                <c:pt idx="232">
                  <c:v>-0.004684</c:v>
                </c:pt>
                <c:pt idx="233">
                  <c:v>0.020996</c:v>
                </c:pt>
                <c:pt idx="234">
                  <c:v>0.060303</c:v>
                </c:pt>
                <c:pt idx="235">
                  <c:v>0.086441</c:v>
                </c:pt>
                <c:pt idx="236">
                  <c:v>0.130035</c:v>
                </c:pt>
                <c:pt idx="237">
                  <c:v>0.172287</c:v>
                </c:pt>
                <c:pt idx="238">
                  <c:v>0.203384</c:v>
                </c:pt>
                <c:pt idx="239">
                  <c:v>0.223022</c:v>
                </c:pt>
                <c:pt idx="240">
                  <c:v>0.221176</c:v>
                </c:pt>
                <c:pt idx="241">
                  <c:v>0.19725</c:v>
                </c:pt>
                <c:pt idx="242">
                  <c:v>0.155762</c:v>
                </c:pt>
                <c:pt idx="243">
                  <c:v>0.110626</c:v>
                </c:pt>
                <c:pt idx="244">
                  <c:v>0.09259</c:v>
                </c:pt>
                <c:pt idx="245">
                  <c:v>0.088776</c:v>
                </c:pt>
                <c:pt idx="246">
                  <c:v>0.100403</c:v>
                </c:pt>
                <c:pt idx="247">
                  <c:v>0.101944</c:v>
                </c:pt>
                <c:pt idx="248">
                  <c:v>0.075821</c:v>
                </c:pt>
                <c:pt idx="249">
                  <c:v>-0.001892</c:v>
                </c:pt>
                <c:pt idx="250">
                  <c:v>-0.072556</c:v>
                </c:pt>
                <c:pt idx="251">
                  <c:v>-0.210602</c:v>
                </c:pt>
                <c:pt idx="252">
                  <c:v>-0.290619</c:v>
                </c:pt>
                <c:pt idx="253">
                  <c:v>-0.346741</c:v>
                </c:pt>
                <c:pt idx="254">
                  <c:v>-0.309067</c:v>
                </c:pt>
                <c:pt idx="255">
                  <c:v>-0.250595</c:v>
                </c:pt>
                <c:pt idx="256">
                  <c:v>-0.177673</c:v>
                </c:pt>
                <c:pt idx="257">
                  <c:v>-0.117218</c:v>
                </c:pt>
                <c:pt idx="258">
                  <c:v>-0.084305</c:v>
                </c:pt>
                <c:pt idx="259">
                  <c:v>-0.093292</c:v>
                </c:pt>
                <c:pt idx="260">
                  <c:v>-0.157196</c:v>
                </c:pt>
                <c:pt idx="261">
                  <c:v>-0.238861</c:v>
                </c:pt>
                <c:pt idx="262">
                  <c:v>-0.327652</c:v>
                </c:pt>
                <c:pt idx="263">
                  <c:v>-0.386856</c:v>
                </c:pt>
                <c:pt idx="264">
                  <c:v>-0.403336</c:v>
                </c:pt>
                <c:pt idx="265">
                  <c:v>-0.432983</c:v>
                </c:pt>
                <c:pt idx="266">
                  <c:v>-0.406586</c:v>
                </c:pt>
                <c:pt idx="267">
                  <c:v>-0.414444</c:v>
                </c:pt>
                <c:pt idx="268">
                  <c:v>-0.392593</c:v>
                </c:pt>
                <c:pt idx="269">
                  <c:v>-0.367249</c:v>
                </c:pt>
                <c:pt idx="270">
                  <c:v>-0.358063</c:v>
                </c:pt>
                <c:pt idx="271">
                  <c:v>-0.327408</c:v>
                </c:pt>
                <c:pt idx="272">
                  <c:v>-0.291245</c:v>
                </c:pt>
                <c:pt idx="273">
                  <c:v>-0.26236</c:v>
                </c:pt>
                <c:pt idx="274">
                  <c:v>-0.233002</c:v>
                </c:pt>
                <c:pt idx="275">
                  <c:v>-0.196106</c:v>
                </c:pt>
                <c:pt idx="276">
                  <c:v>-0.153809</c:v>
                </c:pt>
                <c:pt idx="277">
                  <c:v>-0.14296</c:v>
                </c:pt>
                <c:pt idx="278">
                  <c:v>-0.148468</c:v>
                </c:pt>
                <c:pt idx="279">
                  <c:v>-0.155167</c:v>
                </c:pt>
                <c:pt idx="280">
                  <c:v>-0.182022</c:v>
                </c:pt>
                <c:pt idx="281">
                  <c:v>-0.228516</c:v>
                </c:pt>
                <c:pt idx="282">
                  <c:v>-0.274521</c:v>
                </c:pt>
                <c:pt idx="283">
                  <c:v>-0.339752</c:v>
                </c:pt>
                <c:pt idx="284">
                  <c:v>-0.3918</c:v>
                </c:pt>
                <c:pt idx="285">
                  <c:v>-0.451126</c:v>
                </c:pt>
                <c:pt idx="286">
                  <c:v>-0.490677</c:v>
                </c:pt>
                <c:pt idx="287">
                  <c:v>-0.519913</c:v>
                </c:pt>
                <c:pt idx="288">
                  <c:v>-0.534698</c:v>
                </c:pt>
                <c:pt idx="289">
                  <c:v>-0.527985</c:v>
                </c:pt>
                <c:pt idx="290">
                  <c:v>-0.511139</c:v>
                </c:pt>
                <c:pt idx="291">
                  <c:v>-0.473373</c:v>
                </c:pt>
                <c:pt idx="292">
                  <c:v>-0.418335</c:v>
                </c:pt>
                <c:pt idx="293">
                  <c:v>-0.368149</c:v>
                </c:pt>
                <c:pt idx="294">
                  <c:v>-0.341873</c:v>
                </c:pt>
                <c:pt idx="295">
                  <c:v>-0.360397</c:v>
                </c:pt>
                <c:pt idx="296">
                  <c:v>-0.430389</c:v>
                </c:pt>
                <c:pt idx="297">
                  <c:v>-0.541321</c:v>
                </c:pt>
                <c:pt idx="298">
                  <c:v>-0.703644</c:v>
                </c:pt>
                <c:pt idx="299">
                  <c:v>-0.840958</c:v>
                </c:pt>
                <c:pt idx="300">
                  <c:v>-0.954071</c:v>
                </c:pt>
                <c:pt idx="301">
                  <c:v>-1.038177</c:v>
                </c:pt>
                <c:pt idx="302">
                  <c:v>-1.076187</c:v>
                </c:pt>
                <c:pt idx="303">
                  <c:v>-1.061523</c:v>
                </c:pt>
                <c:pt idx="304">
                  <c:v>-1.001266</c:v>
                </c:pt>
                <c:pt idx="305">
                  <c:v>-0.909348</c:v>
                </c:pt>
                <c:pt idx="306">
                  <c:v>-0.780075</c:v>
                </c:pt>
                <c:pt idx="307">
                  <c:v>-0.684219</c:v>
                </c:pt>
                <c:pt idx="308">
                  <c:v>-0.592163</c:v>
                </c:pt>
                <c:pt idx="309">
                  <c:v>-0.545074</c:v>
                </c:pt>
                <c:pt idx="310">
                  <c:v>-0.513626</c:v>
                </c:pt>
                <c:pt idx="311">
                  <c:v>-0.524155</c:v>
                </c:pt>
                <c:pt idx="312">
                  <c:v>-0.556168</c:v>
                </c:pt>
                <c:pt idx="313">
                  <c:v>-0.570297</c:v>
                </c:pt>
                <c:pt idx="314">
                  <c:v>-0.549759</c:v>
                </c:pt>
                <c:pt idx="315">
                  <c:v>-0.514694</c:v>
                </c:pt>
                <c:pt idx="316">
                  <c:v>-0.485062</c:v>
                </c:pt>
                <c:pt idx="317">
                  <c:v>-0.448715</c:v>
                </c:pt>
                <c:pt idx="318">
                  <c:v>-0.406265</c:v>
                </c:pt>
                <c:pt idx="319">
                  <c:v>-0.326584</c:v>
                </c:pt>
                <c:pt idx="320">
                  <c:v>-0.25946</c:v>
                </c:pt>
                <c:pt idx="321">
                  <c:v>-0.182465</c:v>
                </c:pt>
                <c:pt idx="322">
                  <c:v>-0.110703</c:v>
                </c:pt>
                <c:pt idx="323">
                  <c:v>-0.064026</c:v>
                </c:pt>
                <c:pt idx="324">
                  <c:v>-0.038208</c:v>
                </c:pt>
                <c:pt idx="325">
                  <c:v>-0.038727</c:v>
                </c:pt>
                <c:pt idx="326">
                  <c:v>-0.056931</c:v>
                </c:pt>
                <c:pt idx="327">
                  <c:v>-0.083328</c:v>
                </c:pt>
                <c:pt idx="328">
                  <c:v>-0.116821</c:v>
                </c:pt>
                <c:pt idx="329">
                  <c:v>-0.14035</c:v>
                </c:pt>
                <c:pt idx="330">
                  <c:v>-0.144821</c:v>
                </c:pt>
                <c:pt idx="331">
                  <c:v>-0.121185</c:v>
                </c:pt>
                <c:pt idx="332">
                  <c:v>-0.084061</c:v>
                </c:pt>
                <c:pt idx="333">
                  <c:v>-0.035202</c:v>
                </c:pt>
                <c:pt idx="334">
                  <c:v>0.019043</c:v>
                </c:pt>
                <c:pt idx="335">
                  <c:v>0.063248</c:v>
                </c:pt>
                <c:pt idx="336">
                  <c:v>0.077362</c:v>
                </c:pt>
                <c:pt idx="337">
                  <c:v>0.087906</c:v>
                </c:pt>
                <c:pt idx="338">
                  <c:v>0.083542</c:v>
                </c:pt>
                <c:pt idx="339">
                  <c:v>0.079453</c:v>
                </c:pt>
                <c:pt idx="340">
                  <c:v>0.07048</c:v>
                </c:pt>
                <c:pt idx="341">
                  <c:v>0.048996</c:v>
                </c:pt>
                <c:pt idx="342">
                  <c:v>-0.000839</c:v>
                </c:pt>
                <c:pt idx="343">
                  <c:v>-0.068298</c:v>
                </c:pt>
                <c:pt idx="344">
                  <c:v>-0.154221</c:v>
                </c:pt>
                <c:pt idx="345">
                  <c:v>-0.213837</c:v>
                </c:pt>
                <c:pt idx="346">
                  <c:v>-0.318359</c:v>
                </c:pt>
                <c:pt idx="347">
                  <c:v>-0.370224</c:v>
                </c:pt>
                <c:pt idx="348">
                  <c:v>-0.392731</c:v>
                </c:pt>
                <c:pt idx="349">
                  <c:v>-0.378693</c:v>
                </c:pt>
                <c:pt idx="350">
                  <c:v>-0.336517</c:v>
                </c:pt>
                <c:pt idx="351">
                  <c:v>-0.291275</c:v>
                </c:pt>
                <c:pt idx="352">
                  <c:v>-0.271133</c:v>
                </c:pt>
                <c:pt idx="353">
                  <c:v>-0.277191</c:v>
                </c:pt>
                <c:pt idx="354">
                  <c:v>-0.300354</c:v>
                </c:pt>
                <c:pt idx="355">
                  <c:v>-0.357849</c:v>
                </c:pt>
                <c:pt idx="356">
                  <c:v>-0.424347</c:v>
                </c:pt>
                <c:pt idx="357">
                  <c:v>-0.460464</c:v>
                </c:pt>
                <c:pt idx="358">
                  <c:v>-0.523773</c:v>
                </c:pt>
                <c:pt idx="359">
                  <c:v>-0.52919</c:v>
                </c:pt>
                <c:pt idx="360">
                  <c:v>-0.54213</c:v>
                </c:pt>
                <c:pt idx="361">
                  <c:v>-0.547272</c:v>
                </c:pt>
                <c:pt idx="362">
                  <c:v>-0.540741</c:v>
                </c:pt>
                <c:pt idx="363">
                  <c:v>-0.526794</c:v>
                </c:pt>
                <c:pt idx="364">
                  <c:v>-0.524887</c:v>
                </c:pt>
                <c:pt idx="365">
                  <c:v>-0.531494</c:v>
                </c:pt>
                <c:pt idx="366">
                  <c:v>-0.515869</c:v>
                </c:pt>
                <c:pt idx="367">
                  <c:v>-0.490341</c:v>
                </c:pt>
                <c:pt idx="368">
                  <c:v>-0.450592</c:v>
                </c:pt>
                <c:pt idx="369">
                  <c:v>-0.402725</c:v>
                </c:pt>
                <c:pt idx="370">
                  <c:v>-0.349503</c:v>
                </c:pt>
                <c:pt idx="371">
                  <c:v>-0.295471</c:v>
                </c:pt>
                <c:pt idx="372">
                  <c:v>-0.244095</c:v>
                </c:pt>
                <c:pt idx="373">
                  <c:v>-0.201096</c:v>
                </c:pt>
                <c:pt idx="374">
                  <c:v>-0.184494</c:v>
                </c:pt>
                <c:pt idx="375">
                  <c:v>-0.181396</c:v>
                </c:pt>
                <c:pt idx="376">
                  <c:v>-0.196472</c:v>
                </c:pt>
                <c:pt idx="377">
                  <c:v>-0.214844</c:v>
                </c:pt>
                <c:pt idx="378">
                  <c:v>-0.257355</c:v>
                </c:pt>
                <c:pt idx="379">
                  <c:v>-0.30452</c:v>
                </c:pt>
                <c:pt idx="380">
                  <c:v>-0.36467</c:v>
                </c:pt>
                <c:pt idx="381">
                  <c:v>-0.401245</c:v>
                </c:pt>
                <c:pt idx="382">
                  <c:v>-0.394699</c:v>
                </c:pt>
                <c:pt idx="383">
                  <c:v>-0.363983</c:v>
                </c:pt>
                <c:pt idx="384">
                  <c:v>-0.278351</c:v>
                </c:pt>
                <c:pt idx="385">
                  <c:v>-0.176849</c:v>
                </c:pt>
                <c:pt idx="386">
                  <c:v>-0.081863</c:v>
                </c:pt>
                <c:pt idx="387">
                  <c:v>-0.048264</c:v>
                </c:pt>
                <c:pt idx="388">
                  <c:v>-0.076202</c:v>
                </c:pt>
                <c:pt idx="389">
                  <c:v>-0.142807</c:v>
                </c:pt>
                <c:pt idx="390">
                  <c:v>-0.261551</c:v>
                </c:pt>
                <c:pt idx="391">
                  <c:v>-0.434769</c:v>
                </c:pt>
                <c:pt idx="392">
                  <c:v>-0.60376</c:v>
                </c:pt>
                <c:pt idx="393">
                  <c:v>-0.730301</c:v>
                </c:pt>
                <c:pt idx="394">
                  <c:v>-0.803101</c:v>
                </c:pt>
                <c:pt idx="395">
                  <c:v>-0.83194</c:v>
                </c:pt>
                <c:pt idx="396">
                  <c:v>-0.798477</c:v>
                </c:pt>
                <c:pt idx="397">
                  <c:v>-0.716156</c:v>
                </c:pt>
                <c:pt idx="398">
                  <c:v>-0.649979</c:v>
                </c:pt>
                <c:pt idx="399">
                  <c:v>-0.549408</c:v>
                </c:pt>
                <c:pt idx="400">
                  <c:v>-0.453003</c:v>
                </c:pt>
                <c:pt idx="401">
                  <c:v>-0.376343</c:v>
                </c:pt>
                <c:pt idx="402">
                  <c:v>-0.319229</c:v>
                </c:pt>
                <c:pt idx="403">
                  <c:v>-0.256012</c:v>
                </c:pt>
                <c:pt idx="404">
                  <c:v>-0.275085</c:v>
                </c:pt>
                <c:pt idx="405">
                  <c:v>-0.306259</c:v>
                </c:pt>
                <c:pt idx="406">
                  <c:v>-0.370529</c:v>
                </c:pt>
                <c:pt idx="407">
                  <c:v>-0.463837</c:v>
                </c:pt>
                <c:pt idx="408">
                  <c:v>-0.536682</c:v>
                </c:pt>
                <c:pt idx="409">
                  <c:v>-0.611176</c:v>
                </c:pt>
                <c:pt idx="410">
                  <c:v>-0.639664</c:v>
                </c:pt>
                <c:pt idx="411">
                  <c:v>-0.617142</c:v>
                </c:pt>
                <c:pt idx="412">
                  <c:v>-0.55011</c:v>
                </c:pt>
                <c:pt idx="413">
                  <c:v>-0.430984</c:v>
                </c:pt>
                <c:pt idx="414">
                  <c:v>-0.309723</c:v>
                </c:pt>
                <c:pt idx="415">
                  <c:v>-0.191956</c:v>
                </c:pt>
                <c:pt idx="416">
                  <c:v>-0.120636</c:v>
                </c:pt>
                <c:pt idx="417">
                  <c:v>-0.097839</c:v>
                </c:pt>
                <c:pt idx="418">
                  <c:v>-0.106232</c:v>
                </c:pt>
                <c:pt idx="419">
                  <c:v>-0.151657</c:v>
                </c:pt>
                <c:pt idx="420">
                  <c:v>-0.173904</c:v>
                </c:pt>
                <c:pt idx="421">
                  <c:v>-0.196243</c:v>
                </c:pt>
                <c:pt idx="422">
                  <c:v>-0.201767</c:v>
                </c:pt>
                <c:pt idx="423">
                  <c:v>-0.192368</c:v>
                </c:pt>
                <c:pt idx="424">
                  <c:v>-0.17688</c:v>
                </c:pt>
                <c:pt idx="425">
                  <c:v>-0.167542</c:v>
                </c:pt>
                <c:pt idx="426">
                  <c:v>-0.14743</c:v>
                </c:pt>
                <c:pt idx="427">
                  <c:v>-0.126694</c:v>
                </c:pt>
                <c:pt idx="428">
                  <c:v>-0.107483</c:v>
                </c:pt>
                <c:pt idx="429">
                  <c:v>-0.081528</c:v>
                </c:pt>
                <c:pt idx="430">
                  <c:v>-0.058563</c:v>
                </c:pt>
                <c:pt idx="431">
                  <c:v>-0.037277</c:v>
                </c:pt>
                <c:pt idx="432">
                  <c:v>-0.014282</c:v>
                </c:pt>
                <c:pt idx="433">
                  <c:v>-0.008575</c:v>
                </c:pt>
                <c:pt idx="434">
                  <c:v>0.003998</c:v>
                </c:pt>
                <c:pt idx="435">
                  <c:v>0.034988</c:v>
                </c:pt>
                <c:pt idx="436">
                  <c:v>0.061752</c:v>
                </c:pt>
                <c:pt idx="437">
                  <c:v>0.09407</c:v>
                </c:pt>
                <c:pt idx="438">
                  <c:v>0.149643</c:v>
                </c:pt>
                <c:pt idx="439">
                  <c:v>0.197083</c:v>
                </c:pt>
                <c:pt idx="440">
                  <c:v>0.227203</c:v>
                </c:pt>
                <c:pt idx="441">
                  <c:v>0.198303</c:v>
                </c:pt>
                <c:pt idx="442">
                  <c:v>0.120804</c:v>
                </c:pt>
                <c:pt idx="443">
                  <c:v>0.021652</c:v>
                </c:pt>
                <c:pt idx="444">
                  <c:v>-0.163757</c:v>
                </c:pt>
                <c:pt idx="445">
                  <c:v>-0.314102</c:v>
                </c:pt>
                <c:pt idx="446">
                  <c:v>-0.451965</c:v>
                </c:pt>
                <c:pt idx="447">
                  <c:v>-0.573593</c:v>
                </c:pt>
                <c:pt idx="448">
                  <c:v>-0.623856</c:v>
                </c:pt>
                <c:pt idx="449">
                  <c:v>-0.619156</c:v>
                </c:pt>
                <c:pt idx="450">
                  <c:v>-0.556854</c:v>
                </c:pt>
                <c:pt idx="451">
                  <c:v>-0.44455</c:v>
                </c:pt>
                <c:pt idx="452">
                  <c:v>-0.357361</c:v>
                </c:pt>
                <c:pt idx="453">
                  <c:v>-0.301971</c:v>
                </c:pt>
                <c:pt idx="454">
                  <c:v>-0.292847</c:v>
                </c:pt>
                <c:pt idx="455">
                  <c:v>-0.317871</c:v>
                </c:pt>
                <c:pt idx="456">
                  <c:v>-0.377365</c:v>
                </c:pt>
                <c:pt idx="457">
                  <c:v>-0.455688</c:v>
                </c:pt>
                <c:pt idx="458">
                  <c:v>-0.528427</c:v>
                </c:pt>
                <c:pt idx="459">
                  <c:v>-0.586655</c:v>
                </c:pt>
                <c:pt idx="460">
                  <c:v>-0.597</c:v>
                </c:pt>
                <c:pt idx="461">
                  <c:v>-0.560989</c:v>
                </c:pt>
                <c:pt idx="462">
                  <c:v>-0.49295</c:v>
                </c:pt>
                <c:pt idx="463">
                  <c:v>-0.413635</c:v>
                </c:pt>
                <c:pt idx="464">
                  <c:v>-0.343811</c:v>
                </c:pt>
                <c:pt idx="465">
                  <c:v>-0.288483</c:v>
                </c:pt>
                <c:pt idx="466">
                  <c:v>-0.249252</c:v>
                </c:pt>
                <c:pt idx="467">
                  <c:v>-0.210083</c:v>
                </c:pt>
                <c:pt idx="468">
                  <c:v>-0.202576</c:v>
                </c:pt>
                <c:pt idx="469">
                  <c:v>-0.185043</c:v>
                </c:pt>
                <c:pt idx="470">
                  <c:v>-0.202499</c:v>
                </c:pt>
                <c:pt idx="471">
                  <c:v>-0.211472</c:v>
                </c:pt>
                <c:pt idx="472">
                  <c:v>-0.262405</c:v>
                </c:pt>
                <c:pt idx="473">
                  <c:v>-0.295715</c:v>
                </c:pt>
                <c:pt idx="474">
                  <c:v>-0.343536</c:v>
                </c:pt>
                <c:pt idx="475">
                  <c:v>-0.390518</c:v>
                </c:pt>
                <c:pt idx="476">
                  <c:v>-0.435593</c:v>
                </c:pt>
                <c:pt idx="477">
                  <c:v>-0.465958</c:v>
                </c:pt>
                <c:pt idx="478">
                  <c:v>-0.46199</c:v>
                </c:pt>
                <c:pt idx="479">
                  <c:v>-0.43335</c:v>
                </c:pt>
                <c:pt idx="480">
                  <c:v>-0.380905</c:v>
                </c:pt>
                <c:pt idx="481">
                  <c:v>-0.291321</c:v>
                </c:pt>
                <c:pt idx="482">
                  <c:v>-0.199219</c:v>
                </c:pt>
                <c:pt idx="483">
                  <c:v>-0.122833</c:v>
                </c:pt>
                <c:pt idx="484">
                  <c:v>-0.11731</c:v>
                </c:pt>
                <c:pt idx="485">
                  <c:v>-0.160446</c:v>
                </c:pt>
                <c:pt idx="486">
                  <c:v>-0.233826</c:v>
                </c:pt>
                <c:pt idx="487">
                  <c:v>-0.349823</c:v>
                </c:pt>
                <c:pt idx="488">
                  <c:v>-0.513763</c:v>
                </c:pt>
                <c:pt idx="489">
                  <c:v>-0.698364</c:v>
                </c:pt>
                <c:pt idx="490">
                  <c:v>-0.830063</c:v>
                </c:pt>
                <c:pt idx="491">
                  <c:v>-0.927094</c:v>
                </c:pt>
                <c:pt idx="492">
                  <c:v>-0.956619</c:v>
                </c:pt>
                <c:pt idx="493">
                  <c:v>-0.902756</c:v>
                </c:pt>
                <c:pt idx="494">
                  <c:v>-0.82312</c:v>
                </c:pt>
                <c:pt idx="495">
                  <c:v>-0.693481</c:v>
                </c:pt>
                <c:pt idx="496">
                  <c:v>-0.548584</c:v>
                </c:pt>
                <c:pt idx="497">
                  <c:v>-0.414795</c:v>
                </c:pt>
                <c:pt idx="498">
                  <c:v>-0.307404</c:v>
                </c:pt>
                <c:pt idx="499">
                  <c:v>-0.248077</c:v>
                </c:pt>
                <c:pt idx="500">
                  <c:v>-0.208954</c:v>
                </c:pt>
                <c:pt idx="501">
                  <c:v>-0.254562</c:v>
                </c:pt>
                <c:pt idx="502">
                  <c:v>-0.341782</c:v>
                </c:pt>
                <c:pt idx="503">
                  <c:v>-0.443329</c:v>
                </c:pt>
                <c:pt idx="504">
                  <c:v>-0.518204</c:v>
                </c:pt>
                <c:pt idx="505">
                  <c:v>-0.557281</c:v>
                </c:pt>
                <c:pt idx="506">
                  <c:v>-0.567368</c:v>
                </c:pt>
                <c:pt idx="507">
                  <c:v>-0.549332</c:v>
                </c:pt>
                <c:pt idx="508">
                  <c:v>-0.505341</c:v>
                </c:pt>
                <c:pt idx="509">
                  <c:v>-0.414932</c:v>
                </c:pt>
                <c:pt idx="510">
                  <c:v>-0.322678</c:v>
                </c:pt>
                <c:pt idx="511">
                  <c:v>-0.217133</c:v>
                </c:pt>
                <c:pt idx="512">
                  <c:v>-0.128708</c:v>
                </c:pt>
                <c:pt idx="513">
                  <c:v>-0.089264</c:v>
                </c:pt>
                <c:pt idx="514">
                  <c:v>-0.085892</c:v>
                </c:pt>
                <c:pt idx="515">
                  <c:v>-0.105743</c:v>
                </c:pt>
                <c:pt idx="516">
                  <c:v>-0.138138</c:v>
                </c:pt>
                <c:pt idx="517">
                  <c:v>-0.173553</c:v>
                </c:pt>
                <c:pt idx="518">
                  <c:v>-0.224457</c:v>
                </c:pt>
                <c:pt idx="519">
                  <c:v>-0.251556</c:v>
                </c:pt>
                <c:pt idx="520">
                  <c:v>-0.281311</c:v>
                </c:pt>
                <c:pt idx="521">
                  <c:v>-0.29631</c:v>
                </c:pt>
                <c:pt idx="522">
                  <c:v>-0.302567</c:v>
                </c:pt>
                <c:pt idx="523">
                  <c:v>-0.274857</c:v>
                </c:pt>
                <c:pt idx="524">
                  <c:v>-0.233017</c:v>
                </c:pt>
                <c:pt idx="525">
                  <c:v>-0.188263</c:v>
                </c:pt>
                <c:pt idx="526">
                  <c:v>-0.144089</c:v>
                </c:pt>
                <c:pt idx="527">
                  <c:v>-0.098648</c:v>
                </c:pt>
                <c:pt idx="528">
                  <c:v>-0.064133</c:v>
                </c:pt>
                <c:pt idx="529">
                  <c:v>-0.020111</c:v>
                </c:pt>
                <c:pt idx="530">
                  <c:v>0.036972</c:v>
                </c:pt>
                <c:pt idx="531">
                  <c:v>0.075333</c:v>
                </c:pt>
                <c:pt idx="532">
                  <c:v>0.129593</c:v>
                </c:pt>
                <c:pt idx="533">
                  <c:v>0.139832</c:v>
                </c:pt>
                <c:pt idx="534">
                  <c:v>0.129059</c:v>
                </c:pt>
                <c:pt idx="535">
                  <c:v>0.08226</c:v>
                </c:pt>
                <c:pt idx="536">
                  <c:v>0.000519</c:v>
                </c:pt>
                <c:pt idx="537">
                  <c:v>-0.094589</c:v>
                </c:pt>
                <c:pt idx="538">
                  <c:v>-0.176025</c:v>
                </c:pt>
                <c:pt idx="539">
                  <c:v>-0.260605</c:v>
                </c:pt>
                <c:pt idx="540">
                  <c:v>-0.285004</c:v>
                </c:pt>
                <c:pt idx="541">
                  <c:v>-0.298477</c:v>
                </c:pt>
                <c:pt idx="542">
                  <c:v>-0.303696</c:v>
                </c:pt>
                <c:pt idx="543">
                  <c:v>-0.29924</c:v>
                </c:pt>
                <c:pt idx="544">
                  <c:v>-0.29184</c:v>
                </c:pt>
                <c:pt idx="545">
                  <c:v>-0.293152</c:v>
                </c:pt>
                <c:pt idx="546">
                  <c:v>-0.310944</c:v>
                </c:pt>
                <c:pt idx="547">
                  <c:v>-0.333603</c:v>
                </c:pt>
                <c:pt idx="548">
                  <c:v>-0.379074</c:v>
                </c:pt>
                <c:pt idx="549">
                  <c:v>-0.411728</c:v>
                </c:pt>
                <c:pt idx="550">
                  <c:v>-0.454666</c:v>
                </c:pt>
                <c:pt idx="551">
                  <c:v>-0.486633</c:v>
                </c:pt>
                <c:pt idx="552">
                  <c:v>-0.523285</c:v>
                </c:pt>
                <c:pt idx="553">
                  <c:v>-0.547424</c:v>
                </c:pt>
                <c:pt idx="554">
                  <c:v>-0.595016</c:v>
                </c:pt>
                <c:pt idx="555">
                  <c:v>-0.60202</c:v>
                </c:pt>
                <c:pt idx="556">
                  <c:v>-0.586304</c:v>
                </c:pt>
                <c:pt idx="557">
                  <c:v>-0.552917</c:v>
                </c:pt>
                <c:pt idx="558">
                  <c:v>-0.506088</c:v>
                </c:pt>
                <c:pt idx="559">
                  <c:v>-0.437897</c:v>
                </c:pt>
                <c:pt idx="560">
                  <c:v>-0.370682</c:v>
                </c:pt>
                <c:pt idx="561">
                  <c:v>-0.324295</c:v>
                </c:pt>
                <c:pt idx="562">
                  <c:v>-0.265869</c:v>
                </c:pt>
                <c:pt idx="563">
                  <c:v>-0.211334</c:v>
                </c:pt>
                <c:pt idx="564">
                  <c:v>-0.166061</c:v>
                </c:pt>
                <c:pt idx="565">
                  <c:v>-0.143784</c:v>
                </c:pt>
                <c:pt idx="566">
                  <c:v>-0.139481</c:v>
                </c:pt>
                <c:pt idx="567">
                  <c:v>-0.144531</c:v>
                </c:pt>
                <c:pt idx="568">
                  <c:v>-0.168503</c:v>
                </c:pt>
                <c:pt idx="569">
                  <c:v>-0.223221</c:v>
                </c:pt>
                <c:pt idx="570">
                  <c:v>-0.270828</c:v>
                </c:pt>
                <c:pt idx="571">
                  <c:v>-0.337357</c:v>
                </c:pt>
                <c:pt idx="572">
                  <c:v>-0.375397</c:v>
                </c:pt>
                <c:pt idx="573">
                  <c:v>-0.369965</c:v>
                </c:pt>
                <c:pt idx="574">
                  <c:v>-0.327744</c:v>
                </c:pt>
                <c:pt idx="575">
                  <c:v>-0.258377</c:v>
                </c:pt>
                <c:pt idx="576">
                  <c:v>-0.16153</c:v>
                </c:pt>
                <c:pt idx="577">
                  <c:v>-0.035034</c:v>
                </c:pt>
                <c:pt idx="578">
                  <c:v>0.05513</c:v>
                </c:pt>
                <c:pt idx="579">
                  <c:v>0.134521</c:v>
                </c:pt>
                <c:pt idx="580">
                  <c:v>0.134216</c:v>
                </c:pt>
                <c:pt idx="581">
                  <c:v>0.07048</c:v>
                </c:pt>
                <c:pt idx="582">
                  <c:v>-0.016159</c:v>
                </c:pt>
                <c:pt idx="583">
                  <c:v>-0.141586</c:v>
                </c:pt>
                <c:pt idx="584">
                  <c:v>-0.29863</c:v>
                </c:pt>
                <c:pt idx="585">
                  <c:v>-0.515305</c:v>
                </c:pt>
                <c:pt idx="586">
                  <c:v>-0.708511</c:v>
                </c:pt>
                <c:pt idx="587">
                  <c:v>-0.836456</c:v>
                </c:pt>
                <c:pt idx="588">
                  <c:v>-0.917099</c:v>
                </c:pt>
                <c:pt idx="589">
                  <c:v>-0.938599</c:v>
                </c:pt>
                <c:pt idx="590">
                  <c:v>-0.865417</c:v>
                </c:pt>
                <c:pt idx="591">
                  <c:v>-0.757355</c:v>
                </c:pt>
                <c:pt idx="592">
                  <c:v>-0.629333</c:v>
                </c:pt>
                <c:pt idx="593">
                  <c:v>-0.500504</c:v>
                </c:pt>
                <c:pt idx="594">
                  <c:v>-0.390106</c:v>
                </c:pt>
                <c:pt idx="595">
                  <c:v>-0.312958</c:v>
                </c:pt>
                <c:pt idx="596">
                  <c:v>-0.266876</c:v>
                </c:pt>
                <c:pt idx="597">
                  <c:v>-0.286438</c:v>
                </c:pt>
                <c:pt idx="598">
                  <c:v>-0.353226</c:v>
                </c:pt>
                <c:pt idx="599">
                  <c:v>-0.452438</c:v>
                </c:pt>
                <c:pt idx="600">
                  <c:v>-0.548233</c:v>
                </c:pt>
                <c:pt idx="601">
                  <c:v>-0.598175</c:v>
                </c:pt>
                <c:pt idx="602">
                  <c:v>-0.634903</c:v>
                </c:pt>
                <c:pt idx="603">
                  <c:v>-0.64473</c:v>
                </c:pt>
                <c:pt idx="604">
                  <c:v>-0.616028</c:v>
                </c:pt>
                <c:pt idx="605">
                  <c:v>-0.567047</c:v>
                </c:pt>
                <c:pt idx="606">
                  <c:v>-0.498398</c:v>
                </c:pt>
                <c:pt idx="607">
                  <c:v>-0.434204</c:v>
                </c:pt>
                <c:pt idx="608">
                  <c:v>-0.36824</c:v>
                </c:pt>
                <c:pt idx="609">
                  <c:v>-0.310043</c:v>
                </c:pt>
                <c:pt idx="610">
                  <c:v>-0.249512</c:v>
                </c:pt>
                <c:pt idx="611">
                  <c:v>-0.198914</c:v>
                </c:pt>
                <c:pt idx="612">
                  <c:v>-0.152435</c:v>
                </c:pt>
                <c:pt idx="613">
                  <c:v>-0.120544</c:v>
                </c:pt>
                <c:pt idx="614">
                  <c:v>-0.10582</c:v>
                </c:pt>
                <c:pt idx="615">
                  <c:v>-0.1064</c:v>
                </c:pt>
                <c:pt idx="616">
                  <c:v>-0.100113</c:v>
                </c:pt>
                <c:pt idx="617">
                  <c:v>-0.091522</c:v>
                </c:pt>
                <c:pt idx="618">
                  <c:v>-0.064728</c:v>
                </c:pt>
                <c:pt idx="619">
                  <c:v>-0.04155</c:v>
                </c:pt>
                <c:pt idx="620">
                  <c:v>-0.010574</c:v>
                </c:pt>
                <c:pt idx="621">
                  <c:v>0.006882</c:v>
                </c:pt>
                <c:pt idx="622">
                  <c:v>0.011902</c:v>
                </c:pt>
                <c:pt idx="623">
                  <c:v>0.014557</c:v>
                </c:pt>
                <c:pt idx="624">
                  <c:v>0.013275</c:v>
                </c:pt>
                <c:pt idx="625">
                  <c:v>0.027405</c:v>
                </c:pt>
                <c:pt idx="626">
                  <c:v>0.045944</c:v>
                </c:pt>
                <c:pt idx="627">
                  <c:v>0.071396</c:v>
                </c:pt>
                <c:pt idx="628">
                  <c:v>0.100967</c:v>
                </c:pt>
                <c:pt idx="629">
                  <c:v>0.112869</c:v>
                </c:pt>
                <c:pt idx="630">
                  <c:v>0.101105</c:v>
                </c:pt>
                <c:pt idx="631">
                  <c:v>0.072266</c:v>
                </c:pt>
                <c:pt idx="632">
                  <c:v>0.022415</c:v>
                </c:pt>
                <c:pt idx="633">
                  <c:v>-0.059372</c:v>
                </c:pt>
                <c:pt idx="634">
                  <c:v>-0.141968</c:v>
                </c:pt>
                <c:pt idx="635">
                  <c:v>-0.233582</c:v>
                </c:pt>
                <c:pt idx="636">
                  <c:v>-0.297668</c:v>
                </c:pt>
                <c:pt idx="637">
                  <c:v>-0.327682</c:v>
                </c:pt>
                <c:pt idx="638">
                  <c:v>-0.339508</c:v>
                </c:pt>
                <c:pt idx="639">
                  <c:v>-0.325714</c:v>
                </c:pt>
                <c:pt idx="640">
                  <c:v>-0.290359</c:v>
                </c:pt>
                <c:pt idx="641">
                  <c:v>-0.269775</c:v>
                </c:pt>
                <c:pt idx="642">
                  <c:v>-0.247696</c:v>
                </c:pt>
                <c:pt idx="643">
                  <c:v>-0.221619</c:v>
                </c:pt>
                <c:pt idx="644">
                  <c:v>-0.216507</c:v>
                </c:pt>
                <c:pt idx="645">
                  <c:v>-0.215454</c:v>
                </c:pt>
                <c:pt idx="646">
                  <c:v>-0.233719</c:v>
                </c:pt>
                <c:pt idx="647">
                  <c:v>-0.288361</c:v>
                </c:pt>
                <c:pt idx="648">
                  <c:v>-0.330826</c:v>
                </c:pt>
                <c:pt idx="649">
                  <c:v>-0.422302</c:v>
                </c:pt>
                <c:pt idx="650">
                  <c:v>-0.497467</c:v>
                </c:pt>
                <c:pt idx="651">
                  <c:v>-0.54512</c:v>
                </c:pt>
                <c:pt idx="652">
                  <c:v>-0.552841</c:v>
                </c:pt>
                <c:pt idx="653">
                  <c:v>-0.518723</c:v>
                </c:pt>
                <c:pt idx="654">
                  <c:v>-0.476593</c:v>
                </c:pt>
                <c:pt idx="655">
                  <c:v>-0.432419</c:v>
                </c:pt>
                <c:pt idx="656">
                  <c:v>-0.376404</c:v>
                </c:pt>
                <c:pt idx="657">
                  <c:v>-0.321411</c:v>
                </c:pt>
                <c:pt idx="658">
                  <c:v>-0.292145</c:v>
                </c:pt>
                <c:pt idx="659">
                  <c:v>-0.262619</c:v>
                </c:pt>
                <c:pt idx="660">
                  <c:v>-0.253403</c:v>
                </c:pt>
                <c:pt idx="661">
                  <c:v>-0.258972</c:v>
                </c:pt>
                <c:pt idx="662">
                  <c:v>-0.25972</c:v>
                </c:pt>
                <c:pt idx="663">
                  <c:v>-0.262512</c:v>
                </c:pt>
                <c:pt idx="664">
                  <c:v>-0.266449</c:v>
                </c:pt>
                <c:pt idx="665">
                  <c:v>-0.279984</c:v>
                </c:pt>
                <c:pt idx="666">
                  <c:v>-0.310394</c:v>
                </c:pt>
                <c:pt idx="667">
                  <c:v>-0.360199</c:v>
                </c:pt>
                <c:pt idx="668">
                  <c:v>-0.415344</c:v>
                </c:pt>
                <c:pt idx="669">
                  <c:v>-0.457977</c:v>
                </c:pt>
                <c:pt idx="670">
                  <c:v>-0.484085</c:v>
                </c:pt>
                <c:pt idx="671">
                  <c:v>-0.487534</c:v>
                </c:pt>
                <c:pt idx="672">
                  <c:v>-0.479034</c:v>
                </c:pt>
                <c:pt idx="673">
                  <c:v>-0.463333</c:v>
                </c:pt>
                <c:pt idx="674">
                  <c:v>-0.445358</c:v>
                </c:pt>
                <c:pt idx="675">
                  <c:v>-0.418152</c:v>
                </c:pt>
                <c:pt idx="676">
                  <c:v>-0.393265</c:v>
                </c:pt>
                <c:pt idx="677">
                  <c:v>-0.380814</c:v>
                </c:pt>
                <c:pt idx="678">
                  <c:v>-0.386414</c:v>
                </c:pt>
                <c:pt idx="679">
                  <c:v>-0.414307</c:v>
                </c:pt>
                <c:pt idx="680">
                  <c:v>-0.440994</c:v>
                </c:pt>
                <c:pt idx="681">
                  <c:v>-0.501328</c:v>
                </c:pt>
                <c:pt idx="682">
                  <c:v>-0.590836</c:v>
                </c:pt>
                <c:pt idx="683">
                  <c:v>-0.661865</c:v>
                </c:pt>
                <c:pt idx="684">
                  <c:v>-0.740219</c:v>
                </c:pt>
                <c:pt idx="685">
                  <c:v>-0.811661</c:v>
                </c:pt>
                <c:pt idx="686">
                  <c:v>-0.820831</c:v>
                </c:pt>
                <c:pt idx="687">
                  <c:v>-0.784607</c:v>
                </c:pt>
                <c:pt idx="688">
                  <c:v>-0.685471</c:v>
                </c:pt>
                <c:pt idx="689">
                  <c:v>-0.569382</c:v>
                </c:pt>
                <c:pt idx="690">
                  <c:v>-0.464752</c:v>
                </c:pt>
                <c:pt idx="691">
                  <c:v>-0.374542</c:v>
                </c:pt>
                <c:pt idx="692">
                  <c:v>-0.307327</c:v>
                </c:pt>
                <c:pt idx="693">
                  <c:v>-0.305939</c:v>
                </c:pt>
                <c:pt idx="694">
                  <c:v>-0.340836</c:v>
                </c:pt>
                <c:pt idx="695">
                  <c:v>-0.407913</c:v>
                </c:pt>
                <c:pt idx="696">
                  <c:v>-0.481186</c:v>
                </c:pt>
                <c:pt idx="697">
                  <c:v>-0.56366</c:v>
                </c:pt>
                <c:pt idx="698">
                  <c:v>-0.655716</c:v>
                </c:pt>
                <c:pt idx="699">
                  <c:v>-0.701843</c:v>
                </c:pt>
                <c:pt idx="700">
                  <c:v>-0.723343</c:v>
                </c:pt>
                <c:pt idx="701">
                  <c:v>-0.7034</c:v>
                </c:pt>
                <c:pt idx="702">
                  <c:v>-0.621292</c:v>
                </c:pt>
                <c:pt idx="703">
                  <c:v>-0.501694</c:v>
                </c:pt>
                <c:pt idx="704">
                  <c:v>-0.382736</c:v>
                </c:pt>
                <c:pt idx="705">
                  <c:v>-0.2612</c:v>
                </c:pt>
                <c:pt idx="706">
                  <c:v>-0.152863</c:v>
                </c:pt>
                <c:pt idx="707">
                  <c:v>-0.06987</c:v>
                </c:pt>
                <c:pt idx="708">
                  <c:v>-0.019913</c:v>
                </c:pt>
                <c:pt idx="709">
                  <c:v>-0.012924</c:v>
                </c:pt>
                <c:pt idx="710">
                  <c:v>-0.035202</c:v>
                </c:pt>
                <c:pt idx="711">
                  <c:v>-0.074448</c:v>
                </c:pt>
                <c:pt idx="712">
                  <c:v>-0.119125</c:v>
                </c:pt>
                <c:pt idx="713">
                  <c:v>-0.174072</c:v>
                </c:pt>
                <c:pt idx="714">
                  <c:v>-0.209641</c:v>
                </c:pt>
                <c:pt idx="715">
                  <c:v>-0.240799</c:v>
                </c:pt>
                <c:pt idx="716">
                  <c:v>-0.232437</c:v>
                </c:pt>
                <c:pt idx="717">
                  <c:v>-0.204132</c:v>
                </c:pt>
                <c:pt idx="718">
                  <c:v>-0.153564</c:v>
                </c:pt>
                <c:pt idx="719">
                  <c:v>-0.081955</c:v>
                </c:pt>
                <c:pt idx="720">
                  <c:v>0.010132</c:v>
                </c:pt>
                <c:pt idx="721">
                  <c:v>0.080963</c:v>
                </c:pt>
                <c:pt idx="722">
                  <c:v>0.146912</c:v>
                </c:pt>
                <c:pt idx="723">
                  <c:v>0.189072</c:v>
                </c:pt>
                <c:pt idx="724">
                  <c:v>0.185104</c:v>
                </c:pt>
                <c:pt idx="725">
                  <c:v>0.159912</c:v>
                </c:pt>
                <c:pt idx="726">
                  <c:v>0.08725</c:v>
                </c:pt>
                <c:pt idx="727">
                  <c:v>0.007416</c:v>
                </c:pt>
                <c:pt idx="728">
                  <c:v>-0.138229</c:v>
                </c:pt>
                <c:pt idx="729">
                  <c:v>-0.220749</c:v>
                </c:pt>
                <c:pt idx="730">
                  <c:v>-0.314682</c:v>
                </c:pt>
                <c:pt idx="731">
                  <c:v>-0.399124</c:v>
                </c:pt>
                <c:pt idx="732">
                  <c:v>-0.44014</c:v>
                </c:pt>
                <c:pt idx="733">
                  <c:v>-0.465744</c:v>
                </c:pt>
                <c:pt idx="734">
                  <c:v>-0.476044</c:v>
                </c:pt>
                <c:pt idx="735">
                  <c:v>-0.452194</c:v>
                </c:pt>
                <c:pt idx="736">
                  <c:v>-0.414917</c:v>
                </c:pt>
                <c:pt idx="737">
                  <c:v>-0.367722</c:v>
                </c:pt>
                <c:pt idx="738">
                  <c:v>-0.315033</c:v>
                </c:pt>
                <c:pt idx="739">
                  <c:v>-0.272156</c:v>
                </c:pt>
                <c:pt idx="740">
                  <c:v>-0.249252</c:v>
                </c:pt>
                <c:pt idx="741">
                  <c:v>-0.266953</c:v>
                </c:pt>
                <c:pt idx="742">
                  <c:v>-0.275681</c:v>
                </c:pt>
                <c:pt idx="743">
                  <c:v>-0.356354</c:v>
                </c:pt>
                <c:pt idx="744">
                  <c:v>-0.418304</c:v>
                </c:pt>
                <c:pt idx="745">
                  <c:v>-0.47464</c:v>
                </c:pt>
                <c:pt idx="746">
                  <c:v>-0.546188</c:v>
                </c:pt>
                <c:pt idx="747">
                  <c:v>-0.581985</c:v>
                </c:pt>
                <c:pt idx="748">
                  <c:v>-0.591888</c:v>
                </c:pt>
                <c:pt idx="749">
                  <c:v>-0.571732</c:v>
                </c:pt>
                <c:pt idx="750">
                  <c:v>-0.521072</c:v>
                </c:pt>
                <c:pt idx="751">
                  <c:v>-0.472961</c:v>
                </c:pt>
                <c:pt idx="752">
                  <c:v>-0.436066</c:v>
                </c:pt>
                <c:pt idx="753">
                  <c:v>-0.40921</c:v>
                </c:pt>
                <c:pt idx="754">
                  <c:v>-0.377182</c:v>
                </c:pt>
                <c:pt idx="755">
                  <c:v>-0.334015</c:v>
                </c:pt>
                <c:pt idx="756">
                  <c:v>-0.293884</c:v>
                </c:pt>
                <c:pt idx="757">
                  <c:v>-0.262665</c:v>
                </c:pt>
                <c:pt idx="758">
                  <c:v>-0.251205</c:v>
                </c:pt>
                <c:pt idx="759">
                  <c:v>-0.260406</c:v>
                </c:pt>
                <c:pt idx="760">
                  <c:v>-0.291626</c:v>
                </c:pt>
                <c:pt idx="761">
                  <c:v>-0.339096</c:v>
                </c:pt>
                <c:pt idx="762">
                  <c:v>-0.400299</c:v>
                </c:pt>
                <c:pt idx="763">
                  <c:v>-0.457993</c:v>
                </c:pt>
                <c:pt idx="764">
                  <c:v>-0.505997</c:v>
                </c:pt>
                <c:pt idx="765">
                  <c:v>-0.55011</c:v>
                </c:pt>
                <c:pt idx="766">
                  <c:v>-0.584274</c:v>
                </c:pt>
                <c:pt idx="767">
                  <c:v>-0.585648</c:v>
                </c:pt>
                <c:pt idx="768">
                  <c:v>-0.564713</c:v>
                </c:pt>
                <c:pt idx="769">
                  <c:v>-0.528793</c:v>
                </c:pt>
                <c:pt idx="770">
                  <c:v>-0.488174</c:v>
                </c:pt>
                <c:pt idx="771">
                  <c:v>-0.463882</c:v>
                </c:pt>
                <c:pt idx="772">
                  <c:v>-0.440674</c:v>
                </c:pt>
                <c:pt idx="773">
                  <c:v>-0.437256</c:v>
                </c:pt>
                <c:pt idx="774">
                  <c:v>-0.452988</c:v>
                </c:pt>
                <c:pt idx="775">
                  <c:v>-0.481079</c:v>
                </c:pt>
                <c:pt idx="776">
                  <c:v>-0.531281</c:v>
                </c:pt>
                <c:pt idx="777">
                  <c:v>-0.605545</c:v>
                </c:pt>
                <c:pt idx="778">
                  <c:v>-0.700089</c:v>
                </c:pt>
                <c:pt idx="779">
                  <c:v>-0.780502</c:v>
                </c:pt>
                <c:pt idx="780">
                  <c:v>-0.856934</c:v>
                </c:pt>
                <c:pt idx="781">
                  <c:v>-0.911774</c:v>
                </c:pt>
                <c:pt idx="782">
                  <c:v>-0.921005</c:v>
                </c:pt>
                <c:pt idx="783">
                  <c:v>-0.899887</c:v>
                </c:pt>
                <c:pt idx="784">
                  <c:v>-0.857986</c:v>
                </c:pt>
                <c:pt idx="785">
                  <c:v>-0.76506</c:v>
                </c:pt>
                <c:pt idx="786">
                  <c:v>-0.679291</c:v>
                </c:pt>
                <c:pt idx="787">
                  <c:v>-0.607956</c:v>
                </c:pt>
                <c:pt idx="788">
                  <c:v>-0.562561</c:v>
                </c:pt>
                <c:pt idx="789">
                  <c:v>-0.543747</c:v>
                </c:pt>
                <c:pt idx="790">
                  <c:v>-0.547989</c:v>
                </c:pt>
                <c:pt idx="791">
                  <c:v>-0.587509</c:v>
                </c:pt>
                <c:pt idx="792">
                  <c:v>-0.619354</c:v>
                </c:pt>
                <c:pt idx="793">
                  <c:v>-0.664642</c:v>
                </c:pt>
                <c:pt idx="794">
                  <c:v>-0.702118</c:v>
                </c:pt>
                <c:pt idx="795">
                  <c:v>-0.705093</c:v>
                </c:pt>
                <c:pt idx="796">
                  <c:v>-0.672943</c:v>
                </c:pt>
                <c:pt idx="797">
                  <c:v>-0.627121</c:v>
                </c:pt>
                <c:pt idx="798">
                  <c:v>-0.572998</c:v>
                </c:pt>
                <c:pt idx="799">
                  <c:v>-0.509232</c:v>
                </c:pt>
                <c:pt idx="800">
                  <c:v>-0.438141</c:v>
                </c:pt>
                <c:pt idx="801">
                  <c:v>-0.367783</c:v>
                </c:pt>
                <c:pt idx="802">
                  <c:v>-0.300293</c:v>
                </c:pt>
                <c:pt idx="803">
                  <c:v>-0.229355</c:v>
                </c:pt>
                <c:pt idx="804">
                  <c:v>-0.16568</c:v>
                </c:pt>
                <c:pt idx="805">
                  <c:v>-0.11174</c:v>
                </c:pt>
                <c:pt idx="806">
                  <c:v>-0.07283</c:v>
                </c:pt>
                <c:pt idx="807">
                  <c:v>-0.046432</c:v>
                </c:pt>
                <c:pt idx="808">
                  <c:v>-0.036957</c:v>
                </c:pt>
                <c:pt idx="809">
                  <c:v>-0.032455</c:v>
                </c:pt>
                <c:pt idx="810">
                  <c:v>-0.055878</c:v>
                </c:pt>
                <c:pt idx="811">
                  <c:v>-0.084488</c:v>
                </c:pt>
                <c:pt idx="812">
                  <c:v>-0.1064</c:v>
                </c:pt>
                <c:pt idx="813">
                  <c:v>-0.110428</c:v>
                </c:pt>
                <c:pt idx="814">
                  <c:v>-0.094269</c:v>
                </c:pt>
                <c:pt idx="815">
                  <c:v>-0.071625</c:v>
                </c:pt>
                <c:pt idx="816">
                  <c:v>-0.044983</c:v>
                </c:pt>
                <c:pt idx="817">
                  <c:v>-0.016434</c:v>
                </c:pt>
                <c:pt idx="818">
                  <c:v>0.022171</c:v>
                </c:pt>
                <c:pt idx="819">
                  <c:v>0.062881</c:v>
                </c:pt>
                <c:pt idx="820">
                  <c:v>0.093216</c:v>
                </c:pt>
                <c:pt idx="821">
                  <c:v>0.118774</c:v>
                </c:pt>
                <c:pt idx="822">
                  <c:v>0.153122</c:v>
                </c:pt>
                <c:pt idx="823">
                  <c:v>0.148392</c:v>
                </c:pt>
                <c:pt idx="824">
                  <c:v>0.110046</c:v>
                </c:pt>
                <c:pt idx="825">
                  <c:v>0.074615</c:v>
                </c:pt>
                <c:pt idx="826">
                  <c:v>0.019531</c:v>
                </c:pt>
                <c:pt idx="827">
                  <c:v>-0.083099</c:v>
                </c:pt>
                <c:pt idx="828">
                  <c:v>-0.176086</c:v>
                </c:pt>
                <c:pt idx="829">
                  <c:v>-0.283081</c:v>
                </c:pt>
                <c:pt idx="830">
                  <c:v>-0.375534</c:v>
                </c:pt>
                <c:pt idx="831">
                  <c:v>-0.449173</c:v>
                </c:pt>
                <c:pt idx="832">
                  <c:v>-0.507477</c:v>
                </c:pt>
                <c:pt idx="833">
                  <c:v>-0.51088</c:v>
                </c:pt>
                <c:pt idx="834">
                  <c:v>-0.480606</c:v>
                </c:pt>
                <c:pt idx="835">
                  <c:v>-0.414017</c:v>
                </c:pt>
                <c:pt idx="836">
                  <c:v>-0.345612</c:v>
                </c:pt>
                <c:pt idx="837">
                  <c:v>-0.292053</c:v>
                </c:pt>
                <c:pt idx="838">
                  <c:v>-0.24855</c:v>
                </c:pt>
                <c:pt idx="839">
                  <c:v>-0.226273</c:v>
                </c:pt>
                <c:pt idx="840">
                  <c:v>-0.235001</c:v>
                </c:pt>
                <c:pt idx="841">
                  <c:v>-0.265564</c:v>
                </c:pt>
                <c:pt idx="842">
                  <c:v>-0.34581</c:v>
                </c:pt>
                <c:pt idx="843">
                  <c:v>-0.424423</c:v>
                </c:pt>
                <c:pt idx="844">
                  <c:v>-0.502289</c:v>
                </c:pt>
                <c:pt idx="845">
                  <c:v>-0.554153</c:v>
                </c:pt>
                <c:pt idx="846">
                  <c:v>-0.563446</c:v>
                </c:pt>
                <c:pt idx="847">
                  <c:v>-0.571777</c:v>
                </c:pt>
                <c:pt idx="848">
                  <c:v>-0.536896</c:v>
                </c:pt>
                <c:pt idx="849">
                  <c:v>-0.505966</c:v>
                </c:pt>
                <c:pt idx="850">
                  <c:v>-0.448669</c:v>
                </c:pt>
                <c:pt idx="851">
                  <c:v>-0.398758</c:v>
                </c:pt>
                <c:pt idx="852">
                  <c:v>-0.37056</c:v>
                </c:pt>
                <c:pt idx="853">
                  <c:v>-0.359467</c:v>
                </c:pt>
                <c:pt idx="854">
                  <c:v>-0.348389</c:v>
                </c:pt>
                <c:pt idx="855">
                  <c:v>-0.340607</c:v>
                </c:pt>
                <c:pt idx="856">
                  <c:v>-0.335114</c:v>
                </c:pt>
                <c:pt idx="857">
                  <c:v>-0.333817</c:v>
                </c:pt>
                <c:pt idx="858">
                  <c:v>-0.328598</c:v>
                </c:pt>
                <c:pt idx="859">
                  <c:v>-0.317535</c:v>
                </c:pt>
                <c:pt idx="860">
                  <c:v>-0.297684</c:v>
                </c:pt>
                <c:pt idx="861">
                  <c:v>-0.261871</c:v>
                </c:pt>
                <c:pt idx="862">
                  <c:v>-0.230469</c:v>
                </c:pt>
                <c:pt idx="863">
                  <c:v>-0.204361</c:v>
                </c:pt>
                <c:pt idx="864">
                  <c:v>-0.197678</c:v>
                </c:pt>
                <c:pt idx="865">
                  <c:v>-0.189377</c:v>
                </c:pt>
                <c:pt idx="866">
                  <c:v>-0.181305</c:v>
                </c:pt>
                <c:pt idx="867">
                  <c:v>-0.183945</c:v>
                </c:pt>
                <c:pt idx="868">
                  <c:v>-0.188583</c:v>
                </c:pt>
                <c:pt idx="869">
                  <c:v>-0.213333</c:v>
                </c:pt>
                <c:pt idx="870">
                  <c:v>-0.2603</c:v>
                </c:pt>
                <c:pt idx="871">
                  <c:v>-0.322083</c:v>
                </c:pt>
                <c:pt idx="872">
                  <c:v>-0.394348</c:v>
                </c:pt>
                <c:pt idx="873">
                  <c:v>-0.46106</c:v>
                </c:pt>
                <c:pt idx="874">
                  <c:v>-0.551987</c:v>
                </c:pt>
                <c:pt idx="875">
                  <c:v>-0.623901</c:v>
                </c:pt>
                <c:pt idx="876">
                  <c:v>-0.687607</c:v>
                </c:pt>
                <c:pt idx="877">
                  <c:v>-0.740082</c:v>
                </c:pt>
                <c:pt idx="878">
                  <c:v>-0.775116</c:v>
                </c:pt>
                <c:pt idx="879">
                  <c:v>-0.782196</c:v>
                </c:pt>
                <c:pt idx="880">
                  <c:v>-0.768265</c:v>
                </c:pt>
                <c:pt idx="881">
                  <c:v>-0.752563</c:v>
                </c:pt>
                <c:pt idx="882">
                  <c:v>-0.70459</c:v>
                </c:pt>
                <c:pt idx="883">
                  <c:v>-0.657104</c:v>
                </c:pt>
                <c:pt idx="884">
                  <c:v>-0.58609</c:v>
                </c:pt>
                <c:pt idx="885">
                  <c:v>-0.520081</c:v>
                </c:pt>
                <c:pt idx="886">
                  <c:v>-0.445648</c:v>
                </c:pt>
                <c:pt idx="887">
                  <c:v>-0.404892</c:v>
                </c:pt>
                <c:pt idx="888">
                  <c:v>-0.387085</c:v>
                </c:pt>
                <c:pt idx="889">
                  <c:v>-0.411087</c:v>
                </c:pt>
                <c:pt idx="890">
                  <c:v>-0.461838</c:v>
                </c:pt>
                <c:pt idx="891">
                  <c:v>-0.535294</c:v>
                </c:pt>
                <c:pt idx="892">
                  <c:v>-0.596771</c:v>
                </c:pt>
                <c:pt idx="893">
                  <c:v>-0.62912</c:v>
                </c:pt>
                <c:pt idx="894">
                  <c:v>-0.653458</c:v>
                </c:pt>
                <c:pt idx="895">
                  <c:v>-0.668198</c:v>
                </c:pt>
                <c:pt idx="896">
                  <c:v>-0.636887</c:v>
                </c:pt>
                <c:pt idx="897">
                  <c:v>-0.600342</c:v>
                </c:pt>
                <c:pt idx="898">
                  <c:v>-0.525482</c:v>
                </c:pt>
                <c:pt idx="899">
                  <c:v>-0.438171</c:v>
                </c:pt>
                <c:pt idx="900">
                  <c:v>-0.366318</c:v>
                </c:pt>
                <c:pt idx="901">
                  <c:v>-0.290802</c:v>
                </c:pt>
                <c:pt idx="902">
                  <c:v>-0.242584</c:v>
                </c:pt>
                <c:pt idx="903">
                  <c:v>-0.198975</c:v>
                </c:pt>
                <c:pt idx="904">
                  <c:v>-0.171829</c:v>
                </c:pt>
                <c:pt idx="905">
                  <c:v>-0.161301</c:v>
                </c:pt>
                <c:pt idx="906">
                  <c:v>-0.161194</c:v>
                </c:pt>
                <c:pt idx="907">
                  <c:v>-0.1604</c:v>
                </c:pt>
                <c:pt idx="908">
                  <c:v>-0.17807</c:v>
                </c:pt>
                <c:pt idx="909">
                  <c:v>-0.186127</c:v>
                </c:pt>
                <c:pt idx="910">
                  <c:v>-0.183853</c:v>
                </c:pt>
                <c:pt idx="911">
                  <c:v>-0.178665</c:v>
                </c:pt>
                <c:pt idx="912">
                  <c:v>-0.155807</c:v>
                </c:pt>
                <c:pt idx="913">
                  <c:v>-0.11058</c:v>
                </c:pt>
                <c:pt idx="914">
                  <c:v>-0.058029</c:v>
                </c:pt>
                <c:pt idx="915">
                  <c:v>-0.003387</c:v>
                </c:pt>
                <c:pt idx="916">
                  <c:v>0.053192</c:v>
                </c:pt>
                <c:pt idx="917">
                  <c:v>0.084229</c:v>
                </c:pt>
                <c:pt idx="918">
                  <c:v>0.124451</c:v>
                </c:pt>
                <c:pt idx="919">
                  <c:v>0.155441</c:v>
                </c:pt>
                <c:pt idx="920">
                  <c:v>0.160873</c:v>
                </c:pt>
                <c:pt idx="921">
                  <c:v>0.158661</c:v>
                </c:pt>
                <c:pt idx="922">
                  <c:v>0.128906</c:v>
                </c:pt>
                <c:pt idx="923">
                  <c:v>0.087112</c:v>
                </c:pt>
                <c:pt idx="924">
                  <c:v>0.033295</c:v>
                </c:pt>
                <c:pt idx="925">
                  <c:v>-0.038483</c:v>
                </c:pt>
                <c:pt idx="926">
                  <c:v>-0.144241</c:v>
                </c:pt>
                <c:pt idx="927">
                  <c:v>-0.233643</c:v>
                </c:pt>
                <c:pt idx="928">
                  <c:v>-0.316238</c:v>
                </c:pt>
                <c:pt idx="929">
                  <c:v>-0.416168</c:v>
                </c:pt>
                <c:pt idx="930">
                  <c:v>-0.464798</c:v>
                </c:pt>
                <c:pt idx="931">
                  <c:v>-0.483047</c:v>
                </c:pt>
                <c:pt idx="932">
                  <c:v>-0.464676</c:v>
                </c:pt>
                <c:pt idx="933">
                  <c:v>-0.422653</c:v>
                </c:pt>
                <c:pt idx="934">
                  <c:v>-0.376114</c:v>
                </c:pt>
                <c:pt idx="935">
                  <c:v>-0.332291</c:v>
                </c:pt>
                <c:pt idx="936">
                  <c:v>-0.27739</c:v>
                </c:pt>
                <c:pt idx="937">
                  <c:v>-0.242249</c:v>
                </c:pt>
                <c:pt idx="938">
                  <c:v>-0.245087</c:v>
                </c:pt>
                <c:pt idx="939">
                  <c:v>-0.281281</c:v>
                </c:pt>
                <c:pt idx="940">
                  <c:v>-0.344894</c:v>
                </c:pt>
                <c:pt idx="941">
                  <c:v>-0.420578</c:v>
                </c:pt>
                <c:pt idx="942">
                  <c:v>-0.50795</c:v>
                </c:pt>
                <c:pt idx="943">
                  <c:v>-0.584457</c:v>
                </c:pt>
                <c:pt idx="944">
                  <c:v>-0.652802</c:v>
                </c:pt>
                <c:pt idx="945">
                  <c:v>-0.693985</c:v>
                </c:pt>
                <c:pt idx="946">
                  <c:v>-0.684082</c:v>
                </c:pt>
                <c:pt idx="947">
                  <c:v>-0.645111</c:v>
                </c:pt>
                <c:pt idx="948">
                  <c:v>-0.585922</c:v>
                </c:pt>
                <c:pt idx="949">
                  <c:v>-0.512985</c:v>
                </c:pt>
                <c:pt idx="950">
                  <c:v>-0.447769</c:v>
                </c:pt>
                <c:pt idx="951">
                  <c:v>-0.366165</c:v>
                </c:pt>
                <c:pt idx="952">
                  <c:v>-0.303406</c:v>
                </c:pt>
                <c:pt idx="953">
                  <c:v>-0.240311</c:v>
                </c:pt>
                <c:pt idx="954">
                  <c:v>-0.198135</c:v>
                </c:pt>
                <c:pt idx="955">
                  <c:v>-0.182526</c:v>
                </c:pt>
                <c:pt idx="956">
                  <c:v>-0.171509</c:v>
                </c:pt>
                <c:pt idx="957">
                  <c:v>-0.161133</c:v>
                </c:pt>
                <c:pt idx="958">
                  <c:v>-0.147186</c:v>
                </c:pt>
                <c:pt idx="959">
                  <c:v>-0.129745</c:v>
                </c:pt>
                <c:pt idx="960">
                  <c:v>-0.127441</c:v>
                </c:pt>
                <c:pt idx="961">
                  <c:v>-0.128143</c:v>
                </c:pt>
                <c:pt idx="962">
                  <c:v>-0.130615</c:v>
                </c:pt>
                <c:pt idx="963">
                  <c:v>-0.124313</c:v>
                </c:pt>
                <c:pt idx="964">
                  <c:v>-0.118408</c:v>
                </c:pt>
                <c:pt idx="965">
                  <c:v>-0.117294</c:v>
                </c:pt>
                <c:pt idx="966">
                  <c:v>-0.127197</c:v>
                </c:pt>
                <c:pt idx="967">
                  <c:v>-0.162018</c:v>
                </c:pt>
                <c:pt idx="968">
                  <c:v>-0.187561</c:v>
                </c:pt>
                <c:pt idx="969">
                  <c:v>-0.199661</c:v>
                </c:pt>
                <c:pt idx="970">
                  <c:v>-0.218231</c:v>
                </c:pt>
                <c:pt idx="971">
                  <c:v>-0.247742</c:v>
                </c:pt>
                <c:pt idx="972">
                  <c:v>-0.306381</c:v>
                </c:pt>
                <c:pt idx="973">
                  <c:v>-0.393982</c:v>
                </c:pt>
                <c:pt idx="974">
                  <c:v>-0.48764</c:v>
                </c:pt>
                <c:pt idx="975">
                  <c:v>-0.601791</c:v>
                </c:pt>
                <c:pt idx="976">
                  <c:v>-0.716217</c:v>
                </c:pt>
                <c:pt idx="977">
                  <c:v>-0.821335</c:v>
                </c:pt>
                <c:pt idx="978">
                  <c:v>-0.89566</c:v>
                </c:pt>
                <c:pt idx="979">
                  <c:v>-0.916336</c:v>
                </c:pt>
                <c:pt idx="980">
                  <c:v>-0.88147</c:v>
                </c:pt>
                <c:pt idx="981">
                  <c:v>-0.835861</c:v>
                </c:pt>
                <c:pt idx="982">
                  <c:v>-0.740555</c:v>
                </c:pt>
                <c:pt idx="983">
                  <c:v>-0.595718</c:v>
                </c:pt>
                <c:pt idx="984">
                  <c:v>-0.487656</c:v>
                </c:pt>
                <c:pt idx="985">
                  <c:v>-0.373154</c:v>
                </c:pt>
                <c:pt idx="986">
                  <c:v>-0.298874</c:v>
                </c:pt>
                <c:pt idx="987">
                  <c:v>-0.324921</c:v>
                </c:pt>
                <c:pt idx="988">
                  <c:v>-0.381302</c:v>
                </c:pt>
                <c:pt idx="989">
                  <c:v>-0.49559</c:v>
                </c:pt>
                <c:pt idx="990">
                  <c:v>-0.605194</c:v>
                </c:pt>
                <c:pt idx="991">
                  <c:v>-0.693954</c:v>
                </c:pt>
                <c:pt idx="992">
                  <c:v>-0.74118</c:v>
                </c:pt>
                <c:pt idx="993">
                  <c:v>-0.731277</c:v>
                </c:pt>
                <c:pt idx="994">
                  <c:v>-0.694748</c:v>
                </c:pt>
                <c:pt idx="995">
                  <c:v>-0.628555</c:v>
                </c:pt>
                <c:pt idx="996">
                  <c:v>-0.549332</c:v>
                </c:pt>
                <c:pt idx="997">
                  <c:v>-0.460083</c:v>
                </c:pt>
                <c:pt idx="998">
                  <c:v>-0.386688</c:v>
                </c:pt>
                <c:pt idx="999">
                  <c:v>-0.320175</c:v>
                </c:pt>
                <c:pt idx="1000">
                  <c:v>-0.263016</c:v>
                </c:pt>
              </c:numCache>
            </c:numRef>
          </c:val>
          <c:smooth val="0"/>
        </c:ser>
        <c:dLbls>
          <c:showLegendKey val="0"/>
          <c:showVal val="0"/>
          <c:showCatName val="0"/>
          <c:showSerName val="0"/>
          <c:showPercent val="0"/>
          <c:showBubbleSize val="0"/>
        </c:dLbls>
        <c:marker val="0"/>
        <c:smooth val="0"/>
        <c:axId val="600398000"/>
        <c:axId val="600400952"/>
      </c:lineChart>
      <c:catAx>
        <c:axId val="6003980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00400952"/>
        <c:crosses val="autoZero"/>
        <c:auto val="1"/>
        <c:lblAlgn val="ctr"/>
        <c:lblOffset val="100"/>
        <c:noMultiLvlLbl val="0"/>
      </c:catAx>
      <c:valAx>
        <c:axId val="600400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0039800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Simulate_raci_31_01_2018!$Z$1</c:f>
              <c:strCache>
                <c:ptCount val="1"/>
                <c:pt idx="0">
                  <c:v>Pitch Angle Offset</c:v>
                </c:pt>
              </c:strCache>
            </c:strRef>
          </c:tx>
          <c:spPr>
            <a:ln w="28575" cap="rnd">
              <a:solidFill>
                <a:schemeClr val="accent1"/>
              </a:solidFill>
              <a:round/>
            </a:ln>
            <a:effectLst/>
          </c:spPr>
          <c:marker>
            <c:symbol val="none"/>
          </c:marker>
          <c:dLbls>
            <c:delete val="1"/>
          </c:dLbls>
          <c:val>
            <c:numRef>
              <c:f>Simulate_raci_31_01_2018!$Z$2:$Z$1500</c:f>
              <c:numCache>
                <c:formatCode>General</c:formatCode>
                <c:ptCount val="1499"/>
                <c:pt idx="0">
                  <c:v>-0.016767</c:v>
                </c:pt>
                <c:pt idx="1">
                  <c:v>0.0372834</c:v>
                </c:pt>
                <c:pt idx="2">
                  <c:v>0.052326</c:v>
                </c:pt>
                <c:pt idx="3">
                  <c:v>-0.0033084</c:v>
                </c:pt>
                <c:pt idx="4">
                  <c:v>-0.1273752</c:v>
                </c:pt>
                <c:pt idx="5">
                  <c:v>-0.2964078</c:v>
                </c:pt>
                <c:pt idx="6">
                  <c:v>-0.508023</c:v>
                </c:pt>
                <c:pt idx="7">
                  <c:v>-0.758187</c:v>
                </c:pt>
                <c:pt idx="8">
                  <c:v>-1.0296396</c:v>
                </c:pt>
                <c:pt idx="9">
                  <c:v>-1.3084704</c:v>
                </c:pt>
                <c:pt idx="10">
                  <c:v>-1.5347142</c:v>
                </c:pt>
                <c:pt idx="11">
                  <c:v>-1.6893594</c:v>
                </c:pt>
                <c:pt idx="12">
                  <c:v>-1.785888</c:v>
                </c:pt>
                <c:pt idx="13">
                  <c:v>-1.7976744</c:v>
                </c:pt>
                <c:pt idx="14">
                  <c:v>-1.7751996</c:v>
                </c:pt>
                <c:pt idx="15">
                  <c:v>-1.755081</c:v>
                </c:pt>
                <c:pt idx="16">
                  <c:v>-1.7312166</c:v>
                </c:pt>
                <c:pt idx="17">
                  <c:v>-1.647594</c:v>
                </c:pt>
                <c:pt idx="18">
                  <c:v>-1.5141258</c:v>
                </c:pt>
                <c:pt idx="19">
                  <c:v>-1.3887342</c:v>
                </c:pt>
                <c:pt idx="20">
                  <c:v>-1.2909654</c:v>
                </c:pt>
                <c:pt idx="21">
                  <c:v>-1.230543</c:v>
                </c:pt>
                <c:pt idx="22">
                  <c:v>-1.2128418</c:v>
                </c:pt>
                <c:pt idx="23">
                  <c:v>-1.2158928</c:v>
                </c:pt>
                <c:pt idx="24">
                  <c:v>-1.2007548</c:v>
                </c:pt>
                <c:pt idx="25">
                  <c:v>-1.1425032</c:v>
                </c:pt>
                <c:pt idx="26">
                  <c:v>-1.062747</c:v>
                </c:pt>
                <c:pt idx="27">
                  <c:v>-1.029096</c:v>
                </c:pt>
                <c:pt idx="28">
                  <c:v>-1.0379592</c:v>
                </c:pt>
                <c:pt idx="29">
                  <c:v>-1.0760454</c:v>
                </c:pt>
                <c:pt idx="30">
                  <c:v>-1.1201256</c:v>
                </c:pt>
                <c:pt idx="31">
                  <c:v>-1.1313486</c:v>
                </c:pt>
                <c:pt idx="32">
                  <c:v>-1.0632186</c:v>
                </c:pt>
                <c:pt idx="33">
                  <c:v>-0.9023004</c:v>
                </c:pt>
                <c:pt idx="34">
                  <c:v>-0.6736896</c:v>
                </c:pt>
                <c:pt idx="35">
                  <c:v>-0.4525416</c:v>
                </c:pt>
                <c:pt idx="36">
                  <c:v>-0.3141684</c:v>
                </c:pt>
                <c:pt idx="37">
                  <c:v>-0.266247</c:v>
                </c:pt>
                <c:pt idx="38">
                  <c:v>-0.2777472</c:v>
                </c:pt>
                <c:pt idx="39">
                  <c:v>-0.3562668</c:v>
                </c:pt>
                <c:pt idx="40">
                  <c:v>-0.5231772</c:v>
                </c:pt>
                <c:pt idx="41">
                  <c:v>-0.8209638</c:v>
                </c:pt>
                <c:pt idx="42">
                  <c:v>-1.2785724</c:v>
                </c:pt>
                <c:pt idx="43">
                  <c:v>-1.9114002</c:v>
                </c:pt>
                <c:pt idx="44">
                  <c:v>-2.6923986</c:v>
                </c:pt>
                <c:pt idx="45">
                  <c:v>-3.6193878</c:v>
                </c:pt>
                <c:pt idx="46">
                  <c:v>-4.6902942</c:v>
                </c:pt>
                <c:pt idx="47">
                  <c:v>-5.9146146</c:v>
                </c:pt>
                <c:pt idx="48">
                  <c:v>-7.2868194</c:v>
                </c:pt>
                <c:pt idx="49">
                  <c:v>-8.801019</c:v>
                </c:pt>
                <c:pt idx="50">
                  <c:v>-10.4452056</c:v>
                </c:pt>
                <c:pt idx="51">
                  <c:v>-12.2174784</c:v>
                </c:pt>
                <c:pt idx="52">
                  <c:v>-14.1221862</c:v>
                </c:pt>
                <c:pt idx="53">
                  <c:v>-16.1597664</c:v>
                </c:pt>
                <c:pt idx="54">
                  <c:v>-18.2957346</c:v>
                </c:pt>
                <c:pt idx="55">
                  <c:v>-20.5107966</c:v>
                </c:pt>
                <c:pt idx="56">
                  <c:v>-22.748463</c:v>
                </c:pt>
                <c:pt idx="57">
                  <c:v>-24.9737184</c:v>
                </c:pt>
                <c:pt idx="58">
                  <c:v>-27.2080764</c:v>
                </c:pt>
                <c:pt idx="59">
                  <c:v>-29.4979086</c:v>
                </c:pt>
                <c:pt idx="60">
                  <c:v>-31.8957642</c:v>
                </c:pt>
                <c:pt idx="61">
                  <c:v>-34.44057</c:v>
                </c:pt>
                <c:pt idx="62">
                  <c:v>-37.133964</c:v>
                </c:pt>
                <c:pt idx="63">
                  <c:v>-39.9408984</c:v>
                </c:pt>
                <c:pt idx="64">
                  <c:v>-42.8115348</c:v>
                </c:pt>
                <c:pt idx="65">
                  <c:v>-45.7358472</c:v>
                </c:pt>
                <c:pt idx="66">
                  <c:v>-48.688812</c:v>
                </c:pt>
                <c:pt idx="67">
                  <c:v>-51.6818754</c:v>
                </c:pt>
                <c:pt idx="68">
                  <c:v>-54.7228404</c:v>
                </c:pt>
                <c:pt idx="69">
                  <c:v>-57.828915</c:v>
                </c:pt>
                <c:pt idx="70">
                  <c:v>-60.9636582</c:v>
                </c:pt>
                <c:pt idx="71">
                  <c:v>-64.0920816</c:v>
                </c:pt>
                <c:pt idx="72">
                  <c:v>-67.1699628</c:v>
                </c:pt>
                <c:pt idx="73">
                  <c:v>-70.1070894</c:v>
                </c:pt>
                <c:pt idx="74">
                  <c:v>-72.9112122</c:v>
                </c:pt>
                <c:pt idx="75">
                  <c:v>-75.5652564</c:v>
                </c:pt>
                <c:pt idx="76">
                  <c:v>-78.0637176</c:v>
                </c:pt>
                <c:pt idx="77">
                  <c:v>-80.3972286</c:v>
                </c:pt>
                <c:pt idx="78">
                  <c:v>-82.5677604</c:v>
                </c:pt>
                <c:pt idx="79">
                  <c:v>-84.6116298</c:v>
                </c:pt>
                <c:pt idx="80">
                  <c:v>-86.542227</c:v>
                </c:pt>
                <c:pt idx="81">
                  <c:v>-88.3457568</c:v>
                </c:pt>
                <c:pt idx="82">
                  <c:v>-90.0068796</c:v>
                </c:pt>
                <c:pt idx="83">
                  <c:v>-91.5371514</c:v>
                </c:pt>
                <c:pt idx="84">
                  <c:v>-92.9253978</c:v>
                </c:pt>
                <c:pt idx="85">
                  <c:v>-94.127913</c:v>
                </c:pt>
                <c:pt idx="86">
                  <c:v>-95.119641</c:v>
                </c:pt>
                <c:pt idx="87">
                  <c:v>-95.906376</c:v>
                </c:pt>
                <c:pt idx="88">
                  <c:v>-96.5112768</c:v>
                </c:pt>
                <c:pt idx="89">
                  <c:v>-96.9456762</c:v>
                </c:pt>
                <c:pt idx="90">
                  <c:v>-97.224723</c:v>
                </c:pt>
                <c:pt idx="91">
                  <c:v>-97.356483</c:v>
                </c:pt>
                <c:pt idx="92">
                  <c:v>-97.3567908</c:v>
                </c:pt>
                <c:pt idx="93">
                  <c:v>-97.204356</c:v>
                </c:pt>
                <c:pt idx="94">
                  <c:v>-96.8774238</c:v>
                </c:pt>
                <c:pt idx="95">
                  <c:v>-96.3836388</c:v>
                </c:pt>
                <c:pt idx="96">
                  <c:v>-95.7449628</c:v>
                </c:pt>
                <c:pt idx="97">
                  <c:v>-94.9592286</c:v>
                </c:pt>
                <c:pt idx="98">
                  <c:v>-94.0198122</c:v>
                </c:pt>
                <c:pt idx="99">
                  <c:v>-92.9551086</c:v>
                </c:pt>
                <c:pt idx="100">
                  <c:v>-91.745739</c:v>
                </c:pt>
                <c:pt idx="101">
                  <c:v>-90.4041144</c:v>
                </c:pt>
                <c:pt idx="102">
                  <c:v>-88.9501788</c:v>
                </c:pt>
                <c:pt idx="103">
                  <c:v>-87.383898</c:v>
                </c:pt>
                <c:pt idx="104">
                  <c:v>-85.6820106</c:v>
                </c:pt>
                <c:pt idx="105">
                  <c:v>-83.8475406</c:v>
                </c:pt>
                <c:pt idx="106">
                  <c:v>-81.9375156</c:v>
                </c:pt>
                <c:pt idx="107">
                  <c:v>-80.028657</c:v>
                </c:pt>
                <c:pt idx="108">
                  <c:v>-78.1750548</c:v>
                </c:pt>
                <c:pt idx="109">
                  <c:v>-76.400226</c:v>
                </c:pt>
                <c:pt idx="110">
                  <c:v>-74.706093</c:v>
                </c:pt>
                <c:pt idx="111">
                  <c:v>-72.9965808</c:v>
                </c:pt>
                <c:pt idx="112">
                  <c:v>-71.2003716</c:v>
                </c:pt>
                <c:pt idx="113">
                  <c:v>-69.2845488</c:v>
                </c:pt>
                <c:pt idx="114">
                  <c:v>-67.2260796</c:v>
                </c:pt>
                <c:pt idx="115">
                  <c:v>-65.0791242</c:v>
                </c:pt>
                <c:pt idx="116">
                  <c:v>-62.8670052</c:v>
                </c:pt>
                <c:pt idx="117">
                  <c:v>-60.6244338</c:v>
                </c:pt>
                <c:pt idx="118">
                  <c:v>-58.3169418</c:v>
                </c:pt>
                <c:pt idx="119">
                  <c:v>-55.898784</c:v>
                </c:pt>
                <c:pt idx="120">
                  <c:v>-53.3889576</c:v>
                </c:pt>
                <c:pt idx="121">
                  <c:v>-50.756292</c:v>
                </c:pt>
                <c:pt idx="122">
                  <c:v>-47.975463</c:v>
                </c:pt>
                <c:pt idx="123">
                  <c:v>-45.0677826</c:v>
                </c:pt>
                <c:pt idx="124">
                  <c:v>-42.0085332</c:v>
                </c:pt>
                <c:pt idx="125">
                  <c:v>-38.7532548</c:v>
                </c:pt>
                <c:pt idx="126">
                  <c:v>-35.2663506</c:v>
                </c:pt>
                <c:pt idx="127">
                  <c:v>-31.5183996</c:v>
                </c:pt>
                <c:pt idx="128">
                  <c:v>-27.5729472</c:v>
                </c:pt>
                <c:pt idx="129">
                  <c:v>-23.5098</c:v>
                </c:pt>
                <c:pt idx="130">
                  <c:v>-19.4256738</c:v>
                </c:pt>
                <c:pt idx="131">
                  <c:v>-15.3796698</c:v>
                </c:pt>
                <c:pt idx="132">
                  <c:v>-11.3202792</c:v>
                </c:pt>
                <c:pt idx="133">
                  <c:v>-7.2747576</c:v>
                </c:pt>
                <c:pt idx="134">
                  <c:v>-3.2486058</c:v>
                </c:pt>
                <c:pt idx="135">
                  <c:v>0.7773858</c:v>
                </c:pt>
                <c:pt idx="136">
                  <c:v>4.8010752</c:v>
                </c:pt>
                <c:pt idx="137">
                  <c:v>8.7822558</c:v>
                </c:pt>
                <c:pt idx="138">
                  <c:v>12.6541098</c:v>
                </c:pt>
                <c:pt idx="139">
                  <c:v>16.3532844</c:v>
                </c:pt>
                <c:pt idx="140">
                  <c:v>19.8141894</c:v>
                </c:pt>
                <c:pt idx="141">
                  <c:v>22.9962186</c:v>
                </c:pt>
                <c:pt idx="142">
                  <c:v>25.8975144</c:v>
                </c:pt>
                <c:pt idx="143">
                  <c:v>28.4973336</c:v>
                </c:pt>
                <c:pt idx="144">
                  <c:v>30.805542</c:v>
                </c:pt>
                <c:pt idx="145">
                  <c:v>32.841261</c:v>
                </c:pt>
                <c:pt idx="146">
                  <c:v>34.583121</c:v>
                </c:pt>
                <c:pt idx="147">
                  <c:v>36.0229608</c:v>
                </c:pt>
                <c:pt idx="148">
                  <c:v>37.1319498</c:v>
                </c:pt>
                <c:pt idx="149">
                  <c:v>37.9411956</c:v>
                </c:pt>
                <c:pt idx="150">
                  <c:v>38.4758028</c:v>
                </c:pt>
                <c:pt idx="151">
                  <c:v>38.7514872</c:v>
                </c:pt>
                <c:pt idx="152">
                  <c:v>38.7993222</c:v>
                </c:pt>
                <c:pt idx="153">
                  <c:v>38.6654652</c:v>
                </c:pt>
                <c:pt idx="154">
                  <c:v>38.3689476</c:v>
                </c:pt>
                <c:pt idx="155">
                  <c:v>37.926783</c:v>
                </c:pt>
                <c:pt idx="156">
                  <c:v>37.3521906</c:v>
                </c:pt>
                <c:pt idx="157">
                  <c:v>36.6546744</c:v>
                </c:pt>
                <c:pt idx="158">
                  <c:v>35.8322652</c:v>
                </c:pt>
                <c:pt idx="159">
                  <c:v>34.8772374</c:v>
                </c:pt>
                <c:pt idx="160">
                  <c:v>33.7973076</c:v>
                </c:pt>
                <c:pt idx="161">
                  <c:v>32.6157894</c:v>
                </c:pt>
                <c:pt idx="162">
                  <c:v>31.342536</c:v>
                </c:pt>
                <c:pt idx="163">
                  <c:v>29.9545524</c:v>
                </c:pt>
                <c:pt idx="164">
                  <c:v>28.421001</c:v>
                </c:pt>
                <c:pt idx="165">
                  <c:v>26.7379362</c:v>
                </c:pt>
                <c:pt idx="166">
                  <c:v>24.9242418</c:v>
                </c:pt>
                <c:pt idx="167">
                  <c:v>22.9852872</c:v>
                </c:pt>
                <c:pt idx="168">
                  <c:v>20.9362662</c:v>
                </c:pt>
                <c:pt idx="169">
                  <c:v>18.8041122</c:v>
                </c:pt>
                <c:pt idx="170">
                  <c:v>16.6220244</c:v>
                </c:pt>
                <c:pt idx="171">
                  <c:v>14.426811</c:v>
                </c:pt>
                <c:pt idx="172">
                  <c:v>12.2377266</c:v>
                </c:pt>
                <c:pt idx="173">
                  <c:v>10.052856</c:v>
                </c:pt>
                <c:pt idx="174">
                  <c:v>7.8645636</c:v>
                </c:pt>
                <c:pt idx="175">
                  <c:v>5.6649762</c:v>
                </c:pt>
                <c:pt idx="176">
                  <c:v>3.4306002</c:v>
                </c:pt>
                <c:pt idx="177">
                  <c:v>1.1595942</c:v>
                </c:pt>
                <c:pt idx="178">
                  <c:v>-1.1498922</c:v>
                </c:pt>
                <c:pt idx="179">
                  <c:v>-3.5094474</c:v>
                </c:pt>
                <c:pt idx="180">
                  <c:v>-5.9095746</c:v>
                </c:pt>
                <c:pt idx="181">
                  <c:v>-8.3580084</c:v>
                </c:pt>
                <c:pt idx="182">
                  <c:v>-10.8431586</c:v>
                </c:pt>
                <c:pt idx="183">
                  <c:v>-13.359195</c:v>
                </c:pt>
                <c:pt idx="184">
                  <c:v>-15.917499</c:v>
                </c:pt>
                <c:pt idx="185">
                  <c:v>-18.5505066</c:v>
                </c:pt>
                <c:pt idx="186">
                  <c:v>-21.310101</c:v>
                </c:pt>
                <c:pt idx="187">
                  <c:v>-24.2482662</c:v>
                </c:pt>
                <c:pt idx="188">
                  <c:v>-27.390141</c:v>
                </c:pt>
                <c:pt idx="189">
                  <c:v>-30.7032156</c:v>
                </c:pt>
                <c:pt idx="190">
                  <c:v>-34.1223678</c:v>
                </c:pt>
                <c:pt idx="191">
                  <c:v>-37.580508</c:v>
                </c:pt>
                <c:pt idx="192">
                  <c:v>-41.0447646</c:v>
                </c:pt>
                <c:pt idx="193">
                  <c:v>-44.4918384</c:v>
                </c:pt>
                <c:pt idx="194">
                  <c:v>-47.9002716</c:v>
                </c:pt>
                <c:pt idx="195">
                  <c:v>-51.2467308</c:v>
                </c:pt>
                <c:pt idx="196">
                  <c:v>-54.50049</c:v>
                </c:pt>
                <c:pt idx="197">
                  <c:v>-57.6289386</c:v>
                </c:pt>
                <c:pt idx="198">
                  <c:v>-60.6185262</c:v>
                </c:pt>
                <c:pt idx="199">
                  <c:v>-63.4521258</c:v>
                </c:pt>
                <c:pt idx="200">
                  <c:v>-66.1107528</c:v>
                </c:pt>
                <c:pt idx="201">
                  <c:v>-68.5772298</c:v>
                </c:pt>
                <c:pt idx="202">
                  <c:v>-70.8289164</c:v>
                </c:pt>
                <c:pt idx="203">
                  <c:v>-72.8601246</c:v>
                </c:pt>
                <c:pt idx="204">
                  <c:v>-74.6610966</c:v>
                </c:pt>
                <c:pt idx="205">
                  <c:v>-76.22415</c:v>
                </c:pt>
                <c:pt idx="206">
                  <c:v>-77.5646154</c:v>
                </c:pt>
                <c:pt idx="207">
                  <c:v>-78.7017762</c:v>
                </c:pt>
                <c:pt idx="208">
                  <c:v>-79.6589118</c:v>
                </c:pt>
                <c:pt idx="209">
                  <c:v>-80.4647106</c:v>
                </c:pt>
                <c:pt idx="210">
                  <c:v>-81.1460844</c:v>
                </c:pt>
                <c:pt idx="211">
                  <c:v>-81.7299666</c:v>
                </c:pt>
                <c:pt idx="212">
                  <c:v>-82.2334716</c:v>
                </c:pt>
                <c:pt idx="213">
                  <c:v>-82.6544736</c:v>
                </c:pt>
                <c:pt idx="214">
                  <c:v>-83.0102742</c:v>
                </c:pt>
                <c:pt idx="215">
                  <c:v>-83.3125158</c:v>
                </c:pt>
                <c:pt idx="216">
                  <c:v>-83.5574328</c:v>
                </c:pt>
                <c:pt idx="217">
                  <c:v>-83.7370548</c:v>
                </c:pt>
                <c:pt idx="218">
                  <c:v>-83.828079</c:v>
                </c:pt>
                <c:pt idx="219">
                  <c:v>-83.7903366</c:v>
                </c:pt>
                <c:pt idx="220">
                  <c:v>-83.581893</c:v>
                </c:pt>
                <c:pt idx="221">
                  <c:v>-83.1701898</c:v>
                </c:pt>
                <c:pt idx="222">
                  <c:v>-82.5340662</c:v>
                </c:pt>
                <c:pt idx="223">
                  <c:v>-81.6676794</c:v>
                </c:pt>
                <c:pt idx="224">
                  <c:v>-80.5881474</c:v>
                </c:pt>
                <c:pt idx="225">
                  <c:v>-79.3123884</c:v>
                </c:pt>
                <c:pt idx="226">
                  <c:v>-77.8443768</c:v>
                </c:pt>
                <c:pt idx="227">
                  <c:v>-76.1580108</c:v>
                </c:pt>
                <c:pt idx="228">
                  <c:v>-74.1960504</c:v>
                </c:pt>
                <c:pt idx="229">
                  <c:v>-71.9105562</c:v>
                </c:pt>
                <c:pt idx="230">
                  <c:v>-69.3032454</c:v>
                </c:pt>
                <c:pt idx="231">
                  <c:v>-66.375801</c:v>
                </c:pt>
                <c:pt idx="232">
                  <c:v>-63.1125666</c:v>
                </c:pt>
                <c:pt idx="233">
                  <c:v>-59.6408562</c:v>
                </c:pt>
                <c:pt idx="234">
                  <c:v>-56.0448216</c:v>
                </c:pt>
                <c:pt idx="235">
                  <c:v>-52.3598202</c:v>
                </c:pt>
                <c:pt idx="236">
                  <c:v>-48.6504828</c:v>
                </c:pt>
                <c:pt idx="237">
                  <c:v>-44.919765</c:v>
                </c:pt>
                <c:pt idx="238">
                  <c:v>-41.1290136</c:v>
                </c:pt>
                <c:pt idx="239">
                  <c:v>-37.2406158</c:v>
                </c:pt>
                <c:pt idx="240">
                  <c:v>-33.2464356</c:v>
                </c:pt>
                <c:pt idx="241">
                  <c:v>-29.1196764</c:v>
                </c:pt>
                <c:pt idx="242">
                  <c:v>-24.8718042</c:v>
                </c:pt>
                <c:pt idx="243">
                  <c:v>-20.556324</c:v>
                </c:pt>
                <c:pt idx="244">
                  <c:v>-16.1480556</c:v>
                </c:pt>
                <c:pt idx="245">
                  <c:v>-11.6330688</c:v>
                </c:pt>
                <c:pt idx="246">
                  <c:v>-7.031043</c:v>
                </c:pt>
                <c:pt idx="247">
                  <c:v>-2.3888394</c:v>
                </c:pt>
                <c:pt idx="248">
                  <c:v>2.2512312</c:v>
                </c:pt>
                <c:pt idx="249">
                  <c:v>6.8161932</c:v>
                </c:pt>
                <c:pt idx="250">
                  <c:v>11.250963</c:v>
                </c:pt>
                <c:pt idx="251">
                  <c:v>15.5346786</c:v>
                </c:pt>
                <c:pt idx="252">
                  <c:v>19.686204</c:v>
                </c:pt>
                <c:pt idx="253">
                  <c:v>23.6671668</c:v>
                </c:pt>
                <c:pt idx="254">
                  <c:v>27.4604274</c:v>
                </c:pt>
                <c:pt idx="255">
                  <c:v>31.0774878</c:v>
                </c:pt>
                <c:pt idx="256">
                  <c:v>34.4817054</c:v>
                </c:pt>
                <c:pt idx="257">
                  <c:v>37.6189434</c:v>
                </c:pt>
                <c:pt idx="258">
                  <c:v>40.4391816</c:v>
                </c:pt>
                <c:pt idx="259">
                  <c:v>42.9194592</c:v>
                </c:pt>
                <c:pt idx="260">
                  <c:v>45.0675</c:v>
                </c:pt>
                <c:pt idx="261">
                  <c:v>46.8966888</c:v>
                </c:pt>
                <c:pt idx="262">
                  <c:v>48.3803802</c:v>
                </c:pt>
                <c:pt idx="263">
                  <c:v>49.4862678</c:v>
                </c:pt>
                <c:pt idx="264">
                  <c:v>50.206689</c:v>
                </c:pt>
                <c:pt idx="265">
                  <c:v>50.5760814</c:v>
                </c:pt>
                <c:pt idx="266">
                  <c:v>50.6366352</c:v>
                </c:pt>
                <c:pt idx="267">
                  <c:v>50.4228168</c:v>
                </c:pt>
                <c:pt idx="268">
                  <c:v>49.9845438</c:v>
                </c:pt>
                <c:pt idx="269">
                  <c:v>49.3623252</c:v>
                </c:pt>
                <c:pt idx="270">
                  <c:v>48.6369324</c:v>
                </c:pt>
                <c:pt idx="271">
                  <c:v>47.8964898</c:v>
                </c:pt>
                <c:pt idx="272">
                  <c:v>47.1562578</c:v>
                </c:pt>
                <c:pt idx="273">
                  <c:v>46.3854654</c:v>
                </c:pt>
                <c:pt idx="274">
                  <c:v>45.530604</c:v>
                </c:pt>
                <c:pt idx="275">
                  <c:v>44.527446</c:v>
                </c:pt>
                <c:pt idx="276">
                  <c:v>43.327629</c:v>
                </c:pt>
                <c:pt idx="277">
                  <c:v>41.9332392</c:v>
                </c:pt>
                <c:pt idx="278">
                  <c:v>40.3884738</c:v>
                </c:pt>
                <c:pt idx="279">
                  <c:v>38.7324432</c:v>
                </c:pt>
                <c:pt idx="280">
                  <c:v>36.9756774</c:v>
                </c:pt>
                <c:pt idx="281">
                  <c:v>35.1236952</c:v>
                </c:pt>
                <c:pt idx="282">
                  <c:v>33.2068878</c:v>
                </c:pt>
                <c:pt idx="283">
                  <c:v>31.2251526</c:v>
                </c:pt>
                <c:pt idx="284">
                  <c:v>29.12841</c:v>
                </c:pt>
                <c:pt idx="285">
                  <c:v>26.8648776</c:v>
                </c:pt>
                <c:pt idx="286">
                  <c:v>24.4289934</c:v>
                </c:pt>
                <c:pt idx="287">
                  <c:v>21.841389</c:v>
                </c:pt>
                <c:pt idx="288">
                  <c:v>19.1071854</c:v>
                </c:pt>
                <c:pt idx="289">
                  <c:v>16.2702648</c:v>
                </c:pt>
                <c:pt idx="290">
                  <c:v>13.374738</c:v>
                </c:pt>
                <c:pt idx="291">
                  <c:v>10.5016248</c:v>
                </c:pt>
                <c:pt idx="292">
                  <c:v>7.6605228</c:v>
                </c:pt>
                <c:pt idx="293">
                  <c:v>4.8382398</c:v>
                </c:pt>
                <c:pt idx="294">
                  <c:v>2.0236914</c:v>
                </c:pt>
                <c:pt idx="295">
                  <c:v>-0.8824896</c:v>
                </c:pt>
                <c:pt idx="296">
                  <c:v>-4.0025052</c:v>
                </c:pt>
                <c:pt idx="297">
                  <c:v>-7.3747062</c:v>
                </c:pt>
                <c:pt idx="298">
                  <c:v>-11.009745</c:v>
                </c:pt>
                <c:pt idx="299">
                  <c:v>-14.8310478</c:v>
                </c:pt>
                <c:pt idx="300">
                  <c:v>-18.715338</c:v>
                </c:pt>
                <c:pt idx="301">
                  <c:v>-22.5741708</c:v>
                </c:pt>
                <c:pt idx="302">
                  <c:v>-26.3537064</c:v>
                </c:pt>
                <c:pt idx="303">
                  <c:v>-30.0677814</c:v>
                </c:pt>
                <c:pt idx="304">
                  <c:v>-33.7479066</c:v>
                </c:pt>
                <c:pt idx="305">
                  <c:v>-37.4462784</c:v>
                </c:pt>
                <c:pt idx="306">
                  <c:v>-41.1993684</c:v>
                </c:pt>
                <c:pt idx="307">
                  <c:v>-45.026532</c:v>
                </c:pt>
                <c:pt idx="308">
                  <c:v>-48.9182364</c:v>
                </c:pt>
                <c:pt idx="309">
                  <c:v>-52.7988996</c:v>
                </c:pt>
                <c:pt idx="310">
                  <c:v>-56.5426206</c:v>
                </c:pt>
                <c:pt idx="311">
                  <c:v>-60.0183576</c:v>
                </c:pt>
                <c:pt idx="312">
                  <c:v>-63.2440278</c:v>
                </c:pt>
                <c:pt idx="313">
                  <c:v>-66.2855724</c:v>
                </c:pt>
                <c:pt idx="314">
                  <c:v>-69.1853022</c:v>
                </c:pt>
                <c:pt idx="315">
                  <c:v>-71.9911188</c:v>
                </c:pt>
                <c:pt idx="316">
                  <c:v>-74.7240966</c:v>
                </c:pt>
                <c:pt idx="317">
                  <c:v>-77.3802702</c:v>
                </c:pt>
                <c:pt idx="318">
                  <c:v>-79.949925</c:v>
                </c:pt>
                <c:pt idx="319">
                  <c:v>-82.4156568</c:v>
                </c:pt>
                <c:pt idx="320">
                  <c:v>-84.7640556</c:v>
                </c:pt>
                <c:pt idx="321">
                  <c:v>-87.004872</c:v>
                </c:pt>
                <c:pt idx="322">
                  <c:v>-89.1438876</c:v>
                </c:pt>
                <c:pt idx="323">
                  <c:v>-91.173456</c:v>
                </c:pt>
                <c:pt idx="324">
                  <c:v>-93.0705444</c:v>
                </c:pt>
                <c:pt idx="325">
                  <c:v>-94.8180168</c:v>
                </c:pt>
                <c:pt idx="326">
                  <c:v>-96.3910494</c:v>
                </c:pt>
                <c:pt idx="327">
                  <c:v>-97.772346</c:v>
                </c:pt>
                <c:pt idx="328">
                  <c:v>-98.9444862</c:v>
                </c:pt>
                <c:pt idx="329">
                  <c:v>-99.886104</c:v>
                </c:pt>
                <c:pt idx="330">
                  <c:v>-100.5741972</c:v>
                </c:pt>
                <c:pt idx="331">
                  <c:v>-100.9898028</c:v>
                </c:pt>
                <c:pt idx="332">
                  <c:v>-101.1177594</c:v>
                </c:pt>
                <c:pt idx="333">
                  <c:v>-100.963656</c:v>
                </c:pt>
                <c:pt idx="334">
                  <c:v>-100.5621102</c:v>
                </c:pt>
                <c:pt idx="335">
                  <c:v>-99.915264</c:v>
                </c:pt>
                <c:pt idx="336">
                  <c:v>-99.0285174</c:v>
                </c:pt>
                <c:pt idx="337">
                  <c:v>-97.9304274</c:v>
                </c:pt>
                <c:pt idx="338">
                  <c:v>-96.6598362</c:v>
                </c:pt>
                <c:pt idx="339">
                  <c:v>-95.2474752</c:v>
                </c:pt>
                <c:pt idx="340">
                  <c:v>-93.7046106</c:v>
                </c:pt>
                <c:pt idx="341">
                  <c:v>-92.0483802</c:v>
                </c:pt>
                <c:pt idx="342">
                  <c:v>-90.298116</c:v>
                </c:pt>
                <c:pt idx="343">
                  <c:v>-88.4982456</c:v>
                </c:pt>
                <c:pt idx="344">
                  <c:v>-86.7119454</c:v>
                </c:pt>
                <c:pt idx="345">
                  <c:v>-84.9258342</c:v>
                </c:pt>
                <c:pt idx="346">
                  <c:v>-83.1438252</c:v>
                </c:pt>
                <c:pt idx="347">
                  <c:v>-81.3466872</c:v>
                </c:pt>
                <c:pt idx="348">
                  <c:v>-79.530264</c:v>
                </c:pt>
                <c:pt idx="349">
                  <c:v>-77.6808144</c:v>
                </c:pt>
                <c:pt idx="350">
                  <c:v>-75.7886058</c:v>
                </c:pt>
                <c:pt idx="351">
                  <c:v>-73.8498456</c:v>
                </c:pt>
                <c:pt idx="352">
                  <c:v>-71.8535376</c:v>
                </c:pt>
                <c:pt idx="353">
                  <c:v>-69.8117274</c:v>
                </c:pt>
                <c:pt idx="354">
                  <c:v>-67.658841</c:v>
                </c:pt>
                <c:pt idx="355">
                  <c:v>-65.3485842</c:v>
                </c:pt>
                <c:pt idx="356">
                  <c:v>-62.8999668</c:v>
                </c:pt>
                <c:pt idx="357">
                  <c:v>-60.3458136</c:v>
                </c:pt>
                <c:pt idx="358">
                  <c:v>-57.6921312</c:v>
                </c:pt>
                <c:pt idx="359">
                  <c:v>-54.9405882</c:v>
                </c:pt>
                <c:pt idx="360">
                  <c:v>-52.113906</c:v>
                </c:pt>
                <c:pt idx="361">
                  <c:v>-49.235499</c:v>
                </c:pt>
                <c:pt idx="362">
                  <c:v>-46.2977712</c:v>
                </c:pt>
                <c:pt idx="363">
                  <c:v>-43.292628</c:v>
                </c:pt>
                <c:pt idx="364">
                  <c:v>-40.212171</c:v>
                </c:pt>
                <c:pt idx="365">
                  <c:v>-37.115928</c:v>
                </c:pt>
                <c:pt idx="366">
                  <c:v>-34.0366248</c:v>
                </c:pt>
                <c:pt idx="367">
                  <c:v>-30.9781998</c:v>
                </c:pt>
                <c:pt idx="368">
                  <c:v>-27.967608</c:v>
                </c:pt>
                <c:pt idx="369">
                  <c:v>-24.995493</c:v>
                </c:pt>
                <c:pt idx="370">
                  <c:v>-22.0485186</c:v>
                </c:pt>
                <c:pt idx="371">
                  <c:v>-19.1056032</c:v>
                </c:pt>
                <c:pt idx="372">
                  <c:v>-16.149285</c:v>
                </c:pt>
                <c:pt idx="373">
                  <c:v>-13.1890428</c:v>
                </c:pt>
                <c:pt idx="374">
                  <c:v>-10.236357</c:v>
                </c:pt>
                <c:pt idx="375">
                  <c:v>-7.3123524</c:v>
                </c:pt>
                <c:pt idx="376">
                  <c:v>-4.4382312</c:v>
                </c:pt>
                <c:pt idx="377">
                  <c:v>-1.6388982</c:v>
                </c:pt>
                <c:pt idx="378">
                  <c:v>1.0876626</c:v>
                </c:pt>
                <c:pt idx="379">
                  <c:v>3.7645344</c:v>
                </c:pt>
                <c:pt idx="380">
                  <c:v>6.393492</c:v>
                </c:pt>
                <c:pt idx="381">
                  <c:v>8.9705772</c:v>
                </c:pt>
                <c:pt idx="382">
                  <c:v>11.4918534</c:v>
                </c:pt>
                <c:pt idx="383">
                  <c:v>13.939947</c:v>
                </c:pt>
                <c:pt idx="384">
                  <c:v>16.293807</c:v>
                </c:pt>
                <c:pt idx="385">
                  <c:v>18.5344434</c:v>
                </c:pt>
                <c:pt idx="386">
                  <c:v>20.6467776</c:v>
                </c:pt>
                <c:pt idx="387">
                  <c:v>22.6423458</c:v>
                </c:pt>
                <c:pt idx="388">
                  <c:v>24.5458872</c:v>
                </c:pt>
                <c:pt idx="389">
                  <c:v>26.3763414</c:v>
                </c:pt>
                <c:pt idx="390">
                  <c:v>28.1489598</c:v>
                </c:pt>
                <c:pt idx="391">
                  <c:v>29.8713744</c:v>
                </c:pt>
                <c:pt idx="392">
                  <c:v>31.5436338</c:v>
                </c:pt>
                <c:pt idx="393">
                  <c:v>33.171822</c:v>
                </c:pt>
                <c:pt idx="394">
                  <c:v>34.7389002</c:v>
                </c:pt>
                <c:pt idx="395">
                  <c:v>36.2331918</c:v>
                </c:pt>
                <c:pt idx="396">
                  <c:v>37.6352856</c:v>
                </c:pt>
                <c:pt idx="397">
                  <c:v>38.9566458</c:v>
                </c:pt>
                <c:pt idx="398">
                  <c:v>40.204953</c:v>
                </c:pt>
                <c:pt idx="399">
                  <c:v>41.3858664</c:v>
                </c:pt>
                <c:pt idx="400">
                  <c:v>42.487776</c:v>
                </c:pt>
                <c:pt idx="401">
                  <c:v>43.4972988</c:v>
                </c:pt>
                <c:pt idx="402">
                  <c:v>44.4011022</c:v>
                </c:pt>
                <c:pt idx="403">
                  <c:v>45.1935486</c:v>
                </c:pt>
                <c:pt idx="404">
                  <c:v>45.8748612</c:v>
                </c:pt>
                <c:pt idx="405">
                  <c:v>46.4508774</c:v>
                </c:pt>
                <c:pt idx="406">
                  <c:v>46.9139562</c:v>
                </c:pt>
                <c:pt idx="407">
                  <c:v>47.2640022</c:v>
                </c:pt>
                <c:pt idx="408">
                  <c:v>47.5047594</c:v>
                </c:pt>
                <c:pt idx="409">
                  <c:v>47.6513442</c:v>
                </c:pt>
                <c:pt idx="410">
                  <c:v>47.7113256</c:v>
                </c:pt>
                <c:pt idx="411">
                  <c:v>47.6905338</c:v>
                </c:pt>
                <c:pt idx="412">
                  <c:v>47.583234</c:v>
                </c:pt>
                <c:pt idx="413">
                  <c:v>47.3837778</c:v>
                </c:pt>
                <c:pt idx="414">
                  <c:v>47.0789262</c:v>
                </c:pt>
                <c:pt idx="415">
                  <c:v>46.6725474</c:v>
                </c:pt>
                <c:pt idx="416">
                  <c:v>46.1817378</c:v>
                </c:pt>
                <c:pt idx="417">
                  <c:v>45.6409206</c:v>
                </c:pt>
                <c:pt idx="418">
                  <c:v>45.0809514</c:v>
                </c:pt>
                <c:pt idx="419">
                  <c:v>44.5251258</c:v>
                </c:pt>
                <c:pt idx="420">
                  <c:v>43.956072</c:v>
                </c:pt>
                <c:pt idx="421">
                  <c:v>43.3293498</c:v>
                </c:pt>
                <c:pt idx="422">
                  <c:v>42.6160278</c:v>
                </c:pt>
                <c:pt idx="423">
                  <c:v>41.8026078</c:v>
                </c:pt>
                <c:pt idx="424">
                  <c:v>40.891113</c:v>
                </c:pt>
                <c:pt idx="425">
                  <c:v>39.8893338</c:v>
                </c:pt>
                <c:pt idx="426">
                  <c:v>38.8013436</c:v>
                </c:pt>
                <c:pt idx="427">
                  <c:v>37.6349562</c:v>
                </c:pt>
                <c:pt idx="428">
                  <c:v>36.382491</c:v>
                </c:pt>
                <c:pt idx="429">
                  <c:v>35.0341506</c:v>
                </c:pt>
                <c:pt idx="430">
                  <c:v>33.585894</c:v>
                </c:pt>
                <c:pt idx="431">
                  <c:v>32.0258538</c:v>
                </c:pt>
                <c:pt idx="432">
                  <c:v>30.357999</c:v>
                </c:pt>
                <c:pt idx="433">
                  <c:v>28.5960834</c:v>
                </c:pt>
                <c:pt idx="434">
                  <c:v>26.7440148</c:v>
                </c:pt>
                <c:pt idx="435">
                  <c:v>24.7921956</c:v>
                </c:pt>
                <c:pt idx="436">
                  <c:v>22.7427984</c:v>
                </c:pt>
                <c:pt idx="437">
                  <c:v>20.5957728</c:v>
                </c:pt>
                <c:pt idx="438">
                  <c:v>18.356499</c:v>
                </c:pt>
                <c:pt idx="439">
                  <c:v>16.0287948</c:v>
                </c:pt>
                <c:pt idx="440">
                  <c:v>13.6357884</c:v>
                </c:pt>
                <c:pt idx="441">
                  <c:v>11.2023396</c:v>
                </c:pt>
                <c:pt idx="442">
                  <c:v>8.7495174</c:v>
                </c:pt>
                <c:pt idx="443">
                  <c:v>6.2813754</c:v>
                </c:pt>
                <c:pt idx="444">
                  <c:v>3.8112516</c:v>
                </c:pt>
                <c:pt idx="445">
                  <c:v>1.339074</c:v>
                </c:pt>
                <c:pt idx="446">
                  <c:v>-1.1525472</c:v>
                </c:pt>
                <c:pt idx="447">
                  <c:v>-3.6752796</c:v>
                </c:pt>
                <c:pt idx="448">
                  <c:v>-6.244317</c:v>
                </c:pt>
                <c:pt idx="449">
                  <c:v>-8.876799</c:v>
                </c:pt>
                <c:pt idx="450">
                  <c:v>-11.5914636</c:v>
                </c:pt>
                <c:pt idx="451">
                  <c:v>-14.3708454</c:v>
                </c:pt>
                <c:pt idx="452">
                  <c:v>-17.2152342</c:v>
                </c:pt>
                <c:pt idx="453">
                  <c:v>-20.119005</c:v>
                </c:pt>
                <c:pt idx="454">
                  <c:v>-23.0746428</c:v>
                </c:pt>
                <c:pt idx="455">
                  <c:v>-26.06895</c:v>
                </c:pt>
                <c:pt idx="456">
                  <c:v>-29.0867814</c:v>
                </c:pt>
                <c:pt idx="457">
                  <c:v>-32.1242598</c:v>
                </c:pt>
                <c:pt idx="458">
                  <c:v>-35.2099962</c:v>
                </c:pt>
                <c:pt idx="459">
                  <c:v>-38.3705064</c:v>
                </c:pt>
                <c:pt idx="460">
                  <c:v>-41.61897</c:v>
                </c:pt>
                <c:pt idx="461">
                  <c:v>-44.9399376</c:v>
                </c:pt>
                <c:pt idx="462">
                  <c:v>-48.3103098</c:v>
                </c:pt>
                <c:pt idx="463">
                  <c:v>-51.6916638</c:v>
                </c:pt>
                <c:pt idx="464">
                  <c:v>-55.0091538</c:v>
                </c:pt>
                <c:pt idx="465">
                  <c:v>-58.2092154</c:v>
                </c:pt>
                <c:pt idx="466">
                  <c:v>-61.284231</c:v>
                </c:pt>
                <c:pt idx="467">
                  <c:v>-64.236195</c:v>
                </c:pt>
                <c:pt idx="468">
                  <c:v>-67.0825224</c:v>
                </c:pt>
                <c:pt idx="469">
                  <c:v>-69.8520546</c:v>
                </c:pt>
                <c:pt idx="470">
                  <c:v>-72.5755734</c:v>
                </c:pt>
                <c:pt idx="471">
                  <c:v>-75.2530644</c:v>
                </c:pt>
                <c:pt idx="472">
                  <c:v>-77.8688604</c:v>
                </c:pt>
                <c:pt idx="473">
                  <c:v>-80.3959362</c:v>
                </c:pt>
                <c:pt idx="474">
                  <c:v>-82.813095</c:v>
                </c:pt>
                <c:pt idx="475">
                  <c:v>-85.1280156</c:v>
                </c:pt>
                <c:pt idx="476">
                  <c:v>-87.345018</c:v>
                </c:pt>
                <c:pt idx="477">
                  <c:v>-89.475885</c:v>
                </c:pt>
                <c:pt idx="478">
                  <c:v>-91.5227712</c:v>
                </c:pt>
                <c:pt idx="479">
                  <c:v>-93.4895736</c:v>
                </c:pt>
                <c:pt idx="480">
                  <c:v>-95.378148</c:v>
                </c:pt>
                <c:pt idx="481">
                  <c:v>-97.2094266</c:v>
                </c:pt>
                <c:pt idx="482">
                  <c:v>-98.9755668</c:v>
                </c:pt>
                <c:pt idx="483">
                  <c:v>-100.6708248</c:v>
                </c:pt>
                <c:pt idx="484">
                  <c:v>-102.2798214</c:v>
                </c:pt>
                <c:pt idx="485">
                  <c:v>-103.779549</c:v>
                </c:pt>
                <c:pt idx="486">
                  <c:v>-105.1585632</c:v>
                </c:pt>
                <c:pt idx="487">
                  <c:v>-106.414947</c:v>
                </c:pt>
                <c:pt idx="488">
                  <c:v>-107.5314042</c:v>
                </c:pt>
                <c:pt idx="489">
                  <c:v>-108.4886352</c:v>
                </c:pt>
                <c:pt idx="490">
                  <c:v>-109.2768354</c:v>
                </c:pt>
                <c:pt idx="491">
                  <c:v>-109.878642</c:v>
                </c:pt>
                <c:pt idx="492">
                  <c:v>-110.2902534</c:v>
                </c:pt>
                <c:pt idx="493">
                  <c:v>-110.5175556</c:v>
                </c:pt>
                <c:pt idx="494">
                  <c:v>-110.5761402</c:v>
                </c:pt>
                <c:pt idx="495">
                  <c:v>-110.4892632</c:v>
                </c:pt>
                <c:pt idx="496">
                  <c:v>-110.2877514</c:v>
                </c:pt>
                <c:pt idx="497">
                  <c:v>-109.9715526</c:v>
                </c:pt>
                <c:pt idx="498">
                  <c:v>-109.5213258</c:v>
                </c:pt>
                <c:pt idx="499">
                  <c:v>-108.9023742</c:v>
                </c:pt>
                <c:pt idx="500">
                  <c:v>-108.0991224</c:v>
                </c:pt>
                <c:pt idx="501">
                  <c:v>-107.1037314</c:v>
                </c:pt>
                <c:pt idx="502">
                  <c:v>-105.8989104</c:v>
                </c:pt>
                <c:pt idx="503">
                  <c:v>-104.5060218</c:v>
                </c:pt>
                <c:pt idx="504">
                  <c:v>-102.9581226</c:v>
                </c:pt>
                <c:pt idx="505">
                  <c:v>-101.2684032</c:v>
                </c:pt>
                <c:pt idx="506">
                  <c:v>-99.3940956</c:v>
                </c:pt>
                <c:pt idx="507">
                  <c:v>-97.300521</c:v>
                </c:pt>
                <c:pt idx="508">
                  <c:v>-94.9862106</c:v>
                </c:pt>
                <c:pt idx="509">
                  <c:v>-92.4648552</c:v>
                </c:pt>
                <c:pt idx="510">
                  <c:v>-89.7636636</c:v>
                </c:pt>
                <c:pt idx="511">
                  <c:v>-86.9707458</c:v>
                </c:pt>
                <c:pt idx="512">
                  <c:v>-84.1050648</c:v>
                </c:pt>
                <c:pt idx="513">
                  <c:v>-81.1627488</c:v>
                </c:pt>
                <c:pt idx="514">
                  <c:v>-78.1340364</c:v>
                </c:pt>
                <c:pt idx="515">
                  <c:v>-75.0092094</c:v>
                </c:pt>
                <c:pt idx="516">
                  <c:v>-71.7823854</c:v>
                </c:pt>
                <c:pt idx="517">
                  <c:v>-68.4724518</c:v>
                </c:pt>
                <c:pt idx="518">
                  <c:v>-65.0968308</c:v>
                </c:pt>
                <c:pt idx="519">
                  <c:v>-61.6444848</c:v>
                </c:pt>
                <c:pt idx="520">
                  <c:v>-58.0561164</c:v>
                </c:pt>
                <c:pt idx="521">
                  <c:v>-54.4094766</c:v>
                </c:pt>
                <c:pt idx="522">
                  <c:v>-50.7793608</c:v>
                </c:pt>
                <c:pt idx="523">
                  <c:v>-47.130057</c:v>
                </c:pt>
                <c:pt idx="524">
                  <c:v>-43.4426256</c:v>
                </c:pt>
                <c:pt idx="525">
                  <c:v>-39.730329</c:v>
                </c:pt>
                <c:pt idx="526">
                  <c:v>-35.9663904</c:v>
                </c:pt>
                <c:pt idx="527">
                  <c:v>-32.114421</c:v>
                </c:pt>
                <c:pt idx="528">
                  <c:v>-28.1667096</c:v>
                </c:pt>
                <c:pt idx="529">
                  <c:v>-24.1001622</c:v>
                </c:pt>
                <c:pt idx="530">
                  <c:v>-19.9852488</c:v>
                </c:pt>
                <c:pt idx="531">
                  <c:v>-15.8912694</c:v>
                </c:pt>
                <c:pt idx="532">
                  <c:v>-11.9010744</c:v>
                </c:pt>
                <c:pt idx="533">
                  <c:v>-8.0572248</c:v>
                </c:pt>
                <c:pt idx="534">
                  <c:v>-4.344444</c:v>
                </c:pt>
                <c:pt idx="535">
                  <c:v>-0.7051788</c:v>
                </c:pt>
                <c:pt idx="536">
                  <c:v>2.9239812</c:v>
                </c:pt>
                <c:pt idx="537">
                  <c:v>6.5606634</c:v>
                </c:pt>
                <c:pt idx="538">
                  <c:v>10.1475216</c:v>
                </c:pt>
                <c:pt idx="539">
                  <c:v>13.611546</c:v>
                </c:pt>
                <c:pt idx="540">
                  <c:v>16.9142292</c:v>
                </c:pt>
                <c:pt idx="541">
                  <c:v>20.0518542</c:v>
                </c:pt>
                <c:pt idx="542">
                  <c:v>23.0361966</c:v>
                </c:pt>
                <c:pt idx="543">
                  <c:v>25.8826806</c:v>
                </c:pt>
                <c:pt idx="544">
                  <c:v>28.6122438</c:v>
                </c:pt>
                <c:pt idx="545">
                  <c:v>31.242168</c:v>
                </c:pt>
                <c:pt idx="546">
                  <c:v>33.7648446</c:v>
                </c:pt>
                <c:pt idx="547">
                  <c:v>36.1458702</c:v>
                </c:pt>
                <c:pt idx="548">
                  <c:v>38.34657</c:v>
                </c:pt>
                <c:pt idx="549">
                  <c:v>40.3204608</c:v>
                </c:pt>
                <c:pt idx="550">
                  <c:v>42.0503544</c:v>
                </c:pt>
                <c:pt idx="551">
                  <c:v>43.5250062</c:v>
                </c:pt>
                <c:pt idx="552">
                  <c:v>44.7370272</c:v>
                </c:pt>
                <c:pt idx="553">
                  <c:v>45.6979824</c:v>
                </c:pt>
                <c:pt idx="554">
                  <c:v>46.4171526</c:v>
                </c:pt>
                <c:pt idx="555">
                  <c:v>46.9308132</c:v>
                </c:pt>
                <c:pt idx="556">
                  <c:v>47.2810716</c:v>
                </c:pt>
                <c:pt idx="557">
                  <c:v>47.506446</c:v>
                </c:pt>
                <c:pt idx="558">
                  <c:v>47.6289486</c:v>
                </c:pt>
                <c:pt idx="559">
                  <c:v>47.6300016</c:v>
                </c:pt>
                <c:pt idx="560">
                  <c:v>47.4763536</c:v>
                </c:pt>
                <c:pt idx="561">
                  <c:v>47.1538926</c:v>
                </c:pt>
                <c:pt idx="562">
                  <c:v>46.6489332</c:v>
                </c:pt>
                <c:pt idx="563">
                  <c:v>45.936783</c:v>
                </c:pt>
                <c:pt idx="564">
                  <c:v>44.9929404</c:v>
                </c:pt>
                <c:pt idx="565">
                  <c:v>43.804044</c:v>
                </c:pt>
                <c:pt idx="566">
                  <c:v>42.3636984</c:v>
                </c:pt>
                <c:pt idx="567">
                  <c:v>40.6828512</c:v>
                </c:pt>
                <c:pt idx="568">
                  <c:v>38.7761076</c:v>
                </c:pt>
                <c:pt idx="569">
                  <c:v>36.6701112</c:v>
                </c:pt>
                <c:pt idx="570">
                  <c:v>34.392042</c:v>
                </c:pt>
                <c:pt idx="571">
                  <c:v>31.9833756</c:v>
                </c:pt>
                <c:pt idx="572">
                  <c:v>29.466585</c:v>
                </c:pt>
                <c:pt idx="573">
                  <c:v>26.8594866</c:v>
                </c:pt>
                <c:pt idx="574">
                  <c:v>24.142212</c:v>
                </c:pt>
                <c:pt idx="575">
                  <c:v>21.304215</c:v>
                </c:pt>
                <c:pt idx="576">
                  <c:v>18.3789846</c:v>
                </c:pt>
                <c:pt idx="577">
                  <c:v>15.3768852</c:v>
                </c:pt>
                <c:pt idx="578">
                  <c:v>12.2704614</c:v>
                </c:pt>
                <c:pt idx="579">
                  <c:v>9.0485118</c:v>
                </c:pt>
                <c:pt idx="580">
                  <c:v>5.7172464</c:v>
                </c:pt>
                <c:pt idx="581">
                  <c:v>2.3079258</c:v>
                </c:pt>
                <c:pt idx="582">
                  <c:v>-1.132434</c:v>
                </c:pt>
                <c:pt idx="583">
                  <c:v>-4.564026</c:v>
                </c:pt>
                <c:pt idx="584">
                  <c:v>-7.9458948</c:v>
                </c:pt>
                <c:pt idx="585">
                  <c:v>-11.2681836</c:v>
                </c:pt>
                <c:pt idx="586">
                  <c:v>-14.5944522</c:v>
                </c:pt>
                <c:pt idx="587">
                  <c:v>-17.9392302</c:v>
                </c:pt>
                <c:pt idx="588">
                  <c:v>-21.327552</c:v>
                </c:pt>
                <c:pt idx="589">
                  <c:v>-24.7936356</c:v>
                </c:pt>
                <c:pt idx="590">
                  <c:v>-28.3243752</c:v>
                </c:pt>
                <c:pt idx="591">
                  <c:v>-31.9189968</c:v>
                </c:pt>
                <c:pt idx="592">
                  <c:v>-35.5702824</c:v>
                </c:pt>
                <c:pt idx="593">
                  <c:v>-39.208428</c:v>
                </c:pt>
                <c:pt idx="594">
                  <c:v>-42.7870206</c:v>
                </c:pt>
                <c:pt idx="595">
                  <c:v>-46.3079484</c:v>
                </c:pt>
                <c:pt idx="596">
                  <c:v>-49.798017</c:v>
                </c:pt>
                <c:pt idx="597">
                  <c:v>-53.2630854</c:v>
                </c:pt>
                <c:pt idx="598">
                  <c:v>-56.6936748</c:v>
                </c:pt>
                <c:pt idx="599">
                  <c:v>-60.0609024</c:v>
                </c:pt>
                <c:pt idx="600">
                  <c:v>-63.3165984</c:v>
                </c:pt>
                <c:pt idx="601">
                  <c:v>-66.435732</c:v>
                </c:pt>
                <c:pt idx="602">
                  <c:v>-69.3934506</c:v>
                </c:pt>
                <c:pt idx="603">
                  <c:v>-72.1880496</c:v>
                </c:pt>
                <c:pt idx="604">
                  <c:v>-74.8119816</c:v>
                </c:pt>
                <c:pt idx="605">
                  <c:v>-77.2843338</c:v>
                </c:pt>
                <c:pt idx="606">
                  <c:v>-79.6241556</c:v>
                </c:pt>
                <c:pt idx="607">
                  <c:v>-81.8601408</c:v>
                </c:pt>
                <c:pt idx="608">
                  <c:v>-84.0209652</c:v>
                </c:pt>
                <c:pt idx="609">
                  <c:v>-86.1410718</c:v>
                </c:pt>
                <c:pt idx="610">
                  <c:v>-88.2282816</c:v>
                </c:pt>
                <c:pt idx="611">
                  <c:v>-90.2770254</c:v>
                </c:pt>
                <c:pt idx="612">
                  <c:v>-92.2490064</c:v>
                </c:pt>
                <c:pt idx="613">
                  <c:v>-94.092507</c:v>
                </c:pt>
                <c:pt idx="614">
                  <c:v>-95.7748266</c:v>
                </c:pt>
                <c:pt idx="615">
                  <c:v>-97.286211</c:v>
                </c:pt>
                <c:pt idx="616">
                  <c:v>-98.6305266</c:v>
                </c:pt>
                <c:pt idx="617">
                  <c:v>-99.8212482</c:v>
                </c:pt>
                <c:pt idx="618">
                  <c:v>-100.8622584</c:v>
                </c:pt>
                <c:pt idx="619">
                  <c:v>-101.7287496</c:v>
                </c:pt>
                <c:pt idx="620">
                  <c:v>-102.3804936</c:v>
                </c:pt>
                <c:pt idx="621">
                  <c:v>-102.790755</c:v>
                </c:pt>
                <c:pt idx="622">
                  <c:v>-102.9442356</c:v>
                </c:pt>
                <c:pt idx="623">
                  <c:v>-102.8562894</c:v>
                </c:pt>
                <c:pt idx="624">
                  <c:v>-102.5555094</c:v>
                </c:pt>
                <c:pt idx="625">
                  <c:v>-102.0801888</c:v>
                </c:pt>
                <c:pt idx="626">
                  <c:v>-101.453301</c:v>
                </c:pt>
                <c:pt idx="627">
                  <c:v>-100.6880922</c:v>
                </c:pt>
                <c:pt idx="628">
                  <c:v>-99.7884234</c:v>
                </c:pt>
                <c:pt idx="629">
                  <c:v>-98.7485346</c:v>
                </c:pt>
                <c:pt idx="630">
                  <c:v>-97.543656</c:v>
                </c:pt>
                <c:pt idx="631">
                  <c:v>-96.1587864</c:v>
                </c:pt>
                <c:pt idx="632">
                  <c:v>-94.5845442</c:v>
                </c:pt>
                <c:pt idx="633">
                  <c:v>-92.8341036</c:v>
                </c:pt>
                <c:pt idx="634">
                  <c:v>-90.9297882</c:v>
                </c:pt>
                <c:pt idx="635">
                  <c:v>-88.8808158</c:v>
                </c:pt>
                <c:pt idx="636">
                  <c:v>-86.6969928</c:v>
                </c:pt>
                <c:pt idx="637">
                  <c:v>-84.411333</c:v>
                </c:pt>
                <c:pt idx="638">
                  <c:v>-81.9778104</c:v>
                </c:pt>
                <c:pt idx="639">
                  <c:v>-79.3447254</c:v>
                </c:pt>
                <c:pt idx="640">
                  <c:v>-76.4950914</c:v>
                </c:pt>
                <c:pt idx="641">
                  <c:v>-73.4253174</c:v>
                </c:pt>
                <c:pt idx="642">
                  <c:v>-70.2062838</c:v>
                </c:pt>
                <c:pt idx="643">
                  <c:v>-66.9219588</c:v>
                </c:pt>
                <c:pt idx="644">
                  <c:v>-63.5797602</c:v>
                </c:pt>
                <c:pt idx="645">
                  <c:v>-60.1469478</c:v>
                </c:pt>
                <c:pt idx="646">
                  <c:v>-56.6005986</c:v>
                </c:pt>
                <c:pt idx="647">
                  <c:v>-52.9062462</c:v>
                </c:pt>
                <c:pt idx="648">
                  <c:v>-49.0522806</c:v>
                </c:pt>
                <c:pt idx="649">
                  <c:v>-45.048078</c:v>
                </c:pt>
                <c:pt idx="650">
                  <c:v>-40.8994146</c:v>
                </c:pt>
                <c:pt idx="651">
                  <c:v>-36.6351948</c:v>
                </c:pt>
                <c:pt idx="652">
                  <c:v>-32.2977492</c:v>
                </c:pt>
                <c:pt idx="653">
                  <c:v>-27.9295308</c:v>
                </c:pt>
                <c:pt idx="654">
                  <c:v>-23.5861722</c:v>
                </c:pt>
                <c:pt idx="655">
                  <c:v>-19.3079466</c:v>
                </c:pt>
                <c:pt idx="656">
                  <c:v>-15.089247</c:v>
                </c:pt>
                <c:pt idx="657">
                  <c:v>-10.8957636</c:v>
                </c:pt>
                <c:pt idx="658">
                  <c:v>-6.7179186</c:v>
                </c:pt>
                <c:pt idx="659">
                  <c:v>-2.5748478</c:v>
                </c:pt>
                <c:pt idx="660">
                  <c:v>1.5217488</c:v>
                </c:pt>
                <c:pt idx="661">
                  <c:v>5.5086174</c:v>
                </c:pt>
                <c:pt idx="662">
                  <c:v>9.3245472</c:v>
                </c:pt>
                <c:pt idx="663">
                  <c:v>12.9042738</c:v>
                </c:pt>
                <c:pt idx="664">
                  <c:v>16.2246762</c:v>
                </c:pt>
                <c:pt idx="665">
                  <c:v>19.2799584</c:v>
                </c:pt>
                <c:pt idx="666">
                  <c:v>22.102776</c:v>
                </c:pt>
                <c:pt idx="667">
                  <c:v>24.7487796</c:v>
                </c:pt>
                <c:pt idx="668">
                  <c:v>27.260145</c:v>
                </c:pt>
                <c:pt idx="669">
                  <c:v>29.6623458</c:v>
                </c:pt>
                <c:pt idx="670">
                  <c:v>31.9732686</c:v>
                </c:pt>
                <c:pt idx="671">
                  <c:v>34.1370972</c:v>
                </c:pt>
                <c:pt idx="672">
                  <c:v>36.0937224</c:v>
                </c:pt>
                <c:pt idx="673">
                  <c:v>37.8026028</c:v>
                </c:pt>
                <c:pt idx="674">
                  <c:v>39.2424696</c:v>
                </c:pt>
                <c:pt idx="675">
                  <c:v>40.411215</c:v>
                </c:pt>
                <c:pt idx="676">
                  <c:v>41.3301942</c:v>
                </c:pt>
                <c:pt idx="677">
                  <c:v>42.0229926</c:v>
                </c:pt>
                <c:pt idx="678">
                  <c:v>42.5206368</c:v>
                </c:pt>
                <c:pt idx="679">
                  <c:v>42.836301</c:v>
                </c:pt>
                <c:pt idx="680">
                  <c:v>42.9695766</c:v>
                </c:pt>
                <c:pt idx="681">
                  <c:v>42.9084828</c:v>
                </c:pt>
                <c:pt idx="682">
                  <c:v>42.6257118</c:v>
                </c:pt>
                <c:pt idx="683">
                  <c:v>42.0909408</c:v>
                </c:pt>
                <c:pt idx="684">
                  <c:v>41.2418394</c:v>
                </c:pt>
                <c:pt idx="685">
                  <c:v>40.0230954</c:v>
                </c:pt>
                <c:pt idx="686">
                  <c:v>38.4400008</c:v>
                </c:pt>
                <c:pt idx="687">
                  <c:v>36.5859054</c:v>
                </c:pt>
                <c:pt idx="688">
                  <c:v>34.4777472</c:v>
                </c:pt>
                <c:pt idx="689">
                  <c:v>32.1082344</c:v>
                </c:pt>
                <c:pt idx="690">
                  <c:v>29.5702506</c:v>
                </c:pt>
                <c:pt idx="691">
                  <c:v>26.900271</c:v>
                </c:pt>
                <c:pt idx="692">
                  <c:v>24.126723</c:v>
                </c:pt>
                <c:pt idx="693">
                  <c:v>21.2720526</c:v>
                </c:pt>
                <c:pt idx="694">
                  <c:v>18.2975076</c:v>
                </c:pt>
                <c:pt idx="695">
                  <c:v>15.1804998</c:v>
                </c:pt>
                <c:pt idx="696">
                  <c:v>11.9642382</c:v>
                </c:pt>
                <c:pt idx="697">
                  <c:v>8.7222402</c:v>
                </c:pt>
                <c:pt idx="698">
                  <c:v>5.5373166</c:v>
                </c:pt>
                <c:pt idx="699">
                  <c:v>2.4320394</c:v>
                </c:pt>
                <c:pt idx="700">
                  <c:v>-0.6363432</c:v>
                </c:pt>
                <c:pt idx="701">
                  <c:v>-3.7026252</c:v>
                </c:pt>
                <c:pt idx="702">
                  <c:v>-6.7920246</c:v>
                </c:pt>
                <c:pt idx="703">
                  <c:v>-9.9412524</c:v>
                </c:pt>
                <c:pt idx="704">
                  <c:v>-13.1637078</c:v>
                </c:pt>
                <c:pt idx="705">
                  <c:v>-16.42662</c:v>
                </c:pt>
                <c:pt idx="706">
                  <c:v>-19.7106732</c:v>
                </c:pt>
                <c:pt idx="707">
                  <c:v>-22.9886316</c:v>
                </c:pt>
                <c:pt idx="708">
                  <c:v>-26.195868</c:v>
                </c:pt>
                <c:pt idx="709">
                  <c:v>-29.3976756</c:v>
                </c:pt>
                <c:pt idx="710">
                  <c:v>-32.6418822</c:v>
                </c:pt>
                <c:pt idx="711">
                  <c:v>-35.9382834</c:v>
                </c:pt>
                <c:pt idx="712">
                  <c:v>-39.2867316</c:v>
                </c:pt>
                <c:pt idx="713">
                  <c:v>-42.6674646</c:v>
                </c:pt>
                <c:pt idx="714">
                  <c:v>-46.0376478</c:v>
                </c:pt>
                <c:pt idx="715">
                  <c:v>-49.3608024</c:v>
                </c:pt>
                <c:pt idx="716">
                  <c:v>-52.6257504</c:v>
                </c:pt>
                <c:pt idx="717">
                  <c:v>-55.8501516</c:v>
                </c:pt>
                <c:pt idx="718">
                  <c:v>-59.0865552</c:v>
                </c:pt>
                <c:pt idx="719">
                  <c:v>-62.346771</c:v>
                </c:pt>
                <c:pt idx="720">
                  <c:v>-65.6422992</c:v>
                </c:pt>
                <c:pt idx="721">
                  <c:v>-68.9593392</c:v>
                </c:pt>
                <c:pt idx="722">
                  <c:v>-72.2744712</c:v>
                </c:pt>
                <c:pt idx="723">
                  <c:v>-75.5742042</c:v>
                </c:pt>
                <c:pt idx="724">
                  <c:v>-78.849225</c:v>
                </c:pt>
                <c:pt idx="725">
                  <c:v>-82.0669554</c:v>
                </c:pt>
                <c:pt idx="726">
                  <c:v>-85.1754258</c:v>
                </c:pt>
                <c:pt idx="727">
                  <c:v>-88.1418456</c:v>
                </c:pt>
                <c:pt idx="728">
                  <c:v>-90.973899</c:v>
                </c:pt>
                <c:pt idx="729">
                  <c:v>-93.6985932</c:v>
                </c:pt>
                <c:pt idx="730">
                  <c:v>-96.3370494</c:v>
                </c:pt>
                <c:pt idx="731">
                  <c:v>-98.8929378</c:v>
                </c:pt>
                <c:pt idx="732">
                  <c:v>-101.3661216</c:v>
                </c:pt>
                <c:pt idx="733">
                  <c:v>-103.7662146</c:v>
                </c:pt>
                <c:pt idx="734">
                  <c:v>-106.093323</c:v>
                </c:pt>
                <c:pt idx="735">
                  <c:v>-108.3148686</c:v>
                </c:pt>
                <c:pt idx="736">
                  <c:v>-110.4020766</c:v>
                </c:pt>
                <c:pt idx="737">
                  <c:v>-112.3127766</c:v>
                </c:pt>
                <c:pt idx="738">
                  <c:v>-114.021972</c:v>
                </c:pt>
                <c:pt idx="739">
                  <c:v>-115.5065652</c:v>
                </c:pt>
                <c:pt idx="740">
                  <c:v>-116.7435594</c:v>
                </c:pt>
                <c:pt idx="741">
                  <c:v>-117.729162</c:v>
                </c:pt>
                <c:pt idx="742">
                  <c:v>-118.4691024</c:v>
                </c:pt>
                <c:pt idx="743">
                  <c:v>-118.9786428</c:v>
                </c:pt>
                <c:pt idx="744">
                  <c:v>-119.2692312</c:v>
                </c:pt>
                <c:pt idx="745">
                  <c:v>-119.3429034</c:v>
                </c:pt>
                <c:pt idx="746">
                  <c:v>-119.2037022</c:v>
                </c:pt>
                <c:pt idx="747">
                  <c:v>-118.8231138</c:v>
                </c:pt>
                <c:pt idx="748">
                  <c:v>-118.1726388</c:v>
                </c:pt>
                <c:pt idx="749">
                  <c:v>-117.259884</c:v>
                </c:pt>
                <c:pt idx="750">
                  <c:v>-116.1381996</c:v>
                </c:pt>
                <c:pt idx="751">
                  <c:v>-114.8912928</c:v>
                </c:pt>
                <c:pt idx="752">
                  <c:v>-113.5746252</c:v>
                </c:pt>
                <c:pt idx="753">
                  <c:v>-112.2135102</c:v>
                </c:pt>
                <c:pt idx="754">
                  <c:v>-110.827404</c:v>
                </c:pt>
                <c:pt idx="755">
                  <c:v>-109.3953996</c:v>
                </c:pt>
                <c:pt idx="756">
                  <c:v>-107.8754436</c:v>
                </c:pt>
                <c:pt idx="757">
                  <c:v>-106.2291222</c:v>
                </c:pt>
                <c:pt idx="758">
                  <c:v>-104.4428238</c:v>
                </c:pt>
                <c:pt idx="759">
                  <c:v>-102.4876926</c:v>
                </c:pt>
                <c:pt idx="760">
                  <c:v>-100.3598298</c:v>
                </c:pt>
                <c:pt idx="761">
                  <c:v>-98.0744346</c:v>
                </c:pt>
                <c:pt idx="762">
                  <c:v>-95.6697876</c:v>
                </c:pt>
                <c:pt idx="763">
                  <c:v>-93.186099</c:v>
                </c:pt>
                <c:pt idx="764">
                  <c:v>-90.6405984</c:v>
                </c:pt>
                <c:pt idx="765">
                  <c:v>-88.0317774</c:v>
                </c:pt>
                <c:pt idx="766">
                  <c:v>-85.3332876</c:v>
                </c:pt>
                <c:pt idx="767">
                  <c:v>-82.4799546</c:v>
                </c:pt>
                <c:pt idx="768">
                  <c:v>-79.4520594</c:v>
                </c:pt>
                <c:pt idx="769">
                  <c:v>-76.2760368</c:v>
                </c:pt>
                <c:pt idx="770">
                  <c:v>-72.9711522</c:v>
                </c:pt>
                <c:pt idx="771">
                  <c:v>-69.6106332</c:v>
                </c:pt>
                <c:pt idx="772">
                  <c:v>-66.265686</c:v>
                </c:pt>
                <c:pt idx="773">
                  <c:v>-62.940285</c:v>
                </c:pt>
                <c:pt idx="774">
                  <c:v>-59.6091078</c:v>
                </c:pt>
                <c:pt idx="775">
                  <c:v>-56.2523922</c:v>
                </c:pt>
                <c:pt idx="776">
                  <c:v>-52.8412122</c:v>
                </c:pt>
                <c:pt idx="777">
                  <c:v>-49.385394</c:v>
                </c:pt>
                <c:pt idx="778">
                  <c:v>-45.8849808</c:v>
                </c:pt>
                <c:pt idx="779">
                  <c:v>-42.2610876</c:v>
                </c:pt>
                <c:pt idx="780">
                  <c:v>-38.4407352</c:v>
                </c:pt>
                <c:pt idx="781">
                  <c:v>-34.427889</c:v>
                </c:pt>
                <c:pt idx="782">
                  <c:v>-30.3151932</c:v>
                </c:pt>
                <c:pt idx="783">
                  <c:v>-26.1778842</c:v>
                </c:pt>
                <c:pt idx="784">
                  <c:v>-22.0272732</c:v>
                </c:pt>
                <c:pt idx="785">
                  <c:v>-17.8514316</c:v>
                </c:pt>
                <c:pt idx="786">
                  <c:v>-13.640445</c:v>
                </c:pt>
                <c:pt idx="787">
                  <c:v>-9.4363578</c:v>
                </c:pt>
                <c:pt idx="788">
                  <c:v>-5.2972128</c:v>
                </c:pt>
                <c:pt idx="789">
                  <c:v>-1.3062708</c:v>
                </c:pt>
                <c:pt idx="790">
                  <c:v>2.4402726</c:v>
                </c:pt>
                <c:pt idx="791">
                  <c:v>5.9002074</c:v>
                </c:pt>
                <c:pt idx="792">
                  <c:v>9.0813942</c:v>
                </c:pt>
                <c:pt idx="793">
                  <c:v>12.0340818</c:v>
                </c:pt>
                <c:pt idx="794">
                  <c:v>14.8181652</c:v>
                </c:pt>
                <c:pt idx="795">
                  <c:v>17.462457</c:v>
                </c:pt>
                <c:pt idx="796">
                  <c:v>19.9705374</c:v>
                </c:pt>
                <c:pt idx="797">
                  <c:v>22.3536528</c:v>
                </c:pt>
                <c:pt idx="798">
                  <c:v>24.6346092</c:v>
                </c:pt>
                <c:pt idx="799">
                  <c:v>26.834571</c:v>
                </c:pt>
                <c:pt idx="800">
                  <c:v>28.9652346</c:v>
                </c:pt>
                <c:pt idx="801">
                  <c:v>31.0419864</c:v>
                </c:pt>
                <c:pt idx="802">
                  <c:v>33.0473376</c:v>
                </c:pt>
                <c:pt idx="803">
                  <c:v>34.9733592</c:v>
                </c:pt>
                <c:pt idx="804">
                  <c:v>36.8123814</c:v>
                </c:pt>
                <c:pt idx="805">
                  <c:v>38.5415388</c:v>
                </c:pt>
                <c:pt idx="806">
                  <c:v>40.1287284</c:v>
                </c:pt>
                <c:pt idx="807">
                  <c:v>41.5398564</c:v>
                </c:pt>
                <c:pt idx="808">
                  <c:v>42.7250304</c:v>
                </c:pt>
                <c:pt idx="809">
                  <c:v>43.6587462</c:v>
                </c:pt>
                <c:pt idx="810">
                  <c:v>44.3386764</c:v>
                </c:pt>
                <c:pt idx="811">
                  <c:v>44.7780762</c:v>
                </c:pt>
                <c:pt idx="812">
                  <c:v>44.9808354</c:v>
                </c:pt>
                <c:pt idx="813">
                  <c:v>44.9432514</c:v>
                </c:pt>
                <c:pt idx="814">
                  <c:v>44.675379</c:v>
                </c:pt>
                <c:pt idx="815">
                  <c:v>44.1911646</c:v>
                </c:pt>
                <c:pt idx="816">
                  <c:v>43.4926656</c:v>
                </c:pt>
                <c:pt idx="817">
                  <c:v>42.5663046</c:v>
                </c:pt>
                <c:pt idx="818">
                  <c:v>41.4273852</c:v>
                </c:pt>
                <c:pt idx="819">
                  <c:v>40.0642812</c:v>
                </c:pt>
                <c:pt idx="820">
                  <c:v>38.486232</c:v>
                </c:pt>
                <c:pt idx="821">
                  <c:v>36.7350948</c:v>
                </c:pt>
                <c:pt idx="822">
                  <c:v>34.818381</c:v>
                </c:pt>
                <c:pt idx="823">
                  <c:v>32.7459222</c:v>
                </c:pt>
                <c:pt idx="824">
                  <c:v>30.5680392</c:v>
                </c:pt>
                <c:pt idx="825">
                  <c:v>28.309554</c:v>
                </c:pt>
                <c:pt idx="826">
                  <c:v>25.9622496</c:v>
                </c:pt>
                <c:pt idx="827">
                  <c:v>23.5107036</c:v>
                </c:pt>
                <c:pt idx="828">
                  <c:v>20.9589606</c:v>
                </c:pt>
                <c:pt idx="829">
                  <c:v>18.3246048</c:v>
                </c:pt>
                <c:pt idx="830">
                  <c:v>15.6212928</c:v>
                </c:pt>
                <c:pt idx="831">
                  <c:v>12.8664198</c:v>
                </c:pt>
                <c:pt idx="832">
                  <c:v>10.079334</c:v>
                </c:pt>
                <c:pt idx="833">
                  <c:v>7.279497</c:v>
                </c:pt>
                <c:pt idx="834">
                  <c:v>4.4515512</c:v>
                </c:pt>
                <c:pt idx="835">
                  <c:v>1.5204366</c:v>
                </c:pt>
                <c:pt idx="836">
                  <c:v>-1.5565464</c:v>
                </c:pt>
                <c:pt idx="837">
                  <c:v>-4.8086244</c:v>
                </c:pt>
                <c:pt idx="838">
                  <c:v>-8.2553454</c:v>
                </c:pt>
                <c:pt idx="839">
                  <c:v>-11.9141784</c:v>
                </c:pt>
                <c:pt idx="840">
                  <c:v>-15.77367</c:v>
                </c:pt>
                <c:pt idx="841">
                  <c:v>-19.7646228</c:v>
                </c:pt>
                <c:pt idx="842">
                  <c:v>-23.812353</c:v>
                </c:pt>
                <c:pt idx="843">
                  <c:v>-27.9017892</c:v>
                </c:pt>
                <c:pt idx="844">
                  <c:v>-32.0174568</c:v>
                </c:pt>
                <c:pt idx="845">
                  <c:v>-36.1720782</c:v>
                </c:pt>
                <c:pt idx="846">
                  <c:v>-40.3989282</c:v>
                </c:pt>
                <c:pt idx="847">
                  <c:v>-44.7241752</c:v>
                </c:pt>
                <c:pt idx="848">
                  <c:v>-49.172841</c:v>
                </c:pt>
                <c:pt idx="849">
                  <c:v>-53.710578</c:v>
                </c:pt>
                <c:pt idx="850">
                  <c:v>-58.3011072</c:v>
                </c:pt>
                <c:pt idx="851">
                  <c:v>-62.8928334</c:v>
                </c:pt>
                <c:pt idx="852">
                  <c:v>-67.384629</c:v>
                </c:pt>
                <c:pt idx="853">
                  <c:v>-71.7592176</c:v>
                </c:pt>
                <c:pt idx="854">
                  <c:v>-75.9459456</c:v>
                </c:pt>
                <c:pt idx="855">
                  <c:v>-79.954101</c:v>
                </c:pt>
                <c:pt idx="856">
                  <c:v>-83.749374</c:v>
                </c:pt>
                <c:pt idx="857">
                  <c:v>-87.341445</c:v>
                </c:pt>
                <c:pt idx="858">
                  <c:v>-90.7415064</c:v>
                </c:pt>
                <c:pt idx="859">
                  <c:v>-93.9455892</c:v>
                </c:pt>
                <c:pt idx="860">
                  <c:v>-96.9554754</c:v>
                </c:pt>
                <c:pt idx="861">
                  <c:v>-99.7748478</c:v>
                </c:pt>
                <c:pt idx="862">
                  <c:v>-102.4150464</c:v>
                </c:pt>
                <c:pt idx="863">
                  <c:v>-104.8607226</c:v>
                </c:pt>
                <c:pt idx="864">
                  <c:v>-107.0987868</c:v>
                </c:pt>
                <c:pt idx="865">
                  <c:v>-109.1355156</c:v>
                </c:pt>
                <c:pt idx="866">
                  <c:v>-110.9805462</c:v>
                </c:pt>
                <c:pt idx="867">
                  <c:v>-112.6299132</c:v>
                </c:pt>
                <c:pt idx="868">
                  <c:v>-114.0625224</c:v>
                </c:pt>
                <c:pt idx="869">
                  <c:v>-115.2690372</c:v>
                </c:pt>
                <c:pt idx="870">
                  <c:v>-116.2341072</c:v>
                </c:pt>
                <c:pt idx="871">
                  <c:v>-116.9555868</c:v>
                </c:pt>
                <c:pt idx="872">
                  <c:v>-117.466425</c:v>
                </c:pt>
                <c:pt idx="873">
                  <c:v>-117.793503</c:v>
                </c:pt>
                <c:pt idx="874">
                  <c:v>-117.9247248</c:v>
                </c:pt>
                <c:pt idx="875">
                  <c:v>-117.8499366</c:v>
                </c:pt>
                <c:pt idx="876">
                  <c:v>-117.5786406</c:v>
                </c:pt>
                <c:pt idx="877">
                  <c:v>-117.14175</c:v>
                </c:pt>
                <c:pt idx="878">
                  <c:v>-116.5528926</c:v>
                </c:pt>
                <c:pt idx="879">
                  <c:v>-115.8081822</c:v>
                </c:pt>
                <c:pt idx="880">
                  <c:v>-114.9289632</c:v>
                </c:pt>
                <c:pt idx="881">
                  <c:v>-113.9060322</c:v>
                </c:pt>
                <c:pt idx="882">
                  <c:v>-112.754889</c:v>
                </c:pt>
                <c:pt idx="883">
                  <c:v>-111.5084412</c:v>
                </c:pt>
                <c:pt idx="884">
                  <c:v>-110.226429</c:v>
                </c:pt>
                <c:pt idx="885">
                  <c:v>-108.9316926</c:v>
                </c:pt>
                <c:pt idx="886">
                  <c:v>-107.6273712</c:v>
                </c:pt>
                <c:pt idx="887">
                  <c:v>-106.3399212</c:v>
                </c:pt>
                <c:pt idx="888">
                  <c:v>-105.0940602</c:v>
                </c:pt>
                <c:pt idx="889">
                  <c:v>-103.905675</c:v>
                </c:pt>
                <c:pt idx="890">
                  <c:v>-102.7425546</c:v>
                </c:pt>
                <c:pt idx="891">
                  <c:v>-101.5393068</c:v>
                </c:pt>
                <c:pt idx="892">
                  <c:v>-100.2515202</c:v>
                </c:pt>
                <c:pt idx="893">
                  <c:v>-98.8385706</c:v>
                </c:pt>
                <c:pt idx="894">
                  <c:v>-97.275501</c:v>
                </c:pt>
                <c:pt idx="895">
                  <c:v>-95.5702278</c:v>
                </c:pt>
                <c:pt idx="896">
                  <c:v>-93.7538226</c:v>
                </c:pt>
                <c:pt idx="897">
                  <c:v>-91.834155</c:v>
                </c:pt>
                <c:pt idx="898">
                  <c:v>-89.8053228</c:v>
                </c:pt>
                <c:pt idx="899">
                  <c:v>-87.6570246</c:v>
                </c:pt>
                <c:pt idx="900">
                  <c:v>-85.3805088</c:v>
                </c:pt>
                <c:pt idx="901">
                  <c:v>-82.959948</c:v>
                </c:pt>
                <c:pt idx="902">
                  <c:v>-80.3954268</c:v>
                </c:pt>
                <c:pt idx="903">
                  <c:v>-77.6557044</c:v>
                </c:pt>
                <c:pt idx="904">
                  <c:v>-74.7306126</c:v>
                </c:pt>
                <c:pt idx="905">
                  <c:v>-71.6625018</c:v>
                </c:pt>
                <c:pt idx="906">
                  <c:v>-68.4681552</c:v>
                </c:pt>
                <c:pt idx="907">
                  <c:v>-65.211732</c:v>
                </c:pt>
                <c:pt idx="908">
                  <c:v>-61.8470064</c:v>
                </c:pt>
                <c:pt idx="909">
                  <c:v>-58.3531956</c:v>
                </c:pt>
                <c:pt idx="910">
                  <c:v>-54.6921882</c:v>
                </c:pt>
                <c:pt idx="911">
                  <c:v>-50.8236588</c:v>
                </c:pt>
                <c:pt idx="912">
                  <c:v>-46.7556588</c:v>
                </c:pt>
                <c:pt idx="913">
                  <c:v>-42.5577276</c:v>
                </c:pt>
                <c:pt idx="914">
                  <c:v>-38.3361786</c:v>
                </c:pt>
                <c:pt idx="915">
                  <c:v>-34.1564166</c:v>
                </c:pt>
                <c:pt idx="916">
                  <c:v>-29.9827944</c:v>
                </c:pt>
                <c:pt idx="917">
                  <c:v>-25.7856876</c:v>
                </c:pt>
                <c:pt idx="918">
                  <c:v>-21.6317034</c:v>
                </c:pt>
                <c:pt idx="919">
                  <c:v>-17.5329306</c:v>
                </c:pt>
                <c:pt idx="920">
                  <c:v>-13.5065952</c:v>
                </c:pt>
                <c:pt idx="921">
                  <c:v>-9.5330196</c:v>
                </c:pt>
                <c:pt idx="922">
                  <c:v>-5.5829898</c:v>
                </c:pt>
                <c:pt idx="923">
                  <c:v>-1.6683714</c:v>
                </c:pt>
                <c:pt idx="924">
                  <c:v>2.1715398</c:v>
                </c:pt>
                <c:pt idx="925">
                  <c:v>5.9149602</c:v>
                </c:pt>
                <c:pt idx="926">
                  <c:v>9.540549</c:v>
                </c:pt>
                <c:pt idx="927">
                  <c:v>13.0597542</c:v>
                </c:pt>
                <c:pt idx="928">
                  <c:v>16.4781792</c:v>
                </c:pt>
                <c:pt idx="929">
                  <c:v>19.791909</c:v>
                </c:pt>
                <c:pt idx="930">
                  <c:v>23.0010642</c:v>
                </c:pt>
                <c:pt idx="931">
                  <c:v>26.1135612</c:v>
                </c:pt>
                <c:pt idx="932">
                  <c:v>29.1314862</c:v>
                </c:pt>
                <c:pt idx="933">
                  <c:v>32.0491206</c:v>
                </c:pt>
                <c:pt idx="934">
                  <c:v>34.849233</c:v>
                </c:pt>
                <c:pt idx="935">
                  <c:v>37.5108732</c:v>
                </c:pt>
                <c:pt idx="936">
                  <c:v>40.0170204</c:v>
                </c:pt>
                <c:pt idx="937">
                  <c:v>42.3506952</c:v>
                </c:pt>
                <c:pt idx="938">
                  <c:v>44.5026258</c:v>
                </c:pt>
                <c:pt idx="939">
                  <c:v>46.4553198</c:v>
                </c:pt>
                <c:pt idx="940">
                  <c:v>48.2159142</c:v>
                </c:pt>
                <c:pt idx="941">
                  <c:v>49.7615112</c:v>
                </c:pt>
                <c:pt idx="942">
                  <c:v>51.0556554</c:v>
                </c:pt>
                <c:pt idx="943">
                  <c:v>52.101864</c:v>
                </c:pt>
                <c:pt idx="944">
                  <c:v>52.9001964</c:v>
                </c:pt>
                <c:pt idx="945">
                  <c:v>53.4452598</c:v>
                </c:pt>
                <c:pt idx="946">
                  <c:v>53.7469038</c:v>
                </c:pt>
                <c:pt idx="947">
                  <c:v>53.8147314</c:v>
                </c:pt>
                <c:pt idx="948">
                  <c:v>53.6542578</c:v>
                </c:pt>
                <c:pt idx="949">
                  <c:v>53.2747746</c:v>
                </c:pt>
                <c:pt idx="950">
                  <c:v>52.672311</c:v>
                </c:pt>
                <c:pt idx="951">
                  <c:v>51.8259168</c:v>
                </c:pt>
                <c:pt idx="952">
                  <c:v>50.7242304</c:v>
                </c:pt>
                <c:pt idx="953">
                  <c:v>49.3536726</c:v>
                </c:pt>
                <c:pt idx="954">
                  <c:v>47.7237798</c:v>
                </c:pt>
                <c:pt idx="955">
                  <c:v>45.8750322</c:v>
                </c:pt>
                <c:pt idx="956">
                  <c:v>43.8709446</c:v>
                </c:pt>
                <c:pt idx="957">
                  <c:v>41.7900816</c:v>
                </c:pt>
                <c:pt idx="958">
                  <c:v>39.6995922</c:v>
                </c:pt>
                <c:pt idx="959">
                  <c:v>37.6478118</c:v>
                </c:pt>
                <c:pt idx="960">
                  <c:v>35.6445918</c:v>
                </c:pt>
                <c:pt idx="961">
                  <c:v>33.6646314</c:v>
                </c:pt>
                <c:pt idx="962">
                  <c:v>31.6769094</c:v>
                </c:pt>
                <c:pt idx="963">
                  <c:v>29.6409366</c:v>
                </c:pt>
                <c:pt idx="964">
                  <c:v>27.5104818</c:v>
                </c:pt>
                <c:pt idx="965">
                  <c:v>25.2413298</c:v>
                </c:pt>
                <c:pt idx="966">
                  <c:v>22.858902</c:v>
                </c:pt>
                <c:pt idx="967">
                  <c:v>20.387952</c:v>
                </c:pt>
                <c:pt idx="968">
                  <c:v>17.8374636</c:v>
                </c:pt>
                <c:pt idx="969">
                  <c:v>15.2421606</c:v>
                </c:pt>
                <c:pt idx="970">
                  <c:v>12.621492</c:v>
                </c:pt>
                <c:pt idx="971">
                  <c:v>9.962658</c:v>
                </c:pt>
                <c:pt idx="972">
                  <c:v>7.2534906</c:v>
                </c:pt>
                <c:pt idx="973">
                  <c:v>4.4633196</c:v>
                </c:pt>
                <c:pt idx="974">
                  <c:v>1.5504426</c:v>
                </c:pt>
                <c:pt idx="975">
                  <c:v>-1.47024</c:v>
                </c:pt>
                <c:pt idx="976">
                  <c:v>-4.5718218</c:v>
                </c:pt>
                <c:pt idx="977">
                  <c:v>-7.7407272</c:v>
                </c:pt>
                <c:pt idx="978">
                  <c:v>-10.9732842</c:v>
                </c:pt>
                <c:pt idx="979">
                  <c:v>-14.285043</c:v>
                </c:pt>
                <c:pt idx="980">
                  <c:v>-17.6741208</c:v>
                </c:pt>
                <c:pt idx="981">
                  <c:v>-21.1247892</c:v>
                </c:pt>
                <c:pt idx="982">
                  <c:v>-24.615801</c:v>
                </c:pt>
                <c:pt idx="983">
                  <c:v>-28.1477214</c:v>
                </c:pt>
                <c:pt idx="984">
                  <c:v>-31.7476944</c:v>
                </c:pt>
                <c:pt idx="985">
                  <c:v>-35.4441708</c:v>
                </c:pt>
                <c:pt idx="986">
                  <c:v>-39.2481396</c:v>
                </c:pt>
                <c:pt idx="987">
                  <c:v>-43.139961</c:v>
                </c:pt>
                <c:pt idx="988">
                  <c:v>-47.0925342</c:v>
                </c:pt>
                <c:pt idx="989">
                  <c:v>-51.0614154</c:v>
                </c:pt>
                <c:pt idx="990">
                  <c:v>-55.0081062</c:v>
                </c:pt>
                <c:pt idx="991">
                  <c:v>-58.9001382</c:v>
                </c:pt>
                <c:pt idx="992">
                  <c:v>-62.7321456</c:v>
                </c:pt>
                <c:pt idx="993">
                  <c:v>-66.5310942</c:v>
                </c:pt>
                <c:pt idx="994">
                  <c:v>-70.3022724</c:v>
                </c:pt>
                <c:pt idx="995">
                  <c:v>-74.0554092</c:v>
                </c:pt>
                <c:pt idx="996">
                  <c:v>-77.7909114</c:v>
                </c:pt>
                <c:pt idx="997">
                  <c:v>-81.4856544</c:v>
                </c:pt>
                <c:pt idx="998">
                  <c:v>-85.1092974</c:v>
                </c:pt>
                <c:pt idx="999">
                  <c:v>-88.6434426</c:v>
                </c:pt>
                <c:pt idx="1000">
                  <c:v>-92.0824488</c:v>
                </c:pt>
                <c:pt idx="1001">
                  <c:v>-95.474574</c:v>
                </c:pt>
                <c:pt idx="1002">
                  <c:v>-98.84538</c:v>
                </c:pt>
                <c:pt idx="1003">
                  <c:v>-102.2499216</c:v>
                </c:pt>
                <c:pt idx="1004">
                  <c:v>-105.7348188</c:v>
                </c:pt>
                <c:pt idx="1005">
                  <c:v>-109.205442</c:v>
                </c:pt>
                <c:pt idx="1006">
                  <c:v>-112.574493</c:v>
                </c:pt>
                <c:pt idx="1007">
                  <c:v>-115.8063336</c:v>
                </c:pt>
                <c:pt idx="1008">
                  <c:v>-118.8400104</c:v>
                </c:pt>
                <c:pt idx="1009">
                  <c:v>-121.6370376</c:v>
                </c:pt>
                <c:pt idx="1010">
                  <c:v>-124.208622</c:v>
                </c:pt>
                <c:pt idx="1011">
                  <c:v>-126.570078</c:v>
                </c:pt>
                <c:pt idx="1012">
                  <c:v>-128.7615258</c:v>
                </c:pt>
                <c:pt idx="1013">
                  <c:v>-130.8130722</c:v>
                </c:pt>
                <c:pt idx="1014">
                  <c:v>-132.724593</c:v>
                </c:pt>
                <c:pt idx="1015">
                  <c:v>-134.498394</c:v>
                </c:pt>
                <c:pt idx="1016">
                  <c:v>-136.1347218</c:v>
                </c:pt>
                <c:pt idx="1017">
                  <c:v>-137.6278002</c:v>
                </c:pt>
                <c:pt idx="1018">
                  <c:v>-138.9677364</c:v>
                </c:pt>
                <c:pt idx="1019">
                  <c:v>-140.157837</c:v>
                </c:pt>
                <c:pt idx="1020">
                  <c:v>-141.2328816</c:v>
                </c:pt>
                <c:pt idx="1021">
                  <c:v>-142.2123498</c:v>
                </c:pt>
                <c:pt idx="1022">
                  <c:v>-143.094375</c:v>
                </c:pt>
                <c:pt idx="1023">
                  <c:v>-143.8865856</c:v>
                </c:pt>
                <c:pt idx="1024">
                  <c:v>-144.5985216</c:v>
                </c:pt>
                <c:pt idx="1025">
                  <c:v>-145.2397788</c:v>
                </c:pt>
                <c:pt idx="1026">
                  <c:v>-145.8121968</c:v>
                </c:pt>
                <c:pt idx="1027">
                  <c:v>-146.2999734</c:v>
                </c:pt>
                <c:pt idx="1028">
                  <c:v>-146.681919</c:v>
                </c:pt>
                <c:pt idx="1029">
                  <c:v>-146.944944</c:v>
                </c:pt>
                <c:pt idx="1030">
                  <c:v>-147.085524</c:v>
                </c:pt>
                <c:pt idx="1031">
                  <c:v>-147.1113432</c:v>
                </c:pt>
                <c:pt idx="1032">
                  <c:v>-147.0223242</c:v>
                </c:pt>
                <c:pt idx="1033">
                  <c:v>-146.8396296</c:v>
                </c:pt>
                <c:pt idx="1034">
                  <c:v>-146.5938558</c:v>
                </c:pt>
                <c:pt idx="1035">
                  <c:v>-146.2751028</c:v>
                </c:pt>
                <c:pt idx="1036">
                  <c:v>-145.8486252</c:v>
                </c:pt>
                <c:pt idx="1037">
                  <c:v>-145.2916386</c:v>
                </c:pt>
                <c:pt idx="1038">
                  <c:v>-144.6176826</c:v>
                </c:pt>
                <c:pt idx="1039">
                  <c:v>-143.880507</c:v>
                </c:pt>
                <c:pt idx="1040">
                  <c:v>-143.1166158</c:v>
                </c:pt>
                <c:pt idx="1041">
                  <c:v>-142.3259676</c:v>
                </c:pt>
                <c:pt idx="1042">
                  <c:v>-141.5005578</c:v>
                </c:pt>
                <c:pt idx="1043">
                  <c:v>-140.6345004</c:v>
                </c:pt>
                <c:pt idx="1044">
                  <c:v>-139.7433042</c:v>
                </c:pt>
                <c:pt idx="1045">
                  <c:v>-138.8579382</c:v>
                </c:pt>
                <c:pt idx="1046">
                  <c:v>-137.9690586</c:v>
                </c:pt>
                <c:pt idx="1047">
                  <c:v>-136.9906974</c:v>
                </c:pt>
                <c:pt idx="1048">
                  <c:v>-135.8345538</c:v>
                </c:pt>
                <c:pt idx="1049">
                  <c:v>-134.4348522</c:v>
                </c:pt>
                <c:pt idx="1050">
                  <c:v>-132.824232</c:v>
                </c:pt>
                <c:pt idx="1051">
                  <c:v>-131.0473116</c:v>
                </c:pt>
                <c:pt idx="1052">
                  <c:v>-129.1253832</c:v>
                </c:pt>
                <c:pt idx="1053">
                  <c:v>-127.0849752</c:v>
                </c:pt>
                <c:pt idx="1054">
                  <c:v>-124.9736922</c:v>
                </c:pt>
                <c:pt idx="1055">
                  <c:v>-122.8528422</c:v>
                </c:pt>
                <c:pt idx="1056">
                  <c:v>-120.7531332</c:v>
                </c:pt>
                <c:pt idx="1057">
                  <c:v>-118.6516044</c:v>
                </c:pt>
                <c:pt idx="1058">
                  <c:v>-116.4886866</c:v>
                </c:pt>
                <c:pt idx="1059">
                  <c:v>-114.2067852</c:v>
                </c:pt>
                <c:pt idx="1060">
                  <c:v>-111.7770444</c:v>
                </c:pt>
                <c:pt idx="1061">
                  <c:v>-109.1956284</c:v>
                </c:pt>
                <c:pt idx="1062">
                  <c:v>-106.4781432</c:v>
                </c:pt>
                <c:pt idx="1063">
                  <c:v>-103.6399212</c:v>
                </c:pt>
                <c:pt idx="1064">
                  <c:v>-100.7015076</c:v>
                </c:pt>
                <c:pt idx="1065">
                  <c:v>-97.669908</c:v>
                </c:pt>
                <c:pt idx="1066">
                  <c:v>-94.5564354</c:v>
                </c:pt>
                <c:pt idx="1067">
                  <c:v>-91.3481442</c:v>
                </c:pt>
                <c:pt idx="1068">
                  <c:v>-88.0016148</c:v>
                </c:pt>
                <c:pt idx="1069">
                  <c:v>-84.4751646</c:v>
                </c:pt>
                <c:pt idx="1070">
                  <c:v>-80.7363774</c:v>
                </c:pt>
                <c:pt idx="1071">
                  <c:v>-76.7734362</c:v>
                </c:pt>
                <c:pt idx="1072">
                  <c:v>-72.5898942</c:v>
                </c:pt>
                <c:pt idx="1073">
                  <c:v>-68.2639452</c:v>
                </c:pt>
                <c:pt idx="1074">
                  <c:v>-63.8532738</c:v>
                </c:pt>
                <c:pt idx="1075">
                  <c:v>-59.4041562</c:v>
                </c:pt>
                <c:pt idx="1076">
                  <c:v>-54.9473562</c:v>
                </c:pt>
                <c:pt idx="1077">
                  <c:v>-50.4806094</c:v>
                </c:pt>
                <c:pt idx="1078">
                  <c:v>-45.9727362</c:v>
                </c:pt>
                <c:pt idx="1079">
                  <c:v>-41.3868258</c:v>
                </c:pt>
                <c:pt idx="1080">
                  <c:v>-36.7208964</c:v>
                </c:pt>
                <c:pt idx="1081">
                  <c:v>-32.011587</c:v>
                </c:pt>
                <c:pt idx="1082">
                  <c:v>-27.293931</c:v>
                </c:pt>
                <c:pt idx="1083">
                  <c:v>-22.6279728</c:v>
                </c:pt>
                <c:pt idx="1084">
                  <c:v>-18.0237834</c:v>
                </c:pt>
                <c:pt idx="1085">
                  <c:v>-13.458618</c:v>
                </c:pt>
                <c:pt idx="1086">
                  <c:v>-8.9497098</c:v>
                </c:pt>
                <c:pt idx="1087">
                  <c:v>-4.4927802</c:v>
                </c:pt>
                <c:pt idx="1088">
                  <c:v>-0.1009944</c:v>
                </c:pt>
                <c:pt idx="1089">
                  <c:v>4.2159258</c:v>
                </c:pt>
                <c:pt idx="1090">
                  <c:v>8.4290958</c:v>
                </c:pt>
                <c:pt idx="1091">
                  <c:v>12.4978914</c:v>
                </c:pt>
                <c:pt idx="1092">
                  <c:v>16.4259252</c:v>
                </c:pt>
                <c:pt idx="1093">
                  <c:v>20.2195296</c:v>
                </c:pt>
                <c:pt idx="1094">
                  <c:v>23.9101218</c:v>
                </c:pt>
                <c:pt idx="1095">
                  <c:v>27.5149458</c:v>
                </c:pt>
                <c:pt idx="1096">
                  <c:v>31.043196</c:v>
                </c:pt>
                <c:pt idx="1097">
                  <c:v>34.473501</c:v>
                </c:pt>
                <c:pt idx="1098">
                  <c:v>37.7653608</c:v>
                </c:pt>
                <c:pt idx="1099">
                  <c:v>40.8784968</c:v>
                </c:pt>
                <c:pt idx="1100">
                  <c:v>43.7938434</c:v>
                </c:pt>
                <c:pt idx="1101">
                  <c:v>46.5077358</c:v>
                </c:pt>
                <c:pt idx="1102">
                  <c:v>49.0182408</c:v>
                </c:pt>
                <c:pt idx="1103">
                  <c:v>51.3290556</c:v>
                </c:pt>
                <c:pt idx="1104">
                  <c:v>53.442072</c:v>
                </c:pt>
                <c:pt idx="1105">
                  <c:v>55.3456818</c:v>
                </c:pt>
                <c:pt idx="1106">
                  <c:v>57.0453498</c:v>
                </c:pt>
                <c:pt idx="1107">
                  <c:v>58.5410418</c:v>
                </c:pt>
                <c:pt idx="1108">
                  <c:v>59.8328082</c:v>
                </c:pt>
                <c:pt idx="1109">
                  <c:v>60.9342228</c:v>
                </c:pt>
                <c:pt idx="1110">
                  <c:v>61.8858648</c:v>
                </c:pt>
                <c:pt idx="1111">
                  <c:v>62.7359904</c:v>
                </c:pt>
                <c:pt idx="1112">
                  <c:v>63.5076378</c:v>
                </c:pt>
                <c:pt idx="1113">
                  <c:v>64.2044304</c:v>
                </c:pt>
                <c:pt idx="1114">
                  <c:v>64.8243018</c:v>
                </c:pt>
                <c:pt idx="1115">
                  <c:v>65.3710032</c:v>
                </c:pt>
                <c:pt idx="1116">
                  <c:v>65.852334</c:v>
                </c:pt>
                <c:pt idx="1117">
                  <c:v>66.2971986</c:v>
                </c:pt>
                <c:pt idx="1118">
                  <c:v>66.730554</c:v>
                </c:pt>
                <c:pt idx="1119">
                  <c:v>67.1522724</c:v>
                </c:pt>
                <c:pt idx="1120">
                  <c:v>67.5564084</c:v>
                </c:pt>
                <c:pt idx="1121">
                  <c:v>67.9544496</c:v>
                </c:pt>
                <c:pt idx="1122">
                  <c:v>68.3235882</c:v>
                </c:pt>
                <c:pt idx="1123">
                  <c:v>68.5740168</c:v>
                </c:pt>
                <c:pt idx="1124">
                  <c:v>68.6428506</c:v>
                </c:pt>
                <c:pt idx="1125">
                  <c:v>68.4874926</c:v>
                </c:pt>
                <c:pt idx="1126">
                  <c:v>68.1321744</c:v>
                </c:pt>
                <c:pt idx="1127">
                  <c:v>67.6342152</c:v>
                </c:pt>
                <c:pt idx="1128">
                  <c:v>67.0819932</c:v>
                </c:pt>
                <c:pt idx="1129">
                  <c:v>66.537297</c:v>
                </c:pt>
                <c:pt idx="1130">
                  <c:v>65.9946636</c:v>
                </c:pt>
                <c:pt idx="1131">
                  <c:v>65.3758668</c:v>
                </c:pt>
                <c:pt idx="1132">
                  <c:v>64.5758568</c:v>
                </c:pt>
                <c:pt idx="1133">
                  <c:v>63.5717736</c:v>
                </c:pt>
                <c:pt idx="1134">
                  <c:v>62.3090574</c:v>
                </c:pt>
                <c:pt idx="1135">
                  <c:v>60.7772286</c:v>
                </c:pt>
                <c:pt idx="1136">
                  <c:v>59.0484384</c:v>
                </c:pt>
                <c:pt idx="1137">
                  <c:v>57.2086386</c:v>
                </c:pt>
                <c:pt idx="1138">
                  <c:v>55.2674754</c:v>
                </c:pt>
                <c:pt idx="1139">
                  <c:v>53.2062846</c:v>
                </c:pt>
                <c:pt idx="1140">
                  <c:v>50.9818338</c:v>
                </c:pt>
                <c:pt idx="1141">
                  <c:v>48.5603802</c:v>
                </c:pt>
                <c:pt idx="1142">
                  <c:v>45.9900972</c:v>
                </c:pt>
                <c:pt idx="1143">
                  <c:v>43.295967</c:v>
                </c:pt>
                <c:pt idx="1144">
                  <c:v>40.5006246</c:v>
                </c:pt>
                <c:pt idx="1145">
                  <c:v>37.6091946</c:v>
                </c:pt>
                <c:pt idx="1146">
                  <c:v>34.6115016</c:v>
                </c:pt>
                <c:pt idx="1147">
                  <c:v>31.4900514</c:v>
                </c:pt>
                <c:pt idx="1148">
                  <c:v>28.245123</c:v>
                </c:pt>
                <c:pt idx="1149">
                  <c:v>24.8963508</c:v>
                </c:pt>
                <c:pt idx="1150">
                  <c:v>21.4783056</c:v>
                </c:pt>
                <c:pt idx="1151">
                  <c:v>18.0473958</c:v>
                </c:pt>
                <c:pt idx="1152">
                  <c:v>14.6383398</c:v>
                </c:pt>
                <c:pt idx="1153">
                  <c:v>11.2507164</c:v>
                </c:pt>
                <c:pt idx="1154">
                  <c:v>7.8668244</c:v>
                </c:pt>
                <c:pt idx="1155">
                  <c:v>4.4573868</c:v>
                </c:pt>
                <c:pt idx="1156">
                  <c:v>0.9835884</c:v>
                </c:pt>
                <c:pt idx="1157">
                  <c:v>-2.5832412</c:v>
                </c:pt>
                <c:pt idx="1158">
                  <c:v>-6.238719</c:v>
                </c:pt>
                <c:pt idx="1159">
                  <c:v>-9.9534924</c:v>
                </c:pt>
                <c:pt idx="1160">
                  <c:v>-13.7023668</c:v>
                </c:pt>
                <c:pt idx="1161">
                  <c:v>-17.4739788</c:v>
                </c:pt>
                <c:pt idx="1162">
                  <c:v>-21.2724198</c:v>
                </c:pt>
                <c:pt idx="1163">
                  <c:v>-25.1015832</c:v>
                </c:pt>
                <c:pt idx="1164">
                  <c:v>-28.9575972</c:v>
                </c:pt>
                <c:pt idx="1165">
                  <c:v>-32.8020462</c:v>
                </c:pt>
                <c:pt idx="1166">
                  <c:v>-36.6217002</c:v>
                </c:pt>
                <c:pt idx="1167">
                  <c:v>-40.4087004</c:v>
                </c:pt>
                <c:pt idx="1168">
                  <c:v>-44.1663156</c:v>
                </c:pt>
                <c:pt idx="1169">
                  <c:v>-47.8846512</c:v>
                </c:pt>
                <c:pt idx="1170">
                  <c:v>-51.5252916</c:v>
                </c:pt>
                <c:pt idx="1171">
                  <c:v>-55.0656144</c:v>
                </c:pt>
                <c:pt idx="1172">
                  <c:v>-58.5096858</c:v>
                </c:pt>
                <c:pt idx="1173">
                  <c:v>-61.8881508</c:v>
                </c:pt>
                <c:pt idx="1174">
                  <c:v>-65.2431078</c:v>
                </c:pt>
                <c:pt idx="1175">
                  <c:v>-68.593599</c:v>
                </c:pt>
                <c:pt idx="1176">
                  <c:v>-71.9187768</c:v>
                </c:pt>
                <c:pt idx="1177">
                  <c:v>-75.2208822</c:v>
                </c:pt>
                <c:pt idx="1178">
                  <c:v>-78.500295</c:v>
                </c:pt>
                <c:pt idx="1179">
                  <c:v>-81.76239</c:v>
                </c:pt>
                <c:pt idx="1180">
                  <c:v>-85.010373</c:v>
                </c:pt>
                <c:pt idx="1181">
                  <c:v>-88.2477468</c:v>
                </c:pt>
                <c:pt idx="1182">
                  <c:v>-91.4779458</c:v>
                </c:pt>
                <c:pt idx="1183">
                  <c:v>-94.7032668</c:v>
                </c:pt>
                <c:pt idx="1184">
                  <c:v>-97.9398612</c:v>
                </c:pt>
                <c:pt idx="1185">
                  <c:v>-101.1478734</c:v>
                </c:pt>
                <c:pt idx="1186">
                  <c:v>-104.2735356</c:v>
                </c:pt>
                <c:pt idx="1187">
                  <c:v>-107.2497888</c:v>
                </c:pt>
                <c:pt idx="1188">
                  <c:v>-110.0843838</c:v>
                </c:pt>
                <c:pt idx="1189">
                  <c:v>-112.8154734</c:v>
                </c:pt>
                <c:pt idx="1190">
                  <c:v>-115.460154</c:v>
                </c:pt>
                <c:pt idx="1191">
                  <c:v>-118.0124316</c:v>
                </c:pt>
                <c:pt idx="1192">
                  <c:v>-120.452859</c:v>
                </c:pt>
                <c:pt idx="1193">
                  <c:v>-122.7796578</c:v>
                </c:pt>
                <c:pt idx="1194">
                  <c:v>-125.000973</c:v>
                </c:pt>
                <c:pt idx="1195">
                  <c:v>-127.1190294</c:v>
                </c:pt>
                <c:pt idx="1196">
                  <c:v>-129.137778</c:v>
                </c:pt>
                <c:pt idx="1197">
                  <c:v>-131.0551668</c:v>
                </c:pt>
                <c:pt idx="1198">
                  <c:v>-132.8652018</c:v>
                </c:pt>
                <c:pt idx="1199">
                  <c:v>-134.5428306</c:v>
                </c:pt>
                <c:pt idx="1200">
                  <c:v>-136.0766196</c:v>
                </c:pt>
                <c:pt idx="1201">
                  <c:v>-137.4724314</c:v>
                </c:pt>
                <c:pt idx="1202">
                  <c:v>-138.7609794</c:v>
                </c:pt>
                <c:pt idx="1203">
                  <c:v>-139.9767408</c:v>
                </c:pt>
                <c:pt idx="1204">
                  <c:v>-141.1406802</c:v>
                </c:pt>
                <c:pt idx="1205">
                  <c:v>-142.2604116</c:v>
                </c:pt>
                <c:pt idx="1206">
                  <c:v>-143.3110194</c:v>
                </c:pt>
                <c:pt idx="1207">
                  <c:v>-144.2752776</c:v>
                </c:pt>
                <c:pt idx="1208">
                  <c:v>-145.120716</c:v>
                </c:pt>
                <c:pt idx="1209">
                  <c:v>-145.8111654</c:v>
                </c:pt>
                <c:pt idx="1210">
                  <c:v>-146.3216202</c:v>
                </c:pt>
                <c:pt idx="1211">
                  <c:v>-146.6574948</c:v>
                </c:pt>
                <c:pt idx="1212">
                  <c:v>-146.784465</c:v>
                </c:pt>
                <c:pt idx="1213">
                  <c:v>-146.664432</c:v>
                </c:pt>
                <c:pt idx="1214">
                  <c:v>-146.3376906</c:v>
                </c:pt>
                <c:pt idx="1215">
                  <c:v>-145.8406872</c:v>
                </c:pt>
                <c:pt idx="1216">
                  <c:v>-145.2192894</c:v>
                </c:pt>
                <c:pt idx="1217">
                  <c:v>-144.49239</c:v>
                </c:pt>
                <c:pt idx="1218">
                  <c:v>-143.677116</c:v>
                </c:pt>
                <c:pt idx="1219">
                  <c:v>-142.7890698</c:v>
                </c:pt>
                <c:pt idx="1220">
                  <c:v>-141.8337954</c:v>
                </c:pt>
                <c:pt idx="1221">
                  <c:v>-140.7961782</c:v>
                </c:pt>
                <c:pt idx="1222">
                  <c:v>-139.6514754</c:v>
                </c:pt>
                <c:pt idx="1223">
                  <c:v>-138.3922458</c:v>
                </c:pt>
                <c:pt idx="1224">
                  <c:v>-137.067021</c:v>
                </c:pt>
                <c:pt idx="1225">
                  <c:v>-135.7140456</c:v>
                </c:pt>
                <c:pt idx="1226">
                  <c:v>-134.3555874</c:v>
                </c:pt>
                <c:pt idx="1227">
                  <c:v>-133.004313</c:v>
                </c:pt>
                <c:pt idx="1228">
                  <c:v>-131.6829402</c:v>
                </c:pt>
                <c:pt idx="1229">
                  <c:v>-130.4125002</c:v>
                </c:pt>
                <c:pt idx="1230">
                  <c:v>-129.1793058</c:v>
                </c:pt>
                <c:pt idx="1231">
                  <c:v>-127.9606302</c:v>
                </c:pt>
                <c:pt idx="1232">
                  <c:v>-126.7554924</c:v>
                </c:pt>
                <c:pt idx="1233">
                  <c:v>-125.5494366</c:v>
                </c:pt>
                <c:pt idx="1234">
                  <c:v>-124.3120284</c:v>
                </c:pt>
                <c:pt idx="1235">
                  <c:v>-123.0178572</c:v>
                </c:pt>
                <c:pt idx="1236">
                  <c:v>-121.6603584</c:v>
                </c:pt>
                <c:pt idx="1237">
                  <c:v>-120.2697504</c:v>
                </c:pt>
                <c:pt idx="1238">
                  <c:v>-118.8765144</c:v>
                </c:pt>
                <c:pt idx="1239">
                  <c:v>-117.4883094</c:v>
                </c:pt>
                <c:pt idx="1240">
                  <c:v>-116.0860932</c:v>
                </c:pt>
                <c:pt idx="1241">
                  <c:v>-114.6548538</c:v>
                </c:pt>
                <c:pt idx="1242">
                  <c:v>-113.1952356</c:v>
                </c:pt>
                <c:pt idx="1243">
                  <c:v>-111.6711792</c:v>
                </c:pt>
                <c:pt idx="1244">
                  <c:v>-110.0267964</c:v>
                </c:pt>
                <c:pt idx="1245">
                  <c:v>-108.213462</c:v>
                </c:pt>
                <c:pt idx="1246">
                  <c:v>-106.2347562</c:v>
                </c:pt>
                <c:pt idx="1247">
                  <c:v>-104.0963472</c:v>
                </c:pt>
                <c:pt idx="1248">
                  <c:v>-101.801952</c:v>
                </c:pt>
                <c:pt idx="1249">
                  <c:v>-99.3420936</c:v>
                </c:pt>
                <c:pt idx="1250">
                  <c:v>-96.7055544</c:v>
                </c:pt>
                <c:pt idx="1251">
                  <c:v>-93.9096684</c:v>
                </c:pt>
                <c:pt idx="1252">
                  <c:v>-90.9834678</c:v>
                </c:pt>
                <c:pt idx="1253">
                  <c:v>-87.9446808</c:v>
                </c:pt>
                <c:pt idx="1254">
                  <c:v>-84.8224674</c:v>
                </c:pt>
                <c:pt idx="1255">
                  <c:v>-81.6359202</c:v>
                </c:pt>
                <c:pt idx="1256">
                  <c:v>-78.3631854</c:v>
                </c:pt>
                <c:pt idx="1257">
                  <c:v>-74.9763594</c:v>
                </c:pt>
                <c:pt idx="1258">
                  <c:v>-71.5037958</c:v>
                </c:pt>
                <c:pt idx="1259">
                  <c:v>-68.0669298</c:v>
                </c:pt>
                <c:pt idx="1260">
                  <c:v>-64.6856496</c:v>
                </c:pt>
                <c:pt idx="1261">
                  <c:v>-61.3355616</c:v>
                </c:pt>
                <c:pt idx="1262">
                  <c:v>-57.9665322</c:v>
                </c:pt>
                <c:pt idx="1263">
                  <c:v>-54.5398884</c:v>
                </c:pt>
                <c:pt idx="1264">
                  <c:v>-51.0551802</c:v>
                </c:pt>
                <c:pt idx="1265">
                  <c:v>-47.5042842</c:v>
                </c:pt>
                <c:pt idx="1266">
                  <c:v>-43.8928578</c:v>
                </c:pt>
                <c:pt idx="1267">
                  <c:v>-40.261167</c:v>
                </c:pt>
                <c:pt idx="1268">
                  <c:v>-36.6152994</c:v>
                </c:pt>
                <c:pt idx="1269">
                  <c:v>-32.9304528</c:v>
                </c:pt>
                <c:pt idx="1270">
                  <c:v>-29.1836844</c:v>
                </c:pt>
                <c:pt idx="1271">
                  <c:v>-25.3697184</c:v>
                </c:pt>
                <c:pt idx="1272">
                  <c:v>-21.49299</c:v>
                </c:pt>
                <c:pt idx="1273">
                  <c:v>-17.574804</c:v>
                </c:pt>
                <c:pt idx="1274">
                  <c:v>-13.6113534</c:v>
                </c:pt>
                <c:pt idx="1275">
                  <c:v>-9.6061338</c:v>
                </c:pt>
                <c:pt idx="1276">
                  <c:v>-5.5914084</c:v>
                </c:pt>
                <c:pt idx="1277">
                  <c:v>-1.6320672</c:v>
                </c:pt>
                <c:pt idx="1278">
                  <c:v>2.2281372</c:v>
                </c:pt>
                <c:pt idx="1279">
                  <c:v>5.9912316</c:v>
                </c:pt>
                <c:pt idx="1280">
                  <c:v>9.6706512</c:v>
                </c:pt>
                <c:pt idx="1281">
                  <c:v>13.2684174</c:v>
                </c:pt>
                <c:pt idx="1282">
                  <c:v>16.778691</c:v>
                </c:pt>
                <c:pt idx="1283">
                  <c:v>20.1466386</c:v>
                </c:pt>
                <c:pt idx="1284">
                  <c:v>23.3555328</c:v>
                </c:pt>
                <c:pt idx="1285">
                  <c:v>26.387748</c:v>
                </c:pt>
                <c:pt idx="1286">
                  <c:v>29.2212126</c:v>
                </c:pt>
                <c:pt idx="1287">
                  <c:v>31.8319056</c:v>
                </c:pt>
                <c:pt idx="1288">
                  <c:v>34.1931096</c:v>
                </c:pt>
                <c:pt idx="1289">
                  <c:v>36.296568</c:v>
                </c:pt>
                <c:pt idx="1290">
                  <c:v>38.1266046</c:v>
                </c:pt>
                <c:pt idx="1291">
                  <c:v>39.6607626</c:v>
                </c:pt>
                <c:pt idx="1292">
                  <c:v>40.880592</c:v>
                </c:pt>
                <c:pt idx="1293">
                  <c:v>41.76144</c:v>
                </c:pt>
                <c:pt idx="1294">
                  <c:v>42.3220536</c:v>
                </c:pt>
                <c:pt idx="1295">
                  <c:v>42.6113532</c:v>
                </c:pt>
                <c:pt idx="1296">
                  <c:v>42.6847284</c:v>
                </c:pt>
                <c:pt idx="1297">
                  <c:v>42.608052</c:v>
                </c:pt>
                <c:pt idx="1298">
                  <c:v>42.4083528</c:v>
                </c:pt>
                <c:pt idx="1299">
                  <c:v>42.0989544</c:v>
                </c:pt>
                <c:pt idx="1300">
                  <c:v>41.6745216</c:v>
                </c:pt>
                <c:pt idx="1301">
                  <c:v>41.0993406</c:v>
                </c:pt>
                <c:pt idx="1302">
                  <c:v>40.3542918</c:v>
                </c:pt>
                <c:pt idx="1303">
                  <c:v>39.4467372</c:v>
                </c:pt>
                <c:pt idx="1304">
                  <c:v>38.3823072</c:v>
                </c:pt>
                <c:pt idx="1305">
                  <c:v>37.1591226</c:v>
                </c:pt>
                <c:pt idx="1306">
                  <c:v>35.7981516</c:v>
                </c:pt>
                <c:pt idx="1307">
                  <c:v>34.3511262</c:v>
                </c:pt>
                <c:pt idx="1308">
                  <c:v>32.8258044</c:v>
                </c:pt>
                <c:pt idx="1309">
                  <c:v>31.2704172</c:v>
                </c:pt>
                <c:pt idx="1310">
                  <c:v>29.6929188</c:v>
                </c:pt>
                <c:pt idx="1311">
                  <c:v>28.0889406</c:v>
                </c:pt>
                <c:pt idx="1312">
                  <c:v>26.4898458</c:v>
                </c:pt>
                <c:pt idx="1313">
                  <c:v>24.8908986</c:v>
                </c:pt>
                <c:pt idx="1314">
                  <c:v>23.3013942</c:v>
                </c:pt>
                <c:pt idx="1315">
                  <c:v>21.7004058</c:v>
                </c:pt>
                <c:pt idx="1316">
                  <c:v>20.0720484</c:v>
                </c:pt>
                <c:pt idx="1317">
                  <c:v>18.509571</c:v>
                </c:pt>
                <c:pt idx="1318">
                  <c:v>17.0414892</c:v>
                </c:pt>
                <c:pt idx="1319">
                  <c:v>15.6315366</c:v>
                </c:pt>
                <c:pt idx="1320">
                  <c:v>14.2509798</c:v>
                </c:pt>
                <c:pt idx="1321">
                  <c:v>12.8627406</c:v>
                </c:pt>
                <c:pt idx="1322">
                  <c:v>11.3729706</c:v>
                </c:pt>
                <c:pt idx="1323">
                  <c:v>9.7336188</c:v>
                </c:pt>
                <c:pt idx="1324">
                  <c:v>7.9940106</c:v>
                </c:pt>
                <c:pt idx="1325">
                  <c:v>6.1460676</c:v>
                </c:pt>
                <c:pt idx="1326">
                  <c:v>4.2198354</c:v>
                </c:pt>
                <c:pt idx="1327">
                  <c:v>2.268927</c:v>
                </c:pt>
                <c:pt idx="1328">
                  <c:v>0.2927736</c:v>
                </c:pt>
                <c:pt idx="1329">
                  <c:v>-1.7120952</c:v>
                </c:pt>
                <c:pt idx="1330">
                  <c:v>-3.7591038</c:v>
                </c:pt>
                <c:pt idx="1331">
                  <c:v>-5.9003748</c:v>
                </c:pt>
                <c:pt idx="1332">
                  <c:v>-8.1661374</c:v>
                </c:pt>
                <c:pt idx="1333">
                  <c:v>-10.5466554</c:v>
                </c:pt>
                <c:pt idx="1334">
                  <c:v>-13.0365306</c:v>
                </c:pt>
                <c:pt idx="1335">
                  <c:v>-15.6167352</c:v>
                </c:pt>
                <c:pt idx="1336">
                  <c:v>-18.2667384</c:v>
                </c:pt>
                <c:pt idx="1337">
                  <c:v>-20.9769804</c:v>
                </c:pt>
                <c:pt idx="1338">
                  <c:v>-23.7126258</c:v>
                </c:pt>
                <c:pt idx="1339">
                  <c:v>-26.4789216</c:v>
                </c:pt>
                <c:pt idx="1340">
                  <c:v>-29.2580118</c:v>
                </c:pt>
                <c:pt idx="1341">
                  <c:v>-32.0612364</c:v>
                </c:pt>
                <c:pt idx="1342">
                  <c:v>-34.8907752</c:v>
                </c:pt>
                <c:pt idx="1343">
                  <c:v>-37.7509212</c:v>
                </c:pt>
                <c:pt idx="1344">
                  <c:v>-40.6685538</c:v>
                </c:pt>
                <c:pt idx="1345">
                  <c:v>-43.6629564</c:v>
                </c:pt>
                <c:pt idx="1346">
                  <c:v>-46.7324352</c:v>
                </c:pt>
                <c:pt idx="1347">
                  <c:v>-49.9040154</c:v>
                </c:pt>
                <c:pt idx="1348">
                  <c:v>-53.1835848</c:v>
                </c:pt>
                <c:pt idx="1349">
                  <c:v>-56.5271028</c:v>
                </c:pt>
                <c:pt idx="1350">
                  <c:v>-59.9342526</c:v>
                </c:pt>
                <c:pt idx="1351">
                  <c:v>-63.4157658</c:v>
                </c:pt>
                <c:pt idx="1352">
                  <c:v>-66.9803886</c:v>
                </c:pt>
                <c:pt idx="1353">
                  <c:v>-70.6223844</c:v>
                </c:pt>
                <c:pt idx="1354">
                  <c:v>-74.321613</c:v>
                </c:pt>
                <c:pt idx="1355">
                  <c:v>-78.0513174</c:v>
                </c:pt>
                <c:pt idx="1356">
                  <c:v>-81.8175978</c:v>
                </c:pt>
                <c:pt idx="1357">
                  <c:v>-85.6371438</c:v>
                </c:pt>
                <c:pt idx="1358">
                  <c:v>-89.4456306</c:v>
                </c:pt>
                <c:pt idx="1359">
                  <c:v>-93.2491476</c:v>
                </c:pt>
                <c:pt idx="1360">
                  <c:v>-97.0195986</c:v>
                </c:pt>
                <c:pt idx="1361">
                  <c:v>-100.701873</c:v>
                </c:pt>
                <c:pt idx="1362">
                  <c:v>-104.3094996</c:v>
                </c:pt>
                <c:pt idx="1363">
                  <c:v>-107.8599996</c:v>
                </c:pt>
                <c:pt idx="1364">
                  <c:v>-111.3417378</c:v>
                </c:pt>
                <c:pt idx="1365">
                  <c:v>-114.7219704</c:v>
                </c:pt>
                <c:pt idx="1366">
                  <c:v>-118.0050552</c:v>
                </c:pt>
                <c:pt idx="1367">
                  <c:v>-121.1607306</c:v>
                </c:pt>
                <c:pt idx="1368">
                  <c:v>-124.2037242</c:v>
                </c:pt>
                <c:pt idx="1369">
                  <c:v>-127.1283498</c:v>
                </c:pt>
                <c:pt idx="1370">
                  <c:v>-129.9017844</c:v>
                </c:pt>
                <c:pt idx="1371">
                  <c:v>-132.5138868</c:v>
                </c:pt>
                <c:pt idx="1372">
                  <c:v>-134.975997</c:v>
                </c:pt>
                <c:pt idx="1373">
                  <c:v>-137.27682</c:v>
                </c:pt>
                <c:pt idx="1374">
                  <c:v>-139.4033022</c:v>
                </c:pt>
                <c:pt idx="1375">
                  <c:v>-141.3517014</c:v>
                </c:pt>
                <c:pt idx="1376">
                  <c:v>-143.1291438</c:v>
                </c:pt>
                <c:pt idx="1377">
                  <c:v>-144.7377264</c:v>
                </c:pt>
                <c:pt idx="1378">
                  <c:v>-146.1758022</c:v>
                </c:pt>
                <c:pt idx="1379">
                  <c:v>-147.4220592</c:v>
                </c:pt>
                <c:pt idx="1380">
                  <c:v>-148.422942</c:v>
                </c:pt>
                <c:pt idx="1381">
                  <c:v>-149.1541704</c:v>
                </c:pt>
                <c:pt idx="1382">
                  <c:v>-149.6465208</c:v>
                </c:pt>
                <c:pt idx="1383">
                  <c:v>-149.9324184</c:v>
                </c:pt>
                <c:pt idx="1384">
                  <c:v>-150.046065</c:v>
                </c:pt>
                <c:pt idx="1385">
                  <c:v>-150.023403</c:v>
                </c:pt>
                <c:pt idx="1386">
                  <c:v>-149.8911984</c:v>
                </c:pt>
                <c:pt idx="1387">
                  <c:v>-149.6649312</c:v>
                </c:pt>
                <c:pt idx="1388">
                  <c:v>-149.3542764</c:v>
                </c:pt>
                <c:pt idx="1389">
                  <c:v>-148.9496292</c:v>
                </c:pt>
                <c:pt idx="1390">
                  <c:v>-148.4299602</c:v>
                </c:pt>
                <c:pt idx="1391">
                  <c:v>-147.8131056</c:v>
                </c:pt>
                <c:pt idx="1392">
                  <c:v>-147.1602762</c:v>
                </c:pt>
                <c:pt idx="1393">
                  <c:v>-146.5400916</c:v>
                </c:pt>
                <c:pt idx="1394">
                  <c:v>-145.9891386</c:v>
                </c:pt>
                <c:pt idx="1395">
                  <c:v>-145.5111882</c:v>
                </c:pt>
                <c:pt idx="1396">
                  <c:v>-145.0828656</c:v>
                </c:pt>
                <c:pt idx="1397">
                  <c:v>-144.648819</c:v>
                </c:pt>
                <c:pt idx="1398">
                  <c:v>-144.1556046</c:v>
                </c:pt>
                <c:pt idx="1399">
                  <c:v>-143.5822722</c:v>
                </c:pt>
                <c:pt idx="1400">
                  <c:v>-142.9215606</c:v>
                </c:pt>
                <c:pt idx="1401">
                  <c:v>-142.1751006</c:v>
                </c:pt>
                <c:pt idx="1402">
                  <c:v>-141.363081</c:v>
                </c:pt>
                <c:pt idx="1403">
                  <c:v>-140.5192752</c:v>
                </c:pt>
                <c:pt idx="1404">
                  <c:v>-139.6553112</c:v>
                </c:pt>
                <c:pt idx="1405">
                  <c:v>-138.7388754</c:v>
                </c:pt>
                <c:pt idx="1406">
                  <c:v>-137.7354672</c:v>
                </c:pt>
                <c:pt idx="1407">
                  <c:v>-136.6279884</c:v>
                </c:pt>
                <c:pt idx="1408">
                  <c:v>-135.4111578</c:v>
                </c:pt>
                <c:pt idx="1409">
                  <c:v>-134.0928</c:v>
                </c:pt>
                <c:pt idx="1410">
                  <c:v>-132.6656754</c:v>
                </c:pt>
                <c:pt idx="1411">
                  <c:v>-131.10147</c:v>
                </c:pt>
                <c:pt idx="1412">
                  <c:v>-129.379095</c:v>
                </c:pt>
                <c:pt idx="1413">
                  <c:v>-127.5232626</c:v>
                </c:pt>
                <c:pt idx="1414">
                  <c:v>-125.5639608</c:v>
                </c:pt>
                <c:pt idx="1415">
                  <c:v>-123.5966022</c:v>
                </c:pt>
                <c:pt idx="1416">
                  <c:v>-121.682745</c:v>
                </c:pt>
                <c:pt idx="1417">
                  <c:v>-119.8452114</c:v>
                </c:pt>
                <c:pt idx="1418">
                  <c:v>-118.0604304</c:v>
                </c:pt>
                <c:pt idx="1419">
                  <c:v>-116.2513944</c:v>
                </c:pt>
                <c:pt idx="1420">
                  <c:v>-114.3554688</c:v>
                </c:pt>
                <c:pt idx="1421">
                  <c:v>-112.359942</c:v>
                </c:pt>
                <c:pt idx="1422">
                  <c:v>-110.2749624</c:v>
                </c:pt>
                <c:pt idx="1423">
                  <c:v>-108.1524798</c:v>
                </c:pt>
                <c:pt idx="1424">
                  <c:v>-106.0657434</c:v>
                </c:pt>
                <c:pt idx="1425">
                  <c:v>-104.0414184</c:v>
                </c:pt>
                <c:pt idx="1426">
                  <c:v>-102.0711114</c:v>
                </c:pt>
                <c:pt idx="1427">
                  <c:v>-100.0707948</c:v>
                </c:pt>
                <c:pt idx="1428">
                  <c:v>-98.0267652</c:v>
                </c:pt>
                <c:pt idx="1429">
                  <c:v>-95.9026248</c:v>
                </c:pt>
                <c:pt idx="1430">
                  <c:v>-93.7003896</c:v>
                </c:pt>
                <c:pt idx="1431">
                  <c:v>-91.450395</c:v>
                </c:pt>
                <c:pt idx="1432">
                  <c:v>-89.178705</c:v>
                </c:pt>
                <c:pt idx="1433">
                  <c:v>-86.9078934</c:v>
                </c:pt>
                <c:pt idx="1434">
                  <c:v>-84.6478548</c:v>
                </c:pt>
                <c:pt idx="1435">
                  <c:v>-82.4009508</c:v>
                </c:pt>
                <c:pt idx="1436">
                  <c:v>-80.1328896</c:v>
                </c:pt>
                <c:pt idx="1437">
                  <c:v>-77.8114692</c:v>
                </c:pt>
                <c:pt idx="1438">
                  <c:v>-75.4158834</c:v>
                </c:pt>
                <c:pt idx="1439">
                  <c:v>-72.9231066</c:v>
                </c:pt>
                <c:pt idx="1440">
                  <c:v>-70.2984672</c:v>
                </c:pt>
                <c:pt idx="1441">
                  <c:v>-67.5357606</c:v>
                </c:pt>
                <c:pt idx="1442">
                  <c:v>-64.7111898</c:v>
                </c:pt>
                <c:pt idx="1443">
                  <c:v>-61.85133</c:v>
                </c:pt>
                <c:pt idx="1444">
                  <c:v>-58.952295</c:v>
                </c:pt>
                <c:pt idx="1445">
                  <c:v>-55.9605924</c:v>
                </c:pt>
                <c:pt idx="1446">
                  <c:v>-52.8226992</c:v>
                </c:pt>
                <c:pt idx="1447">
                  <c:v>-49.4810262</c:v>
                </c:pt>
                <c:pt idx="1448">
                  <c:v>-45.9447102</c:v>
                </c:pt>
                <c:pt idx="1449">
                  <c:v>-42.2748972</c:v>
                </c:pt>
                <c:pt idx="1450">
                  <c:v>-38.5202646</c:v>
                </c:pt>
                <c:pt idx="1451">
                  <c:v>-34.7162724</c:v>
                </c:pt>
                <c:pt idx="1452">
                  <c:v>-30.887847</c:v>
                </c:pt>
                <c:pt idx="1453">
                  <c:v>-27.055503</c:v>
                </c:pt>
                <c:pt idx="1454">
                  <c:v>-23.2154136</c:v>
                </c:pt>
                <c:pt idx="1455">
                  <c:v>-19.3980186</c:v>
                </c:pt>
                <c:pt idx="1456">
                  <c:v>-15.6376458</c:v>
                </c:pt>
                <c:pt idx="1457">
                  <c:v>-11.9578014</c:v>
                </c:pt>
                <c:pt idx="1458">
                  <c:v>-8.4162258</c:v>
                </c:pt>
                <c:pt idx="1459">
                  <c:v>-5.0130252</c:v>
                </c:pt>
                <c:pt idx="1460">
                  <c:v>-1.7274366</c:v>
                </c:pt>
                <c:pt idx="1461">
                  <c:v>1.4462982</c:v>
                </c:pt>
                <c:pt idx="1462">
                  <c:v>4.5310374</c:v>
                </c:pt>
                <c:pt idx="1463">
                  <c:v>7.5441906</c:v>
                </c:pt>
                <c:pt idx="1464">
                  <c:v>10.4958684</c:v>
                </c:pt>
                <c:pt idx="1465">
                  <c:v>13.3718634</c:v>
                </c:pt>
                <c:pt idx="1466">
                  <c:v>16.1056008</c:v>
                </c:pt>
                <c:pt idx="1467">
                  <c:v>18.649746</c:v>
                </c:pt>
                <c:pt idx="1468">
                  <c:v>21.0337938</c:v>
                </c:pt>
                <c:pt idx="1469">
                  <c:v>23.309064</c:v>
                </c:pt>
                <c:pt idx="1470">
                  <c:v>25.5252168</c:v>
                </c:pt>
                <c:pt idx="1471">
                  <c:v>27.7149492</c:v>
                </c:pt>
                <c:pt idx="1472">
                  <c:v>29.88081</c:v>
                </c:pt>
                <c:pt idx="1473">
                  <c:v>31.9679982</c:v>
                </c:pt>
                <c:pt idx="1474">
                  <c:v>33.9253614</c:v>
                </c:pt>
                <c:pt idx="1475">
                  <c:v>35.7434784</c:v>
                </c:pt>
                <c:pt idx="1476">
                  <c:v>37.4358078</c:v>
                </c:pt>
                <c:pt idx="1477">
                  <c:v>39.0329928</c:v>
                </c:pt>
                <c:pt idx="1478">
                  <c:v>40.5483606</c:v>
                </c:pt>
                <c:pt idx="1479">
                  <c:v>41.9682978</c:v>
                </c:pt>
                <c:pt idx="1480">
                  <c:v>43.257645</c:v>
                </c:pt>
                <c:pt idx="1481">
                  <c:v>44.398098</c:v>
                </c:pt>
                <c:pt idx="1482">
                  <c:v>45.3474468</c:v>
                </c:pt>
                <c:pt idx="1483">
                  <c:v>46.0799118</c:v>
                </c:pt>
                <c:pt idx="1484">
                  <c:v>46.586808</c:v>
                </c:pt>
                <c:pt idx="1485">
                  <c:v>46.8395892</c:v>
                </c:pt>
                <c:pt idx="1486">
                  <c:v>46.7979876</c:v>
                </c:pt>
                <c:pt idx="1487">
                  <c:v>46.4517738</c:v>
                </c:pt>
                <c:pt idx="1488">
                  <c:v>45.8172774</c:v>
                </c:pt>
                <c:pt idx="1489">
                  <c:v>44.9476578</c:v>
                </c:pt>
                <c:pt idx="1490">
                  <c:v>43.927335</c:v>
                </c:pt>
                <c:pt idx="1491">
                  <c:v>42.8372982</c:v>
                </c:pt>
                <c:pt idx="1492">
                  <c:v>41.7259206</c:v>
                </c:pt>
                <c:pt idx="1493">
                  <c:v>40.584006</c:v>
                </c:pt>
                <c:pt idx="1494">
                  <c:v>39.3812514</c:v>
                </c:pt>
                <c:pt idx="1495">
                  <c:v>38.1212262</c:v>
                </c:pt>
                <c:pt idx="1496">
                  <c:v>36.786339</c:v>
                </c:pt>
                <c:pt idx="1497">
                  <c:v>35.3630862</c:v>
                </c:pt>
                <c:pt idx="1498">
                  <c:v>33.8743404</c:v>
                </c:pt>
              </c:numCache>
            </c:numRef>
          </c:val>
          <c:smooth val="0"/>
        </c:ser>
        <c:dLbls>
          <c:showLegendKey val="0"/>
          <c:showVal val="0"/>
          <c:showCatName val="0"/>
          <c:showSerName val="0"/>
          <c:showPercent val="0"/>
          <c:showBubbleSize val="0"/>
        </c:dLbls>
        <c:marker val="0"/>
        <c:smooth val="0"/>
        <c:axId val="678653736"/>
        <c:axId val="664533152"/>
      </c:lineChart>
      <c:catAx>
        <c:axId val="6786537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64533152"/>
        <c:crosses val="autoZero"/>
        <c:auto val="1"/>
        <c:lblAlgn val="ctr"/>
        <c:lblOffset val="100"/>
        <c:noMultiLvlLbl val="0"/>
      </c:catAx>
      <c:valAx>
        <c:axId val="664533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786537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after high-pass filtering</a:t>
            </a:r>
            <a:endParaRPr lang="en-US" altLang="zh-CN"/>
          </a:p>
        </c:rich>
      </c:tx>
      <c:layout/>
      <c:overlay val="0"/>
      <c:spPr>
        <a:noFill/>
        <a:ln>
          <a:noFill/>
        </a:ln>
        <a:effectLst/>
      </c:spPr>
    </c:title>
    <c:autoTitleDeleted val="0"/>
    <c:plotArea>
      <c:layout/>
      <c:lineChart>
        <c:grouping val="standard"/>
        <c:varyColors val="0"/>
        <c:ser>
          <c:idx val="0"/>
          <c:order val="0"/>
          <c:tx>
            <c:strRef>
              <c:f>'[Gyro (1).csv]Gyro (1)'!$J$1</c:f>
              <c:strCache>
                <c:ptCount val="1"/>
                <c:pt idx="0">
                  <c:v>X_Gyro_1</c:v>
                </c:pt>
              </c:strCache>
            </c:strRef>
          </c:tx>
          <c:spPr>
            <a:ln w="28575" cap="rnd">
              <a:solidFill>
                <a:schemeClr val="accent1"/>
              </a:solidFill>
              <a:round/>
            </a:ln>
            <a:effectLst/>
          </c:spPr>
          <c:marker>
            <c:symbol val="none"/>
          </c:marker>
          <c:dLbls>
            <c:delete val="1"/>
          </c:dLbls>
          <c:val>
            <c:numRef>
              <c:f>'[Gyro (1).csv]Gyro (1)'!$J$2:$J$824</c:f>
              <c:numCache>
                <c:formatCode>General</c:formatCode>
                <c:ptCount val="823"/>
                <c:pt idx="0">
                  <c:v>0.162826</c:v>
                </c:pt>
                <c:pt idx="1">
                  <c:v>0.251898</c:v>
                </c:pt>
                <c:pt idx="2">
                  <c:v>-0.086715</c:v>
                </c:pt>
                <c:pt idx="3">
                  <c:v>-0.293289</c:v>
                </c:pt>
                <c:pt idx="4">
                  <c:v>-0.380588</c:v>
                </c:pt>
                <c:pt idx="5">
                  <c:v>-0.448654</c:v>
                </c:pt>
                <c:pt idx="6">
                  <c:v>-0.03476</c:v>
                </c:pt>
                <c:pt idx="7">
                  <c:v>-0.078888</c:v>
                </c:pt>
                <c:pt idx="8">
                  <c:v>-0.059447</c:v>
                </c:pt>
                <c:pt idx="9">
                  <c:v>-0.140511</c:v>
                </c:pt>
                <c:pt idx="10">
                  <c:v>-0.055395</c:v>
                </c:pt>
                <c:pt idx="11">
                  <c:v>-0.075521</c:v>
                </c:pt>
                <c:pt idx="12">
                  <c:v>-0.023464</c:v>
                </c:pt>
                <c:pt idx="13">
                  <c:v>-0.095057</c:v>
                </c:pt>
                <c:pt idx="14">
                  <c:v>-0.124771</c:v>
                </c:pt>
                <c:pt idx="15">
                  <c:v>-0.265405</c:v>
                </c:pt>
                <c:pt idx="16">
                  <c:v>-0.14058</c:v>
                </c:pt>
                <c:pt idx="17">
                  <c:v>-0.262819</c:v>
                </c:pt>
                <c:pt idx="18">
                  <c:v>-0.071099</c:v>
                </c:pt>
                <c:pt idx="19">
                  <c:v>-0.136509</c:v>
                </c:pt>
                <c:pt idx="20">
                  <c:v>-0.151717</c:v>
                </c:pt>
                <c:pt idx="21">
                  <c:v>-0.306992</c:v>
                </c:pt>
                <c:pt idx="22">
                  <c:v>-0.123977</c:v>
                </c:pt>
                <c:pt idx="23">
                  <c:v>-0.225863</c:v>
                </c:pt>
                <c:pt idx="24">
                  <c:v>-0.069086</c:v>
                </c:pt>
                <c:pt idx="25">
                  <c:v>-0.146581</c:v>
                </c:pt>
                <c:pt idx="26">
                  <c:v>-0.094179</c:v>
                </c:pt>
                <c:pt idx="27">
                  <c:v>-0.192362</c:v>
                </c:pt>
                <c:pt idx="28">
                  <c:v>-0.15914</c:v>
                </c:pt>
                <c:pt idx="29">
                  <c:v>-0.412918</c:v>
                </c:pt>
                <c:pt idx="30">
                  <c:v>-0.22879</c:v>
                </c:pt>
                <c:pt idx="31">
                  <c:v>-0.367741</c:v>
                </c:pt>
                <c:pt idx="32">
                  <c:v>-0.064266</c:v>
                </c:pt>
                <c:pt idx="33">
                  <c:v>-0.224027</c:v>
                </c:pt>
                <c:pt idx="34">
                  <c:v>-0.092996</c:v>
                </c:pt>
                <c:pt idx="35">
                  <c:v>-0.096894</c:v>
                </c:pt>
                <c:pt idx="36">
                  <c:v>0.105317</c:v>
                </c:pt>
                <c:pt idx="37">
                  <c:v>0.393483</c:v>
                </c:pt>
                <c:pt idx="38">
                  <c:v>0.008897</c:v>
                </c:pt>
                <c:pt idx="39">
                  <c:v>0.082576</c:v>
                </c:pt>
                <c:pt idx="40">
                  <c:v>0.055068</c:v>
                </c:pt>
                <c:pt idx="41">
                  <c:v>0.079756</c:v>
                </c:pt>
                <c:pt idx="42">
                  <c:v>-0.034645</c:v>
                </c:pt>
                <c:pt idx="43">
                  <c:v>-0.051448</c:v>
                </c:pt>
                <c:pt idx="44">
                  <c:v>-0.090298</c:v>
                </c:pt>
                <c:pt idx="45">
                  <c:v>-0.179002</c:v>
                </c:pt>
                <c:pt idx="46">
                  <c:v>-0.036986</c:v>
                </c:pt>
                <c:pt idx="47">
                  <c:v>-0.060386</c:v>
                </c:pt>
                <c:pt idx="48">
                  <c:v>0.024287</c:v>
                </c:pt>
                <c:pt idx="49">
                  <c:v>0.023236</c:v>
                </c:pt>
                <c:pt idx="50">
                  <c:v>-0.059389</c:v>
                </c:pt>
                <c:pt idx="51">
                  <c:v>-0.121573</c:v>
                </c:pt>
                <c:pt idx="52">
                  <c:v>-0.007196</c:v>
                </c:pt>
                <c:pt idx="53">
                  <c:v>0.008281</c:v>
                </c:pt>
                <c:pt idx="54">
                  <c:v>0.016793</c:v>
                </c:pt>
                <c:pt idx="55">
                  <c:v>0.077738</c:v>
                </c:pt>
                <c:pt idx="56">
                  <c:v>0.163683</c:v>
                </c:pt>
                <c:pt idx="57">
                  <c:v>0.294695</c:v>
                </c:pt>
                <c:pt idx="58">
                  <c:v>0.025559</c:v>
                </c:pt>
                <c:pt idx="59">
                  <c:v>-0.012678</c:v>
                </c:pt>
                <c:pt idx="60">
                  <c:v>-0.00268</c:v>
                </c:pt>
                <c:pt idx="61">
                  <c:v>0.032407</c:v>
                </c:pt>
                <c:pt idx="62">
                  <c:v>-0.000521</c:v>
                </c:pt>
                <c:pt idx="63">
                  <c:v>-0.187335</c:v>
                </c:pt>
                <c:pt idx="64">
                  <c:v>-0.204612</c:v>
                </c:pt>
                <c:pt idx="65">
                  <c:v>-0.275434</c:v>
                </c:pt>
                <c:pt idx="66">
                  <c:v>-0.085333</c:v>
                </c:pt>
                <c:pt idx="67">
                  <c:v>-0.114576</c:v>
                </c:pt>
                <c:pt idx="68">
                  <c:v>0.086583</c:v>
                </c:pt>
                <c:pt idx="69">
                  <c:v>0.438855</c:v>
                </c:pt>
                <c:pt idx="70">
                  <c:v>0.314826</c:v>
                </c:pt>
                <c:pt idx="71">
                  <c:v>0.417078</c:v>
                </c:pt>
                <c:pt idx="72">
                  <c:v>-0.070361</c:v>
                </c:pt>
                <c:pt idx="73">
                  <c:v>-0.190051</c:v>
                </c:pt>
                <c:pt idx="74">
                  <c:v>-0.10107</c:v>
                </c:pt>
                <c:pt idx="75">
                  <c:v>-0.061859</c:v>
                </c:pt>
                <c:pt idx="76">
                  <c:v>0.195366</c:v>
                </c:pt>
                <c:pt idx="77">
                  <c:v>0.458517</c:v>
                </c:pt>
                <c:pt idx="78">
                  <c:v>0.263172</c:v>
                </c:pt>
                <c:pt idx="79">
                  <c:v>0.4667</c:v>
                </c:pt>
                <c:pt idx="80">
                  <c:v>0.226223</c:v>
                </c:pt>
                <c:pt idx="81">
                  <c:v>0.678157</c:v>
                </c:pt>
                <c:pt idx="82">
                  <c:v>0.629059</c:v>
                </c:pt>
                <c:pt idx="83">
                  <c:v>1.417987</c:v>
                </c:pt>
                <c:pt idx="84">
                  <c:v>0.952418</c:v>
                </c:pt>
                <c:pt idx="85">
                  <c:v>1.95592</c:v>
                </c:pt>
                <c:pt idx="86">
                  <c:v>0.86208</c:v>
                </c:pt>
                <c:pt idx="87">
                  <c:v>1.463239</c:v>
                </c:pt>
                <c:pt idx="88">
                  <c:v>0.397684</c:v>
                </c:pt>
                <c:pt idx="89">
                  <c:v>0.756033</c:v>
                </c:pt>
                <c:pt idx="90">
                  <c:v>0.371873</c:v>
                </c:pt>
                <c:pt idx="91">
                  <c:v>0.786885</c:v>
                </c:pt>
                <c:pt idx="92">
                  <c:v>0.37627</c:v>
                </c:pt>
                <c:pt idx="93">
                  <c:v>0.636826</c:v>
                </c:pt>
                <c:pt idx="94">
                  <c:v>0.268394</c:v>
                </c:pt>
                <c:pt idx="95">
                  <c:v>0.685626</c:v>
                </c:pt>
                <c:pt idx="96">
                  <c:v>0.385124</c:v>
                </c:pt>
                <c:pt idx="97">
                  <c:v>0.652501</c:v>
                </c:pt>
                <c:pt idx="98">
                  <c:v>0.119168</c:v>
                </c:pt>
                <c:pt idx="99">
                  <c:v>0.0674</c:v>
                </c:pt>
                <c:pt idx="100">
                  <c:v>0.153975</c:v>
                </c:pt>
                <c:pt idx="101">
                  <c:v>0.36999</c:v>
                </c:pt>
                <c:pt idx="102">
                  <c:v>0.268974</c:v>
                </c:pt>
                <c:pt idx="103">
                  <c:v>0.520985</c:v>
                </c:pt>
                <c:pt idx="104">
                  <c:v>0.201087</c:v>
                </c:pt>
                <c:pt idx="105">
                  <c:v>0.358643</c:v>
                </c:pt>
                <c:pt idx="106">
                  <c:v>0.149913</c:v>
                </c:pt>
                <c:pt idx="107">
                  <c:v>0.295157</c:v>
                </c:pt>
                <c:pt idx="108">
                  <c:v>0.089509</c:v>
                </c:pt>
                <c:pt idx="109">
                  <c:v>0.079589</c:v>
                </c:pt>
                <c:pt idx="110">
                  <c:v>-0.039777</c:v>
                </c:pt>
                <c:pt idx="111">
                  <c:v>-0.01326</c:v>
                </c:pt>
                <c:pt idx="112">
                  <c:v>-0.008813</c:v>
                </c:pt>
                <c:pt idx="113">
                  <c:v>-0.207014</c:v>
                </c:pt>
                <c:pt idx="114">
                  <c:v>-0.374318</c:v>
                </c:pt>
                <c:pt idx="115">
                  <c:v>-0.827185</c:v>
                </c:pt>
                <c:pt idx="116">
                  <c:v>-0.548989</c:v>
                </c:pt>
                <c:pt idx="117">
                  <c:v>-1.240632</c:v>
                </c:pt>
                <c:pt idx="118">
                  <c:v>-0.785305</c:v>
                </c:pt>
                <c:pt idx="119">
                  <c:v>-1.648343</c:v>
                </c:pt>
                <c:pt idx="120">
                  <c:v>-1.060292</c:v>
                </c:pt>
                <c:pt idx="121">
                  <c:v>-2.436361</c:v>
                </c:pt>
                <c:pt idx="122">
                  <c:v>-1.651457</c:v>
                </c:pt>
                <c:pt idx="123">
                  <c:v>-3.472573</c:v>
                </c:pt>
                <c:pt idx="124">
                  <c:v>-1.946419</c:v>
                </c:pt>
                <c:pt idx="125">
                  <c:v>-4.009652</c:v>
                </c:pt>
                <c:pt idx="126">
                  <c:v>-2.063509</c:v>
                </c:pt>
                <c:pt idx="127">
                  <c:v>-3.997105</c:v>
                </c:pt>
                <c:pt idx="128">
                  <c:v>-1.869312</c:v>
                </c:pt>
                <c:pt idx="129">
                  <c:v>-3.725381</c:v>
                </c:pt>
                <c:pt idx="130">
                  <c:v>-1.768215</c:v>
                </c:pt>
                <c:pt idx="131">
                  <c:v>-3.45494</c:v>
                </c:pt>
                <c:pt idx="132">
                  <c:v>-1.702052</c:v>
                </c:pt>
                <c:pt idx="133">
                  <c:v>-3.285734</c:v>
                </c:pt>
                <c:pt idx="134">
                  <c:v>-1.341017</c:v>
                </c:pt>
                <c:pt idx="135">
                  <c:v>-2.451016</c:v>
                </c:pt>
                <c:pt idx="136">
                  <c:v>-0.960801</c:v>
                </c:pt>
                <c:pt idx="137">
                  <c:v>-1.816376</c:v>
                </c:pt>
                <c:pt idx="138">
                  <c:v>-0.715338</c:v>
                </c:pt>
                <c:pt idx="139">
                  <c:v>-1.234592</c:v>
                </c:pt>
                <c:pt idx="140">
                  <c:v>-0.327334</c:v>
                </c:pt>
                <c:pt idx="141">
                  <c:v>-0.531067</c:v>
                </c:pt>
                <c:pt idx="142">
                  <c:v>-0.170602</c:v>
                </c:pt>
                <c:pt idx="143">
                  <c:v>-0.296272</c:v>
                </c:pt>
                <c:pt idx="144">
                  <c:v>-0.023284</c:v>
                </c:pt>
                <c:pt idx="145">
                  <c:v>0.049342</c:v>
                </c:pt>
                <c:pt idx="146">
                  <c:v>0.14203</c:v>
                </c:pt>
                <c:pt idx="147">
                  <c:v>0.321386</c:v>
                </c:pt>
                <c:pt idx="148">
                  <c:v>0.202913</c:v>
                </c:pt>
                <c:pt idx="149">
                  <c:v>0.402758</c:v>
                </c:pt>
                <c:pt idx="150">
                  <c:v>0.18084</c:v>
                </c:pt>
                <c:pt idx="151">
                  <c:v>0.341088</c:v>
                </c:pt>
                <c:pt idx="152">
                  <c:v>0.129251</c:v>
                </c:pt>
                <c:pt idx="153">
                  <c:v>0.254377</c:v>
                </c:pt>
                <c:pt idx="154">
                  <c:v>0.137055</c:v>
                </c:pt>
                <c:pt idx="155">
                  <c:v>0.283503</c:v>
                </c:pt>
                <c:pt idx="156">
                  <c:v>0.188105</c:v>
                </c:pt>
                <c:pt idx="157">
                  <c:v>0.466567</c:v>
                </c:pt>
                <c:pt idx="158">
                  <c:v>0.353922</c:v>
                </c:pt>
                <c:pt idx="159">
                  <c:v>0.745537</c:v>
                </c:pt>
                <c:pt idx="160">
                  <c:v>0.420825</c:v>
                </c:pt>
                <c:pt idx="161">
                  <c:v>0.929376</c:v>
                </c:pt>
                <c:pt idx="162">
                  <c:v>0.622401</c:v>
                </c:pt>
                <c:pt idx="163">
                  <c:v>1.369898</c:v>
                </c:pt>
                <c:pt idx="164">
                  <c:v>0.895674</c:v>
                </c:pt>
                <c:pt idx="165">
                  <c:v>1.930978</c:v>
                </c:pt>
                <c:pt idx="166">
                  <c:v>1.172319</c:v>
                </c:pt>
                <c:pt idx="167">
                  <c:v>2.467151</c:v>
                </c:pt>
                <c:pt idx="168">
                  <c:v>1.262054</c:v>
                </c:pt>
                <c:pt idx="169">
                  <c:v>2.389572</c:v>
                </c:pt>
                <c:pt idx="170">
                  <c:v>1.003155</c:v>
                </c:pt>
                <c:pt idx="171">
                  <c:v>1.999252</c:v>
                </c:pt>
                <c:pt idx="172">
                  <c:v>1.184006</c:v>
                </c:pt>
                <c:pt idx="173">
                  <c:v>2.586174</c:v>
                </c:pt>
                <c:pt idx="174">
                  <c:v>1.490714</c:v>
                </c:pt>
                <c:pt idx="175">
                  <c:v>2.99255</c:v>
                </c:pt>
                <c:pt idx="176">
                  <c:v>1.456604</c:v>
                </c:pt>
                <c:pt idx="177">
                  <c:v>2.8999</c:v>
                </c:pt>
                <c:pt idx="178">
                  <c:v>1.400538</c:v>
                </c:pt>
                <c:pt idx="179">
                  <c:v>2.700993</c:v>
                </c:pt>
                <c:pt idx="180">
                  <c:v>1.249188</c:v>
                </c:pt>
                <c:pt idx="181">
                  <c:v>2.458339</c:v>
                </c:pt>
                <c:pt idx="182">
                  <c:v>1.229867</c:v>
                </c:pt>
                <c:pt idx="183">
                  <c:v>2.488223</c:v>
                </c:pt>
                <c:pt idx="184">
                  <c:v>1.122199</c:v>
                </c:pt>
                <c:pt idx="185">
                  <c:v>2.110281</c:v>
                </c:pt>
                <c:pt idx="186">
                  <c:v>0.83573</c:v>
                </c:pt>
                <c:pt idx="187">
                  <c:v>1.413418</c:v>
                </c:pt>
                <c:pt idx="188">
                  <c:v>0.334041</c:v>
                </c:pt>
                <c:pt idx="189">
                  <c:v>0.442792</c:v>
                </c:pt>
                <c:pt idx="190">
                  <c:v>-0.117539</c:v>
                </c:pt>
                <c:pt idx="191">
                  <c:v>-0.455527</c:v>
                </c:pt>
                <c:pt idx="192">
                  <c:v>-0.475053</c:v>
                </c:pt>
                <c:pt idx="193">
                  <c:v>-1.124232</c:v>
                </c:pt>
                <c:pt idx="194">
                  <c:v>-0.907081</c:v>
                </c:pt>
                <c:pt idx="195">
                  <c:v>-2.008307</c:v>
                </c:pt>
                <c:pt idx="196">
                  <c:v>-1.189935</c:v>
                </c:pt>
                <c:pt idx="197">
                  <c:v>-2.433286</c:v>
                </c:pt>
                <c:pt idx="198">
                  <c:v>-1.312986</c:v>
                </c:pt>
                <c:pt idx="199">
                  <c:v>-2.712376</c:v>
                </c:pt>
                <c:pt idx="200">
                  <c:v>-1.46915</c:v>
                </c:pt>
                <c:pt idx="201">
                  <c:v>-2.980941</c:v>
                </c:pt>
                <c:pt idx="202">
                  <c:v>-1.524041</c:v>
                </c:pt>
                <c:pt idx="203">
                  <c:v>-2.929377</c:v>
                </c:pt>
                <c:pt idx="204">
                  <c:v>-1.2546</c:v>
                </c:pt>
                <c:pt idx="205">
                  <c:v>-2.377384</c:v>
                </c:pt>
                <c:pt idx="206">
                  <c:v>-1.026662</c:v>
                </c:pt>
                <c:pt idx="207">
                  <c:v>-1.998081</c:v>
                </c:pt>
                <c:pt idx="208">
                  <c:v>-0.902729</c:v>
                </c:pt>
                <c:pt idx="209">
                  <c:v>-1.731922</c:v>
                </c:pt>
                <c:pt idx="210">
                  <c:v>-0.754935</c:v>
                </c:pt>
                <c:pt idx="211">
                  <c:v>-1.499981</c:v>
                </c:pt>
                <c:pt idx="212">
                  <c:v>-0.772517</c:v>
                </c:pt>
                <c:pt idx="213">
                  <c:v>-1.581324</c:v>
                </c:pt>
                <c:pt idx="214">
                  <c:v>-0.817203</c:v>
                </c:pt>
                <c:pt idx="215">
                  <c:v>-1.60556</c:v>
                </c:pt>
                <c:pt idx="216">
                  <c:v>-0.799601</c:v>
                </c:pt>
                <c:pt idx="217">
                  <c:v>-1.626876</c:v>
                </c:pt>
                <c:pt idx="218">
                  <c:v>-0.775959</c:v>
                </c:pt>
                <c:pt idx="219">
                  <c:v>-1.455881</c:v>
                </c:pt>
                <c:pt idx="220">
                  <c:v>-0.547857</c:v>
                </c:pt>
                <c:pt idx="221">
                  <c:v>-0.943567</c:v>
                </c:pt>
                <c:pt idx="222">
                  <c:v>-0.216552</c:v>
                </c:pt>
                <c:pt idx="223">
                  <c:v>-0.190009</c:v>
                </c:pt>
                <c:pt idx="224">
                  <c:v>0.291012</c:v>
                </c:pt>
                <c:pt idx="225">
                  <c:v>0.754788</c:v>
                </c:pt>
                <c:pt idx="226">
                  <c:v>0.550839</c:v>
                </c:pt>
                <c:pt idx="227">
                  <c:v>1.181277</c:v>
                </c:pt>
                <c:pt idx="228">
                  <c:v>0.790017</c:v>
                </c:pt>
                <c:pt idx="229">
                  <c:v>1.780087</c:v>
                </c:pt>
                <c:pt idx="230">
                  <c:v>1.1148</c:v>
                </c:pt>
                <c:pt idx="231">
                  <c:v>2.255995</c:v>
                </c:pt>
                <c:pt idx="232">
                  <c:v>1.206049</c:v>
                </c:pt>
                <c:pt idx="233">
                  <c:v>2.467654</c:v>
                </c:pt>
                <c:pt idx="234">
                  <c:v>1.246844</c:v>
                </c:pt>
                <c:pt idx="235">
                  <c:v>2.460448</c:v>
                </c:pt>
                <c:pt idx="236">
                  <c:v>1.223443</c:v>
                </c:pt>
                <c:pt idx="237">
                  <c:v>2.515443</c:v>
                </c:pt>
                <c:pt idx="238">
                  <c:v>1.36149</c:v>
                </c:pt>
                <c:pt idx="239">
                  <c:v>2.740515</c:v>
                </c:pt>
                <c:pt idx="240">
                  <c:v>1.37616</c:v>
                </c:pt>
                <c:pt idx="241">
                  <c:v>2.762665</c:v>
                </c:pt>
                <c:pt idx="242">
                  <c:v>1.352538</c:v>
                </c:pt>
                <c:pt idx="243">
                  <c:v>2.622258</c:v>
                </c:pt>
                <c:pt idx="244">
                  <c:v>1.175146</c:v>
                </c:pt>
                <c:pt idx="245">
                  <c:v>2.276589</c:v>
                </c:pt>
                <c:pt idx="246">
                  <c:v>1.075529</c:v>
                </c:pt>
                <c:pt idx="247">
                  <c:v>2.08793</c:v>
                </c:pt>
                <c:pt idx="248">
                  <c:v>0.863252</c:v>
                </c:pt>
                <c:pt idx="249">
                  <c:v>1.588658</c:v>
                </c:pt>
                <c:pt idx="250">
                  <c:v>0.740861</c:v>
                </c:pt>
                <c:pt idx="251">
                  <c:v>1.556098</c:v>
                </c:pt>
                <c:pt idx="252">
                  <c:v>0.846662</c:v>
                </c:pt>
                <c:pt idx="253">
                  <c:v>1.639529</c:v>
                </c:pt>
                <c:pt idx="254">
                  <c:v>0.735166</c:v>
                </c:pt>
                <c:pt idx="255">
                  <c:v>1.447062</c:v>
                </c:pt>
                <c:pt idx="256">
                  <c:v>0.517211</c:v>
                </c:pt>
                <c:pt idx="257">
                  <c:v>0.52132</c:v>
                </c:pt>
                <c:pt idx="258">
                  <c:v>-0.629981</c:v>
                </c:pt>
                <c:pt idx="259">
                  <c:v>-1.606043</c:v>
                </c:pt>
                <c:pt idx="260">
                  <c:v>-1.132402</c:v>
                </c:pt>
                <c:pt idx="261">
                  <c:v>-2.55422</c:v>
                </c:pt>
                <c:pt idx="262">
                  <c:v>-1.791994</c:v>
                </c:pt>
                <c:pt idx="263">
                  <c:v>-3.745205</c:v>
                </c:pt>
                <c:pt idx="264">
                  <c:v>-1.845715</c:v>
                </c:pt>
                <c:pt idx="265">
                  <c:v>-3.727846</c:v>
                </c:pt>
                <c:pt idx="266">
                  <c:v>-2.150831</c:v>
                </c:pt>
                <c:pt idx="267">
                  <c:v>-4.655973</c:v>
                </c:pt>
                <c:pt idx="268">
                  <c:v>-2.755389</c:v>
                </c:pt>
                <c:pt idx="269">
                  <c:v>-5.526767</c:v>
                </c:pt>
                <c:pt idx="270">
                  <c:v>-2.677572</c:v>
                </c:pt>
                <c:pt idx="271">
                  <c:v>-5.205808</c:v>
                </c:pt>
                <c:pt idx="272">
                  <c:v>-2.40076</c:v>
                </c:pt>
                <c:pt idx="273">
                  <c:v>-4.579495</c:v>
                </c:pt>
                <c:pt idx="274">
                  <c:v>-1.806021</c:v>
                </c:pt>
                <c:pt idx="275">
                  <c:v>-3.24378</c:v>
                </c:pt>
                <c:pt idx="276">
                  <c:v>-1.086294</c:v>
                </c:pt>
                <c:pt idx="277">
                  <c:v>-1.812268</c:v>
                </c:pt>
                <c:pt idx="278">
                  <c:v>-0.386665</c:v>
                </c:pt>
                <c:pt idx="279">
                  <c:v>-0.573766</c:v>
                </c:pt>
                <c:pt idx="280">
                  <c:v>-0.064147</c:v>
                </c:pt>
                <c:pt idx="281">
                  <c:v>0.038058</c:v>
                </c:pt>
                <c:pt idx="282">
                  <c:v>0.298044</c:v>
                </c:pt>
                <c:pt idx="283">
                  <c:v>0.74373</c:v>
                </c:pt>
                <c:pt idx="284">
                  <c:v>0.528493</c:v>
                </c:pt>
                <c:pt idx="285">
                  <c:v>1.090538</c:v>
                </c:pt>
                <c:pt idx="286">
                  <c:v>0.641681</c:v>
                </c:pt>
                <c:pt idx="287">
                  <c:v>1.41026</c:v>
                </c:pt>
                <c:pt idx="288">
                  <c:v>0.849854</c:v>
                </c:pt>
                <c:pt idx="289">
                  <c:v>1.70798</c:v>
                </c:pt>
                <c:pt idx="290">
                  <c:v>0.859951</c:v>
                </c:pt>
                <c:pt idx="291">
                  <c:v>1.785311</c:v>
                </c:pt>
                <c:pt idx="292">
                  <c:v>1.053601</c:v>
                </c:pt>
                <c:pt idx="293">
                  <c:v>2.228891</c:v>
                </c:pt>
                <c:pt idx="294">
                  <c:v>1.233627</c:v>
                </c:pt>
                <c:pt idx="295">
                  <c:v>2.555783</c:v>
                </c:pt>
                <c:pt idx="296">
                  <c:v>1.40152</c:v>
                </c:pt>
                <c:pt idx="297">
                  <c:v>2.939032</c:v>
                </c:pt>
                <c:pt idx="298">
                  <c:v>1.721535</c:v>
                </c:pt>
                <c:pt idx="299">
                  <c:v>3.535742</c:v>
                </c:pt>
                <c:pt idx="300">
                  <c:v>1.883605</c:v>
                </c:pt>
                <c:pt idx="301">
                  <c:v>3.833986</c:v>
                </c:pt>
                <c:pt idx="302">
                  <c:v>1.938563</c:v>
                </c:pt>
                <c:pt idx="303">
                  <c:v>3.824501</c:v>
                </c:pt>
                <c:pt idx="304">
                  <c:v>1.864658</c:v>
                </c:pt>
                <c:pt idx="305">
                  <c:v>3.657498</c:v>
                </c:pt>
                <c:pt idx="306">
                  <c:v>1.659743</c:v>
                </c:pt>
                <c:pt idx="307">
                  <c:v>3.114917</c:v>
                </c:pt>
                <c:pt idx="308">
                  <c:v>1.233715</c:v>
                </c:pt>
                <c:pt idx="309">
                  <c:v>2.226562</c:v>
                </c:pt>
                <c:pt idx="310">
                  <c:v>0.790481</c:v>
                </c:pt>
                <c:pt idx="311">
                  <c:v>1.380818</c:v>
                </c:pt>
                <c:pt idx="312">
                  <c:v>0.406912</c:v>
                </c:pt>
                <c:pt idx="313">
                  <c:v>0.675784</c:v>
                </c:pt>
                <c:pt idx="314">
                  <c:v>0.189658</c:v>
                </c:pt>
                <c:pt idx="315">
                  <c:v>0.295006</c:v>
                </c:pt>
                <c:pt idx="316">
                  <c:v>-0.032937</c:v>
                </c:pt>
                <c:pt idx="317">
                  <c:v>-0.185929</c:v>
                </c:pt>
                <c:pt idx="318">
                  <c:v>-0.162507</c:v>
                </c:pt>
                <c:pt idx="319">
                  <c:v>-0.313531</c:v>
                </c:pt>
                <c:pt idx="320">
                  <c:v>-0.175212</c:v>
                </c:pt>
                <c:pt idx="321">
                  <c:v>-0.447338</c:v>
                </c:pt>
                <c:pt idx="322">
                  <c:v>-0.405161</c:v>
                </c:pt>
                <c:pt idx="323">
                  <c:v>-0.882948</c:v>
                </c:pt>
                <c:pt idx="324">
                  <c:v>-0.480231</c:v>
                </c:pt>
                <c:pt idx="325">
                  <c:v>-1.051621</c:v>
                </c:pt>
                <c:pt idx="326">
                  <c:v>-0.693712</c:v>
                </c:pt>
                <c:pt idx="327">
                  <c:v>-1.504778</c:v>
                </c:pt>
                <c:pt idx="328">
                  <c:v>-0.887926</c:v>
                </c:pt>
                <c:pt idx="329">
                  <c:v>-1.827763</c:v>
                </c:pt>
                <c:pt idx="330">
                  <c:v>-0.996527</c:v>
                </c:pt>
                <c:pt idx="331">
                  <c:v>-2.139628</c:v>
                </c:pt>
                <c:pt idx="332">
                  <c:v>-1.40375</c:v>
                </c:pt>
                <c:pt idx="333">
                  <c:v>-3.03741</c:v>
                </c:pt>
                <c:pt idx="334">
                  <c:v>-1.710393</c:v>
                </c:pt>
                <c:pt idx="335">
                  <c:v>-3.546732</c:v>
                </c:pt>
                <c:pt idx="336">
                  <c:v>-1.981733</c:v>
                </c:pt>
                <c:pt idx="337">
                  <c:v>-3.959686</c:v>
                </c:pt>
                <c:pt idx="338">
                  <c:v>-1.888346</c:v>
                </c:pt>
                <c:pt idx="339">
                  <c:v>-3.776252</c:v>
                </c:pt>
                <c:pt idx="340">
                  <c:v>-1.893076</c:v>
                </c:pt>
                <c:pt idx="341">
                  <c:v>-3.721986</c:v>
                </c:pt>
                <c:pt idx="342">
                  <c:v>-1.698389</c:v>
                </c:pt>
                <c:pt idx="343">
                  <c:v>-3.190657</c:v>
                </c:pt>
                <c:pt idx="344">
                  <c:v>-1.309043</c:v>
                </c:pt>
                <c:pt idx="345">
                  <c:v>-2.532262</c:v>
                </c:pt>
                <c:pt idx="346">
                  <c:v>-1.130339</c:v>
                </c:pt>
                <c:pt idx="347">
                  <c:v>-2.151123</c:v>
                </c:pt>
                <c:pt idx="348">
                  <c:v>-0.889807</c:v>
                </c:pt>
                <c:pt idx="349">
                  <c:v>-1.67686</c:v>
                </c:pt>
                <c:pt idx="350">
                  <c:v>-0.71667</c:v>
                </c:pt>
                <c:pt idx="351">
                  <c:v>-1.341929</c:v>
                </c:pt>
                <c:pt idx="352">
                  <c:v>-0.503483</c:v>
                </c:pt>
                <c:pt idx="353">
                  <c:v>-0.865228</c:v>
                </c:pt>
                <c:pt idx="354">
                  <c:v>-0.244742</c:v>
                </c:pt>
                <c:pt idx="355">
                  <c:v>-0.354173</c:v>
                </c:pt>
                <c:pt idx="356">
                  <c:v>0.074684</c:v>
                </c:pt>
                <c:pt idx="357">
                  <c:v>0.351428</c:v>
                </c:pt>
                <c:pt idx="358">
                  <c:v>0.411456</c:v>
                </c:pt>
                <c:pt idx="359">
                  <c:v>0.910466</c:v>
                </c:pt>
                <c:pt idx="360">
                  <c:v>0.632283</c:v>
                </c:pt>
                <c:pt idx="361">
                  <c:v>1.382824</c:v>
                </c:pt>
                <c:pt idx="362">
                  <c:v>0.838758</c:v>
                </c:pt>
                <c:pt idx="363">
                  <c:v>1.748981</c:v>
                </c:pt>
                <c:pt idx="364">
                  <c:v>0.96826</c:v>
                </c:pt>
                <c:pt idx="365">
                  <c:v>1.978747</c:v>
                </c:pt>
                <c:pt idx="366">
                  <c:v>1.055914</c:v>
                </c:pt>
                <c:pt idx="367">
                  <c:v>2.138632</c:v>
                </c:pt>
                <c:pt idx="368">
                  <c:v>1.012388</c:v>
                </c:pt>
                <c:pt idx="369">
                  <c:v>1.97099</c:v>
                </c:pt>
                <c:pt idx="370">
                  <c:v>0.987103</c:v>
                </c:pt>
                <c:pt idx="371">
                  <c:v>2.07344</c:v>
                </c:pt>
                <c:pt idx="372">
                  <c:v>1.196188</c:v>
                </c:pt>
                <c:pt idx="373">
                  <c:v>2.471478</c:v>
                </c:pt>
                <c:pt idx="374">
                  <c:v>1.342918</c:v>
                </c:pt>
                <c:pt idx="375">
                  <c:v>2.836736</c:v>
                </c:pt>
                <c:pt idx="376">
                  <c:v>1.661249</c:v>
                </c:pt>
                <c:pt idx="377">
                  <c:v>3.459411</c:v>
                </c:pt>
                <c:pt idx="378">
                  <c:v>1.897407</c:v>
                </c:pt>
                <c:pt idx="379">
                  <c:v>3.929436</c:v>
                </c:pt>
                <c:pt idx="380">
                  <c:v>2.05942</c:v>
                </c:pt>
                <c:pt idx="381">
                  <c:v>4.161883</c:v>
                </c:pt>
                <c:pt idx="382">
                  <c:v>2.219949</c:v>
                </c:pt>
                <c:pt idx="383">
                  <c:v>4.433137</c:v>
                </c:pt>
                <c:pt idx="384">
                  <c:v>2.076176</c:v>
                </c:pt>
                <c:pt idx="385">
                  <c:v>3.951697</c:v>
                </c:pt>
                <c:pt idx="386">
                  <c:v>1.682404</c:v>
                </c:pt>
                <c:pt idx="387">
                  <c:v>3.192177</c:v>
                </c:pt>
                <c:pt idx="388">
                  <c:v>1.261687</c:v>
                </c:pt>
                <c:pt idx="389">
                  <c:v>2.212458</c:v>
                </c:pt>
                <c:pt idx="390">
                  <c:v>0.730246</c:v>
                </c:pt>
                <c:pt idx="391">
                  <c:v>1.279481</c:v>
                </c:pt>
                <c:pt idx="392">
                  <c:v>0.414988</c:v>
                </c:pt>
                <c:pt idx="393">
                  <c:v>0.700927</c:v>
                </c:pt>
                <c:pt idx="394">
                  <c:v>0.16524</c:v>
                </c:pt>
                <c:pt idx="395">
                  <c:v>0.26992</c:v>
                </c:pt>
                <c:pt idx="396">
                  <c:v>0.045287</c:v>
                </c:pt>
                <c:pt idx="397">
                  <c:v>0.011149</c:v>
                </c:pt>
                <c:pt idx="398">
                  <c:v>-0.153653</c:v>
                </c:pt>
                <c:pt idx="399">
                  <c:v>-0.443397</c:v>
                </c:pt>
                <c:pt idx="400">
                  <c:v>-0.417569</c:v>
                </c:pt>
                <c:pt idx="401">
                  <c:v>-0.873165</c:v>
                </c:pt>
                <c:pt idx="402">
                  <c:v>-0.40251</c:v>
                </c:pt>
                <c:pt idx="403">
                  <c:v>-0.7662</c:v>
                </c:pt>
                <c:pt idx="404">
                  <c:v>-0.376652</c:v>
                </c:pt>
                <c:pt idx="405">
                  <c:v>-0.769546</c:v>
                </c:pt>
                <c:pt idx="406">
                  <c:v>-0.405292</c:v>
                </c:pt>
                <c:pt idx="407">
                  <c:v>-0.87506</c:v>
                </c:pt>
                <c:pt idx="408">
                  <c:v>-0.557331</c:v>
                </c:pt>
                <c:pt idx="409">
                  <c:v>-1.174661</c:v>
                </c:pt>
                <c:pt idx="410">
                  <c:v>-0.641036</c:v>
                </c:pt>
                <c:pt idx="411">
                  <c:v>-1.333064</c:v>
                </c:pt>
                <c:pt idx="412">
                  <c:v>-0.781635</c:v>
                </c:pt>
                <c:pt idx="413">
                  <c:v>-1.606276</c:v>
                </c:pt>
                <c:pt idx="414">
                  <c:v>-0.82973</c:v>
                </c:pt>
                <c:pt idx="415">
                  <c:v>-1.690891</c:v>
                </c:pt>
                <c:pt idx="416">
                  <c:v>-0.918799</c:v>
                </c:pt>
                <c:pt idx="417">
                  <c:v>-2.013743</c:v>
                </c:pt>
                <c:pt idx="418">
                  <c:v>-1.269564</c:v>
                </c:pt>
                <c:pt idx="419">
                  <c:v>-2.717754</c:v>
                </c:pt>
                <c:pt idx="420">
                  <c:v>-1.597165</c:v>
                </c:pt>
                <c:pt idx="421">
                  <c:v>-3.253232</c:v>
                </c:pt>
                <c:pt idx="422">
                  <c:v>-1.625525</c:v>
                </c:pt>
                <c:pt idx="423">
                  <c:v>-3.22598</c:v>
                </c:pt>
                <c:pt idx="424">
                  <c:v>-1.564305</c:v>
                </c:pt>
                <c:pt idx="425">
                  <c:v>-3.053883</c:v>
                </c:pt>
                <c:pt idx="426">
                  <c:v>-1.467394</c:v>
                </c:pt>
                <c:pt idx="427">
                  <c:v>-2.961844</c:v>
                </c:pt>
                <c:pt idx="428">
                  <c:v>-1.449697</c:v>
                </c:pt>
                <c:pt idx="429">
                  <c:v>-2.927978</c:v>
                </c:pt>
                <c:pt idx="430">
                  <c:v>-1.567911</c:v>
                </c:pt>
                <c:pt idx="431">
                  <c:v>-3.320345</c:v>
                </c:pt>
                <c:pt idx="432">
                  <c:v>-1.749927</c:v>
                </c:pt>
                <c:pt idx="433">
                  <c:v>-3.353688</c:v>
                </c:pt>
                <c:pt idx="434">
                  <c:v>-1.421762</c:v>
                </c:pt>
                <c:pt idx="435">
                  <c:v>-2.695073</c:v>
                </c:pt>
                <c:pt idx="436">
                  <c:v>-1.185756</c:v>
                </c:pt>
                <c:pt idx="437">
                  <c:v>-2.201929</c:v>
                </c:pt>
                <c:pt idx="438">
                  <c:v>-0.80651</c:v>
                </c:pt>
                <c:pt idx="439">
                  <c:v>-1.435219</c:v>
                </c:pt>
                <c:pt idx="440">
                  <c:v>-0.480359</c:v>
                </c:pt>
                <c:pt idx="441">
                  <c:v>-0.80996</c:v>
                </c:pt>
                <c:pt idx="442">
                  <c:v>-0.260735</c:v>
                </c:pt>
                <c:pt idx="443">
                  <c:v>-0.508577</c:v>
                </c:pt>
                <c:pt idx="444">
                  <c:v>-0.19216</c:v>
                </c:pt>
                <c:pt idx="445">
                  <c:v>-0.257405</c:v>
                </c:pt>
                <c:pt idx="446">
                  <c:v>0.078955</c:v>
                </c:pt>
                <c:pt idx="447">
                  <c:v>0.258509</c:v>
                </c:pt>
                <c:pt idx="448">
                  <c:v>0.256377</c:v>
                </c:pt>
                <c:pt idx="449">
                  <c:v>0.609761</c:v>
                </c:pt>
                <c:pt idx="450">
                  <c:v>0.454631</c:v>
                </c:pt>
                <c:pt idx="451">
                  <c:v>0.969851</c:v>
                </c:pt>
                <c:pt idx="452">
                  <c:v>0.542795</c:v>
                </c:pt>
                <c:pt idx="453">
                  <c:v>1.135602</c:v>
                </c:pt>
                <c:pt idx="454">
                  <c:v>0.673563</c:v>
                </c:pt>
                <c:pt idx="455">
                  <c:v>1.385404</c:v>
                </c:pt>
                <c:pt idx="456">
                  <c:v>0.679244</c:v>
                </c:pt>
                <c:pt idx="457">
                  <c:v>1.324653</c:v>
                </c:pt>
                <c:pt idx="458">
                  <c:v>0.688977</c:v>
                </c:pt>
                <c:pt idx="459">
                  <c:v>1.452424</c:v>
                </c:pt>
                <c:pt idx="460">
                  <c:v>0.853935</c:v>
                </c:pt>
                <c:pt idx="461">
                  <c:v>1.761815</c:v>
                </c:pt>
                <c:pt idx="462">
                  <c:v>1.045382</c:v>
                </c:pt>
                <c:pt idx="463">
                  <c:v>2.243779</c:v>
                </c:pt>
                <c:pt idx="464">
                  <c:v>1.374034</c:v>
                </c:pt>
                <c:pt idx="465">
                  <c:v>2.880071</c:v>
                </c:pt>
                <c:pt idx="466">
                  <c:v>1.574959</c:v>
                </c:pt>
                <c:pt idx="467">
                  <c:v>3.303225</c:v>
                </c:pt>
                <c:pt idx="468">
                  <c:v>1.87608</c:v>
                </c:pt>
                <c:pt idx="469">
                  <c:v>3.831136</c:v>
                </c:pt>
                <c:pt idx="470">
                  <c:v>1.901751</c:v>
                </c:pt>
                <c:pt idx="471">
                  <c:v>3.733978</c:v>
                </c:pt>
                <c:pt idx="472">
                  <c:v>1.852677</c:v>
                </c:pt>
                <c:pt idx="473">
                  <c:v>3.778331</c:v>
                </c:pt>
                <c:pt idx="474">
                  <c:v>1.948482</c:v>
                </c:pt>
                <c:pt idx="475">
                  <c:v>3.79667</c:v>
                </c:pt>
                <c:pt idx="476">
                  <c:v>1.642356</c:v>
                </c:pt>
                <c:pt idx="477">
                  <c:v>3.019751</c:v>
                </c:pt>
                <c:pt idx="478">
                  <c:v>1.041926</c:v>
                </c:pt>
                <c:pt idx="479">
                  <c:v>1.780512</c:v>
                </c:pt>
                <c:pt idx="480">
                  <c:v>0.537672</c:v>
                </c:pt>
                <c:pt idx="481">
                  <c:v>0.958352</c:v>
                </c:pt>
                <c:pt idx="482">
                  <c:v>0.320611</c:v>
                </c:pt>
                <c:pt idx="483">
                  <c:v>0.551834</c:v>
                </c:pt>
                <c:pt idx="484">
                  <c:v>0.189838</c:v>
                </c:pt>
                <c:pt idx="485">
                  <c:v>0.353026</c:v>
                </c:pt>
                <c:pt idx="486">
                  <c:v>0.159787</c:v>
                </c:pt>
                <c:pt idx="487">
                  <c:v>0.307876</c:v>
                </c:pt>
                <c:pt idx="488">
                  <c:v>0.119519</c:v>
                </c:pt>
                <c:pt idx="489">
                  <c:v>0.213473</c:v>
                </c:pt>
                <c:pt idx="490">
                  <c:v>0.057686</c:v>
                </c:pt>
                <c:pt idx="491">
                  <c:v>0.087474</c:v>
                </c:pt>
                <c:pt idx="492">
                  <c:v>0.035078</c:v>
                </c:pt>
                <c:pt idx="493">
                  <c:v>0.040403</c:v>
                </c:pt>
                <c:pt idx="494">
                  <c:v>-0.033017</c:v>
                </c:pt>
                <c:pt idx="495">
                  <c:v>-0.05961</c:v>
                </c:pt>
                <c:pt idx="496">
                  <c:v>-0.014933</c:v>
                </c:pt>
                <c:pt idx="497">
                  <c:v>-0.051197</c:v>
                </c:pt>
                <c:pt idx="498">
                  <c:v>-0.091528</c:v>
                </c:pt>
                <c:pt idx="499">
                  <c:v>-0.212952</c:v>
                </c:pt>
                <c:pt idx="500">
                  <c:v>-0.1332</c:v>
                </c:pt>
                <c:pt idx="501">
                  <c:v>-0.274719</c:v>
                </c:pt>
                <c:pt idx="502">
                  <c:v>-0.179667</c:v>
                </c:pt>
                <c:pt idx="503">
                  <c:v>-0.453616</c:v>
                </c:pt>
                <c:pt idx="504">
                  <c:v>-0.342211</c:v>
                </c:pt>
                <c:pt idx="505">
                  <c:v>-0.700839</c:v>
                </c:pt>
                <c:pt idx="506">
                  <c:v>-0.432305</c:v>
                </c:pt>
                <c:pt idx="507">
                  <c:v>-0.902707</c:v>
                </c:pt>
                <c:pt idx="508">
                  <c:v>-0.446838</c:v>
                </c:pt>
                <c:pt idx="509">
                  <c:v>-0.876807</c:v>
                </c:pt>
                <c:pt idx="510">
                  <c:v>-0.486307</c:v>
                </c:pt>
                <c:pt idx="511">
                  <c:v>-1.054668</c:v>
                </c:pt>
                <c:pt idx="512">
                  <c:v>-0.612108</c:v>
                </c:pt>
                <c:pt idx="513">
                  <c:v>-1.277997</c:v>
                </c:pt>
                <c:pt idx="514">
                  <c:v>-0.76735</c:v>
                </c:pt>
                <c:pt idx="515">
                  <c:v>-1.578533</c:v>
                </c:pt>
                <c:pt idx="516">
                  <c:v>-0.827392</c:v>
                </c:pt>
                <c:pt idx="517">
                  <c:v>-1.685707</c:v>
                </c:pt>
                <c:pt idx="518">
                  <c:v>-0.93574</c:v>
                </c:pt>
                <c:pt idx="519">
                  <c:v>-1.908863</c:v>
                </c:pt>
                <c:pt idx="520">
                  <c:v>-0.951618</c:v>
                </c:pt>
                <c:pt idx="521">
                  <c:v>-1.896749</c:v>
                </c:pt>
                <c:pt idx="522">
                  <c:v>-0.96017</c:v>
                </c:pt>
                <c:pt idx="523">
                  <c:v>-1.897229</c:v>
                </c:pt>
                <c:pt idx="524">
                  <c:v>-0.950531</c:v>
                </c:pt>
                <c:pt idx="525">
                  <c:v>-2.008058</c:v>
                </c:pt>
                <c:pt idx="526">
                  <c:v>-1.213038</c:v>
                </c:pt>
                <c:pt idx="527">
                  <c:v>-2.482534</c:v>
                </c:pt>
                <c:pt idx="528">
                  <c:v>-1.285628</c:v>
                </c:pt>
                <c:pt idx="529">
                  <c:v>-2.684987</c:v>
                </c:pt>
                <c:pt idx="530">
                  <c:v>-1.574665</c:v>
                </c:pt>
                <c:pt idx="531">
                  <c:v>-3.216726</c:v>
                </c:pt>
                <c:pt idx="532">
                  <c:v>-1.523671</c:v>
                </c:pt>
                <c:pt idx="533">
                  <c:v>-2.958645</c:v>
                </c:pt>
                <c:pt idx="534">
                  <c:v>-1.384114</c:v>
                </c:pt>
                <c:pt idx="535">
                  <c:v>-2.828253</c:v>
                </c:pt>
                <c:pt idx="536">
                  <c:v>-1.515721</c:v>
                </c:pt>
                <c:pt idx="537">
                  <c:v>-3.01171</c:v>
                </c:pt>
                <c:pt idx="538">
                  <c:v>-1.375361</c:v>
                </c:pt>
                <c:pt idx="539">
                  <c:v>-2.65169</c:v>
                </c:pt>
                <c:pt idx="540">
                  <c:v>-1.267828</c:v>
                </c:pt>
                <c:pt idx="541">
                  <c:v>-2.512785</c:v>
                </c:pt>
                <c:pt idx="542">
                  <c:v>-1.177886</c:v>
                </c:pt>
                <c:pt idx="543">
                  <c:v>-2.263315</c:v>
                </c:pt>
                <c:pt idx="544">
                  <c:v>-0.961907</c:v>
                </c:pt>
                <c:pt idx="545">
                  <c:v>-1.732291</c:v>
                </c:pt>
                <c:pt idx="546">
                  <c:v>-0.578895</c:v>
                </c:pt>
                <c:pt idx="547">
                  <c:v>-0.956912</c:v>
                </c:pt>
                <c:pt idx="548">
                  <c:v>-0.133576</c:v>
                </c:pt>
                <c:pt idx="549">
                  <c:v>-0.101723</c:v>
                </c:pt>
                <c:pt idx="550">
                  <c:v>0.104758</c:v>
                </c:pt>
                <c:pt idx="551">
                  <c:v>0.285762</c:v>
                </c:pt>
                <c:pt idx="552">
                  <c:v>0.300626</c:v>
                </c:pt>
                <c:pt idx="553">
                  <c:v>0.693761</c:v>
                </c:pt>
                <c:pt idx="554">
                  <c:v>0.420888</c:v>
                </c:pt>
                <c:pt idx="555">
                  <c:v>0.888626</c:v>
                </c:pt>
                <c:pt idx="556">
                  <c:v>0.57999</c:v>
                </c:pt>
                <c:pt idx="557">
                  <c:v>1.250221</c:v>
                </c:pt>
                <c:pt idx="558">
                  <c:v>0.690208</c:v>
                </c:pt>
                <c:pt idx="559">
                  <c:v>1.404919</c:v>
                </c:pt>
                <c:pt idx="560">
                  <c:v>0.74354</c:v>
                </c:pt>
                <c:pt idx="561">
                  <c:v>1.467612</c:v>
                </c:pt>
                <c:pt idx="562">
                  <c:v>0.716676</c:v>
                </c:pt>
                <c:pt idx="563">
                  <c:v>1.46574</c:v>
                </c:pt>
                <c:pt idx="564">
                  <c:v>0.77741</c:v>
                </c:pt>
                <c:pt idx="565">
                  <c:v>1.57276</c:v>
                </c:pt>
                <c:pt idx="566">
                  <c:v>0.828117</c:v>
                </c:pt>
                <c:pt idx="567">
                  <c:v>1.733243</c:v>
                </c:pt>
                <c:pt idx="568">
                  <c:v>1.006966</c:v>
                </c:pt>
                <c:pt idx="569">
                  <c:v>2.061059</c:v>
                </c:pt>
                <c:pt idx="570">
                  <c:v>1.035789</c:v>
                </c:pt>
                <c:pt idx="571">
                  <c:v>2.035568</c:v>
                </c:pt>
                <c:pt idx="572">
                  <c:v>0.982452</c:v>
                </c:pt>
                <c:pt idx="573">
                  <c:v>1.95791</c:v>
                </c:pt>
                <c:pt idx="574">
                  <c:v>0.941973</c:v>
                </c:pt>
                <c:pt idx="575">
                  <c:v>1.835091</c:v>
                </c:pt>
                <c:pt idx="576">
                  <c:v>0.843217</c:v>
                </c:pt>
                <c:pt idx="577">
                  <c:v>1.674696</c:v>
                </c:pt>
                <c:pt idx="578">
                  <c:v>0.843812</c:v>
                </c:pt>
                <c:pt idx="579">
                  <c:v>1.717888</c:v>
                </c:pt>
                <c:pt idx="580">
                  <c:v>0.868819</c:v>
                </c:pt>
                <c:pt idx="581">
                  <c:v>1.700813</c:v>
                </c:pt>
                <c:pt idx="582">
                  <c:v>0.796373</c:v>
                </c:pt>
                <c:pt idx="583">
                  <c:v>1.607547</c:v>
                </c:pt>
                <c:pt idx="584">
                  <c:v>0.865792</c:v>
                </c:pt>
                <c:pt idx="585">
                  <c:v>1.780206</c:v>
                </c:pt>
                <c:pt idx="586">
                  <c:v>0.85389</c:v>
                </c:pt>
                <c:pt idx="587">
                  <c:v>1.613715</c:v>
                </c:pt>
                <c:pt idx="588">
                  <c:v>0.719496</c:v>
                </c:pt>
                <c:pt idx="589">
                  <c:v>1.461595</c:v>
                </c:pt>
                <c:pt idx="590">
                  <c:v>0.76109</c:v>
                </c:pt>
                <c:pt idx="591">
                  <c:v>1.526007</c:v>
                </c:pt>
                <c:pt idx="592">
                  <c:v>0.835299</c:v>
                </c:pt>
                <c:pt idx="593">
                  <c:v>1.736072</c:v>
                </c:pt>
                <c:pt idx="594">
                  <c:v>0.859788</c:v>
                </c:pt>
                <c:pt idx="595">
                  <c:v>1.644017</c:v>
                </c:pt>
                <c:pt idx="596">
                  <c:v>0.766122</c:v>
                </c:pt>
                <c:pt idx="597">
                  <c:v>1.492884</c:v>
                </c:pt>
                <c:pt idx="598">
                  <c:v>0.632912</c:v>
                </c:pt>
                <c:pt idx="599">
                  <c:v>1.12019</c:v>
                </c:pt>
                <c:pt idx="600">
                  <c:v>0.341688</c:v>
                </c:pt>
                <c:pt idx="601">
                  <c:v>0.582003</c:v>
                </c:pt>
                <c:pt idx="602">
                  <c:v>0.162559</c:v>
                </c:pt>
                <c:pt idx="603">
                  <c:v>0.256158</c:v>
                </c:pt>
                <c:pt idx="604">
                  <c:v>0.015412</c:v>
                </c:pt>
                <c:pt idx="605">
                  <c:v>-0.072646</c:v>
                </c:pt>
                <c:pt idx="606">
                  <c:v>-0.169263</c:v>
                </c:pt>
                <c:pt idx="607">
                  <c:v>-0.450564</c:v>
                </c:pt>
                <c:pt idx="608">
                  <c:v>-0.397844</c:v>
                </c:pt>
                <c:pt idx="609">
                  <c:v>-0.814206</c:v>
                </c:pt>
                <c:pt idx="610">
                  <c:v>-0.433754</c:v>
                </c:pt>
                <c:pt idx="611">
                  <c:v>-0.949915</c:v>
                </c:pt>
                <c:pt idx="612">
                  <c:v>-0.551619</c:v>
                </c:pt>
                <c:pt idx="613">
                  <c:v>-1.083254</c:v>
                </c:pt>
                <c:pt idx="614">
                  <c:v>-0.527326</c:v>
                </c:pt>
                <c:pt idx="615">
                  <c:v>-1.05417</c:v>
                </c:pt>
                <c:pt idx="616">
                  <c:v>-0.50214</c:v>
                </c:pt>
                <c:pt idx="617">
                  <c:v>-1.004806</c:v>
                </c:pt>
                <c:pt idx="618">
                  <c:v>-0.51917</c:v>
                </c:pt>
                <c:pt idx="619">
                  <c:v>-1.061034</c:v>
                </c:pt>
                <c:pt idx="620">
                  <c:v>-0.570308</c:v>
                </c:pt>
                <c:pt idx="621">
                  <c:v>-1.196659</c:v>
                </c:pt>
                <c:pt idx="622">
                  <c:v>-0.732259</c:v>
                </c:pt>
                <c:pt idx="623">
                  <c:v>-1.546159</c:v>
                </c:pt>
                <c:pt idx="624">
                  <c:v>-0.839977</c:v>
                </c:pt>
                <c:pt idx="625">
                  <c:v>-1.780109</c:v>
                </c:pt>
                <c:pt idx="626">
                  <c:v>-1.054734</c:v>
                </c:pt>
                <c:pt idx="627">
                  <c:v>-2.039596</c:v>
                </c:pt>
                <c:pt idx="628">
                  <c:v>-0.885555</c:v>
                </c:pt>
                <c:pt idx="629">
                  <c:v>-1.718221</c:v>
                </c:pt>
                <c:pt idx="630">
                  <c:v>-0.844593</c:v>
                </c:pt>
                <c:pt idx="631">
                  <c:v>-1.763812</c:v>
                </c:pt>
                <c:pt idx="632">
                  <c:v>-1.060066</c:v>
                </c:pt>
                <c:pt idx="633">
                  <c:v>-2.252288</c:v>
                </c:pt>
                <c:pt idx="634">
                  <c:v>-1.268162</c:v>
                </c:pt>
                <c:pt idx="635">
                  <c:v>-2.552131</c:v>
                </c:pt>
                <c:pt idx="636">
                  <c:v>-1.24168</c:v>
                </c:pt>
                <c:pt idx="637">
                  <c:v>-2.493896</c:v>
                </c:pt>
                <c:pt idx="638">
                  <c:v>-1.247285</c:v>
                </c:pt>
                <c:pt idx="639">
                  <c:v>-2.383355</c:v>
                </c:pt>
                <c:pt idx="640">
                  <c:v>-1.015304</c:v>
                </c:pt>
                <c:pt idx="641">
                  <c:v>-2.069198</c:v>
                </c:pt>
                <c:pt idx="642">
                  <c:v>-1.183768</c:v>
                </c:pt>
                <c:pt idx="643">
                  <c:v>-2.453873</c:v>
                </c:pt>
                <c:pt idx="644">
                  <c:v>-1.316199</c:v>
                </c:pt>
                <c:pt idx="645">
                  <c:v>-2.639711</c:v>
                </c:pt>
                <c:pt idx="646">
                  <c:v>-1.255368</c:v>
                </c:pt>
                <c:pt idx="647">
                  <c:v>-2.374868</c:v>
                </c:pt>
                <c:pt idx="648">
                  <c:v>-0.862748</c:v>
                </c:pt>
                <c:pt idx="649">
                  <c:v>-1.403323</c:v>
                </c:pt>
                <c:pt idx="650">
                  <c:v>-0.24849</c:v>
                </c:pt>
                <c:pt idx="651">
                  <c:v>-0.263113</c:v>
                </c:pt>
                <c:pt idx="652">
                  <c:v>0.230955</c:v>
                </c:pt>
                <c:pt idx="653">
                  <c:v>0.645422</c:v>
                </c:pt>
                <c:pt idx="654">
                  <c:v>0.413936</c:v>
                </c:pt>
                <c:pt idx="655">
                  <c:v>0.762345</c:v>
                </c:pt>
                <c:pt idx="656">
                  <c:v>0.424426</c:v>
                </c:pt>
                <c:pt idx="657">
                  <c:v>0.991973</c:v>
                </c:pt>
                <c:pt idx="658">
                  <c:v>0.580001</c:v>
                </c:pt>
                <c:pt idx="659">
                  <c:v>1.066219</c:v>
                </c:pt>
                <c:pt idx="660">
                  <c:v>0.411953</c:v>
                </c:pt>
                <c:pt idx="661">
                  <c:v>0.868344</c:v>
                </c:pt>
                <c:pt idx="662">
                  <c:v>0.570523</c:v>
                </c:pt>
                <c:pt idx="663">
                  <c:v>1.229404</c:v>
                </c:pt>
                <c:pt idx="664">
                  <c:v>0.727861</c:v>
                </c:pt>
                <c:pt idx="665">
                  <c:v>1.532747</c:v>
                </c:pt>
                <c:pt idx="666">
                  <c:v>0.882126</c:v>
                </c:pt>
                <c:pt idx="667">
                  <c:v>1.850418</c:v>
                </c:pt>
                <c:pt idx="668">
                  <c:v>1.099862</c:v>
                </c:pt>
                <c:pt idx="669">
                  <c:v>2.307313</c:v>
                </c:pt>
                <c:pt idx="670">
                  <c:v>1.270246</c:v>
                </c:pt>
                <c:pt idx="671">
                  <c:v>2.509039</c:v>
                </c:pt>
                <c:pt idx="672">
                  <c:v>1.091424</c:v>
                </c:pt>
                <c:pt idx="673">
                  <c:v>2.057387</c:v>
                </c:pt>
                <c:pt idx="674">
                  <c:v>0.867644</c:v>
                </c:pt>
                <c:pt idx="675">
                  <c:v>1.592364</c:v>
                </c:pt>
                <c:pt idx="676">
                  <c:v>0.576904</c:v>
                </c:pt>
                <c:pt idx="677">
                  <c:v>1.047466</c:v>
                </c:pt>
                <c:pt idx="678">
                  <c:v>0.391679</c:v>
                </c:pt>
                <c:pt idx="679">
                  <c:v>0.668039</c:v>
                </c:pt>
                <c:pt idx="680">
                  <c:v>0.192734</c:v>
                </c:pt>
                <c:pt idx="681">
                  <c:v>0.350042</c:v>
                </c:pt>
                <c:pt idx="682">
                  <c:v>0.097178</c:v>
                </c:pt>
                <c:pt idx="683">
                  <c:v>0.10357</c:v>
                </c:pt>
                <c:pt idx="684">
                  <c:v>-0.007719</c:v>
                </c:pt>
                <c:pt idx="685">
                  <c:v>-0.030411</c:v>
                </c:pt>
                <c:pt idx="686">
                  <c:v>-0.048187</c:v>
                </c:pt>
                <c:pt idx="687">
                  <c:v>-0.1018</c:v>
                </c:pt>
                <c:pt idx="688">
                  <c:v>-0.012047</c:v>
                </c:pt>
                <c:pt idx="689">
                  <c:v>0.032427</c:v>
                </c:pt>
                <c:pt idx="690">
                  <c:v>-0.006887</c:v>
                </c:pt>
                <c:pt idx="691">
                  <c:v>-0.146171</c:v>
                </c:pt>
                <c:pt idx="692">
                  <c:v>-0.208307</c:v>
                </c:pt>
                <c:pt idx="693">
                  <c:v>-0.504737</c:v>
                </c:pt>
                <c:pt idx="694">
                  <c:v>-0.381882</c:v>
                </c:pt>
                <c:pt idx="695">
                  <c:v>-0.615274</c:v>
                </c:pt>
                <c:pt idx="696">
                  <c:v>0.069542</c:v>
                </c:pt>
                <c:pt idx="697">
                  <c:v>0.351521</c:v>
                </c:pt>
                <c:pt idx="698">
                  <c:v>0.249719</c:v>
                </c:pt>
                <c:pt idx="699">
                  <c:v>0.359582</c:v>
                </c:pt>
                <c:pt idx="700">
                  <c:v>0.049909</c:v>
                </c:pt>
                <c:pt idx="701">
                  <c:v>0.116483</c:v>
                </c:pt>
                <c:pt idx="702">
                  <c:v>0.116646</c:v>
                </c:pt>
                <c:pt idx="703">
                  <c:v>0.320967</c:v>
                </c:pt>
                <c:pt idx="704">
                  <c:v>0.27892</c:v>
                </c:pt>
                <c:pt idx="705">
                  <c:v>0.515575</c:v>
                </c:pt>
                <c:pt idx="706">
                  <c:v>0.07549</c:v>
                </c:pt>
                <c:pt idx="707">
                  <c:v>0.177231</c:v>
                </c:pt>
                <c:pt idx="708">
                  <c:v>0.152477</c:v>
                </c:pt>
                <c:pt idx="709">
                  <c:v>0.36144</c:v>
                </c:pt>
                <c:pt idx="710">
                  <c:v>0.126467</c:v>
                </c:pt>
                <c:pt idx="711">
                  <c:v>0.152271</c:v>
                </c:pt>
                <c:pt idx="712">
                  <c:v>-0.056361</c:v>
                </c:pt>
                <c:pt idx="713">
                  <c:v>-0.182907</c:v>
                </c:pt>
                <c:pt idx="714">
                  <c:v>-0.302568</c:v>
                </c:pt>
                <c:pt idx="715">
                  <c:v>-0.749364</c:v>
                </c:pt>
                <c:pt idx="716">
                  <c:v>-0.347232</c:v>
                </c:pt>
                <c:pt idx="717">
                  <c:v>-0.520279</c:v>
                </c:pt>
                <c:pt idx="718">
                  <c:v>-0.123142</c:v>
                </c:pt>
                <c:pt idx="719">
                  <c:v>-0.199758</c:v>
                </c:pt>
                <c:pt idx="720">
                  <c:v>-0.056373</c:v>
                </c:pt>
                <c:pt idx="721">
                  <c:v>-0.062079</c:v>
                </c:pt>
                <c:pt idx="722">
                  <c:v>-0.000517</c:v>
                </c:pt>
                <c:pt idx="723">
                  <c:v>0.021947</c:v>
                </c:pt>
                <c:pt idx="724">
                  <c:v>0.024151</c:v>
                </c:pt>
                <c:pt idx="725">
                  <c:v>0.064343</c:v>
                </c:pt>
                <c:pt idx="726">
                  <c:v>0.043504</c:v>
                </c:pt>
                <c:pt idx="727">
                  <c:v>0.047466</c:v>
                </c:pt>
                <c:pt idx="728">
                  <c:v>-0.017378</c:v>
                </c:pt>
                <c:pt idx="729">
                  <c:v>-0.032546</c:v>
                </c:pt>
                <c:pt idx="730">
                  <c:v>-0.049652</c:v>
                </c:pt>
                <c:pt idx="731">
                  <c:v>-0.109182</c:v>
                </c:pt>
                <c:pt idx="732">
                  <c:v>-0.039386</c:v>
                </c:pt>
                <c:pt idx="733">
                  <c:v>-0.004913</c:v>
                </c:pt>
                <c:pt idx="734">
                  <c:v>0.01996</c:v>
                </c:pt>
                <c:pt idx="735">
                  <c:v>-0.062384</c:v>
                </c:pt>
                <c:pt idx="736">
                  <c:v>-0.136844</c:v>
                </c:pt>
                <c:pt idx="737">
                  <c:v>-0.030941</c:v>
                </c:pt>
                <c:pt idx="738">
                  <c:v>0.084694</c:v>
                </c:pt>
                <c:pt idx="739">
                  <c:v>0.083703</c:v>
                </c:pt>
                <c:pt idx="740">
                  <c:v>-0.055247</c:v>
                </c:pt>
                <c:pt idx="741">
                  <c:v>-0.078614</c:v>
                </c:pt>
                <c:pt idx="742">
                  <c:v>0.019924</c:v>
                </c:pt>
                <c:pt idx="743">
                  <c:v>0.041937</c:v>
                </c:pt>
                <c:pt idx="744">
                  <c:v>0.04228</c:v>
                </c:pt>
                <c:pt idx="745">
                  <c:v>0.050323</c:v>
                </c:pt>
                <c:pt idx="746">
                  <c:v>-0.032901</c:v>
                </c:pt>
                <c:pt idx="747">
                  <c:v>-0.083108</c:v>
                </c:pt>
                <c:pt idx="748">
                  <c:v>-0.062741</c:v>
                </c:pt>
                <c:pt idx="749">
                  <c:v>-0.116716</c:v>
                </c:pt>
                <c:pt idx="750">
                  <c:v>-0.009059</c:v>
                </c:pt>
                <c:pt idx="751">
                  <c:v>-0.020355</c:v>
                </c:pt>
                <c:pt idx="752">
                  <c:v>-0.05409</c:v>
                </c:pt>
                <c:pt idx="753">
                  <c:v>-0.11664</c:v>
                </c:pt>
                <c:pt idx="754">
                  <c:v>-0.028299</c:v>
                </c:pt>
                <c:pt idx="755">
                  <c:v>-0.048209</c:v>
                </c:pt>
                <c:pt idx="756">
                  <c:v>-0.064984</c:v>
                </c:pt>
                <c:pt idx="757">
                  <c:v>-0.14485</c:v>
                </c:pt>
                <c:pt idx="758">
                  <c:v>-0.066971</c:v>
                </c:pt>
                <c:pt idx="759">
                  <c:v>-0.157426</c:v>
                </c:pt>
                <c:pt idx="760">
                  <c:v>-0.099304</c:v>
                </c:pt>
                <c:pt idx="761">
                  <c:v>-0.178192</c:v>
                </c:pt>
                <c:pt idx="762">
                  <c:v>-0.053112</c:v>
                </c:pt>
                <c:pt idx="763">
                  <c:v>-0.101901</c:v>
                </c:pt>
                <c:pt idx="764">
                  <c:v>-0.077375</c:v>
                </c:pt>
                <c:pt idx="765">
                  <c:v>-0.137949</c:v>
                </c:pt>
                <c:pt idx="766">
                  <c:v>-0.040708</c:v>
                </c:pt>
                <c:pt idx="767">
                  <c:v>-0.068224</c:v>
                </c:pt>
                <c:pt idx="768">
                  <c:v>-0.023851</c:v>
                </c:pt>
                <c:pt idx="769">
                  <c:v>-0.049884</c:v>
                </c:pt>
                <c:pt idx="770">
                  <c:v>-0.051061</c:v>
                </c:pt>
                <c:pt idx="771">
                  <c:v>-0.08736</c:v>
                </c:pt>
                <c:pt idx="772">
                  <c:v>-0.012068</c:v>
                </c:pt>
                <c:pt idx="773">
                  <c:v>-0.080553</c:v>
                </c:pt>
                <c:pt idx="774">
                  <c:v>-0.080148</c:v>
                </c:pt>
                <c:pt idx="775">
                  <c:v>-0.141399</c:v>
                </c:pt>
                <c:pt idx="776">
                  <c:v>-0.014416</c:v>
                </c:pt>
                <c:pt idx="777">
                  <c:v>-0.02028</c:v>
                </c:pt>
                <c:pt idx="778">
                  <c:v>-0.070898</c:v>
                </c:pt>
                <c:pt idx="779">
                  <c:v>-0.150471</c:v>
                </c:pt>
                <c:pt idx="780">
                  <c:v>-0.025137</c:v>
                </c:pt>
                <c:pt idx="781">
                  <c:v>0.02257</c:v>
                </c:pt>
                <c:pt idx="782">
                  <c:v>0.100457</c:v>
                </c:pt>
                <c:pt idx="783">
                  <c:v>0.179501</c:v>
                </c:pt>
                <c:pt idx="784">
                  <c:v>-0.029224</c:v>
                </c:pt>
                <c:pt idx="785">
                  <c:v>-0.075823</c:v>
                </c:pt>
                <c:pt idx="786">
                  <c:v>0.011116</c:v>
                </c:pt>
                <c:pt idx="787">
                  <c:v>0.021394</c:v>
                </c:pt>
                <c:pt idx="788">
                  <c:v>-0.050408</c:v>
                </c:pt>
                <c:pt idx="789">
                  <c:v>-0.153505</c:v>
                </c:pt>
                <c:pt idx="790">
                  <c:v>-0.119141</c:v>
                </c:pt>
                <c:pt idx="791">
                  <c:v>-0.23791</c:v>
                </c:pt>
                <c:pt idx="792">
                  <c:v>-0.087155</c:v>
                </c:pt>
                <c:pt idx="793">
                  <c:v>-0.201091</c:v>
                </c:pt>
                <c:pt idx="794">
                  <c:v>-0.103734</c:v>
                </c:pt>
                <c:pt idx="795">
                  <c:v>-0.139883</c:v>
                </c:pt>
                <c:pt idx="796">
                  <c:v>0.058585</c:v>
                </c:pt>
                <c:pt idx="797">
                  <c:v>0.194843</c:v>
                </c:pt>
                <c:pt idx="798">
                  <c:v>0.112335</c:v>
                </c:pt>
                <c:pt idx="799">
                  <c:v>0.133649</c:v>
                </c:pt>
                <c:pt idx="800">
                  <c:v>0.001104</c:v>
                </c:pt>
                <c:pt idx="801">
                  <c:v>-0.032366</c:v>
                </c:pt>
                <c:pt idx="802">
                  <c:v>-0.1452</c:v>
                </c:pt>
                <c:pt idx="803">
                  <c:v>-0.376925</c:v>
                </c:pt>
                <c:pt idx="804">
                  <c:v>-0.250498</c:v>
                </c:pt>
                <c:pt idx="805">
                  <c:v>-0.306574</c:v>
                </c:pt>
                <c:pt idx="806">
                  <c:v>0.080645</c:v>
                </c:pt>
                <c:pt idx="807">
                  <c:v>0.342799</c:v>
                </c:pt>
                <c:pt idx="808">
                  <c:v>0.363513</c:v>
                </c:pt>
                <c:pt idx="809">
                  <c:v>0.809787</c:v>
                </c:pt>
                <c:pt idx="810">
                  <c:v>0.309824</c:v>
                </c:pt>
                <c:pt idx="811">
                  <c:v>0.498712</c:v>
                </c:pt>
                <c:pt idx="812">
                  <c:v>0.083305</c:v>
                </c:pt>
                <c:pt idx="813">
                  <c:v>0.19804</c:v>
                </c:pt>
                <c:pt idx="814">
                  <c:v>0.12795</c:v>
                </c:pt>
                <c:pt idx="815">
                  <c:v>0.191517</c:v>
                </c:pt>
                <c:pt idx="816">
                  <c:v>0.133653</c:v>
                </c:pt>
                <c:pt idx="817">
                  <c:v>0.266532</c:v>
                </c:pt>
                <c:pt idx="818">
                  <c:v>0.031878</c:v>
                </c:pt>
                <c:pt idx="819">
                  <c:v>0.030633</c:v>
                </c:pt>
                <c:pt idx="820">
                  <c:v>-0.008391</c:v>
                </c:pt>
                <c:pt idx="821">
                  <c:v>0.020256</c:v>
                </c:pt>
                <c:pt idx="822">
                  <c:v>0.087393</c:v>
                </c:pt>
              </c:numCache>
            </c:numRef>
          </c:val>
          <c:smooth val="0"/>
        </c:ser>
        <c:ser>
          <c:idx val="1"/>
          <c:order val="1"/>
          <c:tx>
            <c:strRef>
              <c:f>'[Gyro (1).csv]Gyro (1)'!$N$1</c:f>
              <c:strCache>
                <c:ptCount val="1"/>
                <c:pt idx="0">
                  <c:v>X_Gyro_2</c:v>
                </c:pt>
              </c:strCache>
            </c:strRef>
          </c:tx>
          <c:spPr>
            <a:ln w="28575" cap="rnd">
              <a:solidFill>
                <a:schemeClr val="accent2"/>
              </a:solidFill>
              <a:round/>
            </a:ln>
            <a:effectLst/>
          </c:spPr>
          <c:marker>
            <c:symbol val="none"/>
          </c:marker>
          <c:dLbls>
            <c:delete val="1"/>
          </c:dLbls>
          <c:val>
            <c:numRef>
              <c:f>'[Gyro (1).csv]Gyro (1)'!$N$2:$N$824</c:f>
              <c:numCache>
                <c:formatCode>General</c:formatCode>
                <c:ptCount val="823"/>
                <c:pt idx="0">
                  <c:v>0.162826</c:v>
                </c:pt>
                <c:pt idx="1">
                  <c:v>0.2474444</c:v>
                </c:pt>
                <c:pt idx="2">
                  <c:v>-0.06978435</c:v>
                </c:pt>
                <c:pt idx="3">
                  <c:v>-0.2829603</c:v>
                </c:pt>
                <c:pt idx="4">
                  <c:v>-0.37622305</c:v>
                </c:pt>
                <c:pt idx="5">
                  <c:v>-0.4452507</c:v>
                </c:pt>
                <c:pt idx="6">
                  <c:v>-0.0554547</c:v>
                </c:pt>
                <c:pt idx="7">
                  <c:v>-0.0766816</c:v>
                </c:pt>
                <c:pt idx="8">
                  <c:v>-0.06041905</c:v>
                </c:pt>
                <c:pt idx="9">
                  <c:v>-0.1364578</c:v>
                </c:pt>
                <c:pt idx="10">
                  <c:v>-0.0596508</c:v>
                </c:pt>
                <c:pt idx="11">
                  <c:v>-0.0745147</c:v>
                </c:pt>
                <c:pt idx="12">
                  <c:v>-0.02606685</c:v>
                </c:pt>
                <c:pt idx="13">
                  <c:v>-0.09147735</c:v>
                </c:pt>
                <c:pt idx="14">
                  <c:v>-0.1232853</c:v>
                </c:pt>
                <c:pt idx="15">
                  <c:v>-0.2583733</c:v>
                </c:pt>
                <c:pt idx="16">
                  <c:v>-0.14682125</c:v>
                </c:pt>
                <c:pt idx="17">
                  <c:v>-0.25670705</c:v>
                </c:pt>
                <c:pt idx="18">
                  <c:v>-0.080685</c:v>
                </c:pt>
                <c:pt idx="19">
                  <c:v>-0.1332385</c:v>
                </c:pt>
                <c:pt idx="20">
                  <c:v>-0.1509566</c:v>
                </c:pt>
                <c:pt idx="21">
                  <c:v>-0.29922825</c:v>
                </c:pt>
                <c:pt idx="22">
                  <c:v>-0.13312775</c:v>
                </c:pt>
                <c:pt idx="23">
                  <c:v>-0.2207687</c:v>
                </c:pt>
                <c:pt idx="24">
                  <c:v>-0.07692485</c:v>
                </c:pt>
                <c:pt idx="25">
                  <c:v>-0.14270625</c:v>
                </c:pt>
                <c:pt idx="26">
                  <c:v>-0.0967991</c:v>
                </c:pt>
                <c:pt idx="27">
                  <c:v>-0.18745285</c:v>
                </c:pt>
                <c:pt idx="28">
                  <c:v>-0.1608011</c:v>
                </c:pt>
                <c:pt idx="29">
                  <c:v>-0.4002291</c:v>
                </c:pt>
                <c:pt idx="30">
                  <c:v>-0.2379964</c:v>
                </c:pt>
                <c:pt idx="31">
                  <c:v>-0.36079345</c:v>
                </c:pt>
                <c:pt idx="32">
                  <c:v>-0.07943975</c:v>
                </c:pt>
                <c:pt idx="33">
                  <c:v>-0.21603895</c:v>
                </c:pt>
                <c:pt idx="34">
                  <c:v>-0.09954755</c:v>
                </c:pt>
                <c:pt idx="35">
                  <c:v>-0.0966991</c:v>
                </c:pt>
                <c:pt idx="36">
                  <c:v>0.09520645</c:v>
                </c:pt>
                <c:pt idx="37">
                  <c:v>0.3790747</c:v>
                </c:pt>
                <c:pt idx="38">
                  <c:v>0.0281263</c:v>
                </c:pt>
                <c:pt idx="39">
                  <c:v>0.07889205</c:v>
                </c:pt>
                <c:pt idx="40">
                  <c:v>0.0564434</c:v>
                </c:pt>
                <c:pt idx="41">
                  <c:v>0.0785216</c:v>
                </c:pt>
                <c:pt idx="42">
                  <c:v>-0.02892495</c:v>
                </c:pt>
                <c:pt idx="43">
                  <c:v>-0.05060785</c:v>
                </c:pt>
                <c:pt idx="44">
                  <c:v>-0.0883555</c:v>
                </c:pt>
                <c:pt idx="45">
                  <c:v>-0.1745668</c:v>
                </c:pt>
                <c:pt idx="46">
                  <c:v>-0.0440868</c:v>
                </c:pt>
                <c:pt idx="47">
                  <c:v>-0.059216</c:v>
                </c:pt>
                <c:pt idx="48">
                  <c:v>0.02005335</c:v>
                </c:pt>
                <c:pt idx="49">
                  <c:v>0.02328855</c:v>
                </c:pt>
                <c:pt idx="50">
                  <c:v>-0.05525775</c:v>
                </c:pt>
                <c:pt idx="51">
                  <c:v>-0.1184638</c:v>
                </c:pt>
                <c:pt idx="52">
                  <c:v>-0.01291485</c:v>
                </c:pt>
                <c:pt idx="53">
                  <c:v>0.00750715</c:v>
                </c:pt>
                <c:pt idx="54">
                  <c:v>0.0163674</c:v>
                </c:pt>
                <c:pt idx="55">
                  <c:v>0.07469075</c:v>
                </c:pt>
                <c:pt idx="56">
                  <c:v>0.15938575</c:v>
                </c:pt>
                <c:pt idx="57">
                  <c:v>0.2881444</c:v>
                </c:pt>
                <c:pt idx="58">
                  <c:v>0.0390158</c:v>
                </c:pt>
                <c:pt idx="59">
                  <c:v>-0.01076615</c:v>
                </c:pt>
                <c:pt idx="60">
                  <c:v>-0.0031799</c:v>
                </c:pt>
                <c:pt idx="61">
                  <c:v>0.03065265</c:v>
                </c:pt>
                <c:pt idx="62">
                  <c:v>0.0011254</c:v>
                </c:pt>
                <c:pt idx="63">
                  <c:v>-0.1779943</c:v>
                </c:pt>
                <c:pt idx="64">
                  <c:v>-0.20374815</c:v>
                </c:pt>
                <c:pt idx="65">
                  <c:v>-0.2718929</c:v>
                </c:pt>
                <c:pt idx="66">
                  <c:v>-0.09483805</c:v>
                </c:pt>
                <c:pt idx="67">
                  <c:v>-0.11311385</c:v>
                </c:pt>
                <c:pt idx="68">
                  <c:v>0.07652505</c:v>
                </c:pt>
                <c:pt idx="69">
                  <c:v>0.4212414</c:v>
                </c:pt>
                <c:pt idx="70">
                  <c:v>0.32102745</c:v>
                </c:pt>
                <c:pt idx="71">
                  <c:v>0.4119654</c:v>
                </c:pt>
                <c:pt idx="72">
                  <c:v>-0.04598905</c:v>
                </c:pt>
                <c:pt idx="73">
                  <c:v>-0.1840665</c:v>
                </c:pt>
                <c:pt idx="74">
                  <c:v>-0.10551905</c:v>
                </c:pt>
                <c:pt idx="75">
                  <c:v>-0.06381955</c:v>
                </c:pt>
                <c:pt idx="76">
                  <c:v>0.18250475</c:v>
                </c:pt>
                <c:pt idx="77">
                  <c:v>0.44535945</c:v>
                </c:pt>
                <c:pt idx="78">
                  <c:v>0.27293925</c:v>
                </c:pt>
                <c:pt idx="79">
                  <c:v>0.4565236</c:v>
                </c:pt>
                <c:pt idx="80">
                  <c:v>0.23824685</c:v>
                </c:pt>
                <c:pt idx="81">
                  <c:v>0.6555603</c:v>
                </c:pt>
                <c:pt idx="82">
                  <c:v>0.6315139</c:v>
                </c:pt>
                <c:pt idx="83">
                  <c:v>1.3785406</c:v>
                </c:pt>
                <c:pt idx="84">
                  <c:v>0.97569645</c:v>
                </c:pt>
                <c:pt idx="85">
                  <c:v>1.9057449</c:v>
                </c:pt>
                <c:pt idx="86">
                  <c:v>0.916772</c:v>
                </c:pt>
                <c:pt idx="87">
                  <c:v>1.43318105</c:v>
                </c:pt>
                <c:pt idx="88">
                  <c:v>0.45096175</c:v>
                </c:pt>
                <c:pt idx="89">
                  <c:v>0.73811555</c:v>
                </c:pt>
                <c:pt idx="90">
                  <c:v>0.391081</c:v>
                </c:pt>
                <c:pt idx="91">
                  <c:v>0.7661344</c:v>
                </c:pt>
                <c:pt idx="92">
                  <c:v>0.39680075</c:v>
                </c:pt>
                <c:pt idx="93">
                  <c:v>0.6237982</c:v>
                </c:pt>
                <c:pt idx="94">
                  <c:v>0.2868156</c:v>
                </c:pt>
                <c:pt idx="95">
                  <c:v>0.6647644</c:v>
                </c:pt>
                <c:pt idx="96">
                  <c:v>0.4001491</c:v>
                </c:pt>
                <c:pt idx="97">
                  <c:v>0.63913215</c:v>
                </c:pt>
                <c:pt idx="98">
                  <c:v>0.14583465</c:v>
                </c:pt>
                <c:pt idx="99">
                  <c:v>0.0699884</c:v>
                </c:pt>
                <c:pt idx="100">
                  <c:v>0.14964625</c:v>
                </c:pt>
                <c:pt idx="101">
                  <c:v>0.35918925</c:v>
                </c:pt>
                <c:pt idx="102">
                  <c:v>0.2740248</c:v>
                </c:pt>
                <c:pt idx="103">
                  <c:v>0.50838445</c:v>
                </c:pt>
                <c:pt idx="104">
                  <c:v>0.2170819</c:v>
                </c:pt>
                <c:pt idx="105">
                  <c:v>0.3507652</c:v>
                </c:pt>
                <c:pt idx="106">
                  <c:v>0.1603495</c:v>
                </c:pt>
                <c:pt idx="107">
                  <c:v>0.2878948</c:v>
                </c:pt>
                <c:pt idx="108">
                  <c:v>0.0997914</c:v>
                </c:pt>
                <c:pt idx="109">
                  <c:v>0.080085</c:v>
                </c:pt>
                <c:pt idx="110">
                  <c:v>-0.0338087</c:v>
                </c:pt>
                <c:pt idx="111">
                  <c:v>-0.01458585</c:v>
                </c:pt>
                <c:pt idx="112">
                  <c:v>-0.00903535</c:v>
                </c:pt>
                <c:pt idx="113">
                  <c:v>-0.19710395</c:v>
                </c:pt>
                <c:pt idx="114">
                  <c:v>-0.3659528</c:v>
                </c:pt>
                <c:pt idx="115">
                  <c:v>-0.80454165</c:v>
                </c:pt>
                <c:pt idx="116">
                  <c:v>-0.5628988</c:v>
                </c:pt>
                <c:pt idx="117">
                  <c:v>-1.20604985</c:v>
                </c:pt>
                <c:pt idx="118">
                  <c:v>-0.80807135</c:v>
                </c:pt>
                <c:pt idx="119">
                  <c:v>-1.6051911</c:v>
                </c:pt>
                <c:pt idx="120">
                  <c:v>-1.08969455</c:v>
                </c:pt>
                <c:pt idx="121">
                  <c:v>-2.36755755</c:v>
                </c:pt>
                <c:pt idx="122">
                  <c:v>-1.6907022</c:v>
                </c:pt>
                <c:pt idx="123">
                  <c:v>-3.3815172</c:v>
                </c:pt>
                <c:pt idx="124">
                  <c:v>-2.0227267</c:v>
                </c:pt>
                <c:pt idx="125">
                  <c:v>-3.90649035</c:v>
                </c:pt>
                <c:pt idx="126">
                  <c:v>-2.16081615</c:v>
                </c:pt>
                <c:pt idx="127">
                  <c:v>-3.9004252</c:v>
                </c:pt>
                <c:pt idx="128">
                  <c:v>-1.97570165</c:v>
                </c:pt>
                <c:pt idx="129">
                  <c:v>-3.63257755</c:v>
                </c:pt>
                <c:pt idx="130">
                  <c:v>-1.8660733</c:v>
                </c:pt>
                <c:pt idx="131">
                  <c:v>-3.37060375</c:v>
                </c:pt>
                <c:pt idx="132">
                  <c:v>-1.7896964</c:v>
                </c:pt>
                <c:pt idx="133">
                  <c:v>-3.2065499</c:v>
                </c:pt>
                <c:pt idx="134">
                  <c:v>-1.43825285</c:v>
                </c:pt>
                <c:pt idx="135">
                  <c:v>-2.39551605</c:v>
                </c:pt>
                <c:pt idx="136">
                  <c:v>-1.03531175</c:v>
                </c:pt>
                <c:pt idx="137">
                  <c:v>-1.77359725</c:v>
                </c:pt>
                <c:pt idx="138">
                  <c:v>-0.7703899</c:v>
                </c:pt>
                <c:pt idx="139">
                  <c:v>-1.2086293</c:v>
                </c:pt>
                <c:pt idx="140">
                  <c:v>-0.3726969</c:v>
                </c:pt>
                <c:pt idx="141">
                  <c:v>-0.52088035</c:v>
                </c:pt>
                <c:pt idx="142">
                  <c:v>-0.18862525</c:v>
                </c:pt>
                <c:pt idx="143">
                  <c:v>-0.2899885</c:v>
                </c:pt>
                <c:pt idx="144">
                  <c:v>-0.0369334</c:v>
                </c:pt>
                <c:pt idx="145">
                  <c:v>0.0457107</c:v>
                </c:pt>
                <c:pt idx="146">
                  <c:v>0.1373956</c:v>
                </c:pt>
                <c:pt idx="147">
                  <c:v>0.3124182</c:v>
                </c:pt>
                <c:pt idx="148">
                  <c:v>0.20883665</c:v>
                </c:pt>
                <c:pt idx="149">
                  <c:v>0.39276575</c:v>
                </c:pt>
                <c:pt idx="150">
                  <c:v>0.1919359</c:v>
                </c:pt>
                <c:pt idx="151">
                  <c:v>0.3330756</c:v>
                </c:pt>
                <c:pt idx="152">
                  <c:v>0.13984285</c:v>
                </c:pt>
                <c:pt idx="153">
                  <c:v>0.2481207</c:v>
                </c:pt>
                <c:pt idx="154">
                  <c:v>0.1429211</c:v>
                </c:pt>
                <c:pt idx="155">
                  <c:v>0.2761806</c:v>
                </c:pt>
                <c:pt idx="156">
                  <c:v>0.1928749</c:v>
                </c:pt>
                <c:pt idx="157">
                  <c:v>0.4526439</c:v>
                </c:pt>
                <c:pt idx="158">
                  <c:v>0.35955425</c:v>
                </c:pt>
                <c:pt idx="159">
                  <c:v>0.72595625</c:v>
                </c:pt>
                <c:pt idx="160">
                  <c:v>0.4370606</c:v>
                </c:pt>
                <c:pt idx="161">
                  <c:v>0.90394845</c:v>
                </c:pt>
                <c:pt idx="162">
                  <c:v>0.63774975</c:v>
                </c:pt>
                <c:pt idx="163">
                  <c:v>1.33252315</c:v>
                </c:pt>
                <c:pt idx="164">
                  <c:v>0.9193852</c:v>
                </c:pt>
                <c:pt idx="165">
                  <c:v>1.8792128</c:v>
                </c:pt>
                <c:pt idx="166">
                  <c:v>1.21025195</c:v>
                </c:pt>
                <c:pt idx="167">
                  <c:v>2.4024094</c:v>
                </c:pt>
                <c:pt idx="168">
                  <c:v>1.32230885</c:v>
                </c:pt>
                <c:pt idx="169">
                  <c:v>2.3331961</c:v>
                </c:pt>
                <c:pt idx="170">
                  <c:v>1.07247585</c:v>
                </c:pt>
                <c:pt idx="171">
                  <c:v>1.94944715</c:v>
                </c:pt>
                <c:pt idx="172">
                  <c:v>1.2247683</c:v>
                </c:pt>
                <c:pt idx="173">
                  <c:v>2.5160656</c:v>
                </c:pt>
                <c:pt idx="174">
                  <c:v>1.545487</c:v>
                </c:pt>
                <c:pt idx="175">
                  <c:v>2.9174582</c:v>
                </c:pt>
                <c:pt idx="176">
                  <c:v>1.5334013</c:v>
                </c:pt>
                <c:pt idx="177">
                  <c:v>2.8277352</c:v>
                </c:pt>
                <c:pt idx="178">
                  <c:v>1.4755061</c:v>
                </c:pt>
                <c:pt idx="179">
                  <c:v>2.63597025</c:v>
                </c:pt>
                <c:pt idx="180">
                  <c:v>1.32177825</c:v>
                </c:pt>
                <c:pt idx="181">
                  <c:v>2.39788145</c:v>
                </c:pt>
                <c:pt idx="182">
                  <c:v>1.2912906</c:v>
                </c:pt>
                <c:pt idx="183">
                  <c:v>2.4253052</c:v>
                </c:pt>
                <c:pt idx="184">
                  <c:v>1.1905002</c:v>
                </c:pt>
                <c:pt idx="185">
                  <c:v>2.0608769</c:v>
                </c:pt>
                <c:pt idx="186">
                  <c:v>0.89945755</c:v>
                </c:pt>
                <c:pt idx="187">
                  <c:v>1.3845336</c:v>
                </c:pt>
                <c:pt idx="188">
                  <c:v>0.38800985</c:v>
                </c:pt>
                <c:pt idx="189">
                  <c:v>0.43735445</c:v>
                </c:pt>
                <c:pt idx="190">
                  <c:v>-0.08952245</c:v>
                </c:pt>
                <c:pt idx="191">
                  <c:v>-0.4386276</c:v>
                </c:pt>
                <c:pt idx="192">
                  <c:v>-0.4740767</c:v>
                </c:pt>
                <c:pt idx="193">
                  <c:v>-1.09177305</c:v>
                </c:pt>
                <c:pt idx="194">
                  <c:v>-0.91793855</c:v>
                </c:pt>
                <c:pt idx="195">
                  <c:v>-1.9532457</c:v>
                </c:pt>
                <c:pt idx="196">
                  <c:v>-1.2308536</c:v>
                </c:pt>
                <c:pt idx="197">
                  <c:v>-2.37111845</c:v>
                </c:pt>
                <c:pt idx="198">
                  <c:v>-1.369001</c:v>
                </c:pt>
                <c:pt idx="199">
                  <c:v>-2.6424065</c:v>
                </c:pt>
                <c:pt idx="200">
                  <c:v>-1.5313113</c:v>
                </c:pt>
                <c:pt idx="201">
                  <c:v>-2.90535145</c:v>
                </c:pt>
                <c:pt idx="202">
                  <c:v>-1.596886</c:v>
                </c:pt>
                <c:pt idx="203">
                  <c:v>-2.8591102</c:v>
                </c:pt>
                <c:pt idx="204">
                  <c:v>-1.33833885</c:v>
                </c:pt>
                <c:pt idx="205">
                  <c:v>-2.3212448</c:v>
                </c:pt>
                <c:pt idx="206">
                  <c:v>-1.0941981</c:v>
                </c:pt>
                <c:pt idx="207">
                  <c:v>-1.94951005</c:v>
                </c:pt>
                <c:pt idx="208">
                  <c:v>-0.9574966</c:v>
                </c:pt>
                <c:pt idx="209">
                  <c:v>-1.69046235</c:v>
                </c:pt>
                <c:pt idx="210">
                  <c:v>-0.80378435</c:v>
                </c:pt>
                <c:pt idx="211">
                  <c:v>-1.4627287</c:v>
                </c:pt>
                <c:pt idx="212">
                  <c:v>-0.8088902</c:v>
                </c:pt>
                <c:pt idx="213">
                  <c:v>-1.54088365</c:v>
                </c:pt>
                <c:pt idx="214">
                  <c:v>-0.85540905</c:v>
                </c:pt>
                <c:pt idx="215">
                  <c:v>-1.56614215</c:v>
                </c:pt>
                <c:pt idx="216">
                  <c:v>-0.83989895</c:v>
                </c:pt>
                <c:pt idx="217">
                  <c:v>-1.58551225</c:v>
                </c:pt>
                <c:pt idx="218">
                  <c:v>-0.81850485</c:v>
                </c:pt>
                <c:pt idx="219">
                  <c:v>-1.4218849</c:v>
                </c:pt>
                <c:pt idx="220">
                  <c:v>-0.5932582</c:v>
                </c:pt>
                <c:pt idx="221">
                  <c:v>-0.9237815</c:v>
                </c:pt>
                <c:pt idx="222">
                  <c:v>-0.25290275</c:v>
                </c:pt>
                <c:pt idx="223">
                  <c:v>-0.19133615</c:v>
                </c:pt>
                <c:pt idx="224">
                  <c:v>0.26696095</c:v>
                </c:pt>
                <c:pt idx="225">
                  <c:v>0.7315992</c:v>
                </c:pt>
                <c:pt idx="226">
                  <c:v>0.56103645</c:v>
                </c:pt>
                <c:pt idx="227">
                  <c:v>1.1497551</c:v>
                </c:pt>
                <c:pt idx="228">
                  <c:v>0.80958</c:v>
                </c:pt>
                <c:pt idx="229">
                  <c:v>1.7305835</c:v>
                </c:pt>
                <c:pt idx="230">
                  <c:v>1.14806435</c:v>
                </c:pt>
                <c:pt idx="231">
                  <c:v>2.19893525</c:v>
                </c:pt>
                <c:pt idx="232">
                  <c:v>1.2585463</c:v>
                </c:pt>
                <c:pt idx="233">
                  <c:v>2.40457375</c:v>
                </c:pt>
                <c:pt idx="234">
                  <c:v>1.3078845</c:v>
                </c:pt>
                <c:pt idx="235">
                  <c:v>2.3997678</c:v>
                </c:pt>
                <c:pt idx="236">
                  <c:v>1.28529325</c:v>
                </c:pt>
                <c:pt idx="237">
                  <c:v>2.450843</c:v>
                </c:pt>
                <c:pt idx="238">
                  <c:v>1.41918765</c:v>
                </c:pt>
                <c:pt idx="239">
                  <c:v>2.67156375</c:v>
                </c:pt>
                <c:pt idx="240">
                  <c:v>1.44437775</c:v>
                </c:pt>
                <c:pt idx="241">
                  <c:v>2.69333975</c:v>
                </c:pt>
                <c:pt idx="242">
                  <c:v>1.42304435</c:v>
                </c:pt>
                <c:pt idx="243">
                  <c:v>2.558772</c:v>
                </c:pt>
                <c:pt idx="244">
                  <c:v>1.2475016</c:v>
                </c:pt>
                <c:pt idx="245">
                  <c:v>2.22151685</c:v>
                </c:pt>
                <c:pt idx="246">
                  <c:v>1.135582</c:v>
                </c:pt>
                <c:pt idx="247">
                  <c:v>2.03730995</c:v>
                </c:pt>
                <c:pt idx="248">
                  <c:v>0.9244859</c:v>
                </c:pt>
                <c:pt idx="249">
                  <c:v>1.5523877</c:v>
                </c:pt>
                <c:pt idx="250">
                  <c:v>0.78325085</c:v>
                </c:pt>
                <c:pt idx="251">
                  <c:v>1.51533615</c:v>
                </c:pt>
                <c:pt idx="252">
                  <c:v>0.8821338</c:v>
                </c:pt>
                <c:pt idx="253">
                  <c:v>1.59988565</c:v>
                </c:pt>
                <c:pt idx="254">
                  <c:v>0.78038415</c:v>
                </c:pt>
                <c:pt idx="255">
                  <c:v>1.4114672</c:v>
                </c:pt>
                <c:pt idx="256">
                  <c:v>0.56370355</c:v>
                </c:pt>
                <c:pt idx="257">
                  <c:v>0.52111455</c:v>
                </c:pt>
                <c:pt idx="258">
                  <c:v>-0.57241595</c:v>
                </c:pt>
                <c:pt idx="259">
                  <c:v>-1.5572399</c:v>
                </c:pt>
                <c:pt idx="260">
                  <c:v>-1.15608405</c:v>
                </c:pt>
                <c:pt idx="261">
                  <c:v>-2.4831291</c:v>
                </c:pt>
                <c:pt idx="262">
                  <c:v>-1.8301053</c:v>
                </c:pt>
                <c:pt idx="263">
                  <c:v>-3.64754445</c:v>
                </c:pt>
                <c:pt idx="264">
                  <c:v>-1.9406895</c:v>
                </c:pt>
                <c:pt idx="265">
                  <c:v>-3.63373945</c:v>
                </c:pt>
                <c:pt idx="266">
                  <c:v>-2.22968175</c:v>
                </c:pt>
                <c:pt idx="267">
                  <c:v>-4.5307159</c:v>
                </c:pt>
                <c:pt idx="268">
                  <c:v>-2.8504182</c:v>
                </c:pt>
                <c:pt idx="269">
                  <c:v>-5.3881981</c:v>
                </c:pt>
                <c:pt idx="270">
                  <c:v>-2.82003175</c:v>
                </c:pt>
                <c:pt idx="271">
                  <c:v>-5.0793962</c:v>
                </c:pt>
                <c:pt idx="272">
                  <c:v>-2.5410124</c:v>
                </c:pt>
                <c:pt idx="273">
                  <c:v>-4.47055825</c:v>
                </c:pt>
                <c:pt idx="274">
                  <c:v>-1.9446947</c:v>
                </c:pt>
                <c:pt idx="275">
                  <c:v>-3.17189205</c:v>
                </c:pt>
                <c:pt idx="276">
                  <c:v>-1.1941683</c:v>
                </c:pt>
                <c:pt idx="277">
                  <c:v>-1.7759693</c:v>
                </c:pt>
                <c:pt idx="278">
                  <c:v>-0.45794515</c:v>
                </c:pt>
                <c:pt idx="279">
                  <c:v>-0.56441095</c:v>
                </c:pt>
                <c:pt idx="280">
                  <c:v>-0.08962795</c:v>
                </c:pt>
                <c:pt idx="281">
                  <c:v>0.03294775</c:v>
                </c:pt>
                <c:pt idx="282">
                  <c:v>0.2850447</c:v>
                </c:pt>
                <c:pt idx="283">
                  <c:v>0.7214457</c:v>
                </c:pt>
                <c:pt idx="284">
                  <c:v>0.53925485</c:v>
                </c:pt>
                <c:pt idx="285">
                  <c:v>1.06243575</c:v>
                </c:pt>
                <c:pt idx="286">
                  <c:v>0.66412385</c:v>
                </c:pt>
                <c:pt idx="287">
                  <c:v>1.37183105</c:v>
                </c:pt>
                <c:pt idx="288">
                  <c:v>0.8778743</c:v>
                </c:pt>
                <c:pt idx="289">
                  <c:v>1.6650737</c:v>
                </c:pt>
                <c:pt idx="290">
                  <c:v>0.90235245</c:v>
                </c:pt>
                <c:pt idx="291">
                  <c:v>1.739043</c:v>
                </c:pt>
                <c:pt idx="292">
                  <c:v>1.0901865</c:v>
                </c:pt>
                <c:pt idx="293">
                  <c:v>2.1701265</c:v>
                </c:pt>
                <c:pt idx="294">
                  <c:v>1.2833902</c:v>
                </c:pt>
                <c:pt idx="295">
                  <c:v>2.4896752</c:v>
                </c:pt>
                <c:pt idx="296">
                  <c:v>1.45923315</c:v>
                </c:pt>
                <c:pt idx="297">
                  <c:v>2.8621564</c:v>
                </c:pt>
                <c:pt idx="298">
                  <c:v>1.78240985</c:v>
                </c:pt>
                <c:pt idx="299">
                  <c:v>3.44503165</c:v>
                </c:pt>
                <c:pt idx="300">
                  <c:v>1.96621185</c:v>
                </c:pt>
                <c:pt idx="301">
                  <c:v>3.73646695</c:v>
                </c:pt>
                <c:pt idx="302">
                  <c:v>2.03333415</c:v>
                </c:pt>
                <c:pt idx="303">
                  <c:v>3.7302041</c:v>
                </c:pt>
                <c:pt idx="304">
                  <c:v>1.96265015</c:v>
                </c:pt>
                <c:pt idx="305">
                  <c:v>3.567856</c:v>
                </c:pt>
                <c:pt idx="306">
                  <c:v>1.75963075</c:v>
                </c:pt>
                <c:pt idx="307">
                  <c:v>3.0421583</c:v>
                </c:pt>
                <c:pt idx="308">
                  <c:v>1.3277751</c:v>
                </c:pt>
                <c:pt idx="309">
                  <c:v>2.17691965</c:v>
                </c:pt>
                <c:pt idx="310">
                  <c:v>0.86228505</c:v>
                </c:pt>
                <c:pt idx="311">
                  <c:v>1.35130115</c:v>
                </c:pt>
                <c:pt idx="312">
                  <c:v>0.4556073</c:v>
                </c:pt>
                <c:pt idx="313">
                  <c:v>0.6623404</c:v>
                </c:pt>
                <c:pt idx="314">
                  <c:v>0.2139643</c:v>
                </c:pt>
                <c:pt idx="315">
                  <c:v>0.2897386</c:v>
                </c:pt>
                <c:pt idx="316">
                  <c:v>-0.01653985</c:v>
                </c:pt>
                <c:pt idx="317">
                  <c:v>-0.1782794</c:v>
                </c:pt>
                <c:pt idx="318">
                  <c:v>-0.1636781</c:v>
                </c:pt>
                <c:pt idx="319">
                  <c:v>-0.3059798</c:v>
                </c:pt>
                <c:pt idx="320">
                  <c:v>-0.18212795</c:v>
                </c:pt>
                <c:pt idx="321">
                  <c:v>-0.4337317</c:v>
                </c:pt>
                <c:pt idx="322">
                  <c:v>-0.40726985</c:v>
                </c:pt>
                <c:pt idx="323">
                  <c:v>-0.85905865</c:v>
                </c:pt>
                <c:pt idx="324">
                  <c:v>-0.50036685</c:v>
                </c:pt>
                <c:pt idx="325">
                  <c:v>-1.0230515</c:v>
                </c:pt>
                <c:pt idx="326">
                  <c:v>-0.71160745</c:v>
                </c:pt>
                <c:pt idx="327">
                  <c:v>-1.4642247</c:v>
                </c:pt>
                <c:pt idx="328">
                  <c:v>-0.9187686</c:v>
                </c:pt>
                <c:pt idx="329">
                  <c:v>-1.78077115</c:v>
                </c:pt>
                <c:pt idx="330">
                  <c:v>-1.0380888</c:v>
                </c:pt>
                <c:pt idx="331">
                  <c:v>-2.08247295</c:v>
                </c:pt>
                <c:pt idx="332">
                  <c:v>-1.4405439</c:v>
                </c:pt>
                <c:pt idx="333">
                  <c:v>-2.955727</c:v>
                </c:pt>
                <c:pt idx="334">
                  <c:v>-1.77674385</c:v>
                </c:pt>
                <c:pt idx="335">
                  <c:v>-3.45491505</c:v>
                </c:pt>
                <c:pt idx="336">
                  <c:v>-2.05998295</c:v>
                </c:pt>
                <c:pt idx="337">
                  <c:v>-3.86078835</c:v>
                </c:pt>
                <c:pt idx="338">
                  <c:v>-1.991913</c:v>
                </c:pt>
                <c:pt idx="339">
                  <c:v>-3.6818567</c:v>
                </c:pt>
                <c:pt idx="340">
                  <c:v>-1.9872348</c:v>
                </c:pt>
                <c:pt idx="341">
                  <c:v>-3.6305405</c:v>
                </c:pt>
                <c:pt idx="342">
                  <c:v>-1.79956885</c:v>
                </c:pt>
                <c:pt idx="343">
                  <c:v>-3.1160436</c:v>
                </c:pt>
                <c:pt idx="344">
                  <c:v>-1.4031237</c:v>
                </c:pt>
                <c:pt idx="345">
                  <c:v>-2.47110105</c:v>
                </c:pt>
                <c:pt idx="346">
                  <c:v>-1.20043515</c:v>
                </c:pt>
                <c:pt idx="347">
                  <c:v>-2.1000838</c:v>
                </c:pt>
                <c:pt idx="348">
                  <c:v>-0.9528728</c:v>
                </c:pt>
                <c:pt idx="349">
                  <c:v>-1.63750735</c:v>
                </c:pt>
                <c:pt idx="350">
                  <c:v>-0.7646795</c:v>
                </c:pt>
                <c:pt idx="351">
                  <c:v>-1.31066605</c:v>
                </c:pt>
                <c:pt idx="352">
                  <c:v>-0.5454053</c:v>
                </c:pt>
                <c:pt idx="353">
                  <c:v>-0.84714075</c:v>
                </c:pt>
                <c:pt idx="354">
                  <c:v>-0.2757663</c:v>
                </c:pt>
                <c:pt idx="355">
                  <c:v>-0.34870145</c:v>
                </c:pt>
                <c:pt idx="356">
                  <c:v>0.05324115</c:v>
                </c:pt>
                <c:pt idx="357">
                  <c:v>0.3375908</c:v>
                </c:pt>
                <c:pt idx="358">
                  <c:v>0.4084546</c:v>
                </c:pt>
                <c:pt idx="359">
                  <c:v>0.8855155</c:v>
                </c:pt>
                <c:pt idx="360">
                  <c:v>0.64619215</c:v>
                </c:pt>
                <c:pt idx="361">
                  <c:v>1.34529695</c:v>
                </c:pt>
                <c:pt idx="362">
                  <c:v>0.8659613</c:v>
                </c:pt>
                <c:pt idx="363">
                  <c:v>1.70346985</c:v>
                </c:pt>
                <c:pt idx="364">
                  <c:v>1.00729605</c:v>
                </c:pt>
                <c:pt idx="365">
                  <c:v>1.92822265</c:v>
                </c:pt>
                <c:pt idx="366">
                  <c:v>1.10205565</c:v>
                </c:pt>
                <c:pt idx="367">
                  <c:v>2.0844961</c:v>
                </c:pt>
                <c:pt idx="368">
                  <c:v>1.0687002</c:v>
                </c:pt>
                <c:pt idx="369">
                  <c:v>1.9230599</c:v>
                </c:pt>
                <c:pt idx="370">
                  <c:v>1.03629735</c:v>
                </c:pt>
                <c:pt idx="371">
                  <c:v>2.01912315</c:v>
                </c:pt>
                <c:pt idx="372">
                  <c:v>1.2400506</c:v>
                </c:pt>
                <c:pt idx="373">
                  <c:v>2.4077135</c:v>
                </c:pt>
                <c:pt idx="374">
                  <c:v>1.399346</c:v>
                </c:pt>
                <c:pt idx="375">
                  <c:v>2.7620451</c:v>
                </c:pt>
                <c:pt idx="376">
                  <c:v>1.72002335</c:v>
                </c:pt>
                <c:pt idx="377">
                  <c:v>3.3695029</c:v>
                </c:pt>
                <c:pt idx="378">
                  <c:v>1.9755072</c:v>
                </c:pt>
                <c:pt idx="379">
                  <c:v>3.82783455</c:v>
                </c:pt>
                <c:pt idx="380">
                  <c:v>2.1529208</c:v>
                </c:pt>
                <c:pt idx="381">
                  <c:v>4.05675985</c:v>
                </c:pt>
                <c:pt idx="382">
                  <c:v>2.3170457</c:v>
                </c:pt>
                <c:pt idx="383">
                  <c:v>4.3224776</c:v>
                </c:pt>
                <c:pt idx="384">
                  <c:v>2.19402405</c:v>
                </c:pt>
                <c:pt idx="385">
                  <c:v>3.85792095</c:v>
                </c:pt>
                <c:pt idx="386">
                  <c:v>1.79586865</c:v>
                </c:pt>
                <c:pt idx="387">
                  <c:v>3.11668835</c:v>
                </c:pt>
                <c:pt idx="388">
                  <c:v>1.3582115</c:v>
                </c:pt>
                <c:pt idx="389">
                  <c:v>2.16491945</c:v>
                </c:pt>
                <c:pt idx="390">
                  <c:v>0.8043566</c:v>
                </c:pt>
                <c:pt idx="391">
                  <c:v>1.25201925</c:v>
                </c:pt>
                <c:pt idx="392">
                  <c:v>0.45821265</c:v>
                </c:pt>
                <c:pt idx="393">
                  <c:v>0.68663005</c:v>
                </c:pt>
                <c:pt idx="394">
                  <c:v>0.19202435</c:v>
                </c:pt>
                <c:pt idx="395">
                  <c:v>0.264686</c:v>
                </c:pt>
                <c:pt idx="396">
                  <c:v>0.05651865</c:v>
                </c:pt>
                <c:pt idx="397">
                  <c:v>0.0128559</c:v>
                </c:pt>
                <c:pt idx="398">
                  <c:v>-0.1454129</c:v>
                </c:pt>
                <c:pt idx="399">
                  <c:v>-0.4289098</c:v>
                </c:pt>
                <c:pt idx="400">
                  <c:v>-0.4188604</c:v>
                </c:pt>
                <c:pt idx="401">
                  <c:v>-0.8503852</c:v>
                </c:pt>
                <c:pt idx="402">
                  <c:v>-0.42604275</c:v>
                </c:pt>
                <c:pt idx="403">
                  <c:v>-0.7480155</c:v>
                </c:pt>
                <c:pt idx="404">
                  <c:v>-0.3961294</c:v>
                </c:pt>
                <c:pt idx="405">
                  <c:v>-0.7499013</c:v>
                </c:pt>
                <c:pt idx="406">
                  <c:v>-0.4235047</c:v>
                </c:pt>
                <c:pt idx="407">
                  <c:v>-0.8515716</c:v>
                </c:pt>
                <c:pt idx="408">
                  <c:v>-0.57321745</c:v>
                </c:pt>
                <c:pt idx="409">
                  <c:v>-1.1437945</c:v>
                </c:pt>
                <c:pt idx="410">
                  <c:v>-0.66771725</c:v>
                </c:pt>
                <c:pt idx="411">
                  <c:v>-1.2984626</c:v>
                </c:pt>
                <c:pt idx="412">
                  <c:v>-0.80920645</c:v>
                </c:pt>
                <c:pt idx="413">
                  <c:v>-1.56504395</c:v>
                </c:pt>
                <c:pt idx="414">
                  <c:v>-0.8685573</c:v>
                </c:pt>
                <c:pt idx="415">
                  <c:v>-1.64783295</c:v>
                </c:pt>
                <c:pt idx="416">
                  <c:v>-0.9574036</c:v>
                </c:pt>
                <c:pt idx="417">
                  <c:v>-1.9589958</c:v>
                </c:pt>
                <c:pt idx="418">
                  <c:v>-1.30677295</c:v>
                </c:pt>
                <c:pt idx="419">
                  <c:v>-2.6453445</c:v>
                </c:pt>
                <c:pt idx="420">
                  <c:v>-1.65319445</c:v>
                </c:pt>
                <c:pt idx="421">
                  <c:v>-3.17042865</c:v>
                </c:pt>
                <c:pt idx="422">
                  <c:v>-1.70691035</c:v>
                </c:pt>
                <c:pt idx="423">
                  <c:v>-3.14595725</c:v>
                </c:pt>
                <c:pt idx="424">
                  <c:v>-1.64738875</c:v>
                </c:pt>
                <c:pt idx="425">
                  <c:v>-2.9794041</c:v>
                </c:pt>
                <c:pt idx="426">
                  <c:v>-1.54671845</c:v>
                </c:pt>
                <c:pt idx="427">
                  <c:v>-2.8871215</c:v>
                </c:pt>
                <c:pt idx="428">
                  <c:v>-1.52530435</c:v>
                </c:pt>
                <c:pt idx="429">
                  <c:v>-2.85406395</c:v>
                </c:pt>
                <c:pt idx="430">
                  <c:v>-1.63591435</c:v>
                </c:pt>
                <c:pt idx="431">
                  <c:v>-3.2327233</c:v>
                </c:pt>
                <c:pt idx="432">
                  <c:v>-1.8284479</c:v>
                </c:pt>
                <c:pt idx="433">
                  <c:v>-3.27349995</c:v>
                </c:pt>
                <c:pt idx="434">
                  <c:v>-1.5183583</c:v>
                </c:pt>
                <c:pt idx="435">
                  <c:v>-2.63140745</c:v>
                </c:pt>
                <c:pt idx="436">
                  <c:v>-1.26122185</c:v>
                </c:pt>
                <c:pt idx="437">
                  <c:v>-2.15112035</c:v>
                </c:pt>
                <c:pt idx="438">
                  <c:v>-0.87628095</c:v>
                </c:pt>
                <c:pt idx="439">
                  <c:v>-1.40378355</c:v>
                </c:pt>
                <c:pt idx="440">
                  <c:v>-0.528102</c:v>
                </c:pt>
                <c:pt idx="441">
                  <c:v>-0.79347995</c:v>
                </c:pt>
                <c:pt idx="442">
                  <c:v>-0.28819625</c:v>
                </c:pt>
                <c:pt idx="443">
                  <c:v>-0.4961849</c:v>
                </c:pt>
                <c:pt idx="444">
                  <c:v>-0.20798085</c:v>
                </c:pt>
                <c:pt idx="445">
                  <c:v>-0.25414275</c:v>
                </c:pt>
                <c:pt idx="446">
                  <c:v>0.062137</c:v>
                </c:pt>
                <c:pt idx="447">
                  <c:v>0.2495313</c:v>
                </c:pt>
                <c:pt idx="448">
                  <c:v>0.2564836</c:v>
                </c:pt>
                <c:pt idx="449">
                  <c:v>0.5920918</c:v>
                </c:pt>
                <c:pt idx="450">
                  <c:v>0.4623875</c:v>
                </c:pt>
                <c:pt idx="451">
                  <c:v>0.94409</c:v>
                </c:pt>
                <c:pt idx="452">
                  <c:v>0.5641478</c:v>
                </c:pt>
                <c:pt idx="453">
                  <c:v>1.10596165</c:v>
                </c:pt>
                <c:pt idx="454">
                  <c:v>0.69666495</c:v>
                </c:pt>
                <c:pt idx="455">
                  <c:v>1.34981195</c:v>
                </c:pt>
                <c:pt idx="456">
                  <c:v>0.714552</c:v>
                </c:pt>
                <c:pt idx="457">
                  <c:v>1.29238255</c:v>
                </c:pt>
                <c:pt idx="458">
                  <c:v>0.7207608</c:v>
                </c:pt>
                <c:pt idx="459">
                  <c:v>1.41425165</c:v>
                </c:pt>
                <c:pt idx="460">
                  <c:v>0.88385945</c:v>
                </c:pt>
                <c:pt idx="461">
                  <c:v>1.716421</c:v>
                </c:pt>
                <c:pt idx="462">
                  <c:v>1.08120365</c:v>
                </c:pt>
                <c:pt idx="463">
                  <c:v>2.18385915</c:v>
                </c:pt>
                <c:pt idx="464">
                  <c:v>1.41752125</c:v>
                </c:pt>
                <c:pt idx="465">
                  <c:v>2.80476915</c:v>
                </c:pt>
                <c:pt idx="466">
                  <c:v>1.6402146</c:v>
                </c:pt>
                <c:pt idx="467">
                  <c:v>3.2168117</c:v>
                </c:pt>
                <c:pt idx="468">
                  <c:v>1.94743725</c:v>
                </c:pt>
                <c:pt idx="469">
                  <c:v>3.7333832</c:v>
                </c:pt>
                <c:pt idx="470">
                  <c:v>1.99822025</c:v>
                </c:pt>
                <c:pt idx="471">
                  <c:v>3.64236665</c:v>
                </c:pt>
                <c:pt idx="472">
                  <c:v>1.94674205</c:v>
                </c:pt>
                <c:pt idx="473">
                  <c:v>3.6820483</c:v>
                </c:pt>
                <c:pt idx="474">
                  <c:v>2.03997445</c:v>
                </c:pt>
                <c:pt idx="475">
                  <c:v>3.7042606</c:v>
                </c:pt>
                <c:pt idx="476">
                  <c:v>1.7500717</c:v>
                </c:pt>
                <c:pt idx="477">
                  <c:v>2.95088125</c:v>
                </c:pt>
                <c:pt idx="478">
                  <c:v>1.14081725</c:v>
                </c:pt>
                <c:pt idx="479">
                  <c:v>1.7435827</c:v>
                </c:pt>
                <c:pt idx="480">
                  <c:v>0.599814</c:v>
                </c:pt>
                <c:pt idx="481">
                  <c:v>0.937318</c:v>
                </c:pt>
                <c:pt idx="482">
                  <c:v>0.35249805</c:v>
                </c:pt>
                <c:pt idx="483">
                  <c:v>0.54027285</c:v>
                </c:pt>
                <c:pt idx="484">
                  <c:v>0.2079378</c:v>
                </c:pt>
                <c:pt idx="485">
                  <c:v>0.3448666</c:v>
                </c:pt>
                <c:pt idx="486">
                  <c:v>0.16944895</c:v>
                </c:pt>
                <c:pt idx="487">
                  <c:v>0.30047155</c:v>
                </c:pt>
                <c:pt idx="488">
                  <c:v>0.12893685</c:v>
                </c:pt>
                <c:pt idx="489">
                  <c:v>0.2087753</c:v>
                </c:pt>
                <c:pt idx="490">
                  <c:v>0.06547535</c:v>
                </c:pt>
                <c:pt idx="491">
                  <c:v>0.0859846</c:v>
                </c:pt>
                <c:pt idx="492">
                  <c:v>0.0376978</c:v>
                </c:pt>
                <c:pt idx="493">
                  <c:v>0.04013675</c:v>
                </c:pt>
                <c:pt idx="494">
                  <c:v>-0.029346</c:v>
                </c:pt>
                <c:pt idx="495">
                  <c:v>-0.05828035</c:v>
                </c:pt>
                <c:pt idx="496">
                  <c:v>-0.01716685</c:v>
                </c:pt>
                <c:pt idx="497">
                  <c:v>-0.0493838</c:v>
                </c:pt>
                <c:pt idx="498">
                  <c:v>-0.08951145</c:v>
                </c:pt>
                <c:pt idx="499">
                  <c:v>-0.2068808</c:v>
                </c:pt>
                <c:pt idx="500">
                  <c:v>-0.1371876</c:v>
                </c:pt>
                <c:pt idx="501">
                  <c:v>-0.26764305</c:v>
                </c:pt>
                <c:pt idx="502">
                  <c:v>-0.1844196</c:v>
                </c:pt>
                <c:pt idx="503">
                  <c:v>-0.43991855</c:v>
                </c:pt>
                <c:pt idx="504">
                  <c:v>-0.34778125</c:v>
                </c:pt>
                <c:pt idx="505">
                  <c:v>-0.6829076</c:v>
                </c:pt>
                <c:pt idx="506">
                  <c:v>-0.4457317</c:v>
                </c:pt>
                <c:pt idx="507">
                  <c:v>-0.8791869</c:v>
                </c:pt>
                <c:pt idx="508">
                  <c:v>-0.46963145</c:v>
                </c:pt>
                <c:pt idx="509">
                  <c:v>-0.85530855</c:v>
                </c:pt>
                <c:pt idx="510">
                  <c:v>-0.505832</c:v>
                </c:pt>
                <c:pt idx="511">
                  <c:v>-1.02624995</c:v>
                </c:pt>
                <c:pt idx="512">
                  <c:v>-0.634236</c:v>
                </c:pt>
                <c:pt idx="513">
                  <c:v>-1.24470255</c:v>
                </c:pt>
                <c:pt idx="514">
                  <c:v>-0.79288235</c:v>
                </c:pt>
                <c:pt idx="515">
                  <c:v>-1.53797385</c:v>
                </c:pt>
                <c:pt idx="516">
                  <c:v>-0.86494905</c:v>
                </c:pt>
                <c:pt idx="517">
                  <c:v>-1.64279125</c:v>
                </c:pt>
                <c:pt idx="518">
                  <c:v>-0.97323835</c:v>
                </c:pt>
                <c:pt idx="519">
                  <c:v>-1.86020685</c:v>
                </c:pt>
                <c:pt idx="520">
                  <c:v>-0.99948025</c:v>
                </c:pt>
                <c:pt idx="521">
                  <c:v>-1.84949245</c:v>
                </c:pt>
                <c:pt idx="522">
                  <c:v>-1.00699895</c:v>
                </c:pt>
                <c:pt idx="523">
                  <c:v>-1.85037605</c:v>
                </c:pt>
                <c:pt idx="524">
                  <c:v>-0.9978659</c:v>
                </c:pt>
                <c:pt idx="525">
                  <c:v>-1.95518165</c:v>
                </c:pt>
                <c:pt idx="526">
                  <c:v>-1.252789</c:v>
                </c:pt>
                <c:pt idx="527">
                  <c:v>-2.4190592</c:v>
                </c:pt>
                <c:pt idx="528">
                  <c:v>-1.3454733</c:v>
                </c:pt>
                <c:pt idx="529">
                  <c:v>-2.61501905</c:v>
                </c:pt>
                <c:pt idx="530">
                  <c:v>-1.6301811</c:v>
                </c:pt>
                <c:pt idx="531">
                  <c:v>-3.13462295</c:v>
                </c:pt>
                <c:pt idx="532">
                  <c:v>-1.60832375</c:v>
                </c:pt>
                <c:pt idx="533">
                  <c:v>-2.8868963</c:v>
                </c:pt>
                <c:pt idx="534">
                  <c:v>-1.46284055</c:v>
                </c:pt>
                <c:pt idx="535">
                  <c:v>-2.75604605</c:v>
                </c:pt>
                <c:pt idx="536">
                  <c:v>-1.5813476</c:v>
                </c:pt>
                <c:pt idx="537">
                  <c:v>-2.93691055</c:v>
                </c:pt>
                <c:pt idx="538">
                  <c:v>-1.45717845</c:v>
                </c:pt>
                <c:pt idx="539">
                  <c:v>-2.58787355</c:v>
                </c:pt>
                <c:pt idx="540">
                  <c:v>-1.3370211</c:v>
                </c:pt>
                <c:pt idx="541">
                  <c:v>-2.45053715</c:v>
                </c:pt>
                <c:pt idx="542">
                  <c:v>-1.24463095</c:v>
                </c:pt>
                <c:pt idx="543">
                  <c:v>-2.20904355</c:v>
                </c:pt>
                <c:pt idx="544">
                  <c:v>-1.0269774</c:v>
                </c:pt>
                <c:pt idx="545">
                  <c:v>-1.6937718</c:v>
                </c:pt>
                <c:pt idx="546">
                  <c:v>-0.6365648</c:v>
                </c:pt>
                <c:pt idx="547">
                  <c:v>-0.93801115</c:v>
                </c:pt>
                <c:pt idx="548">
                  <c:v>-0.1747428</c:v>
                </c:pt>
                <c:pt idx="549">
                  <c:v>-0.10331565</c:v>
                </c:pt>
                <c:pt idx="550">
                  <c:v>0.09443395</c:v>
                </c:pt>
                <c:pt idx="551">
                  <c:v>0.2767118</c:v>
                </c:pt>
                <c:pt idx="552">
                  <c:v>0.2998828</c:v>
                </c:pt>
                <c:pt idx="553">
                  <c:v>0.67410425</c:v>
                </c:pt>
                <c:pt idx="554">
                  <c:v>0.43453165</c:v>
                </c:pt>
                <c:pt idx="555">
                  <c:v>0.8652391</c:v>
                </c:pt>
                <c:pt idx="556">
                  <c:v>0.5954218</c:v>
                </c:pt>
                <c:pt idx="557">
                  <c:v>1.21670945</c:v>
                </c:pt>
                <c:pt idx="558">
                  <c:v>0.71820865</c:v>
                </c:pt>
                <c:pt idx="559">
                  <c:v>1.36918345</c:v>
                </c:pt>
                <c:pt idx="560">
                  <c:v>0.77660895</c:v>
                </c:pt>
                <c:pt idx="561">
                  <c:v>1.4314084</c:v>
                </c:pt>
                <c:pt idx="562">
                  <c:v>0.7542228</c:v>
                </c:pt>
                <c:pt idx="563">
                  <c:v>1.4282868</c:v>
                </c:pt>
                <c:pt idx="564">
                  <c:v>0.8118265</c:v>
                </c:pt>
                <c:pt idx="565">
                  <c:v>1.5329925</c:v>
                </c:pt>
                <c:pt idx="566">
                  <c:v>0.86534915</c:v>
                </c:pt>
                <c:pt idx="567">
                  <c:v>1.6879867</c:v>
                </c:pt>
                <c:pt idx="568">
                  <c:v>1.04327985</c:v>
                </c:pt>
                <c:pt idx="569">
                  <c:v>2.00835435</c:v>
                </c:pt>
                <c:pt idx="570">
                  <c:v>1.0870525</c:v>
                </c:pt>
                <c:pt idx="571">
                  <c:v>1.98557905</c:v>
                </c:pt>
                <c:pt idx="572">
                  <c:v>1.0351078</c:v>
                </c:pt>
                <c:pt idx="573">
                  <c:v>1.9091371</c:v>
                </c:pt>
                <c:pt idx="574">
                  <c:v>0.99276985</c:v>
                </c:pt>
                <c:pt idx="575">
                  <c:v>1.7904351</c:v>
                </c:pt>
                <c:pt idx="576">
                  <c:v>0.8928107</c:v>
                </c:pt>
                <c:pt idx="577">
                  <c:v>1.63312205</c:v>
                </c:pt>
                <c:pt idx="578">
                  <c:v>0.8853562</c:v>
                </c:pt>
                <c:pt idx="579">
                  <c:v>1.6741842</c:v>
                </c:pt>
                <c:pt idx="580">
                  <c:v>0.91127245</c:v>
                </c:pt>
                <c:pt idx="581">
                  <c:v>1.6592133</c:v>
                </c:pt>
                <c:pt idx="582">
                  <c:v>0.841595</c:v>
                </c:pt>
                <c:pt idx="583">
                  <c:v>1.5669883</c:v>
                </c:pt>
                <c:pt idx="584">
                  <c:v>0.90287975</c:v>
                </c:pt>
                <c:pt idx="585">
                  <c:v>1.7344853</c:v>
                </c:pt>
                <c:pt idx="586">
                  <c:v>0.9002058</c:v>
                </c:pt>
                <c:pt idx="587">
                  <c:v>1.57572375</c:v>
                </c:pt>
                <c:pt idx="588">
                  <c:v>0.76420695</c:v>
                </c:pt>
                <c:pt idx="589">
                  <c:v>1.42449005</c:v>
                </c:pt>
                <c:pt idx="590">
                  <c:v>0.79611525</c:v>
                </c:pt>
                <c:pt idx="591">
                  <c:v>1.48776115</c:v>
                </c:pt>
                <c:pt idx="592">
                  <c:v>0.8698344</c:v>
                </c:pt>
                <c:pt idx="593">
                  <c:v>1.69103335</c:v>
                </c:pt>
                <c:pt idx="594">
                  <c:v>0.9036022</c:v>
                </c:pt>
                <c:pt idx="595">
                  <c:v>1.60480555</c:v>
                </c:pt>
                <c:pt idx="596">
                  <c:v>0.81001675</c:v>
                </c:pt>
                <c:pt idx="597">
                  <c:v>1.4565459</c:v>
                </c:pt>
                <c:pt idx="598">
                  <c:v>0.6759106</c:v>
                </c:pt>
                <c:pt idx="599">
                  <c:v>1.0958261</c:v>
                </c:pt>
                <c:pt idx="600">
                  <c:v>0.3806131</c:v>
                </c:pt>
                <c:pt idx="601">
                  <c:v>0.56998725</c:v>
                </c:pt>
                <c:pt idx="602">
                  <c:v>0.1835312</c:v>
                </c:pt>
                <c:pt idx="603">
                  <c:v>0.25147805</c:v>
                </c:pt>
                <c:pt idx="604">
                  <c:v>0.0274493</c:v>
                </c:pt>
                <c:pt idx="605">
                  <c:v>-0.0682431</c:v>
                </c:pt>
                <c:pt idx="606">
                  <c:v>-0.16443215</c:v>
                </c:pt>
                <c:pt idx="607">
                  <c:v>-0.43649895</c:v>
                </c:pt>
                <c:pt idx="608">
                  <c:v>-0.40048</c:v>
                </c:pt>
                <c:pt idx="609">
                  <c:v>-0.7933879</c:v>
                </c:pt>
                <c:pt idx="610">
                  <c:v>-0.4527766</c:v>
                </c:pt>
                <c:pt idx="611">
                  <c:v>-0.92410695</c:v>
                </c:pt>
                <c:pt idx="612">
                  <c:v>-0.5715338</c:v>
                </c:pt>
                <c:pt idx="613">
                  <c:v>-1.05667225</c:v>
                </c:pt>
                <c:pt idx="614">
                  <c:v>-0.5551224</c:v>
                </c:pt>
                <c:pt idx="615">
                  <c:v>-1.0278278</c:v>
                </c:pt>
                <c:pt idx="616">
                  <c:v>-0.5297415</c:v>
                </c:pt>
                <c:pt idx="617">
                  <c:v>-0.9796727</c:v>
                </c:pt>
                <c:pt idx="618">
                  <c:v>-0.5434518</c:v>
                </c:pt>
                <c:pt idx="619">
                  <c:v>-1.0339408</c:v>
                </c:pt>
                <c:pt idx="620">
                  <c:v>-0.5948443</c:v>
                </c:pt>
                <c:pt idx="621">
                  <c:v>-1.16534145</c:v>
                </c:pt>
                <c:pt idx="622">
                  <c:v>-0.755479</c:v>
                </c:pt>
                <c:pt idx="623">
                  <c:v>-1.505464</c:v>
                </c:pt>
                <c:pt idx="624">
                  <c:v>-0.8752861</c:v>
                </c:pt>
                <c:pt idx="625">
                  <c:v>-1.7331024</c:v>
                </c:pt>
                <c:pt idx="626">
                  <c:v>-1.09100275</c:v>
                </c:pt>
                <c:pt idx="627">
                  <c:v>-1.9903529</c:v>
                </c:pt>
                <c:pt idx="628">
                  <c:v>-0.94325705</c:v>
                </c:pt>
                <c:pt idx="629">
                  <c:v>-1.6765877</c:v>
                </c:pt>
                <c:pt idx="630">
                  <c:v>-0.8882744</c:v>
                </c:pt>
                <c:pt idx="631">
                  <c:v>-1.71785105</c:v>
                </c:pt>
                <c:pt idx="632">
                  <c:v>-1.0952533</c:v>
                </c:pt>
                <c:pt idx="633">
                  <c:v>-2.1926769</c:v>
                </c:pt>
                <c:pt idx="634">
                  <c:v>-1.3173683</c:v>
                </c:pt>
                <c:pt idx="635">
                  <c:v>-2.48793255</c:v>
                </c:pt>
                <c:pt idx="636">
                  <c:v>-1.30720255</c:v>
                </c:pt>
                <c:pt idx="637">
                  <c:v>-2.4312852</c:v>
                </c:pt>
                <c:pt idx="638">
                  <c:v>-1.30961555</c:v>
                </c:pt>
                <c:pt idx="639">
                  <c:v>-2.3265515</c:v>
                </c:pt>
                <c:pt idx="640">
                  <c:v>-1.08370655</c:v>
                </c:pt>
                <c:pt idx="641">
                  <c:v>-2.0165033</c:v>
                </c:pt>
                <c:pt idx="642">
                  <c:v>-1.2280395</c:v>
                </c:pt>
                <c:pt idx="643">
                  <c:v>-2.39036775</c:v>
                </c:pt>
                <c:pt idx="644">
                  <c:v>-1.3730827</c:v>
                </c:pt>
                <c:pt idx="645">
                  <c:v>-2.5735354</c:v>
                </c:pt>
                <c:pt idx="646">
                  <c:v>-1.32458515</c:v>
                </c:pt>
                <c:pt idx="647">
                  <c:v>-2.318893</c:v>
                </c:pt>
                <c:pt idx="648">
                  <c:v>-0.938354</c:v>
                </c:pt>
                <c:pt idx="649">
                  <c:v>-1.37629425</c:v>
                </c:pt>
                <c:pt idx="650">
                  <c:v>-0.30623165</c:v>
                </c:pt>
                <c:pt idx="651">
                  <c:v>-0.26238185</c:v>
                </c:pt>
                <c:pt idx="652">
                  <c:v>0.2062516</c:v>
                </c:pt>
                <c:pt idx="653">
                  <c:v>0.62469865</c:v>
                </c:pt>
                <c:pt idx="654">
                  <c:v>0.4255103</c:v>
                </c:pt>
                <c:pt idx="655">
                  <c:v>0.74492455</c:v>
                </c:pt>
                <c:pt idx="656">
                  <c:v>0.44132195</c:v>
                </c:pt>
                <c:pt idx="657">
                  <c:v>0.96359565</c:v>
                </c:pt>
                <c:pt idx="658">
                  <c:v>0.6005996</c:v>
                </c:pt>
                <c:pt idx="659">
                  <c:v>1.0419081</c:v>
                </c:pt>
                <c:pt idx="660">
                  <c:v>0.4446663</c:v>
                </c:pt>
                <c:pt idx="661">
                  <c:v>0.84552445</c:v>
                </c:pt>
                <c:pt idx="662">
                  <c:v>0.58541405</c:v>
                </c:pt>
                <c:pt idx="663">
                  <c:v>1.19645995</c:v>
                </c:pt>
                <c:pt idx="664">
                  <c:v>0.75293815</c:v>
                </c:pt>
                <c:pt idx="665">
                  <c:v>1.4925027</c:v>
                </c:pt>
                <c:pt idx="666">
                  <c:v>0.91465705</c:v>
                </c:pt>
                <c:pt idx="667">
                  <c:v>1.8020034</c:v>
                </c:pt>
                <c:pt idx="668">
                  <c:v>1.1373898</c:v>
                </c:pt>
                <c:pt idx="669">
                  <c:v>2.24694045</c:v>
                </c:pt>
                <c:pt idx="670">
                  <c:v>1.32209935</c:v>
                </c:pt>
                <c:pt idx="671">
                  <c:v>2.44709935</c:v>
                </c:pt>
                <c:pt idx="672">
                  <c:v>1.16230475</c:v>
                </c:pt>
                <c:pt idx="673">
                  <c:v>2.00908885</c:v>
                </c:pt>
                <c:pt idx="674">
                  <c:v>0.92713115</c:v>
                </c:pt>
                <c:pt idx="675">
                  <c:v>1.556128</c:v>
                </c:pt>
                <c:pt idx="676">
                  <c:v>0.627677</c:v>
                </c:pt>
                <c:pt idx="677">
                  <c:v>1.0239379</c:v>
                </c:pt>
                <c:pt idx="678">
                  <c:v>0.42446835</c:v>
                </c:pt>
                <c:pt idx="679">
                  <c:v>0.654221</c:v>
                </c:pt>
                <c:pt idx="680">
                  <c:v>0.21649925</c:v>
                </c:pt>
                <c:pt idx="681">
                  <c:v>0.3421766</c:v>
                </c:pt>
                <c:pt idx="682">
                  <c:v>0.1098212</c:v>
                </c:pt>
                <c:pt idx="683">
                  <c:v>0.1032504</c:v>
                </c:pt>
                <c:pt idx="684">
                  <c:v>-0.00215455</c:v>
                </c:pt>
                <c:pt idx="685">
                  <c:v>-0.0292764</c:v>
                </c:pt>
                <c:pt idx="686">
                  <c:v>-0.0472982</c:v>
                </c:pt>
                <c:pt idx="687">
                  <c:v>-0.09911935</c:v>
                </c:pt>
                <c:pt idx="688">
                  <c:v>-0.01653465</c:v>
                </c:pt>
                <c:pt idx="689">
                  <c:v>0.0302033</c:v>
                </c:pt>
                <c:pt idx="690">
                  <c:v>-0.0049213</c:v>
                </c:pt>
                <c:pt idx="691">
                  <c:v>-0.1392068</c:v>
                </c:pt>
                <c:pt idx="692">
                  <c:v>-0.2052002</c:v>
                </c:pt>
                <c:pt idx="693">
                  <c:v>-0.4899155</c:v>
                </c:pt>
                <c:pt idx="694">
                  <c:v>-0.38802475</c:v>
                </c:pt>
                <c:pt idx="695">
                  <c:v>-0.6036044</c:v>
                </c:pt>
                <c:pt idx="696">
                  <c:v>0.0353012</c:v>
                </c:pt>
                <c:pt idx="697">
                  <c:v>0.33742205</c:v>
                </c:pt>
                <c:pt idx="698">
                  <c:v>0.2548091</c:v>
                </c:pt>
                <c:pt idx="699">
                  <c:v>0.35408885</c:v>
                </c:pt>
                <c:pt idx="700">
                  <c:v>0.06539265</c:v>
                </c:pt>
                <c:pt idx="701">
                  <c:v>0.1131543</c:v>
                </c:pt>
                <c:pt idx="702">
                  <c:v>0.11663785</c:v>
                </c:pt>
                <c:pt idx="703">
                  <c:v>0.31075095</c:v>
                </c:pt>
                <c:pt idx="704">
                  <c:v>0.28102235</c:v>
                </c:pt>
                <c:pt idx="705">
                  <c:v>0.50374225</c:v>
                </c:pt>
                <c:pt idx="706">
                  <c:v>0.09749425</c:v>
                </c:pt>
                <c:pt idx="707">
                  <c:v>0.17214395</c:v>
                </c:pt>
                <c:pt idx="708">
                  <c:v>0.1537147</c:v>
                </c:pt>
                <c:pt idx="709">
                  <c:v>0.35099185</c:v>
                </c:pt>
                <c:pt idx="710">
                  <c:v>0.13821565</c:v>
                </c:pt>
                <c:pt idx="711">
                  <c:v>0.1509808</c:v>
                </c:pt>
                <c:pt idx="712">
                  <c:v>-0.0459294</c:v>
                </c:pt>
                <c:pt idx="713">
                  <c:v>-0.1765797</c:v>
                </c:pt>
                <c:pt idx="714">
                  <c:v>-0.29658495</c:v>
                </c:pt>
                <c:pt idx="715">
                  <c:v>-0.7270242</c:v>
                </c:pt>
                <c:pt idx="716">
                  <c:v>-0.3673386</c:v>
                </c:pt>
                <c:pt idx="717">
                  <c:v>-0.51162665</c:v>
                </c:pt>
                <c:pt idx="718">
                  <c:v>-0.14299885</c:v>
                </c:pt>
                <c:pt idx="719">
                  <c:v>-0.1959272</c:v>
                </c:pt>
                <c:pt idx="720">
                  <c:v>-0.06354225</c:v>
                </c:pt>
                <c:pt idx="721">
                  <c:v>-0.0617937</c:v>
                </c:pt>
                <c:pt idx="722">
                  <c:v>-0.0035951</c:v>
                </c:pt>
                <c:pt idx="723">
                  <c:v>0.0208238</c:v>
                </c:pt>
                <c:pt idx="724">
                  <c:v>0.0240408</c:v>
                </c:pt>
                <c:pt idx="725">
                  <c:v>0.0623334</c:v>
                </c:pt>
                <c:pt idx="726">
                  <c:v>0.04454595</c:v>
                </c:pt>
                <c:pt idx="727">
                  <c:v>0.0472679</c:v>
                </c:pt>
                <c:pt idx="728">
                  <c:v>-0.0141358</c:v>
                </c:pt>
                <c:pt idx="729">
                  <c:v>-0.0317876</c:v>
                </c:pt>
                <c:pt idx="730">
                  <c:v>-0.0487967</c:v>
                </c:pt>
                <c:pt idx="731">
                  <c:v>-0.1062055</c:v>
                </c:pt>
                <c:pt idx="732">
                  <c:v>-0.0428758</c:v>
                </c:pt>
                <c:pt idx="733">
                  <c:v>-0.00663665</c:v>
                </c:pt>
                <c:pt idx="734">
                  <c:v>0.01871635</c:v>
                </c:pt>
                <c:pt idx="735">
                  <c:v>-0.0582668</c:v>
                </c:pt>
                <c:pt idx="736">
                  <c:v>-0.133121</c:v>
                </c:pt>
                <c:pt idx="737">
                  <c:v>-0.03623615</c:v>
                </c:pt>
                <c:pt idx="738">
                  <c:v>0.07891225</c:v>
                </c:pt>
                <c:pt idx="739">
                  <c:v>0.08375255</c:v>
                </c:pt>
                <c:pt idx="740">
                  <c:v>-0.0482995</c:v>
                </c:pt>
                <c:pt idx="741">
                  <c:v>-0.07744565</c:v>
                </c:pt>
                <c:pt idx="742">
                  <c:v>0.0149971</c:v>
                </c:pt>
                <c:pt idx="743">
                  <c:v>0.04083635</c:v>
                </c:pt>
                <c:pt idx="744">
                  <c:v>0.04226285</c:v>
                </c:pt>
                <c:pt idx="745">
                  <c:v>0.04992085</c:v>
                </c:pt>
                <c:pt idx="746">
                  <c:v>-0.0287398</c:v>
                </c:pt>
                <c:pt idx="747">
                  <c:v>-0.08059765</c:v>
                </c:pt>
                <c:pt idx="748">
                  <c:v>-0.06375935</c:v>
                </c:pt>
                <c:pt idx="749">
                  <c:v>-0.11401725</c:v>
                </c:pt>
                <c:pt idx="750">
                  <c:v>-0.01444185</c:v>
                </c:pt>
                <c:pt idx="751">
                  <c:v>-0.0197902</c:v>
                </c:pt>
                <c:pt idx="752">
                  <c:v>-0.05240325</c:v>
                </c:pt>
                <c:pt idx="753">
                  <c:v>-0.1135125</c:v>
                </c:pt>
                <c:pt idx="754">
                  <c:v>-0.03271605</c:v>
                </c:pt>
                <c:pt idx="755">
                  <c:v>-0.0472135</c:v>
                </c:pt>
                <c:pt idx="756">
                  <c:v>-0.06414525</c:v>
                </c:pt>
                <c:pt idx="757">
                  <c:v>-0.1408567</c:v>
                </c:pt>
                <c:pt idx="758">
                  <c:v>-0.07086495</c:v>
                </c:pt>
                <c:pt idx="759">
                  <c:v>-0.15290325</c:v>
                </c:pt>
                <c:pt idx="760">
                  <c:v>-0.1022101</c:v>
                </c:pt>
                <c:pt idx="761">
                  <c:v>-0.1742476</c:v>
                </c:pt>
                <c:pt idx="762">
                  <c:v>-0.059366</c:v>
                </c:pt>
                <c:pt idx="763">
                  <c:v>-0.09946155</c:v>
                </c:pt>
                <c:pt idx="764">
                  <c:v>-0.0786013</c:v>
                </c:pt>
                <c:pt idx="765">
                  <c:v>-0.1349203</c:v>
                </c:pt>
                <c:pt idx="766">
                  <c:v>-0.04557005</c:v>
                </c:pt>
                <c:pt idx="767">
                  <c:v>-0.0668482</c:v>
                </c:pt>
                <c:pt idx="768">
                  <c:v>-0.02606965</c:v>
                </c:pt>
                <c:pt idx="769">
                  <c:v>-0.04858235</c:v>
                </c:pt>
                <c:pt idx="770">
                  <c:v>-0.05100215</c:v>
                </c:pt>
                <c:pt idx="771">
                  <c:v>-0.08554505</c:v>
                </c:pt>
                <c:pt idx="772">
                  <c:v>-0.0158326</c:v>
                </c:pt>
                <c:pt idx="773">
                  <c:v>-0.07712875</c:v>
                </c:pt>
                <c:pt idx="774">
                  <c:v>-0.08016825</c:v>
                </c:pt>
                <c:pt idx="775">
                  <c:v>-0.13833645</c:v>
                </c:pt>
                <c:pt idx="776">
                  <c:v>-0.02076515</c:v>
                </c:pt>
                <c:pt idx="777">
                  <c:v>-0.0199868</c:v>
                </c:pt>
                <c:pt idx="778">
                  <c:v>-0.0683671</c:v>
                </c:pt>
                <c:pt idx="779">
                  <c:v>-0.14649235</c:v>
                </c:pt>
                <c:pt idx="780">
                  <c:v>-0.0314037</c:v>
                </c:pt>
                <c:pt idx="781">
                  <c:v>0.02018465</c:v>
                </c:pt>
                <c:pt idx="782">
                  <c:v>0.09656265</c:v>
                </c:pt>
                <c:pt idx="783">
                  <c:v>0.1755488</c:v>
                </c:pt>
                <c:pt idx="784">
                  <c:v>-0.01878775</c:v>
                </c:pt>
                <c:pt idx="785">
                  <c:v>-0.07349305</c:v>
                </c:pt>
                <c:pt idx="786">
                  <c:v>0.00676905</c:v>
                </c:pt>
                <c:pt idx="787">
                  <c:v>0.0208801</c:v>
                </c:pt>
                <c:pt idx="788">
                  <c:v>-0.0468179</c:v>
                </c:pt>
                <c:pt idx="789">
                  <c:v>-0.14835015</c:v>
                </c:pt>
                <c:pt idx="790">
                  <c:v>-0.1208592</c:v>
                </c:pt>
                <c:pt idx="791">
                  <c:v>-0.23197155</c:v>
                </c:pt>
                <c:pt idx="792">
                  <c:v>-0.09469275</c:v>
                </c:pt>
                <c:pt idx="793">
                  <c:v>-0.1953942</c:v>
                </c:pt>
                <c:pt idx="794">
                  <c:v>-0.10860185</c:v>
                </c:pt>
                <c:pt idx="795">
                  <c:v>-0.13807555</c:v>
                </c:pt>
                <c:pt idx="796">
                  <c:v>0.0486616</c:v>
                </c:pt>
                <c:pt idx="797">
                  <c:v>0.1880301</c:v>
                </c:pt>
                <c:pt idx="798">
                  <c:v>0.1164604</c:v>
                </c:pt>
                <c:pt idx="799">
                  <c:v>0.1325833</c:v>
                </c:pt>
                <c:pt idx="800">
                  <c:v>0.00773125</c:v>
                </c:pt>
                <c:pt idx="801">
                  <c:v>-0.0306925</c:v>
                </c:pt>
                <c:pt idx="802">
                  <c:v>-0.1395583</c:v>
                </c:pt>
                <c:pt idx="803">
                  <c:v>-0.36533875</c:v>
                </c:pt>
                <c:pt idx="804">
                  <c:v>-0.25681935</c:v>
                </c:pt>
                <c:pt idx="805">
                  <c:v>-0.3037702</c:v>
                </c:pt>
                <c:pt idx="806">
                  <c:v>0.06128405</c:v>
                </c:pt>
                <c:pt idx="807">
                  <c:v>0.3296913</c:v>
                </c:pt>
                <c:pt idx="808">
                  <c:v>0.3624773</c:v>
                </c:pt>
                <c:pt idx="809">
                  <c:v>0.7874733</c:v>
                </c:pt>
                <c:pt idx="810">
                  <c:v>0.33482215</c:v>
                </c:pt>
                <c:pt idx="811">
                  <c:v>0.4892676</c:v>
                </c:pt>
                <c:pt idx="812">
                  <c:v>0.10407535</c:v>
                </c:pt>
                <c:pt idx="813">
                  <c:v>0.19230325</c:v>
                </c:pt>
                <c:pt idx="814">
                  <c:v>0.1314545</c:v>
                </c:pt>
                <c:pt idx="815">
                  <c:v>0.18833865</c:v>
                </c:pt>
                <c:pt idx="816">
                  <c:v>0.1365462</c:v>
                </c:pt>
                <c:pt idx="817">
                  <c:v>0.25988805</c:v>
                </c:pt>
                <c:pt idx="818">
                  <c:v>0.0436107</c:v>
                </c:pt>
                <c:pt idx="819">
                  <c:v>0.03069525</c:v>
                </c:pt>
                <c:pt idx="820">
                  <c:v>-0.0064398</c:v>
                </c:pt>
                <c:pt idx="821">
                  <c:v>0.01882365</c:v>
                </c:pt>
                <c:pt idx="822">
                  <c:v>0.08403615</c:v>
                </c:pt>
              </c:numCache>
            </c:numRef>
          </c:val>
          <c:smooth val="0"/>
        </c:ser>
        <c:dLbls>
          <c:showLegendKey val="0"/>
          <c:showVal val="0"/>
          <c:showCatName val="0"/>
          <c:showSerName val="0"/>
          <c:showPercent val="0"/>
          <c:showBubbleSize val="0"/>
        </c:dLbls>
        <c:marker val="0"/>
        <c:smooth val="0"/>
        <c:axId val="598168579"/>
        <c:axId val="912611884"/>
      </c:lineChart>
      <c:catAx>
        <c:axId val="59816857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12611884"/>
        <c:crosses val="autoZero"/>
        <c:auto val="1"/>
        <c:lblAlgn val="ctr"/>
        <c:lblOffset val="100"/>
        <c:noMultiLvlLbl val="0"/>
      </c:catAx>
      <c:valAx>
        <c:axId val="9126118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98168579"/>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Put the phone up from a desk</a:t>
            </a:r>
            <a:endParaRPr lang="en-US" altLang="zh-CN"/>
          </a:p>
        </c:rich>
      </c:tx>
      <c:layout/>
      <c:overlay val="0"/>
      <c:spPr>
        <a:noFill/>
        <a:ln>
          <a:noFill/>
        </a:ln>
        <a:effectLst/>
      </c:spPr>
    </c:title>
    <c:autoTitleDeleted val="0"/>
    <c:plotArea>
      <c:layout/>
      <c:lineChart>
        <c:grouping val="standard"/>
        <c:varyColors val="0"/>
        <c:ser>
          <c:idx val="0"/>
          <c:order val="0"/>
          <c:tx>
            <c:strRef>
              <c:f>[从水平面把它竖起来.csv]从水平面把它竖起来!$J$1</c:f>
              <c:strCache>
                <c:ptCount val="1"/>
                <c:pt idx="0">
                  <c:v>X-axis</c:v>
                </c:pt>
              </c:strCache>
            </c:strRef>
          </c:tx>
          <c:spPr>
            <a:ln w="28575" cap="rnd">
              <a:solidFill>
                <a:schemeClr val="accent1"/>
              </a:solidFill>
              <a:round/>
            </a:ln>
            <a:effectLst/>
          </c:spPr>
          <c:marker>
            <c:symbol val="none"/>
          </c:marker>
          <c:dLbls>
            <c:delete val="1"/>
          </c:dLbls>
          <c:val>
            <c:numRef>
              <c:f>[从水平面把它竖起来.csv]从水平面把它竖起来!$J$2:$J$165</c:f>
              <c:numCache>
                <c:formatCode>General</c:formatCode>
                <c:ptCount val="164"/>
                <c:pt idx="0">
                  <c:v>1.155065161</c:v>
                </c:pt>
                <c:pt idx="1">
                  <c:v>-0.251629585</c:v>
                </c:pt>
                <c:pt idx="2">
                  <c:v>0.075809218</c:v>
                </c:pt>
                <c:pt idx="3">
                  <c:v>-0.401404474</c:v>
                </c:pt>
                <c:pt idx="4">
                  <c:v>2.692972221</c:v>
                </c:pt>
                <c:pt idx="5">
                  <c:v>-0.177193777</c:v>
                </c:pt>
                <c:pt idx="6">
                  <c:v>1.696781447</c:v>
                </c:pt>
                <c:pt idx="7">
                  <c:v>-0.668019024</c:v>
                </c:pt>
                <c:pt idx="8">
                  <c:v>0.632043999</c:v>
                </c:pt>
                <c:pt idx="9">
                  <c:v>-0.323997761</c:v>
                </c:pt>
                <c:pt idx="10">
                  <c:v>0.857008924</c:v>
                </c:pt>
                <c:pt idx="11">
                  <c:v>0.694363743</c:v>
                </c:pt>
                <c:pt idx="12">
                  <c:v>0.34743349</c:v>
                </c:pt>
                <c:pt idx="13">
                  <c:v>-0.289880789</c:v>
                </c:pt>
                <c:pt idx="14">
                  <c:v>0.69446713</c:v>
                </c:pt>
                <c:pt idx="15">
                  <c:v>0.643024509</c:v>
                </c:pt>
                <c:pt idx="16">
                  <c:v>0.874056096</c:v>
                </c:pt>
                <c:pt idx="17">
                  <c:v>-0.013006919</c:v>
                </c:pt>
                <c:pt idx="18">
                  <c:v>0.368510671</c:v>
                </c:pt>
                <c:pt idx="19">
                  <c:v>0.676417978</c:v>
                </c:pt>
                <c:pt idx="20">
                  <c:v>-0.453341054</c:v>
                </c:pt>
                <c:pt idx="21">
                  <c:v>0.284547169</c:v>
                </c:pt>
                <c:pt idx="22">
                  <c:v>-0.359468405</c:v>
                </c:pt>
                <c:pt idx="23">
                  <c:v>0.728199997</c:v>
                </c:pt>
                <c:pt idx="24">
                  <c:v>0.343076435</c:v>
                </c:pt>
                <c:pt idx="25">
                  <c:v>0.470849892</c:v>
                </c:pt>
                <c:pt idx="26">
                  <c:v>0.21446347</c:v>
                </c:pt>
                <c:pt idx="27">
                  <c:v>0.960420045</c:v>
                </c:pt>
                <c:pt idx="28">
                  <c:v>1.121604368</c:v>
                </c:pt>
                <c:pt idx="29">
                  <c:v>-0.593920059</c:v>
                </c:pt>
                <c:pt idx="30">
                  <c:v>-0.555636242</c:v>
                </c:pt>
                <c:pt idx="31">
                  <c:v>0.65752279</c:v>
                </c:pt>
                <c:pt idx="32">
                  <c:v>0.619692197</c:v>
                </c:pt>
                <c:pt idx="33">
                  <c:v>2.660726845</c:v>
                </c:pt>
                <c:pt idx="34">
                  <c:v>0.263503751</c:v>
                </c:pt>
                <c:pt idx="35">
                  <c:v>-1.211276876</c:v>
                </c:pt>
                <c:pt idx="36">
                  <c:v>1.113343115</c:v>
                </c:pt>
                <c:pt idx="37">
                  <c:v>1.288989361</c:v>
                </c:pt>
                <c:pt idx="38">
                  <c:v>2.093877791</c:v>
                </c:pt>
                <c:pt idx="39">
                  <c:v>-3.236618505</c:v>
                </c:pt>
                <c:pt idx="40">
                  <c:v>-0.928587511</c:v>
                </c:pt>
                <c:pt idx="41">
                  <c:v>0.702271415</c:v>
                </c:pt>
                <c:pt idx="42">
                  <c:v>3.280596362</c:v>
                </c:pt>
                <c:pt idx="43">
                  <c:v>0.862903442</c:v>
                </c:pt>
                <c:pt idx="44">
                  <c:v>0.737499651</c:v>
                </c:pt>
                <c:pt idx="45">
                  <c:v>-0.814939472</c:v>
                </c:pt>
                <c:pt idx="46">
                  <c:v>0.432156171</c:v>
                </c:pt>
                <c:pt idx="47">
                  <c:v>1.185763362</c:v>
                </c:pt>
                <c:pt idx="48">
                  <c:v>1.137614516</c:v>
                </c:pt>
                <c:pt idx="49">
                  <c:v>0.959658782</c:v>
                </c:pt>
                <c:pt idx="50">
                  <c:v>0.351460222</c:v>
                </c:pt>
                <c:pt idx="51">
                  <c:v>0.27526218</c:v>
                </c:pt>
                <c:pt idx="52">
                  <c:v>0.570249689</c:v>
                </c:pt>
                <c:pt idx="53">
                  <c:v>0.935112744</c:v>
                </c:pt>
                <c:pt idx="54">
                  <c:v>-0.815265785</c:v>
                </c:pt>
                <c:pt idx="55">
                  <c:v>-0.329556512</c:v>
                </c:pt>
                <c:pt idx="56">
                  <c:v>2.58010929</c:v>
                </c:pt>
                <c:pt idx="57">
                  <c:v>1.668521852</c:v>
                </c:pt>
                <c:pt idx="58">
                  <c:v>1.240198954</c:v>
                </c:pt>
                <c:pt idx="59">
                  <c:v>0.411804168</c:v>
                </c:pt>
                <c:pt idx="60">
                  <c:v>0.083457138</c:v>
                </c:pt>
                <c:pt idx="61">
                  <c:v>1.684303001</c:v>
                </c:pt>
                <c:pt idx="62">
                  <c:v>0.285116171</c:v>
                </c:pt>
                <c:pt idx="63">
                  <c:v>-1.0135287</c:v>
                </c:pt>
                <c:pt idx="64">
                  <c:v>0.190493713</c:v>
                </c:pt>
                <c:pt idx="65">
                  <c:v>1.584488881</c:v>
                </c:pt>
                <c:pt idx="66">
                  <c:v>1.300908214</c:v>
                </c:pt>
                <c:pt idx="67">
                  <c:v>0.543187284</c:v>
                </c:pt>
                <c:pt idx="68">
                  <c:v>1.10377576</c:v>
                </c:pt>
                <c:pt idx="69">
                  <c:v>0.081400641</c:v>
                </c:pt>
                <c:pt idx="70">
                  <c:v>0.232570491</c:v>
                </c:pt>
                <c:pt idx="71">
                  <c:v>0.694623658</c:v>
                </c:pt>
                <c:pt idx="72">
                  <c:v>0.232124495</c:v>
                </c:pt>
                <c:pt idx="73">
                  <c:v>0.33809413</c:v>
                </c:pt>
                <c:pt idx="74">
                  <c:v>-2.278483136</c:v>
                </c:pt>
                <c:pt idx="75">
                  <c:v>-1.383670546</c:v>
                </c:pt>
                <c:pt idx="76">
                  <c:v>0.963819527</c:v>
                </c:pt>
                <c:pt idx="77">
                  <c:v>2.104608089</c:v>
                </c:pt>
                <c:pt idx="78">
                  <c:v>1.241156505</c:v>
                </c:pt>
                <c:pt idx="79">
                  <c:v>-1.085765669</c:v>
                </c:pt>
                <c:pt idx="80">
                  <c:v>0.445198474</c:v>
                </c:pt>
                <c:pt idx="81">
                  <c:v>0.591931907</c:v>
                </c:pt>
                <c:pt idx="82">
                  <c:v>0.135891069</c:v>
                </c:pt>
                <c:pt idx="83">
                  <c:v>-2.33282996</c:v>
                </c:pt>
                <c:pt idx="84">
                  <c:v>-1.295448082</c:v>
                </c:pt>
                <c:pt idx="85">
                  <c:v>2.411702153</c:v>
                </c:pt>
                <c:pt idx="86">
                  <c:v>2.562770804</c:v>
                </c:pt>
                <c:pt idx="87">
                  <c:v>1.883239126</c:v>
                </c:pt>
                <c:pt idx="88">
                  <c:v>-0.073699325</c:v>
                </c:pt>
                <c:pt idx="89">
                  <c:v>0.259842477</c:v>
                </c:pt>
                <c:pt idx="90">
                  <c:v>0.665935226</c:v>
                </c:pt>
                <c:pt idx="91">
                  <c:v>0.042188141</c:v>
                </c:pt>
                <c:pt idx="92">
                  <c:v>1.953036436</c:v>
                </c:pt>
                <c:pt idx="93">
                  <c:v>1.58595844</c:v>
                </c:pt>
                <c:pt idx="94">
                  <c:v>1.070399396</c:v>
                </c:pt>
                <c:pt idx="95">
                  <c:v>1.504143098</c:v>
                </c:pt>
                <c:pt idx="96">
                  <c:v>3.282407986</c:v>
                </c:pt>
                <c:pt idx="97">
                  <c:v>1.134020886</c:v>
                </c:pt>
                <c:pt idx="98">
                  <c:v>-2.796448355</c:v>
                </c:pt>
                <c:pt idx="99">
                  <c:v>0.531988231</c:v>
                </c:pt>
                <c:pt idx="100">
                  <c:v>1.009347094</c:v>
                </c:pt>
                <c:pt idx="101">
                  <c:v>0.812018449</c:v>
                </c:pt>
                <c:pt idx="102">
                  <c:v>1.417930434</c:v>
                </c:pt>
                <c:pt idx="103">
                  <c:v>0.878448805</c:v>
                </c:pt>
                <c:pt idx="104">
                  <c:v>-0.37899861</c:v>
                </c:pt>
                <c:pt idx="105">
                  <c:v>0.236736134</c:v>
                </c:pt>
                <c:pt idx="106">
                  <c:v>2.621268487</c:v>
                </c:pt>
                <c:pt idx="107">
                  <c:v>-0.379957397</c:v>
                </c:pt>
                <c:pt idx="108">
                  <c:v>0.568230612</c:v>
                </c:pt>
                <c:pt idx="109">
                  <c:v>-0.142008508</c:v>
                </c:pt>
                <c:pt idx="110">
                  <c:v>0.552503244</c:v>
                </c:pt>
                <c:pt idx="111">
                  <c:v>1.020100366</c:v>
                </c:pt>
                <c:pt idx="112">
                  <c:v>1.721222709</c:v>
                </c:pt>
                <c:pt idx="113">
                  <c:v>0.460912562</c:v>
                </c:pt>
                <c:pt idx="114">
                  <c:v>-0.390462728</c:v>
                </c:pt>
                <c:pt idx="115">
                  <c:v>0.620589665</c:v>
                </c:pt>
                <c:pt idx="116">
                  <c:v>0.573291385</c:v>
                </c:pt>
                <c:pt idx="117">
                  <c:v>0.591752448</c:v>
                </c:pt>
                <c:pt idx="118">
                  <c:v>0.592356615</c:v>
                </c:pt>
                <c:pt idx="119">
                  <c:v>0.709684574</c:v>
                </c:pt>
                <c:pt idx="120">
                  <c:v>0.708951832</c:v>
                </c:pt>
                <c:pt idx="121">
                  <c:v>0.690245704</c:v>
                </c:pt>
                <c:pt idx="122">
                  <c:v>0.620436702</c:v>
                </c:pt>
                <c:pt idx="123">
                  <c:v>0.492184324</c:v>
                </c:pt>
                <c:pt idx="124">
                  <c:v>0.565064399</c:v>
                </c:pt>
                <c:pt idx="125">
                  <c:v>0.657989355</c:v>
                </c:pt>
                <c:pt idx="126">
                  <c:v>0.695875904</c:v>
                </c:pt>
                <c:pt idx="127">
                  <c:v>0.787178759</c:v>
                </c:pt>
                <c:pt idx="128">
                  <c:v>0.742287384</c:v>
                </c:pt>
                <c:pt idx="129">
                  <c:v>0.641854422</c:v>
                </c:pt>
                <c:pt idx="130">
                  <c:v>0.628414469</c:v>
                </c:pt>
                <c:pt idx="131">
                  <c:v>0.579622256</c:v>
                </c:pt>
                <c:pt idx="132">
                  <c:v>0.629859458</c:v>
                </c:pt>
                <c:pt idx="133">
                  <c:v>0.62676888</c:v>
                </c:pt>
                <c:pt idx="134">
                  <c:v>0.748922454</c:v>
                </c:pt>
                <c:pt idx="135">
                  <c:v>0.717652244</c:v>
                </c:pt>
                <c:pt idx="136">
                  <c:v>0.624149461</c:v>
                </c:pt>
                <c:pt idx="137">
                  <c:v>0.61847656</c:v>
                </c:pt>
                <c:pt idx="138">
                  <c:v>0.610721697</c:v>
                </c:pt>
                <c:pt idx="139">
                  <c:v>0.653329514</c:v>
                </c:pt>
                <c:pt idx="140">
                  <c:v>0.610034534</c:v>
                </c:pt>
                <c:pt idx="141">
                  <c:v>0.76319491</c:v>
                </c:pt>
                <c:pt idx="142">
                  <c:v>0.668584711</c:v>
                </c:pt>
                <c:pt idx="143">
                  <c:v>0.619047222</c:v>
                </c:pt>
                <c:pt idx="144">
                  <c:v>0.627806994</c:v>
                </c:pt>
                <c:pt idx="145">
                  <c:v>0.606931493</c:v>
                </c:pt>
                <c:pt idx="146">
                  <c:v>0.630674039</c:v>
                </c:pt>
                <c:pt idx="147">
                  <c:v>0.659985873</c:v>
                </c:pt>
                <c:pt idx="148">
                  <c:v>0.739744522</c:v>
                </c:pt>
                <c:pt idx="149">
                  <c:v>0.709999294</c:v>
                </c:pt>
                <c:pt idx="150">
                  <c:v>0.695974622</c:v>
                </c:pt>
                <c:pt idx="151">
                  <c:v>0.672406033</c:v>
                </c:pt>
                <c:pt idx="152">
                  <c:v>0.502364848</c:v>
                </c:pt>
                <c:pt idx="153">
                  <c:v>0.528563143</c:v>
                </c:pt>
                <c:pt idx="154">
                  <c:v>0.651855568</c:v>
                </c:pt>
                <c:pt idx="155">
                  <c:v>0.734776796</c:v>
                </c:pt>
                <c:pt idx="156">
                  <c:v>0.717562225</c:v>
                </c:pt>
                <c:pt idx="157">
                  <c:v>0.727774303</c:v>
                </c:pt>
                <c:pt idx="158">
                  <c:v>0.766849891</c:v>
                </c:pt>
                <c:pt idx="159">
                  <c:v>0.607853814</c:v>
                </c:pt>
                <c:pt idx="160">
                  <c:v>0.557224831</c:v>
                </c:pt>
                <c:pt idx="161">
                  <c:v>0.642419145</c:v>
                </c:pt>
                <c:pt idx="162">
                  <c:v>0.592522317</c:v>
                </c:pt>
                <c:pt idx="163">
                  <c:v>0.653958655</c:v>
                </c:pt>
              </c:numCache>
            </c:numRef>
          </c:val>
          <c:smooth val="0"/>
        </c:ser>
        <c:ser>
          <c:idx val="1"/>
          <c:order val="1"/>
          <c:tx>
            <c:strRef>
              <c:f>[从水平面把它竖起来.csv]从水平面把它竖起来!$K$1</c:f>
              <c:strCache>
                <c:ptCount val="1"/>
                <c:pt idx="0">
                  <c:v>Y-axis</c:v>
                </c:pt>
              </c:strCache>
            </c:strRef>
          </c:tx>
          <c:spPr>
            <a:ln w="28575" cap="rnd">
              <a:solidFill>
                <a:schemeClr val="accent2"/>
              </a:solidFill>
              <a:round/>
            </a:ln>
            <a:effectLst/>
          </c:spPr>
          <c:marker>
            <c:symbol val="none"/>
          </c:marker>
          <c:dLbls>
            <c:delete val="1"/>
          </c:dLbls>
          <c:val>
            <c:numRef>
              <c:f>[从水平面把它竖起来.csv]从水平面把它竖起来!$K$2:$K$165</c:f>
              <c:numCache>
                <c:formatCode>General</c:formatCode>
                <c:ptCount val="164"/>
                <c:pt idx="0">
                  <c:v>-89.94394103</c:v>
                </c:pt>
                <c:pt idx="1">
                  <c:v>-89.96972936</c:v>
                </c:pt>
                <c:pt idx="2">
                  <c:v>-89.99553571</c:v>
                </c:pt>
                <c:pt idx="3">
                  <c:v>-89.7599343</c:v>
                </c:pt>
                <c:pt idx="4">
                  <c:v>-89.86266344</c:v>
                </c:pt>
                <c:pt idx="5">
                  <c:v>-89.768879</c:v>
                </c:pt>
                <c:pt idx="6">
                  <c:v>-89.19881758</c:v>
                </c:pt>
                <c:pt idx="7">
                  <c:v>-89.21247825</c:v>
                </c:pt>
                <c:pt idx="8">
                  <c:v>-89.99146592</c:v>
                </c:pt>
                <c:pt idx="9">
                  <c:v>-89.98639143</c:v>
                </c:pt>
                <c:pt idx="10">
                  <c:v>-89.79653442</c:v>
                </c:pt>
                <c:pt idx="11">
                  <c:v>-89.81458082</c:v>
                </c:pt>
                <c:pt idx="12">
                  <c:v>-89.81021293</c:v>
                </c:pt>
                <c:pt idx="13">
                  <c:v>-89.93620961</c:v>
                </c:pt>
                <c:pt idx="14">
                  <c:v>-89.95251336</c:v>
                </c:pt>
                <c:pt idx="15">
                  <c:v>-89.96477526</c:v>
                </c:pt>
                <c:pt idx="16">
                  <c:v>-89.93619711</c:v>
                </c:pt>
                <c:pt idx="17">
                  <c:v>-89.80380906</c:v>
                </c:pt>
                <c:pt idx="18">
                  <c:v>-88.95896529</c:v>
                </c:pt>
                <c:pt idx="19">
                  <c:v>-89.20520385</c:v>
                </c:pt>
                <c:pt idx="20">
                  <c:v>-89.52643103</c:v>
                </c:pt>
                <c:pt idx="21">
                  <c:v>-89.87668371</c:v>
                </c:pt>
                <c:pt idx="22">
                  <c:v>-89.68403024</c:v>
                </c:pt>
                <c:pt idx="23">
                  <c:v>-88.93605976</c:v>
                </c:pt>
                <c:pt idx="24">
                  <c:v>-89.28164162</c:v>
                </c:pt>
                <c:pt idx="25">
                  <c:v>-89.68388142</c:v>
                </c:pt>
                <c:pt idx="26">
                  <c:v>-89.54851301</c:v>
                </c:pt>
                <c:pt idx="27">
                  <c:v>-89.53657357</c:v>
                </c:pt>
                <c:pt idx="28">
                  <c:v>-89.6978884</c:v>
                </c:pt>
                <c:pt idx="29">
                  <c:v>-88.86536751</c:v>
                </c:pt>
                <c:pt idx="30">
                  <c:v>-89.55467414</c:v>
                </c:pt>
                <c:pt idx="31">
                  <c:v>-89.49129254</c:v>
                </c:pt>
                <c:pt idx="32">
                  <c:v>-88.22128031</c:v>
                </c:pt>
                <c:pt idx="33">
                  <c:v>-88.30735848</c:v>
                </c:pt>
                <c:pt idx="34">
                  <c:v>-88.56010599</c:v>
                </c:pt>
                <c:pt idx="35">
                  <c:v>-87.54971984</c:v>
                </c:pt>
                <c:pt idx="36">
                  <c:v>-87.18610319</c:v>
                </c:pt>
                <c:pt idx="37">
                  <c:v>-86.87938146</c:v>
                </c:pt>
                <c:pt idx="38">
                  <c:v>-87.15569</c:v>
                </c:pt>
                <c:pt idx="39">
                  <c:v>-87.55459877</c:v>
                </c:pt>
                <c:pt idx="40">
                  <c:v>-84.13598533</c:v>
                </c:pt>
                <c:pt idx="41">
                  <c:v>-87.42838394</c:v>
                </c:pt>
                <c:pt idx="42">
                  <c:v>-86.6535956</c:v>
                </c:pt>
                <c:pt idx="43">
                  <c:v>-84.58483125</c:v>
                </c:pt>
                <c:pt idx="44">
                  <c:v>-82.51861272</c:v>
                </c:pt>
                <c:pt idx="45">
                  <c:v>-83.60414279</c:v>
                </c:pt>
                <c:pt idx="46">
                  <c:v>-85.29998662</c:v>
                </c:pt>
                <c:pt idx="47">
                  <c:v>-82.15311589</c:v>
                </c:pt>
                <c:pt idx="48">
                  <c:v>-81.71379485</c:v>
                </c:pt>
                <c:pt idx="49">
                  <c:v>-83.85336842</c:v>
                </c:pt>
                <c:pt idx="50">
                  <c:v>-82.48143567</c:v>
                </c:pt>
                <c:pt idx="51">
                  <c:v>-79.58319597</c:v>
                </c:pt>
                <c:pt idx="52">
                  <c:v>-77.64409496</c:v>
                </c:pt>
                <c:pt idx="53">
                  <c:v>-80.78979815</c:v>
                </c:pt>
                <c:pt idx="54">
                  <c:v>-80.73745456</c:v>
                </c:pt>
                <c:pt idx="55">
                  <c:v>-73.73207436</c:v>
                </c:pt>
                <c:pt idx="56">
                  <c:v>-68.78799926</c:v>
                </c:pt>
                <c:pt idx="57">
                  <c:v>-65.98264096</c:v>
                </c:pt>
                <c:pt idx="58">
                  <c:v>-69.51087785</c:v>
                </c:pt>
                <c:pt idx="59">
                  <c:v>-70.87161897</c:v>
                </c:pt>
                <c:pt idx="60">
                  <c:v>-68.00245334</c:v>
                </c:pt>
                <c:pt idx="61">
                  <c:v>-63.90527362</c:v>
                </c:pt>
                <c:pt idx="62">
                  <c:v>-65.11768786</c:v>
                </c:pt>
                <c:pt idx="63">
                  <c:v>-66.90465941</c:v>
                </c:pt>
                <c:pt idx="64">
                  <c:v>-62.99069059</c:v>
                </c:pt>
                <c:pt idx="65">
                  <c:v>-61.21631952</c:v>
                </c:pt>
                <c:pt idx="66">
                  <c:v>-60.8934902</c:v>
                </c:pt>
                <c:pt idx="67">
                  <c:v>-58.34539729</c:v>
                </c:pt>
                <c:pt idx="68">
                  <c:v>-50.22556415</c:v>
                </c:pt>
                <c:pt idx="69">
                  <c:v>-51.51729717</c:v>
                </c:pt>
                <c:pt idx="70">
                  <c:v>-56.35949861</c:v>
                </c:pt>
                <c:pt idx="71">
                  <c:v>-51.78317136</c:v>
                </c:pt>
                <c:pt idx="72">
                  <c:v>-49.69776722</c:v>
                </c:pt>
                <c:pt idx="73">
                  <c:v>-43.46993351</c:v>
                </c:pt>
                <c:pt idx="74">
                  <c:v>-52.57529497</c:v>
                </c:pt>
                <c:pt idx="75">
                  <c:v>-45.71609084</c:v>
                </c:pt>
                <c:pt idx="76">
                  <c:v>-43.46542134</c:v>
                </c:pt>
                <c:pt idx="77">
                  <c:v>-40.38843057</c:v>
                </c:pt>
                <c:pt idx="78">
                  <c:v>-37.41500696</c:v>
                </c:pt>
                <c:pt idx="79">
                  <c:v>-36.4141922</c:v>
                </c:pt>
                <c:pt idx="80">
                  <c:v>-39.27627182</c:v>
                </c:pt>
                <c:pt idx="81">
                  <c:v>-35.11605234</c:v>
                </c:pt>
                <c:pt idx="82">
                  <c:v>-30.3493756</c:v>
                </c:pt>
                <c:pt idx="83">
                  <c:v>-25.73481411</c:v>
                </c:pt>
                <c:pt idx="84">
                  <c:v>-30.05762069</c:v>
                </c:pt>
                <c:pt idx="85">
                  <c:v>-31.04692821</c:v>
                </c:pt>
                <c:pt idx="86">
                  <c:v>-24.40897283</c:v>
                </c:pt>
                <c:pt idx="87">
                  <c:v>-17.58795113</c:v>
                </c:pt>
                <c:pt idx="88">
                  <c:v>-19.82824056</c:v>
                </c:pt>
                <c:pt idx="89">
                  <c:v>-18.93153418</c:v>
                </c:pt>
                <c:pt idx="90">
                  <c:v>-17.04833914</c:v>
                </c:pt>
                <c:pt idx="91">
                  <c:v>-14.12252549</c:v>
                </c:pt>
                <c:pt idx="92">
                  <c:v>-12.89079558</c:v>
                </c:pt>
                <c:pt idx="93">
                  <c:v>-10.0571532</c:v>
                </c:pt>
                <c:pt idx="94">
                  <c:v>-9.164916921</c:v>
                </c:pt>
                <c:pt idx="95">
                  <c:v>-7.657309779</c:v>
                </c:pt>
                <c:pt idx="96">
                  <c:v>-6.492535813</c:v>
                </c:pt>
                <c:pt idx="97">
                  <c:v>-3.914299846</c:v>
                </c:pt>
                <c:pt idx="98">
                  <c:v>-1.491007159</c:v>
                </c:pt>
                <c:pt idx="99">
                  <c:v>-2.663284133</c:v>
                </c:pt>
                <c:pt idx="100">
                  <c:v>-3.076032304</c:v>
                </c:pt>
                <c:pt idx="101">
                  <c:v>-3.365315203</c:v>
                </c:pt>
                <c:pt idx="102">
                  <c:v>-2.938292413</c:v>
                </c:pt>
                <c:pt idx="103">
                  <c:v>-1.865635317</c:v>
                </c:pt>
                <c:pt idx="104">
                  <c:v>-1.221432537</c:v>
                </c:pt>
                <c:pt idx="105">
                  <c:v>-1.814818084</c:v>
                </c:pt>
                <c:pt idx="106">
                  <c:v>-2.949971193</c:v>
                </c:pt>
                <c:pt idx="107">
                  <c:v>-0.968940359</c:v>
                </c:pt>
                <c:pt idx="108">
                  <c:v>-1.41110116</c:v>
                </c:pt>
                <c:pt idx="109">
                  <c:v>-1.243679161</c:v>
                </c:pt>
                <c:pt idx="110">
                  <c:v>-1.429150501</c:v>
                </c:pt>
                <c:pt idx="111">
                  <c:v>-1.816434305</c:v>
                </c:pt>
                <c:pt idx="112">
                  <c:v>-1.604694472</c:v>
                </c:pt>
                <c:pt idx="113">
                  <c:v>-1.072227005</c:v>
                </c:pt>
                <c:pt idx="114">
                  <c:v>-0.660736701</c:v>
                </c:pt>
                <c:pt idx="115">
                  <c:v>-1.365157031</c:v>
                </c:pt>
                <c:pt idx="116">
                  <c:v>-1.257915741</c:v>
                </c:pt>
                <c:pt idx="117">
                  <c:v>-1.451686404</c:v>
                </c:pt>
                <c:pt idx="118">
                  <c:v>-1.325540544</c:v>
                </c:pt>
                <c:pt idx="119">
                  <c:v>-1.227333982</c:v>
                </c:pt>
                <c:pt idx="120">
                  <c:v>-1.273649892</c:v>
                </c:pt>
                <c:pt idx="121">
                  <c:v>-1.390443707</c:v>
                </c:pt>
                <c:pt idx="122">
                  <c:v>-1.267214956</c:v>
                </c:pt>
                <c:pt idx="123">
                  <c:v>-1.242189739</c:v>
                </c:pt>
                <c:pt idx="124">
                  <c:v>-1.376302372</c:v>
                </c:pt>
                <c:pt idx="125">
                  <c:v>-1.350389741</c:v>
                </c:pt>
                <c:pt idx="126">
                  <c:v>-1.230883982</c:v>
                </c:pt>
                <c:pt idx="127">
                  <c:v>-1.39753276</c:v>
                </c:pt>
                <c:pt idx="128">
                  <c:v>-1.271463927</c:v>
                </c:pt>
                <c:pt idx="129">
                  <c:v>-1.205976744</c:v>
                </c:pt>
                <c:pt idx="130">
                  <c:v>-1.257133988</c:v>
                </c:pt>
                <c:pt idx="131">
                  <c:v>-1.349920385</c:v>
                </c:pt>
                <c:pt idx="132">
                  <c:v>-1.227021267</c:v>
                </c:pt>
                <c:pt idx="133">
                  <c:v>-1.234708918</c:v>
                </c:pt>
                <c:pt idx="134">
                  <c:v>-1.311779078</c:v>
                </c:pt>
                <c:pt idx="135">
                  <c:v>-1.196309946</c:v>
                </c:pt>
                <c:pt idx="136">
                  <c:v>-1.192443657</c:v>
                </c:pt>
                <c:pt idx="137">
                  <c:v>-1.35639655</c:v>
                </c:pt>
                <c:pt idx="138">
                  <c:v>-1.047228926</c:v>
                </c:pt>
                <c:pt idx="139">
                  <c:v>-1.180610514</c:v>
                </c:pt>
                <c:pt idx="140">
                  <c:v>-1.339025562</c:v>
                </c:pt>
                <c:pt idx="141">
                  <c:v>-1.146242237</c:v>
                </c:pt>
                <c:pt idx="142">
                  <c:v>-1.177032476</c:v>
                </c:pt>
                <c:pt idx="143">
                  <c:v>-1.214000019</c:v>
                </c:pt>
                <c:pt idx="144">
                  <c:v>-1.258475837</c:v>
                </c:pt>
                <c:pt idx="145">
                  <c:v>-1.141568637</c:v>
                </c:pt>
                <c:pt idx="146">
                  <c:v>-1.16492259</c:v>
                </c:pt>
                <c:pt idx="147">
                  <c:v>-1.245030091</c:v>
                </c:pt>
                <c:pt idx="148">
                  <c:v>-1.172940259</c:v>
                </c:pt>
                <c:pt idx="149">
                  <c:v>-1.291113024</c:v>
                </c:pt>
                <c:pt idx="150">
                  <c:v>-1.269755094</c:v>
                </c:pt>
                <c:pt idx="151">
                  <c:v>-1.214575459</c:v>
                </c:pt>
                <c:pt idx="152">
                  <c:v>-1.157006504</c:v>
                </c:pt>
                <c:pt idx="153">
                  <c:v>-1.283608898</c:v>
                </c:pt>
                <c:pt idx="154">
                  <c:v>-1.227485064</c:v>
                </c:pt>
                <c:pt idx="155">
                  <c:v>-1.097544131</c:v>
                </c:pt>
                <c:pt idx="156">
                  <c:v>-1.239743384</c:v>
                </c:pt>
                <c:pt idx="157">
                  <c:v>-1.314954734</c:v>
                </c:pt>
                <c:pt idx="158">
                  <c:v>-1.073702105</c:v>
                </c:pt>
                <c:pt idx="159">
                  <c:v>-1.28805243</c:v>
                </c:pt>
                <c:pt idx="160">
                  <c:v>-1.19166877</c:v>
                </c:pt>
                <c:pt idx="161">
                  <c:v>-1.117248437</c:v>
                </c:pt>
                <c:pt idx="162">
                  <c:v>-1.279929407</c:v>
                </c:pt>
                <c:pt idx="163">
                  <c:v>-1.355389471</c:v>
                </c:pt>
              </c:numCache>
            </c:numRef>
          </c:val>
          <c:smooth val="0"/>
        </c:ser>
        <c:ser>
          <c:idx val="2"/>
          <c:order val="2"/>
          <c:tx>
            <c:strRef>
              <c:f>[从水平面把它竖起来.csv]从水平面把它竖起来!$L$1</c:f>
              <c:strCache>
                <c:ptCount val="1"/>
                <c:pt idx="0">
                  <c:v>Z-axis</c:v>
                </c:pt>
              </c:strCache>
            </c:strRef>
          </c:tx>
          <c:spPr>
            <a:ln w="28575" cap="rnd">
              <a:solidFill>
                <a:schemeClr val="accent3"/>
              </a:solidFill>
              <a:round/>
            </a:ln>
            <a:effectLst/>
          </c:spPr>
          <c:marker>
            <c:symbol val="none"/>
          </c:marker>
          <c:dLbls>
            <c:delete val="1"/>
          </c:dLbls>
          <c:val>
            <c:numRef>
              <c:f>[从水平面把它竖起来.csv]从水平面把它竖起来!$L$2:$L$165</c:f>
              <c:numCache>
                <c:formatCode>General</c:formatCode>
                <c:ptCount val="164"/>
                <c:pt idx="0">
                  <c:v>-1.336087881</c:v>
                </c:pt>
                <c:pt idx="1">
                  <c:v>-1.282028529</c:v>
                </c:pt>
                <c:pt idx="2">
                  <c:v>-0.494449634</c:v>
                </c:pt>
                <c:pt idx="3">
                  <c:v>-3.651630436</c:v>
                </c:pt>
                <c:pt idx="4">
                  <c:v>-0.48492885</c:v>
                </c:pt>
                <c:pt idx="5">
                  <c:v>3.60975349</c:v>
                </c:pt>
                <c:pt idx="6">
                  <c:v>-6.388914169</c:v>
                </c:pt>
                <c:pt idx="7">
                  <c:v>-6.610572478</c:v>
                </c:pt>
                <c:pt idx="8">
                  <c:v>-0.281957117</c:v>
                </c:pt>
                <c:pt idx="9">
                  <c:v>0.81314551</c:v>
                </c:pt>
                <c:pt idx="10">
                  <c:v>-3.246007226</c:v>
                </c:pt>
                <c:pt idx="11">
                  <c:v>-3.139241309</c:v>
                </c:pt>
                <c:pt idx="12">
                  <c:v>-3.236689611</c:v>
                </c:pt>
                <c:pt idx="13">
                  <c:v>-1.884331137</c:v>
                </c:pt>
                <c:pt idx="14">
                  <c:v>-1.468238789</c:v>
                </c:pt>
                <c:pt idx="15">
                  <c:v>-1.248491099</c:v>
                </c:pt>
                <c:pt idx="16">
                  <c:v>-1.674852003</c:v>
                </c:pt>
                <c:pt idx="17">
                  <c:v>-3.335659156</c:v>
                </c:pt>
                <c:pt idx="18">
                  <c:v>-7.577463894</c:v>
                </c:pt>
                <c:pt idx="19">
                  <c:v>-6.601862418</c:v>
                </c:pt>
                <c:pt idx="20">
                  <c:v>-5.180573197</c:v>
                </c:pt>
                <c:pt idx="21">
                  <c:v>-2.629585719</c:v>
                </c:pt>
                <c:pt idx="22">
                  <c:v>-4.234833838</c:v>
                </c:pt>
                <c:pt idx="23">
                  <c:v>-7.651764876</c:v>
                </c:pt>
                <c:pt idx="24">
                  <c:v>-6.347155926</c:v>
                </c:pt>
                <c:pt idx="25">
                  <c:v>-4.212569367</c:v>
                </c:pt>
                <c:pt idx="26">
                  <c:v>-5.071807904</c:v>
                </c:pt>
                <c:pt idx="27">
                  <c:v>-5.001852407</c:v>
                </c:pt>
                <c:pt idx="28">
                  <c:v>-3.992735518</c:v>
                </c:pt>
                <c:pt idx="29">
                  <c:v>-8.091010173</c:v>
                </c:pt>
                <c:pt idx="30">
                  <c:v>-5.051467252</c:v>
                </c:pt>
                <c:pt idx="31">
                  <c:v>-5.329385186</c:v>
                </c:pt>
                <c:pt idx="32">
                  <c:v>-10.03251139</c:v>
                </c:pt>
                <c:pt idx="33">
                  <c:v>-9.39202637</c:v>
                </c:pt>
                <c:pt idx="34">
                  <c:v>-9.15995799</c:v>
                </c:pt>
                <c:pt idx="35">
                  <c:v>-12.00302446</c:v>
                </c:pt>
                <c:pt idx="36">
                  <c:v>-12.72143052</c:v>
                </c:pt>
                <c:pt idx="37">
                  <c:v>-13.36967004</c:v>
                </c:pt>
                <c:pt idx="38">
                  <c:v>-12.70860998</c:v>
                </c:pt>
                <c:pt idx="39">
                  <c:v>-11.86984503</c:v>
                </c:pt>
                <c:pt idx="40">
                  <c:v>-18.80301372</c:v>
                </c:pt>
                <c:pt idx="41">
                  <c:v>-12.40008051</c:v>
                </c:pt>
                <c:pt idx="42">
                  <c:v>-13.70171156</c:v>
                </c:pt>
                <c:pt idx="43">
                  <c:v>-18.0361963</c:v>
                </c:pt>
                <c:pt idx="44">
                  <c:v>-21.18631554</c:v>
                </c:pt>
                <c:pt idx="45">
                  <c:v>-20.09862435</c:v>
                </c:pt>
                <c:pt idx="46">
                  <c:v>-17.21803255</c:v>
                </c:pt>
                <c:pt idx="47">
                  <c:v>-21.94241079</c:v>
                </c:pt>
                <c:pt idx="48">
                  <c:v>-22.85018601</c:v>
                </c:pt>
                <c:pt idx="49">
                  <c:v>-20.12543901</c:v>
                </c:pt>
                <c:pt idx="50">
                  <c:v>-22.33394348</c:v>
                </c:pt>
                <c:pt idx="51">
                  <c:v>-26.07111481</c:v>
                </c:pt>
                <c:pt idx="52">
                  <c:v>-28.62572623</c:v>
                </c:pt>
                <c:pt idx="53">
                  <c:v>-25.38915372</c:v>
                </c:pt>
                <c:pt idx="54">
                  <c:v>-25.8972758</c:v>
                </c:pt>
                <c:pt idx="55">
                  <c:v>-33.88692024</c:v>
                </c:pt>
                <c:pt idx="56">
                  <c:v>-37.20573347</c:v>
                </c:pt>
                <c:pt idx="57">
                  <c:v>-40.77062057</c:v>
                </c:pt>
                <c:pt idx="58">
                  <c:v>-38.68062565</c:v>
                </c:pt>
                <c:pt idx="59">
                  <c:v>-37.64959896</c:v>
                </c:pt>
                <c:pt idx="60">
                  <c:v>-40.50897834</c:v>
                </c:pt>
                <c:pt idx="61">
                  <c:v>-43.7686754</c:v>
                </c:pt>
                <c:pt idx="62">
                  <c:v>-44.12218151</c:v>
                </c:pt>
                <c:pt idx="63">
                  <c:v>-42.96358047</c:v>
                </c:pt>
                <c:pt idx="64">
                  <c:v>-46.29369717</c:v>
                </c:pt>
                <c:pt idx="65">
                  <c:v>-47.83900129</c:v>
                </c:pt>
                <c:pt idx="66">
                  <c:v>-48.82268572</c:v>
                </c:pt>
                <c:pt idx="67">
                  <c:v>-51.42708874</c:v>
                </c:pt>
                <c:pt idx="68">
                  <c:v>-56.0383941</c:v>
                </c:pt>
                <c:pt idx="69">
                  <c:v>-56.82163088</c:v>
                </c:pt>
                <c:pt idx="70">
                  <c:v>-54.77337587</c:v>
                </c:pt>
                <c:pt idx="71">
                  <c:v>-57.75549006</c:v>
                </c:pt>
                <c:pt idx="72">
                  <c:v>-59.91599867</c:v>
                </c:pt>
                <c:pt idx="73">
                  <c:v>-63.40990255</c:v>
                </c:pt>
                <c:pt idx="74">
                  <c:v>-60.77082769</c:v>
                </c:pt>
                <c:pt idx="75">
                  <c:v>-64.60245415</c:v>
                </c:pt>
                <c:pt idx="76">
                  <c:v>-65.68800794</c:v>
                </c:pt>
                <c:pt idx="77">
                  <c:v>-67.31111941</c:v>
                </c:pt>
                <c:pt idx="78">
                  <c:v>-69.73248846</c:v>
                </c:pt>
                <c:pt idx="79">
                  <c:v>-71.73403991</c:v>
                </c:pt>
                <c:pt idx="80">
                  <c:v>-71.02295522</c:v>
                </c:pt>
                <c:pt idx="81">
                  <c:v>-73.4383856</c:v>
                </c:pt>
                <c:pt idx="82">
                  <c:v>-76.0596604</c:v>
                </c:pt>
                <c:pt idx="83">
                  <c:v>-78.99672108</c:v>
                </c:pt>
                <c:pt idx="84">
                  <c:v>-78.20063127</c:v>
                </c:pt>
                <c:pt idx="85">
                  <c:v>-77.80460189</c:v>
                </c:pt>
                <c:pt idx="86">
                  <c:v>-80.34295855</c:v>
                </c:pt>
                <c:pt idx="87">
                  <c:v>-84.62633562</c:v>
                </c:pt>
                <c:pt idx="88">
                  <c:v>-83.7387359</c:v>
                </c:pt>
                <c:pt idx="89">
                  <c:v>-84.2571304</c:v>
                </c:pt>
                <c:pt idx="90">
                  <c:v>-85.2339033</c:v>
                </c:pt>
                <c:pt idx="91">
                  <c:v>-86.70659503</c:v>
                </c:pt>
                <c:pt idx="92">
                  <c:v>-87.13774377</c:v>
                </c:pt>
                <c:pt idx="93">
                  <c:v>-88.02159313</c:v>
                </c:pt>
                <c:pt idx="94">
                  <c:v>-88.51916502</c:v>
                </c:pt>
                <c:pt idx="95">
                  <c:v>-88.91658169</c:v>
                </c:pt>
                <c:pt idx="96">
                  <c:v>-88.99618874</c:v>
                </c:pt>
                <c:pt idx="97">
                  <c:v>-89.59898648</c:v>
                </c:pt>
                <c:pt idx="98">
                  <c:v>-89.74411116</c:v>
                </c:pt>
                <c:pt idx="99">
                  <c:v>-89.83086026</c:v>
                </c:pt>
                <c:pt idx="100">
                  <c:v>-89.810098</c:v>
                </c:pt>
                <c:pt idx="101">
                  <c:v>-89.81238394</c:v>
                </c:pt>
                <c:pt idx="102">
                  <c:v>-89.80570144</c:v>
                </c:pt>
                <c:pt idx="103">
                  <c:v>-89.91187649</c:v>
                </c:pt>
                <c:pt idx="104">
                  <c:v>-89.96880909</c:v>
                </c:pt>
                <c:pt idx="105">
                  <c:v>-89.94249083</c:v>
                </c:pt>
                <c:pt idx="106">
                  <c:v>-89.7154032</c:v>
                </c:pt>
                <c:pt idx="107">
                  <c:v>-89.98120302</c:v>
                </c:pt>
                <c:pt idx="108">
                  <c:v>-89.95641108</c:v>
                </c:pt>
                <c:pt idx="109">
                  <c:v>-89.97352801</c:v>
                </c:pt>
                <c:pt idx="110">
                  <c:v>-89.95805928</c:v>
                </c:pt>
                <c:pt idx="111">
                  <c:v>-89.92287667</c:v>
                </c:pt>
                <c:pt idx="112">
                  <c:v>-89.89792001</c:v>
                </c:pt>
                <c:pt idx="113">
                  <c:v>-89.97515301</c:v>
                </c:pt>
                <c:pt idx="114">
                  <c:v>-89.98932453</c:v>
                </c:pt>
                <c:pt idx="115">
                  <c:v>-89.96132589</c:v>
                </c:pt>
                <c:pt idx="116">
                  <c:v>-89.96625196</c:v>
                </c:pt>
                <c:pt idx="117">
                  <c:v>-89.95653432</c:v>
                </c:pt>
                <c:pt idx="118">
                  <c:v>-89.96277198</c:v>
                </c:pt>
                <c:pt idx="119">
                  <c:v>-89.96490658</c:v>
                </c:pt>
                <c:pt idx="120">
                  <c:v>-89.96236334</c:v>
                </c:pt>
                <c:pt idx="121">
                  <c:v>-89.9573518</c:v>
                </c:pt>
                <c:pt idx="122">
                  <c:v>-89.96494102</c:v>
                </c:pt>
                <c:pt idx="123">
                  <c:v>-89.96859983</c:v>
                </c:pt>
                <c:pt idx="124">
                  <c:v>-89.96077879</c:v>
                </c:pt>
                <c:pt idx="125">
                  <c:v>-89.96051669</c:v>
                </c:pt>
                <c:pt idx="126">
                  <c:v>-89.9649077</c:v>
                </c:pt>
                <c:pt idx="127">
                  <c:v>-89.95468438</c:v>
                </c:pt>
                <c:pt idx="128">
                  <c:v>-89.96170344</c:v>
                </c:pt>
                <c:pt idx="129">
                  <c:v>-89.96750647</c:v>
                </c:pt>
                <c:pt idx="130">
                  <c:v>-89.96522794</c:v>
                </c:pt>
                <c:pt idx="131">
                  <c:v>-89.96199625</c:v>
                </c:pt>
                <c:pt idx="132">
                  <c:v>-89.96641847</c:v>
                </c:pt>
                <c:pt idx="133">
                  <c:v>-89.96618373</c:v>
                </c:pt>
                <c:pt idx="134">
                  <c:v>-89.95966518</c:v>
                </c:pt>
                <c:pt idx="135">
                  <c:v>-89.96596362</c:v>
                </c:pt>
                <c:pt idx="136">
                  <c:v>-89.96844667</c:v>
                </c:pt>
                <c:pt idx="137">
                  <c:v>-89.96084676</c:v>
                </c:pt>
                <c:pt idx="138">
                  <c:v>-89.97405206</c:v>
                </c:pt>
                <c:pt idx="139">
                  <c:v>-89.96805424</c:v>
                </c:pt>
                <c:pt idx="140">
                  <c:v>-89.9620394</c:v>
                </c:pt>
                <c:pt idx="141">
                  <c:v>-89.96644493</c:v>
                </c:pt>
                <c:pt idx="142">
                  <c:v>-89.96788184</c:v>
                </c:pt>
                <c:pt idx="143">
                  <c:v>-89.96739321</c:v>
                </c:pt>
                <c:pt idx="144">
                  <c:v>-89.96498441</c:v>
                </c:pt>
                <c:pt idx="145">
                  <c:v>-89.9707801</c:v>
                </c:pt>
                <c:pt idx="146">
                  <c:v>-89.96921123</c:v>
                </c:pt>
                <c:pt idx="147">
                  <c:v>-89.9647914</c:v>
                </c:pt>
                <c:pt idx="148">
                  <c:v>-89.96626699</c:v>
                </c:pt>
                <c:pt idx="149">
                  <c:v>-89.96162903</c:v>
                </c:pt>
                <c:pt idx="150">
                  <c:v>-89.96307182</c:v>
                </c:pt>
                <c:pt idx="151">
                  <c:v>-89.96611054</c:v>
                </c:pt>
                <c:pt idx="152">
                  <c:v>-89.97198935</c:v>
                </c:pt>
                <c:pt idx="153">
                  <c:v>-89.96592179</c:v>
                </c:pt>
                <c:pt idx="154">
                  <c:v>-89.96599318</c:v>
                </c:pt>
                <c:pt idx="155">
                  <c:v>-89.96941551</c:v>
                </c:pt>
                <c:pt idx="156">
                  <c:v>-89.9636492</c:v>
                </c:pt>
                <c:pt idx="157">
                  <c:v>-89.960256</c:v>
                </c:pt>
                <c:pt idx="158">
                  <c:v>-89.96946579</c:v>
                </c:pt>
                <c:pt idx="159">
                  <c:v>-89.96416597</c:v>
                </c:pt>
                <c:pt idx="160">
                  <c:v>-89.96932715</c:v>
                </c:pt>
                <c:pt idx="161">
                  <c:v>-89.97100347</c:v>
                </c:pt>
                <c:pt idx="162">
                  <c:v>-89.96488114</c:v>
                </c:pt>
                <c:pt idx="163">
                  <c:v>-89.96024547</c:v>
                </c:pt>
              </c:numCache>
            </c:numRef>
          </c:val>
          <c:smooth val="0"/>
        </c:ser>
        <c:dLbls>
          <c:showLegendKey val="0"/>
          <c:showVal val="0"/>
          <c:showCatName val="0"/>
          <c:showSerName val="0"/>
          <c:showPercent val="0"/>
          <c:showBubbleSize val="0"/>
        </c:dLbls>
        <c:marker val="0"/>
        <c:smooth val="0"/>
        <c:axId val="154019843"/>
        <c:axId val="232795548"/>
      </c:lineChart>
      <c:catAx>
        <c:axId val="15401984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32795548"/>
        <c:crosses val="autoZero"/>
        <c:auto val="1"/>
        <c:lblAlgn val="ctr"/>
        <c:lblOffset val="100"/>
        <c:noMultiLvlLbl val="0"/>
      </c:catAx>
      <c:valAx>
        <c:axId val="2327955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5401984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Cyroscope changes</a:t>
            </a:r>
            <a:endParaRPr lang="en-US" altLang="zh-CN"/>
          </a:p>
        </c:rich>
      </c:tx>
      <c:layout/>
      <c:overlay val="0"/>
      <c:spPr>
        <a:noFill/>
        <a:ln>
          <a:noFill/>
        </a:ln>
        <a:effectLst/>
      </c:spPr>
    </c:title>
    <c:autoTitleDeleted val="0"/>
    <c:plotArea>
      <c:layout/>
      <c:lineChart>
        <c:grouping val="standard"/>
        <c:varyColors val="0"/>
        <c:ser>
          <c:idx val="0"/>
          <c:order val="0"/>
          <c:tx>
            <c:strRef>
              <c:f>'[fusion test.xlsx]Sheet1'!$F$1</c:f>
              <c:strCache>
                <c:ptCount val="1"/>
                <c:pt idx="0">
                  <c:v>X_gyro</c:v>
                </c:pt>
              </c:strCache>
            </c:strRef>
          </c:tx>
          <c:spPr>
            <a:ln w="28575" cap="rnd">
              <a:solidFill>
                <a:schemeClr val="accent1"/>
              </a:solidFill>
              <a:round/>
            </a:ln>
            <a:effectLst/>
          </c:spPr>
          <c:marker>
            <c:symbol val="none"/>
          </c:marker>
          <c:dLbls>
            <c:delete val="1"/>
          </c:dLbls>
          <c:val>
            <c:numRef>
              <c:f>'[fusion test.xlsx]Sheet1'!$F$2:$F$691</c:f>
              <c:numCache>
                <c:formatCode>General</c:formatCode>
                <c:ptCount val="690"/>
                <c:pt idx="0">
                  <c:v>-0.146634</c:v>
                </c:pt>
                <c:pt idx="1">
                  <c:v>-0.153829</c:v>
                </c:pt>
                <c:pt idx="2">
                  <c:v>-0.09678</c:v>
                </c:pt>
                <c:pt idx="3">
                  <c:v>-0.257625</c:v>
                </c:pt>
                <c:pt idx="4">
                  <c:v>-0.219013</c:v>
                </c:pt>
                <c:pt idx="5">
                  <c:v>-0.348564</c:v>
                </c:pt>
                <c:pt idx="6">
                  <c:v>0.137876</c:v>
                </c:pt>
                <c:pt idx="7">
                  <c:v>0.312909</c:v>
                </c:pt>
                <c:pt idx="8">
                  <c:v>0.044183</c:v>
                </c:pt>
                <c:pt idx="9">
                  <c:v>0.018837</c:v>
                </c:pt>
                <c:pt idx="10">
                  <c:v>-0.023523</c:v>
                </c:pt>
                <c:pt idx="11">
                  <c:v>-0.029924</c:v>
                </c:pt>
                <c:pt idx="12">
                  <c:v>0.025366</c:v>
                </c:pt>
                <c:pt idx="13">
                  <c:v>0.108468</c:v>
                </c:pt>
                <c:pt idx="14">
                  <c:v>0.134833</c:v>
                </c:pt>
                <c:pt idx="15">
                  <c:v>0.127561</c:v>
                </c:pt>
                <c:pt idx="16">
                  <c:v>-0.13877</c:v>
                </c:pt>
                <c:pt idx="17">
                  <c:v>-0.074813</c:v>
                </c:pt>
                <c:pt idx="18">
                  <c:v>0.362977</c:v>
                </c:pt>
                <c:pt idx="19">
                  <c:v>0.605799</c:v>
                </c:pt>
                <c:pt idx="20">
                  <c:v>-0.064321</c:v>
                </c:pt>
                <c:pt idx="21">
                  <c:v>-0.219557</c:v>
                </c:pt>
                <c:pt idx="22">
                  <c:v>0.123511</c:v>
                </c:pt>
                <c:pt idx="23">
                  <c:v>0.628536</c:v>
                </c:pt>
                <c:pt idx="24">
                  <c:v>0.636313</c:v>
                </c:pt>
                <c:pt idx="25">
                  <c:v>0.654829</c:v>
                </c:pt>
                <c:pt idx="26">
                  <c:v>-0.334421</c:v>
                </c:pt>
                <c:pt idx="27">
                  <c:v>-0.550474</c:v>
                </c:pt>
                <c:pt idx="28">
                  <c:v>-0.001257</c:v>
                </c:pt>
                <c:pt idx="29">
                  <c:v>0.168151</c:v>
                </c:pt>
                <c:pt idx="30">
                  <c:v>0.079031</c:v>
                </c:pt>
                <c:pt idx="31">
                  <c:v>0.148019</c:v>
                </c:pt>
                <c:pt idx="32">
                  <c:v>0.286403</c:v>
                </c:pt>
                <c:pt idx="33">
                  <c:v>0.693034</c:v>
                </c:pt>
                <c:pt idx="34">
                  <c:v>0.245069</c:v>
                </c:pt>
                <c:pt idx="35">
                  <c:v>0.351076</c:v>
                </c:pt>
                <c:pt idx="36">
                  <c:v>0.204772</c:v>
                </c:pt>
                <c:pt idx="37">
                  <c:v>0.490005</c:v>
                </c:pt>
                <c:pt idx="38">
                  <c:v>0.160906</c:v>
                </c:pt>
                <c:pt idx="39">
                  <c:v>0.085999</c:v>
                </c:pt>
                <c:pt idx="40">
                  <c:v>-0.120271</c:v>
                </c:pt>
                <c:pt idx="41">
                  <c:v>-0.339173</c:v>
                </c:pt>
                <c:pt idx="42">
                  <c:v>-0.256601</c:v>
                </c:pt>
                <c:pt idx="43">
                  <c:v>-0.457634</c:v>
                </c:pt>
                <c:pt idx="44">
                  <c:v>-0.175207</c:v>
                </c:pt>
                <c:pt idx="45">
                  <c:v>-0.445222</c:v>
                </c:pt>
                <c:pt idx="46">
                  <c:v>-0.590171</c:v>
                </c:pt>
                <c:pt idx="47">
                  <c:v>-1.184833</c:v>
                </c:pt>
                <c:pt idx="48">
                  <c:v>-0.088444</c:v>
                </c:pt>
                <c:pt idx="49">
                  <c:v>0.574179</c:v>
                </c:pt>
                <c:pt idx="50">
                  <c:v>0.552418</c:v>
                </c:pt>
                <c:pt idx="51">
                  <c:v>0.484574</c:v>
                </c:pt>
                <c:pt idx="52">
                  <c:v>-0.493985</c:v>
                </c:pt>
                <c:pt idx="53">
                  <c:v>-1.436857</c:v>
                </c:pt>
                <c:pt idx="54">
                  <c:v>-1.135929</c:v>
                </c:pt>
                <c:pt idx="55">
                  <c:v>-2.138206</c:v>
                </c:pt>
                <c:pt idx="56">
                  <c:v>-0.83616</c:v>
                </c:pt>
                <c:pt idx="57">
                  <c:v>-1.654494</c:v>
                </c:pt>
                <c:pt idx="58">
                  <c:v>-1.135131</c:v>
                </c:pt>
                <c:pt idx="59">
                  <c:v>-2.145194</c:v>
                </c:pt>
                <c:pt idx="60">
                  <c:v>-0.631378</c:v>
                </c:pt>
                <c:pt idx="61">
                  <c:v>-0.900085</c:v>
                </c:pt>
                <c:pt idx="62">
                  <c:v>-0.323148</c:v>
                </c:pt>
                <c:pt idx="63">
                  <c:v>-1.058395</c:v>
                </c:pt>
                <c:pt idx="64">
                  <c:v>-1.12116</c:v>
                </c:pt>
                <c:pt idx="65">
                  <c:v>-2.61023</c:v>
                </c:pt>
                <c:pt idx="66">
                  <c:v>-1.445246</c:v>
                </c:pt>
                <c:pt idx="67">
                  <c:v>-3.09521</c:v>
                </c:pt>
                <c:pt idx="68">
                  <c:v>-2.519405</c:v>
                </c:pt>
                <c:pt idx="69">
                  <c:v>-5.908621</c:v>
                </c:pt>
                <c:pt idx="70">
                  <c:v>-3.279008</c:v>
                </c:pt>
                <c:pt idx="71">
                  <c:v>-5.707495</c:v>
                </c:pt>
                <c:pt idx="72">
                  <c:v>-1.834517</c:v>
                </c:pt>
                <c:pt idx="73">
                  <c:v>-3.792699</c:v>
                </c:pt>
                <c:pt idx="74">
                  <c:v>-2.295583</c:v>
                </c:pt>
                <c:pt idx="75">
                  <c:v>-4.672425</c:v>
                </c:pt>
                <c:pt idx="76">
                  <c:v>-1.818642</c:v>
                </c:pt>
                <c:pt idx="77">
                  <c:v>-2.781655</c:v>
                </c:pt>
                <c:pt idx="78">
                  <c:v>-0.714782</c:v>
                </c:pt>
                <c:pt idx="79">
                  <c:v>-2.21549</c:v>
                </c:pt>
                <c:pt idx="80">
                  <c:v>-1.733239</c:v>
                </c:pt>
                <c:pt idx="81">
                  <c:v>-2.892498</c:v>
                </c:pt>
                <c:pt idx="82">
                  <c:v>-0.57475</c:v>
                </c:pt>
                <c:pt idx="83">
                  <c:v>-1.023902</c:v>
                </c:pt>
                <c:pt idx="84">
                  <c:v>-0.636369</c:v>
                </c:pt>
                <c:pt idx="85">
                  <c:v>-1.307877</c:v>
                </c:pt>
                <c:pt idx="86">
                  <c:v>-0.546487</c:v>
                </c:pt>
                <c:pt idx="87">
                  <c:v>-0.704118</c:v>
                </c:pt>
                <c:pt idx="88">
                  <c:v>-0.001055</c:v>
                </c:pt>
                <c:pt idx="89">
                  <c:v>-0.168989</c:v>
                </c:pt>
                <c:pt idx="90">
                  <c:v>-0.152996</c:v>
                </c:pt>
                <c:pt idx="91">
                  <c:v>0.126846</c:v>
                </c:pt>
                <c:pt idx="92">
                  <c:v>0.712673</c:v>
                </c:pt>
                <c:pt idx="93">
                  <c:v>1.528113</c:v>
                </c:pt>
                <c:pt idx="94">
                  <c:v>0.626107</c:v>
                </c:pt>
                <c:pt idx="95">
                  <c:v>1.152526</c:v>
                </c:pt>
                <c:pt idx="96">
                  <c:v>0.560692</c:v>
                </c:pt>
                <c:pt idx="97">
                  <c:v>0.806232</c:v>
                </c:pt>
                <c:pt idx="98">
                  <c:v>-0.207092</c:v>
                </c:pt>
                <c:pt idx="99">
                  <c:v>-0.864345</c:v>
                </c:pt>
                <c:pt idx="100">
                  <c:v>-1.23792</c:v>
                </c:pt>
                <c:pt idx="101">
                  <c:v>-2.72846</c:v>
                </c:pt>
                <c:pt idx="102">
                  <c:v>-1.586339</c:v>
                </c:pt>
                <c:pt idx="103">
                  <c:v>-3.412838</c:v>
                </c:pt>
                <c:pt idx="104">
                  <c:v>-2.289882</c:v>
                </c:pt>
                <c:pt idx="105">
                  <c:v>-5.016084</c:v>
                </c:pt>
                <c:pt idx="106">
                  <c:v>-2.862451</c:v>
                </c:pt>
                <c:pt idx="107">
                  <c:v>-5.953997</c:v>
                </c:pt>
                <c:pt idx="108">
                  <c:v>-3.811262</c:v>
                </c:pt>
                <c:pt idx="109">
                  <c:v>-8.192608</c:v>
                </c:pt>
                <c:pt idx="110">
                  <c:v>-4.475869</c:v>
                </c:pt>
                <c:pt idx="111">
                  <c:v>-8.897369</c:v>
                </c:pt>
                <c:pt idx="112">
                  <c:v>-4.700812</c:v>
                </c:pt>
                <c:pt idx="113">
                  <c:v>-9.946886</c:v>
                </c:pt>
                <c:pt idx="114">
                  <c:v>-5.50585</c:v>
                </c:pt>
                <c:pt idx="115">
                  <c:v>-10.694511</c:v>
                </c:pt>
                <c:pt idx="116">
                  <c:v>-4.982902</c:v>
                </c:pt>
                <c:pt idx="117">
                  <c:v>-9.943115</c:v>
                </c:pt>
                <c:pt idx="118">
                  <c:v>-4.583232</c:v>
                </c:pt>
                <c:pt idx="119">
                  <c:v>-8.427094</c:v>
                </c:pt>
                <c:pt idx="120">
                  <c:v>-2.957953</c:v>
                </c:pt>
                <c:pt idx="121">
                  <c:v>-5.17434</c:v>
                </c:pt>
                <c:pt idx="122">
                  <c:v>-1.871857</c:v>
                </c:pt>
                <c:pt idx="123">
                  <c:v>-3.198465</c:v>
                </c:pt>
                <c:pt idx="124">
                  <c:v>-0.425941</c:v>
                </c:pt>
                <c:pt idx="125">
                  <c:v>-0.341411</c:v>
                </c:pt>
                <c:pt idx="126">
                  <c:v>-0.006772</c:v>
                </c:pt>
                <c:pt idx="127">
                  <c:v>-0.055435</c:v>
                </c:pt>
                <c:pt idx="128">
                  <c:v>0.461947</c:v>
                </c:pt>
                <c:pt idx="129">
                  <c:v>1.333162</c:v>
                </c:pt>
                <c:pt idx="130">
                  <c:v>0.501389</c:v>
                </c:pt>
                <c:pt idx="131">
                  <c:v>0.831921</c:v>
                </c:pt>
                <c:pt idx="132">
                  <c:v>0.965831</c:v>
                </c:pt>
                <c:pt idx="133">
                  <c:v>2.904024</c:v>
                </c:pt>
                <c:pt idx="134">
                  <c:v>2.7964</c:v>
                </c:pt>
                <c:pt idx="135">
                  <c:v>5.221502</c:v>
                </c:pt>
                <c:pt idx="136">
                  <c:v>2.512806</c:v>
                </c:pt>
                <c:pt idx="137">
                  <c:v>6.590406</c:v>
                </c:pt>
                <c:pt idx="138">
                  <c:v>5.268718</c:v>
                </c:pt>
                <c:pt idx="139">
                  <c:v>9.776472</c:v>
                </c:pt>
                <c:pt idx="140">
                  <c:v>4.080322</c:v>
                </c:pt>
                <c:pt idx="141">
                  <c:v>10.15992</c:v>
                </c:pt>
                <c:pt idx="142">
                  <c:v>8.805686</c:v>
                </c:pt>
                <c:pt idx="143">
                  <c:v>16.02168</c:v>
                </c:pt>
                <c:pt idx="144">
                  <c:v>4.547683</c:v>
                </c:pt>
                <c:pt idx="145">
                  <c:v>8.779745</c:v>
                </c:pt>
                <c:pt idx="146">
                  <c:v>6.46578</c:v>
                </c:pt>
                <c:pt idx="147">
                  <c:v>13.642551</c:v>
                </c:pt>
                <c:pt idx="148">
                  <c:v>6.406151</c:v>
                </c:pt>
                <c:pt idx="149">
                  <c:v>11.351452</c:v>
                </c:pt>
                <c:pt idx="150">
                  <c:v>3.672691</c:v>
                </c:pt>
                <c:pt idx="151">
                  <c:v>6.82268</c:v>
                </c:pt>
                <c:pt idx="152">
                  <c:v>2.968671</c:v>
                </c:pt>
                <c:pt idx="153">
                  <c:v>5.35196</c:v>
                </c:pt>
                <c:pt idx="154">
                  <c:v>1.384755</c:v>
                </c:pt>
                <c:pt idx="155">
                  <c:v>2.184681</c:v>
                </c:pt>
                <c:pt idx="156">
                  <c:v>0.551154</c:v>
                </c:pt>
                <c:pt idx="157">
                  <c:v>1.07199</c:v>
                </c:pt>
                <c:pt idx="158">
                  <c:v>0.025165</c:v>
                </c:pt>
                <c:pt idx="159">
                  <c:v>-0.731178</c:v>
                </c:pt>
                <c:pt idx="160">
                  <c:v>-1.131402</c:v>
                </c:pt>
                <c:pt idx="161">
                  <c:v>-2.468409</c:v>
                </c:pt>
                <c:pt idx="162">
                  <c:v>-1.738204</c:v>
                </c:pt>
                <c:pt idx="163">
                  <c:v>-3.87264</c:v>
                </c:pt>
                <c:pt idx="164">
                  <c:v>-2.48773</c:v>
                </c:pt>
                <c:pt idx="165">
                  <c:v>-5.391673</c:v>
                </c:pt>
                <c:pt idx="166">
                  <c:v>-3.303233</c:v>
                </c:pt>
                <c:pt idx="167">
                  <c:v>-7.028399</c:v>
                </c:pt>
                <c:pt idx="168">
                  <c:v>-3.940499</c:v>
                </c:pt>
                <c:pt idx="169">
                  <c:v>-8.276971</c:v>
                </c:pt>
                <c:pt idx="170">
                  <c:v>-4.476743</c:v>
                </c:pt>
                <c:pt idx="171">
                  <c:v>-8.804743</c:v>
                </c:pt>
                <c:pt idx="172">
                  <c:v>-4.104513</c:v>
                </c:pt>
                <c:pt idx="173">
                  <c:v>-7.886251</c:v>
                </c:pt>
                <c:pt idx="174">
                  <c:v>-3.809301</c:v>
                </c:pt>
                <c:pt idx="175">
                  <c:v>-8.121568</c:v>
                </c:pt>
                <c:pt idx="176">
                  <c:v>-4.429612</c:v>
                </c:pt>
                <c:pt idx="177">
                  <c:v>-8.573283</c:v>
                </c:pt>
                <c:pt idx="178">
                  <c:v>-4.046778</c:v>
                </c:pt>
                <c:pt idx="179">
                  <c:v>-8.512234</c:v>
                </c:pt>
                <c:pt idx="180">
                  <c:v>-4.776823</c:v>
                </c:pt>
                <c:pt idx="181">
                  <c:v>-9.242981</c:v>
                </c:pt>
                <c:pt idx="182">
                  <c:v>-3.963925</c:v>
                </c:pt>
                <c:pt idx="183">
                  <c:v>-7.728955</c:v>
                </c:pt>
                <c:pt idx="184">
                  <c:v>-3.598917</c:v>
                </c:pt>
                <c:pt idx="185">
                  <c:v>-6.68623</c:v>
                </c:pt>
                <c:pt idx="186">
                  <c:v>-2.182165</c:v>
                </c:pt>
                <c:pt idx="187">
                  <c:v>-3.635124</c:v>
                </c:pt>
                <c:pt idx="188">
                  <c:v>-0.92526</c:v>
                </c:pt>
                <c:pt idx="189">
                  <c:v>-1.56009</c:v>
                </c:pt>
                <c:pt idx="190">
                  <c:v>-0.189876</c:v>
                </c:pt>
                <c:pt idx="191">
                  <c:v>0.044448</c:v>
                </c:pt>
                <c:pt idx="192">
                  <c:v>-0.146859</c:v>
                </c:pt>
                <c:pt idx="193">
                  <c:v>-0.504681</c:v>
                </c:pt>
                <c:pt idx="194">
                  <c:v>0.30264</c:v>
                </c:pt>
                <c:pt idx="195">
                  <c:v>2.34037</c:v>
                </c:pt>
                <c:pt idx="196">
                  <c:v>2.647269</c:v>
                </c:pt>
                <c:pt idx="197">
                  <c:v>4.752442</c:v>
                </c:pt>
                <c:pt idx="198">
                  <c:v>2.739332</c:v>
                </c:pt>
                <c:pt idx="199">
                  <c:v>7.852727</c:v>
                </c:pt>
                <c:pt idx="200">
                  <c:v>6.217026</c:v>
                </c:pt>
                <c:pt idx="201">
                  <c:v>11.18687</c:v>
                </c:pt>
                <c:pt idx="202">
                  <c:v>4.754718</c:v>
                </c:pt>
                <c:pt idx="203">
                  <c:v>12.524361</c:v>
                </c:pt>
                <c:pt idx="204">
                  <c:v>9.375627</c:v>
                </c:pt>
                <c:pt idx="205">
                  <c:v>17.706186</c:v>
                </c:pt>
                <c:pt idx="206">
                  <c:v>6.18202</c:v>
                </c:pt>
                <c:pt idx="207">
                  <c:v>11.63546</c:v>
                </c:pt>
                <c:pt idx="208">
                  <c:v>5.977059</c:v>
                </c:pt>
                <c:pt idx="209">
                  <c:v>11.367609</c:v>
                </c:pt>
                <c:pt idx="210">
                  <c:v>4.085499</c:v>
                </c:pt>
                <c:pt idx="211">
                  <c:v>6.887048</c:v>
                </c:pt>
                <c:pt idx="212">
                  <c:v>2.591421</c:v>
                </c:pt>
                <c:pt idx="213">
                  <c:v>6.149698</c:v>
                </c:pt>
                <c:pt idx="214">
                  <c:v>3.942488</c:v>
                </c:pt>
                <c:pt idx="215">
                  <c:v>7.218119</c:v>
                </c:pt>
                <c:pt idx="216">
                  <c:v>2.0431</c:v>
                </c:pt>
                <c:pt idx="217">
                  <c:v>3.028003</c:v>
                </c:pt>
                <c:pt idx="218">
                  <c:v>0.317259</c:v>
                </c:pt>
                <c:pt idx="219">
                  <c:v>0.503201</c:v>
                </c:pt>
                <c:pt idx="220">
                  <c:v>0.407914</c:v>
                </c:pt>
                <c:pt idx="221">
                  <c:v>0.642499</c:v>
                </c:pt>
                <c:pt idx="222">
                  <c:v>-0.541608</c:v>
                </c:pt>
                <c:pt idx="223">
                  <c:v>-1.764064</c:v>
                </c:pt>
                <c:pt idx="224">
                  <c:v>-1.425871</c:v>
                </c:pt>
                <c:pt idx="225">
                  <c:v>-2.88503</c:v>
                </c:pt>
                <c:pt idx="226">
                  <c:v>-2.24789</c:v>
                </c:pt>
                <c:pt idx="227">
                  <c:v>-5.686651</c:v>
                </c:pt>
                <c:pt idx="228">
                  <c:v>-3.898049</c:v>
                </c:pt>
                <c:pt idx="229">
                  <c:v>-7.717992</c:v>
                </c:pt>
                <c:pt idx="230">
                  <c:v>-3.641963</c:v>
                </c:pt>
                <c:pt idx="231">
                  <c:v>-7.574846</c:v>
                </c:pt>
                <c:pt idx="232">
                  <c:v>-5.052949</c:v>
                </c:pt>
                <c:pt idx="233">
                  <c:v>-10.577267</c:v>
                </c:pt>
                <c:pt idx="234">
                  <c:v>-4.806752</c:v>
                </c:pt>
                <c:pt idx="235">
                  <c:v>-9.052219</c:v>
                </c:pt>
                <c:pt idx="236">
                  <c:v>-4.280158</c:v>
                </c:pt>
                <c:pt idx="237">
                  <c:v>-8.792034</c:v>
                </c:pt>
                <c:pt idx="238">
                  <c:v>-3.986241</c:v>
                </c:pt>
                <c:pt idx="239">
                  <c:v>-7.403388</c:v>
                </c:pt>
                <c:pt idx="240">
                  <c:v>-3.67546</c:v>
                </c:pt>
                <c:pt idx="241">
                  <c:v>-7.788207</c:v>
                </c:pt>
                <c:pt idx="242">
                  <c:v>-4.190765</c:v>
                </c:pt>
                <c:pt idx="243">
                  <c:v>-8.113299</c:v>
                </c:pt>
                <c:pt idx="244">
                  <c:v>-3.495892</c:v>
                </c:pt>
                <c:pt idx="245">
                  <c:v>-6.802938</c:v>
                </c:pt>
                <c:pt idx="246">
                  <c:v>-3.167522</c:v>
                </c:pt>
                <c:pt idx="247">
                  <c:v>-5.846567</c:v>
                </c:pt>
                <c:pt idx="248">
                  <c:v>-2.049991</c:v>
                </c:pt>
                <c:pt idx="249">
                  <c:v>-3.677623</c:v>
                </c:pt>
                <c:pt idx="250">
                  <c:v>-1.319119</c:v>
                </c:pt>
                <c:pt idx="251">
                  <c:v>-2.192769</c:v>
                </c:pt>
                <c:pt idx="252">
                  <c:v>-0.432286</c:v>
                </c:pt>
                <c:pt idx="253">
                  <c:v>-0.498579</c:v>
                </c:pt>
                <c:pt idx="254">
                  <c:v>-0.00297</c:v>
                </c:pt>
                <c:pt idx="255">
                  <c:v>-0.319326</c:v>
                </c:pt>
                <c:pt idx="256">
                  <c:v>-0.171277</c:v>
                </c:pt>
                <c:pt idx="257">
                  <c:v>1.383021</c:v>
                </c:pt>
                <c:pt idx="258">
                  <c:v>2.230282</c:v>
                </c:pt>
                <c:pt idx="259">
                  <c:v>3.320364</c:v>
                </c:pt>
                <c:pt idx="260">
                  <c:v>1.177494</c:v>
                </c:pt>
                <c:pt idx="261">
                  <c:v>5.570438</c:v>
                </c:pt>
                <c:pt idx="262">
                  <c:v>6.066824</c:v>
                </c:pt>
                <c:pt idx="263">
                  <c:v>10.816923</c:v>
                </c:pt>
                <c:pt idx="264">
                  <c:v>3.767708</c:v>
                </c:pt>
                <c:pt idx="265">
                  <c:v>8.225304</c:v>
                </c:pt>
                <c:pt idx="266">
                  <c:v>6.898339</c:v>
                </c:pt>
                <c:pt idx="267">
                  <c:v>15.059623</c:v>
                </c:pt>
                <c:pt idx="268">
                  <c:v>7.312166</c:v>
                </c:pt>
                <c:pt idx="269">
                  <c:v>13.959781</c:v>
                </c:pt>
                <c:pt idx="270">
                  <c:v>6.117696</c:v>
                </c:pt>
                <c:pt idx="271">
                  <c:v>11.42209</c:v>
                </c:pt>
                <c:pt idx="272">
                  <c:v>5.556805</c:v>
                </c:pt>
                <c:pt idx="273">
                  <c:v>11.4855</c:v>
                </c:pt>
                <c:pt idx="274">
                  <c:v>5.180696</c:v>
                </c:pt>
                <c:pt idx="275">
                  <c:v>8.872196</c:v>
                </c:pt>
                <c:pt idx="276">
                  <c:v>2.577926</c:v>
                </c:pt>
                <c:pt idx="277">
                  <c:v>4.534505</c:v>
                </c:pt>
                <c:pt idx="278">
                  <c:v>1.512706</c:v>
                </c:pt>
                <c:pt idx="279">
                  <c:v>2.178968</c:v>
                </c:pt>
                <c:pt idx="280">
                  <c:v>0.115999</c:v>
                </c:pt>
                <c:pt idx="281">
                  <c:v>-0.155206</c:v>
                </c:pt>
                <c:pt idx="282">
                  <c:v>-0.445571</c:v>
                </c:pt>
                <c:pt idx="283">
                  <c:v>-0.705615</c:v>
                </c:pt>
                <c:pt idx="284">
                  <c:v>-0.172299</c:v>
                </c:pt>
                <c:pt idx="285">
                  <c:v>-0.219535</c:v>
                </c:pt>
                <c:pt idx="286">
                  <c:v>0.082198</c:v>
                </c:pt>
                <c:pt idx="287">
                  <c:v>0.254316</c:v>
                </c:pt>
                <c:pt idx="288">
                  <c:v>0.252443</c:v>
                </c:pt>
                <c:pt idx="289">
                  <c:v>0.341866</c:v>
                </c:pt>
                <c:pt idx="290">
                  <c:v>-0.403029</c:v>
                </c:pt>
                <c:pt idx="291">
                  <c:v>-1.501854</c:v>
                </c:pt>
                <c:pt idx="292">
                  <c:v>-1.520228</c:v>
                </c:pt>
                <c:pt idx="293">
                  <c:v>-3.027225</c:v>
                </c:pt>
                <c:pt idx="294">
                  <c:v>-1.940785</c:v>
                </c:pt>
                <c:pt idx="295">
                  <c:v>-4.962028</c:v>
                </c:pt>
                <c:pt idx="296">
                  <c:v>-4.132856</c:v>
                </c:pt>
                <c:pt idx="297">
                  <c:v>-8.675659</c:v>
                </c:pt>
                <c:pt idx="298">
                  <c:v>-4.173883</c:v>
                </c:pt>
                <c:pt idx="299">
                  <c:v>-8.199518</c:v>
                </c:pt>
                <c:pt idx="300">
                  <c:v>-4.32344</c:v>
                </c:pt>
                <c:pt idx="301">
                  <c:v>-9.065408</c:v>
                </c:pt>
                <c:pt idx="302">
                  <c:v>-4.583595</c:v>
                </c:pt>
                <c:pt idx="303">
                  <c:v>-8.884375</c:v>
                </c:pt>
                <c:pt idx="304">
                  <c:v>-4.406973</c:v>
                </c:pt>
                <c:pt idx="305">
                  <c:v>-9.348631</c:v>
                </c:pt>
                <c:pt idx="306">
                  <c:v>-5.119988</c:v>
                </c:pt>
                <c:pt idx="307">
                  <c:v>-9.975325</c:v>
                </c:pt>
                <c:pt idx="308">
                  <c:v>-4.506072</c:v>
                </c:pt>
                <c:pt idx="309">
                  <c:v>-9.083791</c:v>
                </c:pt>
                <c:pt idx="310">
                  <c:v>-5.076054</c:v>
                </c:pt>
                <c:pt idx="311">
                  <c:v>-9.904544</c:v>
                </c:pt>
                <c:pt idx="312">
                  <c:v>-4.032469</c:v>
                </c:pt>
                <c:pt idx="313">
                  <c:v>-7.543784</c:v>
                </c:pt>
                <c:pt idx="314">
                  <c:v>-3.416799</c:v>
                </c:pt>
                <c:pt idx="315">
                  <c:v>-6.524261</c:v>
                </c:pt>
                <c:pt idx="316">
                  <c:v>-2.435875</c:v>
                </c:pt>
                <c:pt idx="317">
                  <c:v>-4.140453</c:v>
                </c:pt>
                <c:pt idx="318">
                  <c:v>-1.501844</c:v>
                </c:pt>
                <c:pt idx="319">
                  <c:v>-2.881294</c:v>
                </c:pt>
                <c:pt idx="320">
                  <c:v>-0.856446</c:v>
                </c:pt>
                <c:pt idx="321">
                  <c:v>-1.001685</c:v>
                </c:pt>
                <c:pt idx="322">
                  <c:v>0.22154</c:v>
                </c:pt>
                <c:pt idx="323">
                  <c:v>0.419279</c:v>
                </c:pt>
                <c:pt idx="324">
                  <c:v>0.588402</c:v>
                </c:pt>
                <c:pt idx="325">
                  <c:v>2.003493</c:v>
                </c:pt>
                <c:pt idx="326">
                  <c:v>1.652493</c:v>
                </c:pt>
                <c:pt idx="327">
                  <c:v>2.758864</c:v>
                </c:pt>
                <c:pt idx="328">
                  <c:v>1.119256</c:v>
                </c:pt>
                <c:pt idx="329">
                  <c:v>3.484444</c:v>
                </c:pt>
                <c:pt idx="330">
                  <c:v>3.352411</c:v>
                </c:pt>
                <c:pt idx="331">
                  <c:v>6.31239</c:v>
                </c:pt>
                <c:pt idx="332">
                  <c:v>3.176374</c:v>
                </c:pt>
                <c:pt idx="333">
                  <c:v>7.859558</c:v>
                </c:pt>
                <c:pt idx="334">
                  <c:v>5.091079</c:v>
                </c:pt>
                <c:pt idx="335">
                  <c:v>9.293762</c:v>
                </c:pt>
                <c:pt idx="336">
                  <c:v>4.979076</c:v>
                </c:pt>
                <c:pt idx="337">
                  <c:v>11.154763</c:v>
                </c:pt>
                <c:pt idx="338">
                  <c:v>6.606951</c:v>
                </c:pt>
                <c:pt idx="339">
                  <c:v>13.451924</c:v>
                </c:pt>
                <c:pt idx="340">
                  <c:v>7.14864</c:v>
                </c:pt>
                <c:pt idx="341">
                  <c:v>14.006214</c:v>
                </c:pt>
                <c:pt idx="342">
                  <c:v>5.777732</c:v>
                </c:pt>
                <c:pt idx="343">
                  <c:v>10.512651</c:v>
                </c:pt>
                <c:pt idx="344">
                  <c:v>3.876687</c:v>
                </c:pt>
                <c:pt idx="345">
                  <c:v>6.676703</c:v>
                </c:pt>
                <c:pt idx="346">
                  <c:v>1.518725</c:v>
                </c:pt>
                <c:pt idx="347">
                  <c:v>2.285817</c:v>
                </c:pt>
                <c:pt idx="348">
                  <c:v>0.355072</c:v>
                </c:pt>
                <c:pt idx="349">
                  <c:v>0.330541</c:v>
                </c:pt>
                <c:pt idx="350">
                  <c:v>-0.37349</c:v>
                </c:pt>
                <c:pt idx="351">
                  <c:v>-0.997591</c:v>
                </c:pt>
                <c:pt idx="352">
                  <c:v>-0.744912</c:v>
                </c:pt>
                <c:pt idx="353">
                  <c:v>-1.309448</c:v>
                </c:pt>
                <c:pt idx="354">
                  <c:v>-0.255321</c:v>
                </c:pt>
                <c:pt idx="355">
                  <c:v>-0.188699</c:v>
                </c:pt>
                <c:pt idx="356">
                  <c:v>0.503874</c:v>
                </c:pt>
                <c:pt idx="357">
                  <c:v>1.406356</c:v>
                </c:pt>
                <c:pt idx="358">
                  <c:v>1.077518</c:v>
                </c:pt>
                <c:pt idx="359">
                  <c:v>2.147579</c:v>
                </c:pt>
                <c:pt idx="360">
                  <c:v>0.691719</c:v>
                </c:pt>
                <c:pt idx="361">
                  <c:v>0.617157</c:v>
                </c:pt>
                <c:pt idx="362">
                  <c:v>-0.778845</c:v>
                </c:pt>
                <c:pt idx="363">
                  <c:v>-2.346211</c:v>
                </c:pt>
                <c:pt idx="364">
                  <c:v>-2.241162</c:v>
                </c:pt>
                <c:pt idx="365">
                  <c:v>-4.954259</c:v>
                </c:pt>
                <c:pt idx="366">
                  <c:v>-3.03218</c:v>
                </c:pt>
                <c:pt idx="367">
                  <c:v>-6.310097</c:v>
                </c:pt>
                <c:pt idx="368">
                  <c:v>-3.20987</c:v>
                </c:pt>
                <c:pt idx="369">
                  <c:v>-6.192522</c:v>
                </c:pt>
                <c:pt idx="370">
                  <c:v>-3.131729</c:v>
                </c:pt>
                <c:pt idx="371">
                  <c:v>-6.525092</c:v>
                </c:pt>
                <c:pt idx="372">
                  <c:v>-3.382373</c:v>
                </c:pt>
                <c:pt idx="373">
                  <c:v>-6.593265</c:v>
                </c:pt>
                <c:pt idx="374">
                  <c:v>-3.363279</c:v>
                </c:pt>
                <c:pt idx="375">
                  <c:v>-7.154376</c:v>
                </c:pt>
                <c:pt idx="376">
                  <c:v>-4.1228</c:v>
                </c:pt>
                <c:pt idx="377">
                  <c:v>-7.929712</c:v>
                </c:pt>
                <c:pt idx="378">
                  <c:v>-3.271787</c:v>
                </c:pt>
                <c:pt idx="379">
                  <c:v>-6.294732</c:v>
                </c:pt>
                <c:pt idx="380">
                  <c:v>-3.462773</c:v>
                </c:pt>
                <c:pt idx="381">
                  <c:v>-7.020782</c:v>
                </c:pt>
                <c:pt idx="382">
                  <c:v>-2.881129</c:v>
                </c:pt>
                <c:pt idx="383">
                  <c:v>-4.97589</c:v>
                </c:pt>
                <c:pt idx="384">
                  <c:v>-1.725898</c:v>
                </c:pt>
                <c:pt idx="385">
                  <c:v>-3.227323</c:v>
                </c:pt>
                <c:pt idx="386">
                  <c:v>-1.133589</c:v>
                </c:pt>
                <c:pt idx="387">
                  <c:v>-1.845363</c:v>
                </c:pt>
                <c:pt idx="388">
                  <c:v>-0.454287</c:v>
                </c:pt>
                <c:pt idx="389">
                  <c:v>-0.75545</c:v>
                </c:pt>
                <c:pt idx="390">
                  <c:v>-0.34078</c:v>
                </c:pt>
                <c:pt idx="391">
                  <c:v>-0.573642</c:v>
                </c:pt>
                <c:pt idx="392">
                  <c:v>0.308401</c:v>
                </c:pt>
                <c:pt idx="393">
                  <c:v>1.391001</c:v>
                </c:pt>
                <c:pt idx="394">
                  <c:v>1.443219</c:v>
                </c:pt>
                <c:pt idx="395">
                  <c:v>2.78437</c:v>
                </c:pt>
                <c:pt idx="396">
                  <c:v>1.825462</c:v>
                </c:pt>
                <c:pt idx="397">
                  <c:v>5.008219</c:v>
                </c:pt>
                <c:pt idx="398">
                  <c:v>4.046704</c:v>
                </c:pt>
                <c:pt idx="399">
                  <c:v>8.126172</c:v>
                </c:pt>
                <c:pt idx="400">
                  <c:v>4.732987</c:v>
                </c:pt>
                <c:pt idx="401">
                  <c:v>10.012729</c:v>
                </c:pt>
                <c:pt idx="402">
                  <c:v>4.828919</c:v>
                </c:pt>
                <c:pt idx="403">
                  <c:v>9.567256</c:v>
                </c:pt>
                <c:pt idx="404">
                  <c:v>5.70854</c:v>
                </c:pt>
                <c:pt idx="405">
                  <c:v>11.97223</c:v>
                </c:pt>
                <c:pt idx="406">
                  <c:v>6.305532</c:v>
                </c:pt>
                <c:pt idx="407">
                  <c:v>12.612547</c:v>
                </c:pt>
                <c:pt idx="408">
                  <c:v>5.775952</c:v>
                </c:pt>
                <c:pt idx="409">
                  <c:v>10.572226</c:v>
                </c:pt>
                <c:pt idx="410">
                  <c:v>3.448578</c:v>
                </c:pt>
                <c:pt idx="411">
                  <c:v>5.938816</c:v>
                </c:pt>
                <c:pt idx="412">
                  <c:v>1.576768</c:v>
                </c:pt>
                <c:pt idx="413">
                  <c:v>2.009866</c:v>
                </c:pt>
                <c:pt idx="414">
                  <c:v>-0.728238</c:v>
                </c:pt>
                <c:pt idx="415">
                  <c:v>-2.289284</c:v>
                </c:pt>
                <c:pt idx="416">
                  <c:v>-1.703064</c:v>
                </c:pt>
                <c:pt idx="417">
                  <c:v>-3.187674</c:v>
                </c:pt>
                <c:pt idx="418">
                  <c:v>-1.089818</c:v>
                </c:pt>
                <c:pt idx="419">
                  <c:v>-1.979641</c:v>
                </c:pt>
                <c:pt idx="420">
                  <c:v>-1.004185</c:v>
                </c:pt>
                <c:pt idx="421">
                  <c:v>-2.21081</c:v>
                </c:pt>
                <c:pt idx="422">
                  <c:v>-0.975061</c:v>
                </c:pt>
                <c:pt idx="423">
                  <c:v>-1.848183</c:v>
                </c:pt>
                <c:pt idx="424">
                  <c:v>-0.75921</c:v>
                </c:pt>
                <c:pt idx="425">
                  <c:v>-1.415083</c:v>
                </c:pt>
                <c:pt idx="426">
                  <c:v>-0.307661</c:v>
                </c:pt>
                <c:pt idx="427">
                  <c:v>0.050209</c:v>
                </c:pt>
                <c:pt idx="428">
                  <c:v>0.518397</c:v>
                </c:pt>
                <c:pt idx="429">
                  <c:v>1.059461</c:v>
                </c:pt>
                <c:pt idx="430">
                  <c:v>0.73911</c:v>
                </c:pt>
                <c:pt idx="431">
                  <c:v>1.902993</c:v>
                </c:pt>
                <c:pt idx="432">
                  <c:v>1.802984</c:v>
                </c:pt>
                <c:pt idx="433">
                  <c:v>4.07997</c:v>
                </c:pt>
                <c:pt idx="434">
                  <c:v>2.566074</c:v>
                </c:pt>
                <c:pt idx="435">
                  <c:v>5.485856</c:v>
                </c:pt>
                <c:pt idx="436">
                  <c:v>3.123911</c:v>
                </c:pt>
                <c:pt idx="437">
                  <c:v>6.102896</c:v>
                </c:pt>
                <c:pt idx="438">
                  <c:v>2.68068</c:v>
                </c:pt>
                <c:pt idx="439">
                  <c:v>5.068077</c:v>
                </c:pt>
                <c:pt idx="440">
                  <c:v>2.251605</c:v>
                </c:pt>
                <c:pt idx="441">
                  <c:v>4.349467</c:v>
                </c:pt>
                <c:pt idx="442">
                  <c:v>1.983978</c:v>
                </c:pt>
                <c:pt idx="443">
                  <c:v>3.758267</c:v>
                </c:pt>
                <c:pt idx="444">
                  <c:v>1.552458</c:v>
                </c:pt>
                <c:pt idx="445">
                  <c:v>2.901996</c:v>
                </c:pt>
                <c:pt idx="446">
                  <c:v>1.139677</c:v>
                </c:pt>
                <c:pt idx="447">
                  <c:v>2.064935</c:v>
                </c:pt>
                <c:pt idx="448">
                  <c:v>0.780435</c:v>
                </c:pt>
                <c:pt idx="449">
                  <c:v>1.282932</c:v>
                </c:pt>
                <c:pt idx="450">
                  <c:v>0.108977</c:v>
                </c:pt>
                <c:pt idx="451">
                  <c:v>0.050112</c:v>
                </c:pt>
                <c:pt idx="452">
                  <c:v>-0.067763</c:v>
                </c:pt>
                <c:pt idx="453">
                  <c:v>-0.0166</c:v>
                </c:pt>
                <c:pt idx="454">
                  <c:v>0.046829</c:v>
                </c:pt>
                <c:pt idx="455">
                  <c:v>0.013225</c:v>
                </c:pt>
                <c:pt idx="456">
                  <c:v>-0.119741</c:v>
                </c:pt>
                <c:pt idx="457">
                  <c:v>-0.251477</c:v>
                </c:pt>
                <c:pt idx="458">
                  <c:v>-0.019779</c:v>
                </c:pt>
                <c:pt idx="459">
                  <c:v>0.037346</c:v>
                </c:pt>
                <c:pt idx="460">
                  <c:v>-0.002949</c:v>
                </c:pt>
                <c:pt idx="461">
                  <c:v>-0.12159</c:v>
                </c:pt>
                <c:pt idx="462">
                  <c:v>-0.108057</c:v>
                </c:pt>
                <c:pt idx="463">
                  <c:v>-0.11755</c:v>
                </c:pt>
                <c:pt idx="464">
                  <c:v>0.083647</c:v>
                </c:pt>
                <c:pt idx="465">
                  <c:v>0.222923</c:v>
                </c:pt>
                <c:pt idx="466">
                  <c:v>0.050387</c:v>
                </c:pt>
                <c:pt idx="467">
                  <c:v>-0.044072</c:v>
                </c:pt>
                <c:pt idx="468">
                  <c:v>-0.028992</c:v>
                </c:pt>
                <c:pt idx="469">
                  <c:v>0.172923</c:v>
                </c:pt>
                <c:pt idx="470">
                  <c:v>0.001038</c:v>
                </c:pt>
                <c:pt idx="471">
                  <c:v>-0.114588</c:v>
                </c:pt>
                <c:pt idx="472">
                  <c:v>-0.060789</c:v>
                </c:pt>
                <c:pt idx="473">
                  <c:v>-0.003166</c:v>
                </c:pt>
                <c:pt idx="474">
                  <c:v>0.027633</c:v>
                </c:pt>
                <c:pt idx="475">
                  <c:v>0.149262</c:v>
                </c:pt>
                <c:pt idx="476">
                  <c:v>0.121856</c:v>
                </c:pt>
                <c:pt idx="477">
                  <c:v>0.145545</c:v>
                </c:pt>
                <c:pt idx="478">
                  <c:v>-0.031941</c:v>
                </c:pt>
                <c:pt idx="479">
                  <c:v>-0.003175</c:v>
                </c:pt>
                <c:pt idx="480">
                  <c:v>0.095976</c:v>
                </c:pt>
                <c:pt idx="481">
                  <c:v>0.14741</c:v>
                </c:pt>
                <c:pt idx="482">
                  <c:v>-0.041666</c:v>
                </c:pt>
                <c:pt idx="483">
                  <c:v>-0.108013</c:v>
                </c:pt>
                <c:pt idx="484">
                  <c:v>-0.012504</c:v>
                </c:pt>
                <c:pt idx="485">
                  <c:v>-0.012157</c:v>
                </c:pt>
                <c:pt idx="486">
                  <c:v>-0.013721</c:v>
                </c:pt>
                <c:pt idx="487">
                  <c:v>-0.005222</c:v>
                </c:pt>
                <c:pt idx="488">
                  <c:v>0.028983</c:v>
                </c:pt>
                <c:pt idx="489">
                  <c:v>0.036618</c:v>
                </c:pt>
                <c:pt idx="490">
                  <c:v>-0.007359</c:v>
                </c:pt>
                <c:pt idx="491">
                  <c:v>0.005643</c:v>
                </c:pt>
                <c:pt idx="492">
                  <c:v>0.011848</c:v>
                </c:pt>
                <c:pt idx="493">
                  <c:v>-0.008052</c:v>
                </c:pt>
                <c:pt idx="494">
                  <c:v>0.016569</c:v>
                </c:pt>
                <c:pt idx="495">
                  <c:v>0.061958</c:v>
                </c:pt>
                <c:pt idx="496">
                  <c:v>0.01991</c:v>
                </c:pt>
                <c:pt idx="497">
                  <c:v>-0.035238</c:v>
                </c:pt>
                <c:pt idx="498">
                  <c:v>-0.083941</c:v>
                </c:pt>
                <c:pt idx="499">
                  <c:v>-0.113504</c:v>
                </c:pt>
                <c:pt idx="500">
                  <c:v>-0.004236</c:v>
                </c:pt>
                <c:pt idx="501">
                  <c:v>0.026865</c:v>
                </c:pt>
                <c:pt idx="502">
                  <c:v>0.018535</c:v>
                </c:pt>
                <c:pt idx="503">
                  <c:v>-0.08179</c:v>
                </c:pt>
                <c:pt idx="504">
                  <c:v>-0.158947</c:v>
                </c:pt>
                <c:pt idx="505">
                  <c:v>-0.211238</c:v>
                </c:pt>
                <c:pt idx="506">
                  <c:v>-0.006446</c:v>
                </c:pt>
                <c:pt idx="507">
                  <c:v>0.003345</c:v>
                </c:pt>
                <c:pt idx="508">
                  <c:v>-0.008418</c:v>
                </c:pt>
                <c:pt idx="509">
                  <c:v>-0.05033</c:v>
                </c:pt>
                <c:pt idx="510">
                  <c:v>-0.057969</c:v>
                </c:pt>
                <c:pt idx="511">
                  <c:v>-0.110134</c:v>
                </c:pt>
                <c:pt idx="512">
                  <c:v>-0.045767</c:v>
                </c:pt>
                <c:pt idx="513">
                  <c:v>-0.082077</c:v>
                </c:pt>
                <c:pt idx="514">
                  <c:v>-0.003041</c:v>
                </c:pt>
                <c:pt idx="515">
                  <c:v>-0.017928</c:v>
                </c:pt>
                <c:pt idx="516">
                  <c:v>-0.068403</c:v>
                </c:pt>
                <c:pt idx="517">
                  <c:v>-0.085402</c:v>
                </c:pt>
                <c:pt idx="518">
                  <c:v>0.029748</c:v>
                </c:pt>
                <c:pt idx="519">
                  <c:v>0.046876</c:v>
                </c:pt>
                <c:pt idx="520">
                  <c:v>0.027971</c:v>
                </c:pt>
                <c:pt idx="521">
                  <c:v>0.040495</c:v>
                </c:pt>
                <c:pt idx="522">
                  <c:v>-0.051835</c:v>
                </c:pt>
                <c:pt idx="523">
                  <c:v>-0.141692</c:v>
                </c:pt>
                <c:pt idx="524">
                  <c:v>-0.110944</c:v>
                </c:pt>
                <c:pt idx="525">
                  <c:v>-0.249729</c:v>
                </c:pt>
                <c:pt idx="526">
                  <c:v>-0.141797</c:v>
                </c:pt>
                <c:pt idx="527">
                  <c:v>-0.281525</c:v>
                </c:pt>
                <c:pt idx="528">
                  <c:v>-0.059798</c:v>
                </c:pt>
                <c:pt idx="529">
                  <c:v>0.00853</c:v>
                </c:pt>
                <c:pt idx="530">
                  <c:v>0.077803</c:v>
                </c:pt>
                <c:pt idx="531">
                  <c:v>0.129591</c:v>
                </c:pt>
                <c:pt idx="532">
                  <c:v>0.054573</c:v>
                </c:pt>
                <c:pt idx="533">
                  <c:v>0.101966</c:v>
                </c:pt>
                <c:pt idx="534">
                  <c:v>0.055058</c:v>
                </c:pt>
                <c:pt idx="535">
                  <c:v>0.005527</c:v>
                </c:pt>
                <c:pt idx="536">
                  <c:v>-0.201344</c:v>
                </c:pt>
                <c:pt idx="537">
                  <c:v>-0.400888</c:v>
                </c:pt>
                <c:pt idx="538">
                  <c:v>-0.139787</c:v>
                </c:pt>
                <c:pt idx="539">
                  <c:v>-0.182389</c:v>
                </c:pt>
                <c:pt idx="540">
                  <c:v>-0.018535</c:v>
                </c:pt>
                <c:pt idx="541">
                  <c:v>-0.118879</c:v>
                </c:pt>
                <c:pt idx="542">
                  <c:v>-0.045365</c:v>
                </c:pt>
                <c:pt idx="543">
                  <c:v>-0.016132</c:v>
                </c:pt>
                <c:pt idx="544">
                  <c:v>0.055904</c:v>
                </c:pt>
                <c:pt idx="545">
                  <c:v>0.155552</c:v>
                </c:pt>
                <c:pt idx="546">
                  <c:v>0.102767</c:v>
                </c:pt>
                <c:pt idx="547">
                  <c:v>0.145195</c:v>
                </c:pt>
                <c:pt idx="548">
                  <c:v>0.004024</c:v>
                </c:pt>
                <c:pt idx="549">
                  <c:v>0.066156</c:v>
                </c:pt>
                <c:pt idx="550">
                  <c:v>0.083185</c:v>
                </c:pt>
                <c:pt idx="551">
                  <c:v>0.129191</c:v>
                </c:pt>
                <c:pt idx="552">
                  <c:v>0.00828</c:v>
                </c:pt>
                <c:pt idx="553">
                  <c:v>-0.000964000000000001</c:v>
                </c:pt>
                <c:pt idx="554">
                  <c:v>0.134249</c:v>
                </c:pt>
                <c:pt idx="555">
                  <c:v>0.421355</c:v>
                </c:pt>
                <c:pt idx="556">
                  <c:v>0.290117</c:v>
                </c:pt>
                <c:pt idx="557">
                  <c:v>0.533137</c:v>
                </c:pt>
                <c:pt idx="558">
                  <c:v>0.153398</c:v>
                </c:pt>
                <c:pt idx="559">
                  <c:v>0.214809</c:v>
                </c:pt>
                <c:pt idx="560">
                  <c:v>0.053797</c:v>
                </c:pt>
                <c:pt idx="561">
                  <c:v>0.180232</c:v>
                </c:pt>
                <c:pt idx="562">
                  <c:v>0.101748</c:v>
                </c:pt>
                <c:pt idx="563">
                  <c:v>0.142612</c:v>
                </c:pt>
                <c:pt idx="564">
                  <c:v>0.00035</c:v>
                </c:pt>
                <c:pt idx="565">
                  <c:v>-0.039949</c:v>
                </c:pt>
                <c:pt idx="566">
                  <c:v>-0.01271</c:v>
                </c:pt>
                <c:pt idx="567">
                  <c:v>0.060566</c:v>
                </c:pt>
                <c:pt idx="568">
                  <c:v>0.098186</c:v>
                </c:pt>
                <c:pt idx="569">
                  <c:v>0.142205</c:v>
                </c:pt>
                <c:pt idx="570">
                  <c:v>0.019753</c:v>
                </c:pt>
                <c:pt idx="571">
                  <c:v>0.018989</c:v>
                </c:pt>
                <c:pt idx="572">
                  <c:v>-0.115103</c:v>
                </c:pt>
                <c:pt idx="573">
                  <c:v>-0.314662</c:v>
                </c:pt>
                <c:pt idx="574">
                  <c:v>-0.206585</c:v>
                </c:pt>
                <c:pt idx="575">
                  <c:v>-0.310938</c:v>
                </c:pt>
                <c:pt idx="576">
                  <c:v>0.006562</c:v>
                </c:pt>
                <c:pt idx="577">
                  <c:v>-0.071785</c:v>
                </c:pt>
                <c:pt idx="578">
                  <c:v>-0.128003</c:v>
                </c:pt>
                <c:pt idx="579">
                  <c:v>-0.098732</c:v>
                </c:pt>
                <c:pt idx="580">
                  <c:v>0.080395</c:v>
                </c:pt>
                <c:pt idx="581">
                  <c:v>0.117576</c:v>
                </c:pt>
                <c:pt idx="582">
                  <c:v>0.01379</c:v>
                </c:pt>
                <c:pt idx="583">
                  <c:v>0.009718</c:v>
                </c:pt>
                <c:pt idx="584">
                  <c:v>-0.02182</c:v>
                </c:pt>
                <c:pt idx="585">
                  <c:v>-0.055828</c:v>
                </c:pt>
                <c:pt idx="586">
                  <c:v>-0.063486</c:v>
                </c:pt>
                <c:pt idx="587">
                  <c:v>-0.066556</c:v>
                </c:pt>
                <c:pt idx="588">
                  <c:v>-0.034133</c:v>
                </c:pt>
                <c:pt idx="589">
                  <c:v>-0.04787</c:v>
                </c:pt>
                <c:pt idx="590">
                  <c:v>0.043709</c:v>
                </c:pt>
                <c:pt idx="591">
                  <c:v>0.099013</c:v>
                </c:pt>
                <c:pt idx="592">
                  <c:v>-0.066088</c:v>
                </c:pt>
                <c:pt idx="593">
                  <c:v>-0.287106</c:v>
                </c:pt>
                <c:pt idx="594">
                  <c:v>-0.294303</c:v>
                </c:pt>
                <c:pt idx="595">
                  <c:v>-0.441169</c:v>
                </c:pt>
                <c:pt idx="596">
                  <c:v>0.055453</c:v>
                </c:pt>
                <c:pt idx="597">
                  <c:v>0.10293</c:v>
                </c:pt>
                <c:pt idx="598">
                  <c:v>0.000157</c:v>
                </c:pt>
                <c:pt idx="599">
                  <c:v>0.001964</c:v>
                </c:pt>
                <c:pt idx="600">
                  <c:v>-0.125263</c:v>
                </c:pt>
                <c:pt idx="601">
                  <c:v>-0.386138</c:v>
                </c:pt>
                <c:pt idx="602">
                  <c:v>-0.304808</c:v>
                </c:pt>
                <c:pt idx="603">
                  <c:v>-0.532997</c:v>
                </c:pt>
                <c:pt idx="604">
                  <c:v>-0.021965</c:v>
                </c:pt>
                <c:pt idx="605">
                  <c:v>0.070232</c:v>
                </c:pt>
                <c:pt idx="606">
                  <c:v>-0.132123</c:v>
                </c:pt>
                <c:pt idx="607">
                  <c:v>-0.453868</c:v>
                </c:pt>
                <c:pt idx="608">
                  <c:v>-0.304493</c:v>
                </c:pt>
                <c:pt idx="609">
                  <c:v>-0.504607</c:v>
                </c:pt>
                <c:pt idx="610">
                  <c:v>-0.212487</c:v>
                </c:pt>
                <c:pt idx="611">
                  <c:v>-0.564503</c:v>
                </c:pt>
                <c:pt idx="612">
                  <c:v>-0.54398</c:v>
                </c:pt>
                <c:pt idx="613">
                  <c:v>-1.145366</c:v>
                </c:pt>
              </c:numCache>
            </c:numRef>
          </c:val>
          <c:smooth val="0"/>
        </c:ser>
        <c:ser>
          <c:idx val="1"/>
          <c:order val="1"/>
          <c:tx>
            <c:strRef>
              <c:f>'[fusion test.xlsx]Sheet1'!$G$1</c:f>
              <c:strCache>
                <c:ptCount val="1"/>
                <c:pt idx="0">
                  <c:v>Y_gyro</c:v>
                </c:pt>
              </c:strCache>
            </c:strRef>
          </c:tx>
          <c:spPr>
            <a:ln w="28575" cap="rnd">
              <a:solidFill>
                <a:schemeClr val="accent2"/>
              </a:solidFill>
              <a:round/>
            </a:ln>
            <a:effectLst/>
          </c:spPr>
          <c:marker>
            <c:symbol val="none"/>
          </c:marker>
          <c:dLbls>
            <c:delete val="1"/>
          </c:dLbls>
          <c:val>
            <c:numRef>
              <c:f>'[fusion test.xlsx]Sheet1'!$G$2:$G$691</c:f>
              <c:numCache>
                <c:formatCode>General</c:formatCode>
                <c:ptCount val="690"/>
                <c:pt idx="0">
                  <c:v>0.096896</c:v>
                </c:pt>
                <c:pt idx="1">
                  <c:v>-0.002094</c:v>
                </c:pt>
                <c:pt idx="2">
                  <c:v>-0.07458</c:v>
                </c:pt>
                <c:pt idx="3">
                  <c:v>-0.084307</c:v>
                </c:pt>
                <c:pt idx="4">
                  <c:v>0.220573</c:v>
                </c:pt>
                <c:pt idx="5">
                  <c:v>0.308345</c:v>
                </c:pt>
                <c:pt idx="6">
                  <c:v>-0.081477</c:v>
                </c:pt>
                <c:pt idx="7">
                  <c:v>-0.179257</c:v>
                </c:pt>
                <c:pt idx="8">
                  <c:v>-0.067148</c:v>
                </c:pt>
                <c:pt idx="9">
                  <c:v>-0.136369</c:v>
                </c:pt>
                <c:pt idx="10">
                  <c:v>-0.106302</c:v>
                </c:pt>
                <c:pt idx="11">
                  <c:v>-0.170712</c:v>
                </c:pt>
                <c:pt idx="12">
                  <c:v>-0.04091</c:v>
                </c:pt>
                <c:pt idx="13">
                  <c:v>-0.136519</c:v>
                </c:pt>
                <c:pt idx="14">
                  <c:v>-0.184052</c:v>
                </c:pt>
                <c:pt idx="15">
                  <c:v>-0.184755</c:v>
                </c:pt>
                <c:pt idx="16">
                  <c:v>0.182676</c:v>
                </c:pt>
                <c:pt idx="17">
                  <c:v>0.196986</c:v>
                </c:pt>
                <c:pt idx="18">
                  <c:v>-0.314057</c:v>
                </c:pt>
                <c:pt idx="19">
                  <c:v>-0.598552</c:v>
                </c:pt>
                <c:pt idx="20">
                  <c:v>0.008613</c:v>
                </c:pt>
                <c:pt idx="21">
                  <c:v>0.283971</c:v>
                </c:pt>
                <c:pt idx="22">
                  <c:v>-0.013233</c:v>
                </c:pt>
                <c:pt idx="23">
                  <c:v>-0.51336</c:v>
                </c:pt>
                <c:pt idx="24">
                  <c:v>-0.327434</c:v>
                </c:pt>
                <c:pt idx="25">
                  <c:v>-0.224189</c:v>
                </c:pt>
                <c:pt idx="26">
                  <c:v>0.260221</c:v>
                </c:pt>
                <c:pt idx="27">
                  <c:v>0.325501</c:v>
                </c:pt>
                <c:pt idx="28">
                  <c:v>-0.154252</c:v>
                </c:pt>
                <c:pt idx="29">
                  <c:v>-0.041755</c:v>
                </c:pt>
                <c:pt idx="30">
                  <c:v>0.607423</c:v>
                </c:pt>
                <c:pt idx="31">
                  <c:v>1.387703</c:v>
                </c:pt>
                <c:pt idx="32">
                  <c:v>-0.069732</c:v>
                </c:pt>
                <c:pt idx="33">
                  <c:v>0.008936</c:v>
                </c:pt>
                <c:pt idx="34">
                  <c:v>0.733366</c:v>
                </c:pt>
                <c:pt idx="35">
                  <c:v>1.717572</c:v>
                </c:pt>
                <c:pt idx="36">
                  <c:v>0.854722</c:v>
                </c:pt>
                <c:pt idx="37">
                  <c:v>1.588085</c:v>
                </c:pt>
                <c:pt idx="38">
                  <c:v>0.852634</c:v>
                </c:pt>
                <c:pt idx="39">
                  <c:v>2.017599</c:v>
                </c:pt>
                <c:pt idx="40">
                  <c:v>1.172005</c:v>
                </c:pt>
                <c:pt idx="41">
                  <c:v>2.660651</c:v>
                </c:pt>
                <c:pt idx="42">
                  <c:v>1.65021</c:v>
                </c:pt>
                <c:pt idx="43">
                  <c:v>3.147305</c:v>
                </c:pt>
                <c:pt idx="44">
                  <c:v>1.115957</c:v>
                </c:pt>
                <c:pt idx="45">
                  <c:v>2.048515</c:v>
                </c:pt>
                <c:pt idx="46">
                  <c:v>1.275273</c:v>
                </c:pt>
                <c:pt idx="47">
                  <c:v>2.623996</c:v>
                </c:pt>
                <c:pt idx="48">
                  <c:v>0.95486</c:v>
                </c:pt>
                <c:pt idx="49">
                  <c:v>0.984754</c:v>
                </c:pt>
                <c:pt idx="50">
                  <c:v>-0.265567</c:v>
                </c:pt>
                <c:pt idx="51">
                  <c:v>0.468026</c:v>
                </c:pt>
                <c:pt idx="52">
                  <c:v>1.470856</c:v>
                </c:pt>
                <c:pt idx="53">
                  <c:v>3.425189</c:v>
                </c:pt>
                <c:pt idx="54">
                  <c:v>1.746045</c:v>
                </c:pt>
                <c:pt idx="55">
                  <c:v>3.001897</c:v>
                </c:pt>
                <c:pt idx="56">
                  <c:v>0.845215</c:v>
                </c:pt>
                <c:pt idx="57">
                  <c:v>1.458971</c:v>
                </c:pt>
                <c:pt idx="58">
                  <c:v>0.906438</c:v>
                </c:pt>
                <c:pt idx="59">
                  <c:v>2.106073</c:v>
                </c:pt>
                <c:pt idx="60">
                  <c:v>1.131122</c:v>
                </c:pt>
                <c:pt idx="61">
                  <c:v>2.39024</c:v>
                </c:pt>
                <c:pt idx="62">
                  <c:v>1.121076</c:v>
                </c:pt>
                <c:pt idx="63">
                  <c:v>1.396113</c:v>
                </c:pt>
                <c:pt idx="64">
                  <c:v>0.071181</c:v>
                </c:pt>
                <c:pt idx="65">
                  <c:v>0.786446</c:v>
                </c:pt>
                <c:pt idx="66">
                  <c:v>1.351556</c:v>
                </c:pt>
                <c:pt idx="67">
                  <c:v>2.504629</c:v>
                </c:pt>
                <c:pt idx="68">
                  <c:v>1.405966</c:v>
                </c:pt>
                <c:pt idx="69">
                  <c:v>2.86617</c:v>
                </c:pt>
                <c:pt idx="70">
                  <c:v>1.48624</c:v>
                </c:pt>
                <c:pt idx="71">
                  <c:v>2.404497</c:v>
                </c:pt>
                <c:pt idx="72">
                  <c:v>0.886055</c:v>
                </c:pt>
                <c:pt idx="73">
                  <c:v>1.735884</c:v>
                </c:pt>
                <c:pt idx="74">
                  <c:v>0.997782</c:v>
                </c:pt>
                <c:pt idx="75">
                  <c:v>2.855976</c:v>
                </c:pt>
                <c:pt idx="76">
                  <c:v>2.476075</c:v>
                </c:pt>
                <c:pt idx="77">
                  <c:v>5.071778</c:v>
                </c:pt>
                <c:pt idx="78">
                  <c:v>2.800946</c:v>
                </c:pt>
                <c:pt idx="79">
                  <c:v>6.260912</c:v>
                </c:pt>
                <c:pt idx="80">
                  <c:v>4.183087</c:v>
                </c:pt>
                <c:pt idx="81">
                  <c:v>8.216012</c:v>
                </c:pt>
                <c:pt idx="82">
                  <c:v>3.261052</c:v>
                </c:pt>
                <c:pt idx="83">
                  <c:v>5.998305</c:v>
                </c:pt>
                <c:pt idx="84">
                  <c:v>2.406493</c:v>
                </c:pt>
                <c:pt idx="85">
                  <c:v>4.275336</c:v>
                </c:pt>
                <c:pt idx="86">
                  <c:v>1.44752</c:v>
                </c:pt>
                <c:pt idx="87">
                  <c:v>2.454536</c:v>
                </c:pt>
                <c:pt idx="88">
                  <c:v>0.52591</c:v>
                </c:pt>
                <c:pt idx="89">
                  <c:v>0.894778</c:v>
                </c:pt>
                <c:pt idx="90">
                  <c:v>0.32103</c:v>
                </c:pt>
                <c:pt idx="91">
                  <c:v>0.74803</c:v>
                </c:pt>
                <c:pt idx="92">
                  <c:v>0.172736</c:v>
                </c:pt>
                <c:pt idx="93">
                  <c:v>-0.069096</c:v>
                </c:pt>
                <c:pt idx="94">
                  <c:v>-0.53539</c:v>
                </c:pt>
                <c:pt idx="95">
                  <c:v>-1.021094</c:v>
                </c:pt>
                <c:pt idx="96">
                  <c:v>-0.643095</c:v>
                </c:pt>
                <c:pt idx="97">
                  <c:v>-1.187861</c:v>
                </c:pt>
                <c:pt idx="98">
                  <c:v>-0.874204</c:v>
                </c:pt>
                <c:pt idx="99">
                  <c:v>-2.665565</c:v>
                </c:pt>
                <c:pt idx="100">
                  <c:v>-2.133421</c:v>
                </c:pt>
                <c:pt idx="101">
                  <c:v>-4.273844</c:v>
                </c:pt>
                <c:pt idx="102">
                  <c:v>-2.45932</c:v>
                </c:pt>
                <c:pt idx="103">
                  <c:v>-5.330384</c:v>
                </c:pt>
                <c:pt idx="104">
                  <c:v>-3.072274</c:v>
                </c:pt>
                <c:pt idx="105">
                  <c:v>-6.189184</c:v>
                </c:pt>
                <c:pt idx="106">
                  <c:v>-2.871495</c:v>
                </c:pt>
                <c:pt idx="107">
                  <c:v>-5.712352</c:v>
                </c:pt>
                <c:pt idx="108">
                  <c:v>-3.301443</c:v>
                </c:pt>
                <c:pt idx="109">
                  <c:v>-6.402426</c:v>
                </c:pt>
                <c:pt idx="110">
                  <c:v>-2.803064</c:v>
                </c:pt>
                <c:pt idx="111">
                  <c:v>-5.770264</c:v>
                </c:pt>
                <c:pt idx="112">
                  <c:v>-3.423744</c:v>
                </c:pt>
                <c:pt idx="113">
                  <c:v>-6.569528</c:v>
                </c:pt>
                <c:pt idx="114">
                  <c:v>-2.351646</c:v>
                </c:pt>
                <c:pt idx="115">
                  <c:v>-4.344769</c:v>
                </c:pt>
                <c:pt idx="116">
                  <c:v>-1.912812</c:v>
                </c:pt>
                <c:pt idx="117">
                  <c:v>-3.634986</c:v>
                </c:pt>
                <c:pt idx="118">
                  <c:v>-1.374283</c:v>
                </c:pt>
                <c:pt idx="119">
                  <c:v>-2.312342</c:v>
                </c:pt>
                <c:pt idx="120">
                  <c:v>-0.328823</c:v>
                </c:pt>
                <c:pt idx="121">
                  <c:v>-0.271416</c:v>
                </c:pt>
                <c:pt idx="122">
                  <c:v>0.262565</c:v>
                </c:pt>
                <c:pt idx="123">
                  <c:v>-0.505464</c:v>
                </c:pt>
                <c:pt idx="124">
                  <c:v>-2.71528</c:v>
                </c:pt>
                <c:pt idx="125">
                  <c:v>-5.036074</c:v>
                </c:pt>
                <c:pt idx="126">
                  <c:v>-0.440711</c:v>
                </c:pt>
                <c:pt idx="127">
                  <c:v>-0.272921</c:v>
                </c:pt>
                <c:pt idx="128">
                  <c:v>-0.36327</c:v>
                </c:pt>
                <c:pt idx="129">
                  <c:v>-1.207671</c:v>
                </c:pt>
                <c:pt idx="130">
                  <c:v>-0.227778</c:v>
                </c:pt>
                <c:pt idx="131">
                  <c:v>0.184745</c:v>
                </c:pt>
                <c:pt idx="132">
                  <c:v>0.211409</c:v>
                </c:pt>
                <c:pt idx="133">
                  <c:v>-0.31594</c:v>
                </c:pt>
                <c:pt idx="134">
                  <c:v>-0.675202</c:v>
                </c:pt>
                <c:pt idx="135">
                  <c:v>0.102743</c:v>
                </c:pt>
                <c:pt idx="136">
                  <c:v>1.499245</c:v>
                </c:pt>
                <c:pt idx="137">
                  <c:v>1.805827</c:v>
                </c:pt>
                <c:pt idx="138">
                  <c:v>-1.224891</c:v>
                </c:pt>
                <c:pt idx="139">
                  <c:v>-1.774983</c:v>
                </c:pt>
                <c:pt idx="140">
                  <c:v>0.589409</c:v>
                </c:pt>
                <c:pt idx="141">
                  <c:v>0.418718</c:v>
                </c:pt>
                <c:pt idx="142">
                  <c:v>-1.510431</c:v>
                </c:pt>
                <c:pt idx="143">
                  <c:v>-1.149296</c:v>
                </c:pt>
                <c:pt idx="144">
                  <c:v>4.389148</c:v>
                </c:pt>
                <c:pt idx="145">
                  <c:v>10.285155</c:v>
                </c:pt>
                <c:pt idx="146">
                  <c:v>4.794726</c:v>
                </c:pt>
                <c:pt idx="147">
                  <c:v>7.160162</c:v>
                </c:pt>
                <c:pt idx="148">
                  <c:v>1.450195</c:v>
                </c:pt>
                <c:pt idx="149">
                  <c:v>3.206571</c:v>
                </c:pt>
                <c:pt idx="150">
                  <c:v>1.902331</c:v>
                </c:pt>
                <c:pt idx="151">
                  <c:v>3.764236</c:v>
                </c:pt>
                <c:pt idx="152">
                  <c:v>1.424596</c:v>
                </c:pt>
                <c:pt idx="153">
                  <c:v>2.600875</c:v>
                </c:pt>
                <c:pt idx="154">
                  <c:v>1.080589</c:v>
                </c:pt>
                <c:pt idx="155">
                  <c:v>1.925388</c:v>
                </c:pt>
                <c:pt idx="156">
                  <c:v>0.825833</c:v>
                </c:pt>
                <c:pt idx="157">
                  <c:v>1.430434</c:v>
                </c:pt>
                <c:pt idx="158">
                  <c:v>0.368587</c:v>
                </c:pt>
                <c:pt idx="159">
                  <c:v>0.597333</c:v>
                </c:pt>
                <c:pt idx="160">
                  <c:v>-0.093194</c:v>
                </c:pt>
                <c:pt idx="161">
                  <c:v>-0.601755</c:v>
                </c:pt>
                <c:pt idx="162">
                  <c:v>-1.057803</c:v>
                </c:pt>
                <c:pt idx="163">
                  <c:v>-2.454978</c:v>
                </c:pt>
                <c:pt idx="164">
                  <c:v>-1.517362</c:v>
                </c:pt>
                <c:pt idx="165">
                  <c:v>-3.054387</c:v>
                </c:pt>
                <c:pt idx="166">
                  <c:v>-1.692087</c:v>
                </c:pt>
                <c:pt idx="167">
                  <c:v>-3.78137</c:v>
                </c:pt>
                <c:pt idx="168">
                  <c:v>-2.31039</c:v>
                </c:pt>
                <c:pt idx="169">
                  <c:v>-4.603658</c:v>
                </c:pt>
                <c:pt idx="170">
                  <c:v>-2.202115</c:v>
                </c:pt>
                <c:pt idx="171">
                  <c:v>-4.616999</c:v>
                </c:pt>
                <c:pt idx="172">
                  <c:v>-1.963529</c:v>
                </c:pt>
                <c:pt idx="173">
                  <c:v>-3.344486</c:v>
                </c:pt>
                <c:pt idx="174">
                  <c:v>-1.645765</c:v>
                </c:pt>
                <c:pt idx="175">
                  <c:v>-3.492263</c:v>
                </c:pt>
                <c:pt idx="176">
                  <c:v>-1.651983</c:v>
                </c:pt>
                <c:pt idx="177">
                  <c:v>-2.989804</c:v>
                </c:pt>
                <c:pt idx="178">
                  <c:v>-1.425333</c:v>
                </c:pt>
                <c:pt idx="179">
                  <c:v>-3.055626</c:v>
                </c:pt>
                <c:pt idx="180">
                  <c:v>-1.452915</c:v>
                </c:pt>
                <c:pt idx="181">
                  <c:v>-2.534945</c:v>
                </c:pt>
                <c:pt idx="182">
                  <c:v>-0.929897</c:v>
                </c:pt>
                <c:pt idx="183">
                  <c:v>-1.708679</c:v>
                </c:pt>
                <c:pt idx="184">
                  <c:v>-0.434924</c:v>
                </c:pt>
                <c:pt idx="185">
                  <c:v>-0.560886</c:v>
                </c:pt>
                <c:pt idx="186">
                  <c:v>-0.308884</c:v>
                </c:pt>
                <c:pt idx="187">
                  <c:v>-0.868829</c:v>
                </c:pt>
                <c:pt idx="188">
                  <c:v>-0.254824</c:v>
                </c:pt>
                <c:pt idx="189">
                  <c:v>0.094762</c:v>
                </c:pt>
                <c:pt idx="190">
                  <c:v>0.479236</c:v>
                </c:pt>
                <c:pt idx="191">
                  <c:v>0.720811</c:v>
                </c:pt>
                <c:pt idx="192">
                  <c:v>-0.091015</c:v>
                </c:pt>
                <c:pt idx="193">
                  <c:v>0.051505</c:v>
                </c:pt>
                <c:pt idx="194">
                  <c:v>0.429414</c:v>
                </c:pt>
                <c:pt idx="195">
                  <c:v>0.589481</c:v>
                </c:pt>
                <c:pt idx="196">
                  <c:v>0.438938</c:v>
                </c:pt>
                <c:pt idx="197">
                  <c:v>1.479767</c:v>
                </c:pt>
                <c:pt idx="198">
                  <c:v>1.236748</c:v>
                </c:pt>
                <c:pt idx="199">
                  <c:v>1.105881</c:v>
                </c:pt>
                <c:pt idx="200">
                  <c:v>0.210047</c:v>
                </c:pt>
                <c:pt idx="201">
                  <c:v>3.841663</c:v>
                </c:pt>
                <c:pt idx="202">
                  <c:v>4.375075</c:v>
                </c:pt>
                <c:pt idx="203">
                  <c:v>5.995095</c:v>
                </c:pt>
                <c:pt idx="204">
                  <c:v>-0.546057</c:v>
                </c:pt>
                <c:pt idx="205">
                  <c:v>0.500498</c:v>
                </c:pt>
                <c:pt idx="206">
                  <c:v>2.641066</c:v>
                </c:pt>
                <c:pt idx="207">
                  <c:v>5.263335</c:v>
                </c:pt>
                <c:pt idx="208">
                  <c:v>1.606673</c:v>
                </c:pt>
                <c:pt idx="209">
                  <c:v>2.851469</c:v>
                </c:pt>
                <c:pt idx="210">
                  <c:v>1.818583</c:v>
                </c:pt>
                <c:pt idx="211">
                  <c:v>3.90425</c:v>
                </c:pt>
                <c:pt idx="212">
                  <c:v>2.130058</c:v>
                </c:pt>
                <c:pt idx="213">
                  <c:v>3.504591</c:v>
                </c:pt>
                <c:pt idx="214">
                  <c:v>-0.186926</c:v>
                </c:pt>
                <c:pt idx="215">
                  <c:v>-0.940187</c:v>
                </c:pt>
                <c:pt idx="216">
                  <c:v>-0.385519</c:v>
                </c:pt>
                <c:pt idx="217">
                  <c:v>-0.092088</c:v>
                </c:pt>
                <c:pt idx="218">
                  <c:v>0.333249</c:v>
                </c:pt>
                <c:pt idx="219">
                  <c:v>0.636898</c:v>
                </c:pt>
                <c:pt idx="220">
                  <c:v>0.193746</c:v>
                </c:pt>
                <c:pt idx="221">
                  <c:v>0.184308</c:v>
                </c:pt>
                <c:pt idx="222">
                  <c:v>-0.220056</c:v>
                </c:pt>
                <c:pt idx="223">
                  <c:v>-0.74442</c:v>
                </c:pt>
                <c:pt idx="224">
                  <c:v>-0.661554</c:v>
                </c:pt>
                <c:pt idx="225">
                  <c:v>-1.644374</c:v>
                </c:pt>
                <c:pt idx="226">
                  <c:v>-1.019368</c:v>
                </c:pt>
                <c:pt idx="227">
                  <c:v>-2.084396</c:v>
                </c:pt>
                <c:pt idx="228">
                  <c:v>-1.538604</c:v>
                </c:pt>
                <c:pt idx="229">
                  <c:v>-3.173405</c:v>
                </c:pt>
                <c:pt idx="230">
                  <c:v>-1.326522</c:v>
                </c:pt>
                <c:pt idx="231">
                  <c:v>-2.668783</c:v>
                </c:pt>
                <c:pt idx="232">
                  <c:v>-1.101973</c:v>
                </c:pt>
                <c:pt idx="233">
                  <c:v>-1.715302</c:v>
                </c:pt>
                <c:pt idx="234">
                  <c:v>-1.103914</c:v>
                </c:pt>
                <c:pt idx="235">
                  <c:v>-2.821402</c:v>
                </c:pt>
                <c:pt idx="236">
                  <c:v>-1.998833</c:v>
                </c:pt>
                <c:pt idx="237">
                  <c:v>-3.123025</c:v>
                </c:pt>
                <c:pt idx="238">
                  <c:v>-0.651741</c:v>
                </c:pt>
                <c:pt idx="239">
                  <c:v>-1.429727</c:v>
                </c:pt>
                <c:pt idx="240">
                  <c:v>-1.162261</c:v>
                </c:pt>
                <c:pt idx="241">
                  <c:v>-1.902202</c:v>
                </c:pt>
                <c:pt idx="242">
                  <c:v>-0.811586</c:v>
                </c:pt>
                <c:pt idx="243">
                  <c:v>-1.740217</c:v>
                </c:pt>
                <c:pt idx="244">
                  <c:v>-1.012436</c:v>
                </c:pt>
                <c:pt idx="245">
                  <c:v>-1.596535</c:v>
                </c:pt>
                <c:pt idx="246">
                  <c:v>-0.017021</c:v>
                </c:pt>
                <c:pt idx="247">
                  <c:v>-0.134992</c:v>
                </c:pt>
                <c:pt idx="248">
                  <c:v>-0.265994</c:v>
                </c:pt>
                <c:pt idx="249">
                  <c:v>-0.646619</c:v>
                </c:pt>
                <c:pt idx="250">
                  <c:v>-0.483727</c:v>
                </c:pt>
                <c:pt idx="251">
                  <c:v>-0.89543</c:v>
                </c:pt>
                <c:pt idx="252">
                  <c:v>-0.019466</c:v>
                </c:pt>
                <c:pt idx="253">
                  <c:v>0.233605</c:v>
                </c:pt>
                <c:pt idx="254">
                  <c:v>-0.361223</c:v>
                </c:pt>
                <c:pt idx="255">
                  <c:v>-0.920856</c:v>
                </c:pt>
                <c:pt idx="256">
                  <c:v>0.961376</c:v>
                </c:pt>
                <c:pt idx="257">
                  <c:v>1.986404</c:v>
                </c:pt>
                <c:pt idx="258">
                  <c:v>-0.501021</c:v>
                </c:pt>
                <c:pt idx="259">
                  <c:v>-0.990668</c:v>
                </c:pt>
                <c:pt idx="260">
                  <c:v>1.284842</c:v>
                </c:pt>
                <c:pt idx="261">
                  <c:v>3.68314</c:v>
                </c:pt>
                <c:pt idx="262">
                  <c:v>0.285387</c:v>
                </c:pt>
                <c:pt idx="263">
                  <c:v>0.038207</c:v>
                </c:pt>
                <c:pt idx="264">
                  <c:v>-0.270802</c:v>
                </c:pt>
                <c:pt idx="265">
                  <c:v>1.607096</c:v>
                </c:pt>
                <c:pt idx="266">
                  <c:v>2.46552</c:v>
                </c:pt>
                <c:pt idx="267">
                  <c:v>4.217828</c:v>
                </c:pt>
                <c:pt idx="268">
                  <c:v>1.975245</c:v>
                </c:pt>
                <c:pt idx="269">
                  <c:v>4.2487</c:v>
                </c:pt>
                <c:pt idx="270">
                  <c:v>2.579066</c:v>
                </c:pt>
                <c:pt idx="271">
                  <c:v>4.897438</c:v>
                </c:pt>
                <c:pt idx="272">
                  <c:v>1.623235</c:v>
                </c:pt>
                <c:pt idx="273">
                  <c:v>2.955648</c:v>
                </c:pt>
                <c:pt idx="274">
                  <c:v>1.52952</c:v>
                </c:pt>
                <c:pt idx="275">
                  <c:v>2.971034</c:v>
                </c:pt>
                <c:pt idx="276">
                  <c:v>1.325337</c:v>
                </c:pt>
                <c:pt idx="277">
                  <c:v>2.541316</c:v>
                </c:pt>
                <c:pt idx="278">
                  <c:v>0.959808</c:v>
                </c:pt>
                <c:pt idx="279">
                  <c:v>1.711305</c:v>
                </c:pt>
                <c:pt idx="280">
                  <c:v>0.550897</c:v>
                </c:pt>
                <c:pt idx="281">
                  <c:v>0.66609</c:v>
                </c:pt>
                <c:pt idx="282">
                  <c:v>-0.220726</c:v>
                </c:pt>
                <c:pt idx="283">
                  <c:v>-0.530477</c:v>
                </c:pt>
                <c:pt idx="284">
                  <c:v>-0.110576</c:v>
                </c:pt>
                <c:pt idx="285">
                  <c:v>-0.107008</c:v>
                </c:pt>
                <c:pt idx="286">
                  <c:v>-0.239822</c:v>
                </c:pt>
                <c:pt idx="287">
                  <c:v>-0.588009</c:v>
                </c:pt>
                <c:pt idx="288">
                  <c:v>-0.451861</c:v>
                </c:pt>
                <c:pt idx="289">
                  <c:v>-0.77265</c:v>
                </c:pt>
                <c:pt idx="290">
                  <c:v>-0.288178</c:v>
                </c:pt>
                <c:pt idx="291">
                  <c:v>-0.745817</c:v>
                </c:pt>
                <c:pt idx="292">
                  <c:v>-0.78914</c:v>
                </c:pt>
                <c:pt idx="293">
                  <c:v>-1.833883</c:v>
                </c:pt>
                <c:pt idx="294">
                  <c:v>-0.859458</c:v>
                </c:pt>
                <c:pt idx="295">
                  <c:v>-1.874264</c:v>
                </c:pt>
                <c:pt idx="296">
                  <c:v>-1.550955</c:v>
                </c:pt>
                <c:pt idx="297">
                  <c:v>-2.843412</c:v>
                </c:pt>
                <c:pt idx="298">
                  <c:v>-1.187611</c:v>
                </c:pt>
                <c:pt idx="299">
                  <c:v>-2.630311</c:v>
                </c:pt>
                <c:pt idx="300">
                  <c:v>-1.262618</c:v>
                </c:pt>
                <c:pt idx="301">
                  <c:v>-2.314293</c:v>
                </c:pt>
                <c:pt idx="302">
                  <c:v>-0.846361</c:v>
                </c:pt>
                <c:pt idx="303">
                  <c:v>-1.66201</c:v>
                </c:pt>
                <c:pt idx="304">
                  <c:v>-1.314955</c:v>
                </c:pt>
                <c:pt idx="305">
                  <c:v>-3.139533</c:v>
                </c:pt>
                <c:pt idx="306">
                  <c:v>-1.603878</c:v>
                </c:pt>
                <c:pt idx="307">
                  <c:v>-3.151349</c:v>
                </c:pt>
                <c:pt idx="308">
                  <c:v>-2.067851</c:v>
                </c:pt>
                <c:pt idx="309">
                  <c:v>-4.112266</c:v>
                </c:pt>
                <c:pt idx="310">
                  <c:v>-1.101244</c:v>
                </c:pt>
                <c:pt idx="311">
                  <c:v>-1.502154</c:v>
                </c:pt>
                <c:pt idx="312">
                  <c:v>-0.509938</c:v>
                </c:pt>
                <c:pt idx="313">
                  <c:v>-1.388392</c:v>
                </c:pt>
                <c:pt idx="314">
                  <c:v>-0.781049</c:v>
                </c:pt>
                <c:pt idx="315">
                  <c:v>-1.111986</c:v>
                </c:pt>
                <c:pt idx="316">
                  <c:v>-0.087201</c:v>
                </c:pt>
                <c:pt idx="317">
                  <c:v>-0.469478</c:v>
                </c:pt>
                <c:pt idx="318">
                  <c:v>-0.434935</c:v>
                </c:pt>
                <c:pt idx="319">
                  <c:v>-0.374004</c:v>
                </c:pt>
                <c:pt idx="320">
                  <c:v>0.353644</c:v>
                </c:pt>
                <c:pt idx="321">
                  <c:v>0.293675</c:v>
                </c:pt>
                <c:pt idx="322">
                  <c:v>-0.580528</c:v>
                </c:pt>
                <c:pt idx="323">
                  <c:v>-0.698182</c:v>
                </c:pt>
                <c:pt idx="324">
                  <c:v>0.714327</c:v>
                </c:pt>
                <c:pt idx="325">
                  <c:v>1.289265</c:v>
                </c:pt>
                <c:pt idx="326">
                  <c:v>-0.109541</c:v>
                </c:pt>
                <c:pt idx="327">
                  <c:v>0.030358</c:v>
                </c:pt>
                <c:pt idx="328">
                  <c:v>1.37926</c:v>
                </c:pt>
                <c:pt idx="329">
                  <c:v>2.576411</c:v>
                </c:pt>
                <c:pt idx="330">
                  <c:v>0.329245</c:v>
                </c:pt>
                <c:pt idx="331">
                  <c:v>0.868173</c:v>
                </c:pt>
                <c:pt idx="332">
                  <c:v>0.742681</c:v>
                </c:pt>
                <c:pt idx="333">
                  <c:v>1.300534</c:v>
                </c:pt>
                <c:pt idx="334">
                  <c:v>1.197514</c:v>
                </c:pt>
                <c:pt idx="335">
                  <c:v>3.951882</c:v>
                </c:pt>
                <c:pt idx="336">
                  <c:v>3.50862</c:v>
                </c:pt>
                <c:pt idx="337">
                  <c:v>6.798799</c:v>
                </c:pt>
                <c:pt idx="338">
                  <c:v>2.579758</c:v>
                </c:pt>
                <c:pt idx="339">
                  <c:v>4.900485</c:v>
                </c:pt>
                <c:pt idx="340">
                  <c:v>2.668024</c:v>
                </c:pt>
                <c:pt idx="341">
                  <c:v>5.835036</c:v>
                </c:pt>
                <c:pt idx="342">
                  <c:v>2.97793</c:v>
                </c:pt>
                <c:pt idx="343">
                  <c:v>5.443795</c:v>
                </c:pt>
                <c:pt idx="344">
                  <c:v>1.549141</c:v>
                </c:pt>
                <c:pt idx="345">
                  <c:v>2.687088</c:v>
                </c:pt>
                <c:pt idx="346">
                  <c:v>1.222743</c:v>
                </c:pt>
                <c:pt idx="347">
                  <c:v>2.047751</c:v>
                </c:pt>
                <c:pt idx="348">
                  <c:v>0.299662</c:v>
                </c:pt>
                <c:pt idx="349">
                  <c:v>0.462141</c:v>
                </c:pt>
                <c:pt idx="350">
                  <c:v>0.092852</c:v>
                </c:pt>
                <c:pt idx="351">
                  <c:v>0.224915</c:v>
                </c:pt>
                <c:pt idx="352">
                  <c:v>0.204424</c:v>
                </c:pt>
                <c:pt idx="353">
                  <c:v>0.404623</c:v>
                </c:pt>
                <c:pt idx="354">
                  <c:v>0.184428</c:v>
                </c:pt>
                <c:pt idx="355">
                  <c:v>0.365878</c:v>
                </c:pt>
                <c:pt idx="356">
                  <c:v>0.259718</c:v>
                </c:pt>
                <c:pt idx="357">
                  <c:v>0.78854</c:v>
                </c:pt>
                <c:pt idx="358">
                  <c:v>0.541608</c:v>
                </c:pt>
                <c:pt idx="359">
                  <c:v>0.980257</c:v>
                </c:pt>
                <c:pt idx="360">
                  <c:v>0.33009</c:v>
                </c:pt>
                <c:pt idx="361">
                  <c:v>-0.109611</c:v>
                </c:pt>
                <c:pt idx="362">
                  <c:v>-1.270565</c:v>
                </c:pt>
                <c:pt idx="363">
                  <c:v>-2.918866</c:v>
                </c:pt>
                <c:pt idx="364">
                  <c:v>-1.867554</c:v>
                </c:pt>
                <c:pt idx="365">
                  <c:v>-4.138932</c:v>
                </c:pt>
                <c:pt idx="366">
                  <c:v>-2.202514</c:v>
                </c:pt>
                <c:pt idx="367">
                  <c:v>-3.813129</c:v>
                </c:pt>
                <c:pt idx="368">
                  <c:v>-1.504798</c:v>
                </c:pt>
                <c:pt idx="369">
                  <c:v>-3.417589</c:v>
                </c:pt>
                <c:pt idx="370">
                  <c:v>-2.121609</c:v>
                </c:pt>
                <c:pt idx="371">
                  <c:v>-3.986361</c:v>
                </c:pt>
                <c:pt idx="372">
                  <c:v>-1.406391</c:v>
                </c:pt>
                <c:pt idx="373">
                  <c:v>-2.740485</c:v>
                </c:pt>
                <c:pt idx="374">
                  <c:v>-1.32146</c:v>
                </c:pt>
                <c:pt idx="375">
                  <c:v>-2.882541</c:v>
                </c:pt>
                <c:pt idx="376">
                  <c:v>-1.567435</c:v>
                </c:pt>
                <c:pt idx="377">
                  <c:v>-2.905782</c:v>
                </c:pt>
                <c:pt idx="378">
                  <c:v>-1.415596</c:v>
                </c:pt>
                <c:pt idx="379">
                  <c:v>-2.741024</c:v>
                </c:pt>
                <c:pt idx="380">
                  <c:v>-0.926947</c:v>
                </c:pt>
                <c:pt idx="381">
                  <c:v>-1.325147</c:v>
                </c:pt>
                <c:pt idx="382">
                  <c:v>-0.454699</c:v>
                </c:pt>
                <c:pt idx="383">
                  <c:v>-1.322742</c:v>
                </c:pt>
                <c:pt idx="384">
                  <c:v>-0.736149</c:v>
                </c:pt>
                <c:pt idx="385">
                  <c:v>-0.926288</c:v>
                </c:pt>
                <c:pt idx="386">
                  <c:v>-0.094854</c:v>
                </c:pt>
                <c:pt idx="387">
                  <c:v>-0.444894</c:v>
                </c:pt>
                <c:pt idx="388">
                  <c:v>-0.447475</c:v>
                </c:pt>
                <c:pt idx="389">
                  <c:v>-0.682676</c:v>
                </c:pt>
                <c:pt idx="390">
                  <c:v>0.069353</c:v>
                </c:pt>
                <c:pt idx="391">
                  <c:v>0.390468</c:v>
                </c:pt>
                <c:pt idx="392">
                  <c:v>0.311402</c:v>
                </c:pt>
                <c:pt idx="393">
                  <c:v>0.347402</c:v>
                </c:pt>
                <c:pt idx="394">
                  <c:v>0.000583</c:v>
                </c:pt>
                <c:pt idx="395">
                  <c:v>0.310191</c:v>
                </c:pt>
                <c:pt idx="396">
                  <c:v>0.27134</c:v>
                </c:pt>
                <c:pt idx="397">
                  <c:v>-0.016191</c:v>
                </c:pt>
                <c:pt idx="398">
                  <c:v>-0.088073</c:v>
                </c:pt>
                <c:pt idx="399">
                  <c:v>0.621014</c:v>
                </c:pt>
                <c:pt idx="400">
                  <c:v>0.510689</c:v>
                </c:pt>
                <c:pt idx="401">
                  <c:v>0.538051</c:v>
                </c:pt>
                <c:pt idx="402">
                  <c:v>0.503857</c:v>
                </c:pt>
                <c:pt idx="403">
                  <c:v>2.769933</c:v>
                </c:pt>
                <c:pt idx="404">
                  <c:v>2.7326</c:v>
                </c:pt>
                <c:pt idx="405">
                  <c:v>4.774348</c:v>
                </c:pt>
                <c:pt idx="406">
                  <c:v>1.006941</c:v>
                </c:pt>
                <c:pt idx="407">
                  <c:v>1.492318</c:v>
                </c:pt>
                <c:pt idx="408">
                  <c:v>1.291691</c:v>
                </c:pt>
                <c:pt idx="409">
                  <c:v>3.955813</c:v>
                </c:pt>
                <c:pt idx="410">
                  <c:v>2.79959</c:v>
                </c:pt>
                <c:pt idx="411">
                  <c:v>3.827918</c:v>
                </c:pt>
                <c:pt idx="412">
                  <c:v>0.115738</c:v>
                </c:pt>
                <c:pt idx="413">
                  <c:v>1.298773</c:v>
                </c:pt>
                <c:pt idx="414">
                  <c:v>1.241368</c:v>
                </c:pt>
                <c:pt idx="415">
                  <c:v>1.403086</c:v>
                </c:pt>
                <c:pt idx="416">
                  <c:v>-0.524111</c:v>
                </c:pt>
                <c:pt idx="417">
                  <c:v>-1.21036</c:v>
                </c:pt>
                <c:pt idx="418">
                  <c:v>-1.133827</c:v>
                </c:pt>
                <c:pt idx="419">
                  <c:v>-2.796279</c:v>
                </c:pt>
                <c:pt idx="420">
                  <c:v>-1.863611</c:v>
                </c:pt>
                <c:pt idx="421">
                  <c:v>-3.986191</c:v>
                </c:pt>
                <c:pt idx="422">
                  <c:v>-2.085934</c:v>
                </c:pt>
                <c:pt idx="423">
                  <c:v>-4.459403</c:v>
                </c:pt>
                <c:pt idx="424">
                  <c:v>-3.342234</c:v>
                </c:pt>
                <c:pt idx="425">
                  <c:v>-7.508243</c:v>
                </c:pt>
                <c:pt idx="426">
                  <c:v>-4.613926</c:v>
                </c:pt>
                <c:pt idx="427">
                  <c:v>-9.378346</c:v>
                </c:pt>
                <c:pt idx="428">
                  <c:v>-5.201184</c:v>
                </c:pt>
                <c:pt idx="429">
                  <c:v>-10.783796</c:v>
                </c:pt>
                <c:pt idx="430">
                  <c:v>-5.704918</c:v>
                </c:pt>
                <c:pt idx="431">
                  <c:v>-11.433597</c:v>
                </c:pt>
                <c:pt idx="432">
                  <c:v>-6.219936</c:v>
                </c:pt>
                <c:pt idx="433">
                  <c:v>-12.989769</c:v>
                </c:pt>
                <c:pt idx="434">
                  <c:v>-7.062981</c:v>
                </c:pt>
                <c:pt idx="435">
                  <c:v>-13.978925</c:v>
                </c:pt>
                <c:pt idx="436">
                  <c:v>-6.188728</c:v>
                </c:pt>
                <c:pt idx="437">
                  <c:v>-11.518001</c:v>
                </c:pt>
                <c:pt idx="438">
                  <c:v>-4.712199</c:v>
                </c:pt>
                <c:pt idx="439">
                  <c:v>-8.826948</c:v>
                </c:pt>
                <c:pt idx="440">
                  <c:v>-3.169598</c:v>
                </c:pt>
                <c:pt idx="441">
                  <c:v>-5.74905</c:v>
                </c:pt>
                <c:pt idx="442">
                  <c:v>-2.296531</c:v>
                </c:pt>
                <c:pt idx="443">
                  <c:v>-4.405946</c:v>
                </c:pt>
                <c:pt idx="444">
                  <c:v>-1.593792</c:v>
                </c:pt>
                <c:pt idx="445">
                  <c:v>-2.826435</c:v>
                </c:pt>
                <c:pt idx="446">
                  <c:v>-1.197487</c:v>
                </c:pt>
                <c:pt idx="447">
                  <c:v>-2.28147</c:v>
                </c:pt>
                <c:pt idx="448">
                  <c:v>-0.868496</c:v>
                </c:pt>
                <c:pt idx="449">
                  <c:v>-1.472302</c:v>
                </c:pt>
                <c:pt idx="450">
                  <c:v>-0.214613</c:v>
                </c:pt>
                <c:pt idx="451">
                  <c:v>-0.183105</c:v>
                </c:pt>
                <c:pt idx="452">
                  <c:v>0.008886</c:v>
                </c:pt>
                <c:pt idx="453">
                  <c:v>-0.098283</c:v>
                </c:pt>
                <c:pt idx="454">
                  <c:v>-0.158174</c:v>
                </c:pt>
                <c:pt idx="455">
                  <c:v>-0.280053</c:v>
                </c:pt>
                <c:pt idx="456">
                  <c:v>0.048526</c:v>
                </c:pt>
                <c:pt idx="457">
                  <c:v>0.125861</c:v>
                </c:pt>
                <c:pt idx="458">
                  <c:v>0.01361</c:v>
                </c:pt>
                <c:pt idx="459">
                  <c:v>-0.038708</c:v>
                </c:pt>
                <c:pt idx="460">
                  <c:v>0.009462</c:v>
                </c:pt>
                <c:pt idx="461">
                  <c:v>0.143471</c:v>
                </c:pt>
                <c:pt idx="462">
                  <c:v>0.171259</c:v>
                </c:pt>
                <c:pt idx="463">
                  <c:v>0.245631</c:v>
                </c:pt>
                <c:pt idx="464">
                  <c:v>0.003037</c:v>
                </c:pt>
                <c:pt idx="465">
                  <c:v>0.013471</c:v>
                </c:pt>
                <c:pt idx="466">
                  <c:v>0.092409</c:v>
                </c:pt>
                <c:pt idx="467">
                  <c:v>0.268038</c:v>
                </c:pt>
                <c:pt idx="468">
                  <c:v>0.037279</c:v>
                </c:pt>
                <c:pt idx="469">
                  <c:v>-0.17372</c:v>
                </c:pt>
                <c:pt idx="470">
                  <c:v>-0.022314</c:v>
                </c:pt>
                <c:pt idx="471">
                  <c:v>0.084577</c:v>
                </c:pt>
                <c:pt idx="472">
                  <c:v>0.006794</c:v>
                </c:pt>
                <c:pt idx="473">
                  <c:v>-0.136718</c:v>
                </c:pt>
                <c:pt idx="474">
                  <c:v>-0.103073</c:v>
                </c:pt>
                <c:pt idx="475">
                  <c:v>-0.265698</c:v>
                </c:pt>
                <c:pt idx="476">
                  <c:v>-0.165909</c:v>
                </c:pt>
                <c:pt idx="477">
                  <c:v>-0.269118</c:v>
                </c:pt>
                <c:pt idx="478">
                  <c:v>-0.075522</c:v>
                </c:pt>
                <c:pt idx="479">
                  <c:v>-0.165864</c:v>
                </c:pt>
                <c:pt idx="480">
                  <c:v>-0.099887</c:v>
                </c:pt>
                <c:pt idx="481">
                  <c:v>-0.200964</c:v>
                </c:pt>
                <c:pt idx="482">
                  <c:v>-0.01381</c:v>
                </c:pt>
                <c:pt idx="483">
                  <c:v>-0.003116</c:v>
                </c:pt>
                <c:pt idx="484">
                  <c:v>-0.083055</c:v>
                </c:pt>
                <c:pt idx="485">
                  <c:v>-0.148052</c:v>
                </c:pt>
                <c:pt idx="486">
                  <c:v>-0.040466</c:v>
                </c:pt>
                <c:pt idx="487">
                  <c:v>-0.082974</c:v>
                </c:pt>
                <c:pt idx="488">
                  <c:v>-0.039401</c:v>
                </c:pt>
                <c:pt idx="489">
                  <c:v>-0.033089</c:v>
                </c:pt>
                <c:pt idx="490">
                  <c:v>-0.01068</c:v>
                </c:pt>
                <c:pt idx="491">
                  <c:v>-0.060727</c:v>
                </c:pt>
                <c:pt idx="492">
                  <c:v>-0.048948</c:v>
                </c:pt>
                <c:pt idx="493">
                  <c:v>-0.101204</c:v>
                </c:pt>
                <c:pt idx="494">
                  <c:v>-0.045946</c:v>
                </c:pt>
                <c:pt idx="495">
                  <c:v>-0.107836</c:v>
                </c:pt>
                <c:pt idx="496">
                  <c:v>-0.104477</c:v>
                </c:pt>
                <c:pt idx="497">
                  <c:v>-0.176927</c:v>
                </c:pt>
                <c:pt idx="498">
                  <c:v>-0.075654</c:v>
                </c:pt>
                <c:pt idx="499">
                  <c:v>-0.133203</c:v>
                </c:pt>
                <c:pt idx="500">
                  <c:v>-0.019151</c:v>
                </c:pt>
                <c:pt idx="501">
                  <c:v>-0.063861</c:v>
                </c:pt>
                <c:pt idx="502">
                  <c:v>-0.06076</c:v>
                </c:pt>
                <c:pt idx="503">
                  <c:v>-0.024629</c:v>
                </c:pt>
                <c:pt idx="504">
                  <c:v>0.069046</c:v>
                </c:pt>
                <c:pt idx="505">
                  <c:v>0.081793</c:v>
                </c:pt>
                <c:pt idx="506">
                  <c:v>1.7e-5</c:v>
                </c:pt>
                <c:pt idx="507">
                  <c:v>-0.060659</c:v>
                </c:pt>
                <c:pt idx="508">
                  <c:v>-0.056399</c:v>
                </c:pt>
                <c:pt idx="509">
                  <c:v>-0.026518</c:v>
                </c:pt>
                <c:pt idx="510">
                  <c:v>0.066046</c:v>
                </c:pt>
                <c:pt idx="511">
                  <c:v>0.052161</c:v>
                </c:pt>
                <c:pt idx="512">
                  <c:v>-0.026639</c:v>
                </c:pt>
                <c:pt idx="513">
                  <c:v>-0.023446</c:v>
                </c:pt>
                <c:pt idx="514">
                  <c:v>-0.012826</c:v>
                </c:pt>
                <c:pt idx="515">
                  <c:v>0.004159</c:v>
                </c:pt>
                <c:pt idx="516">
                  <c:v>0.045745</c:v>
                </c:pt>
                <c:pt idx="517">
                  <c:v>0.053152</c:v>
                </c:pt>
                <c:pt idx="518">
                  <c:v>0.026641</c:v>
                </c:pt>
                <c:pt idx="519">
                  <c:v>0.014928</c:v>
                </c:pt>
                <c:pt idx="520">
                  <c:v>-0.077698</c:v>
                </c:pt>
                <c:pt idx="521">
                  <c:v>-0.095651</c:v>
                </c:pt>
                <c:pt idx="522">
                  <c:v>0.061907</c:v>
                </c:pt>
                <c:pt idx="523">
                  <c:v>0.073672</c:v>
                </c:pt>
                <c:pt idx="524">
                  <c:v>-0.035125</c:v>
                </c:pt>
                <c:pt idx="525">
                  <c:v>-0.041511</c:v>
                </c:pt>
                <c:pt idx="526">
                  <c:v>0.01905</c:v>
                </c:pt>
                <c:pt idx="527">
                  <c:v>0.106169</c:v>
                </c:pt>
                <c:pt idx="528">
                  <c:v>0.077613</c:v>
                </c:pt>
                <c:pt idx="529">
                  <c:v>0.150973</c:v>
                </c:pt>
                <c:pt idx="530">
                  <c:v>0.107437</c:v>
                </c:pt>
                <c:pt idx="531">
                  <c:v>0.183142</c:v>
                </c:pt>
                <c:pt idx="532">
                  <c:v>-0.030881</c:v>
                </c:pt>
                <c:pt idx="533">
                  <c:v>-0.138432</c:v>
                </c:pt>
                <c:pt idx="534">
                  <c:v>-0.169294</c:v>
                </c:pt>
                <c:pt idx="535">
                  <c:v>-0.272691</c:v>
                </c:pt>
                <c:pt idx="536">
                  <c:v>-0.023579</c:v>
                </c:pt>
                <c:pt idx="537">
                  <c:v>0.009329</c:v>
                </c:pt>
                <c:pt idx="538">
                  <c:v>-0.001098</c:v>
                </c:pt>
                <c:pt idx="539">
                  <c:v>-0.018153</c:v>
                </c:pt>
                <c:pt idx="540">
                  <c:v>0.075644</c:v>
                </c:pt>
                <c:pt idx="541">
                  <c:v>0.256816</c:v>
                </c:pt>
                <c:pt idx="542">
                  <c:v>0.086333</c:v>
                </c:pt>
                <c:pt idx="543">
                  <c:v>0.00642799999999999</c:v>
                </c:pt>
                <c:pt idx="544">
                  <c:v>-0.063949</c:v>
                </c:pt>
                <c:pt idx="545">
                  <c:v>-0.167221</c:v>
                </c:pt>
                <c:pt idx="546">
                  <c:v>-0.100048</c:v>
                </c:pt>
                <c:pt idx="547">
                  <c:v>-0.083984</c:v>
                </c:pt>
                <c:pt idx="548">
                  <c:v>0.003292</c:v>
                </c:pt>
                <c:pt idx="549">
                  <c:v>-0.122246</c:v>
                </c:pt>
                <c:pt idx="550">
                  <c:v>-0.039297</c:v>
                </c:pt>
                <c:pt idx="551">
                  <c:v>-0.107378</c:v>
                </c:pt>
                <c:pt idx="552">
                  <c:v>-0.012649</c:v>
                </c:pt>
                <c:pt idx="553">
                  <c:v>0.098212</c:v>
                </c:pt>
                <c:pt idx="554">
                  <c:v>0.043707</c:v>
                </c:pt>
                <c:pt idx="555">
                  <c:v>-0.009405</c:v>
                </c:pt>
                <c:pt idx="556">
                  <c:v>-0.043464</c:v>
                </c:pt>
                <c:pt idx="557">
                  <c:v>-0.069868</c:v>
                </c:pt>
                <c:pt idx="558">
                  <c:v>-0.050884</c:v>
                </c:pt>
                <c:pt idx="559">
                  <c:v>-0.027279</c:v>
                </c:pt>
                <c:pt idx="560">
                  <c:v>0.049179</c:v>
                </c:pt>
                <c:pt idx="561">
                  <c:v>0.035617</c:v>
                </c:pt>
                <c:pt idx="562">
                  <c:v>0.000314</c:v>
                </c:pt>
                <c:pt idx="563">
                  <c:v>0.036785</c:v>
                </c:pt>
                <c:pt idx="564">
                  <c:v>0.025815</c:v>
                </c:pt>
                <c:pt idx="565">
                  <c:v>0.050598</c:v>
                </c:pt>
                <c:pt idx="566">
                  <c:v>0.07057</c:v>
                </c:pt>
                <c:pt idx="567">
                  <c:v>-0.002622</c:v>
                </c:pt>
                <c:pt idx="568">
                  <c:v>-0.199855</c:v>
                </c:pt>
                <c:pt idx="569">
                  <c:v>-0.232469</c:v>
                </c:pt>
                <c:pt idx="570">
                  <c:v>0.011917</c:v>
                </c:pt>
                <c:pt idx="571">
                  <c:v>0.050509</c:v>
                </c:pt>
                <c:pt idx="572">
                  <c:v>0.101357</c:v>
                </c:pt>
                <c:pt idx="573">
                  <c:v>0.282495</c:v>
                </c:pt>
                <c:pt idx="574">
                  <c:v>0.124604</c:v>
                </c:pt>
                <c:pt idx="575">
                  <c:v>0.088339</c:v>
                </c:pt>
                <c:pt idx="576">
                  <c:v>-0.215267</c:v>
                </c:pt>
                <c:pt idx="577">
                  <c:v>-0.283586</c:v>
                </c:pt>
                <c:pt idx="578">
                  <c:v>0.026528</c:v>
                </c:pt>
                <c:pt idx="579">
                  <c:v>-0.038509</c:v>
                </c:pt>
                <c:pt idx="580">
                  <c:v>-0.030963</c:v>
                </c:pt>
                <c:pt idx="581">
                  <c:v>0.035031</c:v>
                </c:pt>
                <c:pt idx="582">
                  <c:v>0.080837</c:v>
                </c:pt>
                <c:pt idx="583">
                  <c:v>0.151985</c:v>
                </c:pt>
                <c:pt idx="584">
                  <c:v>-0.056598</c:v>
                </c:pt>
                <c:pt idx="585">
                  <c:v>-0.055601</c:v>
                </c:pt>
                <c:pt idx="586">
                  <c:v>0.08951</c:v>
                </c:pt>
                <c:pt idx="587">
                  <c:v>0.033107</c:v>
                </c:pt>
                <c:pt idx="588">
                  <c:v>-0.151427</c:v>
                </c:pt>
                <c:pt idx="589">
                  <c:v>-0.303963</c:v>
                </c:pt>
                <c:pt idx="590">
                  <c:v>-0.115238</c:v>
                </c:pt>
                <c:pt idx="591">
                  <c:v>-0.169813</c:v>
                </c:pt>
                <c:pt idx="592">
                  <c:v>-0.029196</c:v>
                </c:pt>
                <c:pt idx="593">
                  <c:v>0.148351</c:v>
                </c:pt>
                <c:pt idx="594">
                  <c:v>0.470644</c:v>
                </c:pt>
                <c:pt idx="595">
                  <c:v>0.859386</c:v>
                </c:pt>
                <c:pt idx="596">
                  <c:v>0.014913</c:v>
                </c:pt>
                <c:pt idx="597">
                  <c:v>-0.133073</c:v>
                </c:pt>
                <c:pt idx="598">
                  <c:v>-0.058539</c:v>
                </c:pt>
                <c:pt idx="599">
                  <c:v>0.004324</c:v>
                </c:pt>
                <c:pt idx="600">
                  <c:v>0.290828</c:v>
                </c:pt>
                <c:pt idx="601">
                  <c:v>0.818127</c:v>
                </c:pt>
                <c:pt idx="602">
                  <c:v>0.559259</c:v>
                </c:pt>
                <c:pt idx="603">
                  <c:v>0.884286</c:v>
                </c:pt>
                <c:pt idx="604">
                  <c:v>0.089559</c:v>
                </c:pt>
                <c:pt idx="605">
                  <c:v>0.262524</c:v>
                </c:pt>
                <c:pt idx="606">
                  <c:v>0.55557</c:v>
                </c:pt>
                <c:pt idx="607">
                  <c:v>1.203455</c:v>
                </c:pt>
                <c:pt idx="608">
                  <c:v>0.359872</c:v>
                </c:pt>
                <c:pt idx="609">
                  <c:v>0.565249</c:v>
                </c:pt>
                <c:pt idx="610">
                  <c:v>0.274744</c:v>
                </c:pt>
                <c:pt idx="611">
                  <c:v>0.730527</c:v>
                </c:pt>
                <c:pt idx="612">
                  <c:v>0.512037</c:v>
                </c:pt>
                <c:pt idx="613">
                  <c:v>1.054801</c:v>
                </c:pt>
              </c:numCache>
            </c:numRef>
          </c:val>
          <c:smooth val="0"/>
        </c:ser>
        <c:ser>
          <c:idx val="2"/>
          <c:order val="2"/>
          <c:tx>
            <c:strRef>
              <c:f>'[fusion test.xlsx]Sheet1'!$H$1</c:f>
              <c:strCache>
                <c:ptCount val="1"/>
                <c:pt idx="0">
                  <c:v>Z_gyro</c:v>
                </c:pt>
              </c:strCache>
            </c:strRef>
          </c:tx>
          <c:spPr>
            <a:ln w="28575" cap="rnd">
              <a:solidFill>
                <a:schemeClr val="accent3"/>
              </a:solidFill>
              <a:round/>
            </a:ln>
            <a:effectLst/>
          </c:spPr>
          <c:marker>
            <c:symbol val="none"/>
          </c:marker>
          <c:dLbls>
            <c:delete val="1"/>
          </c:dLbls>
          <c:val>
            <c:numRef>
              <c:f>'[fusion test.xlsx]Sheet1'!$H$2:$H$691</c:f>
              <c:numCache>
                <c:formatCode>General</c:formatCode>
                <c:ptCount val="690"/>
                <c:pt idx="0">
                  <c:v>0.02546</c:v>
                </c:pt>
                <c:pt idx="1">
                  <c:v>0.059873</c:v>
                </c:pt>
                <c:pt idx="2">
                  <c:v>0.024125</c:v>
                </c:pt>
                <c:pt idx="3">
                  <c:v>0.015586</c:v>
                </c:pt>
                <c:pt idx="4">
                  <c:v>0.088746</c:v>
                </c:pt>
                <c:pt idx="5">
                  <c:v>0.294924</c:v>
                </c:pt>
                <c:pt idx="6">
                  <c:v>0.179593</c:v>
                </c:pt>
                <c:pt idx="7">
                  <c:v>0.218438</c:v>
                </c:pt>
                <c:pt idx="8">
                  <c:v>-0.027301</c:v>
                </c:pt>
                <c:pt idx="9">
                  <c:v>-0.011256</c:v>
                </c:pt>
                <c:pt idx="10">
                  <c:v>0.097365</c:v>
                </c:pt>
                <c:pt idx="11">
                  <c:v>0.328295</c:v>
                </c:pt>
                <c:pt idx="12">
                  <c:v>0.247108</c:v>
                </c:pt>
                <c:pt idx="13">
                  <c:v>0.329135</c:v>
                </c:pt>
                <c:pt idx="14">
                  <c:v>0.056973</c:v>
                </c:pt>
                <c:pt idx="15">
                  <c:v>0.20438</c:v>
                </c:pt>
                <c:pt idx="16">
                  <c:v>0.246461</c:v>
                </c:pt>
                <c:pt idx="17">
                  <c:v>0.412473</c:v>
                </c:pt>
                <c:pt idx="18">
                  <c:v>-0.026615</c:v>
                </c:pt>
                <c:pt idx="19">
                  <c:v>-0.124643</c:v>
                </c:pt>
                <c:pt idx="20">
                  <c:v>0.055105</c:v>
                </c:pt>
                <c:pt idx="21">
                  <c:v>0.307614</c:v>
                </c:pt>
                <c:pt idx="22">
                  <c:v>0.210298</c:v>
                </c:pt>
                <c:pt idx="23">
                  <c:v>0.28345</c:v>
                </c:pt>
                <c:pt idx="24">
                  <c:v>0.082117</c:v>
                </c:pt>
                <c:pt idx="25">
                  <c:v>0.468762</c:v>
                </c:pt>
                <c:pt idx="26">
                  <c:v>0.642416</c:v>
                </c:pt>
                <c:pt idx="27">
                  <c:v>1.251969</c:v>
                </c:pt>
                <c:pt idx="28">
                  <c:v>0.512227</c:v>
                </c:pt>
                <c:pt idx="29">
                  <c:v>1.146691</c:v>
                </c:pt>
                <c:pt idx="30">
                  <c:v>0.916733</c:v>
                </c:pt>
                <c:pt idx="31">
                  <c:v>1.949396</c:v>
                </c:pt>
                <c:pt idx="32">
                  <c:v>1.000111</c:v>
                </c:pt>
                <c:pt idx="33">
                  <c:v>2.095728</c:v>
                </c:pt>
                <c:pt idx="34">
                  <c:v>1.390861</c:v>
                </c:pt>
                <c:pt idx="35">
                  <c:v>3.022654</c:v>
                </c:pt>
                <c:pt idx="36">
                  <c:v>1.795225</c:v>
                </c:pt>
                <c:pt idx="37">
                  <c:v>3.599871</c:v>
                </c:pt>
                <c:pt idx="38">
                  <c:v>1.824853</c:v>
                </c:pt>
                <c:pt idx="39">
                  <c:v>3.801131</c:v>
                </c:pt>
                <c:pt idx="40">
                  <c:v>2.249492</c:v>
                </c:pt>
                <c:pt idx="41">
                  <c:v>5.056289</c:v>
                </c:pt>
                <c:pt idx="42">
                  <c:v>3.101012</c:v>
                </c:pt>
                <c:pt idx="43">
                  <c:v>6.30005</c:v>
                </c:pt>
                <c:pt idx="44">
                  <c:v>3.283592</c:v>
                </c:pt>
                <c:pt idx="45">
                  <c:v>6.526439</c:v>
                </c:pt>
                <c:pt idx="46">
                  <c:v>3.215179</c:v>
                </c:pt>
                <c:pt idx="47">
                  <c:v>6.409826</c:v>
                </c:pt>
                <c:pt idx="48">
                  <c:v>3.161736</c:v>
                </c:pt>
                <c:pt idx="49">
                  <c:v>6.406919</c:v>
                </c:pt>
                <c:pt idx="50">
                  <c:v>3.551905</c:v>
                </c:pt>
                <c:pt idx="51">
                  <c:v>6.831918</c:v>
                </c:pt>
                <c:pt idx="52">
                  <c:v>3.015485</c:v>
                </c:pt>
                <c:pt idx="53">
                  <c:v>5.67295</c:v>
                </c:pt>
                <c:pt idx="54">
                  <c:v>2.49004</c:v>
                </c:pt>
                <c:pt idx="55">
                  <c:v>5.300731</c:v>
                </c:pt>
                <c:pt idx="56">
                  <c:v>2.986026</c:v>
                </c:pt>
                <c:pt idx="57">
                  <c:v>5.848855</c:v>
                </c:pt>
                <c:pt idx="58">
                  <c:v>2.848142</c:v>
                </c:pt>
                <c:pt idx="59">
                  <c:v>5.758304</c:v>
                </c:pt>
                <c:pt idx="60">
                  <c:v>3.091345</c:v>
                </c:pt>
                <c:pt idx="61">
                  <c:v>6.568385</c:v>
                </c:pt>
                <c:pt idx="62">
                  <c:v>3.244113</c:v>
                </c:pt>
                <c:pt idx="63">
                  <c:v>5.671402</c:v>
                </c:pt>
                <c:pt idx="64">
                  <c:v>1.531964</c:v>
                </c:pt>
                <c:pt idx="65">
                  <c:v>2.58207</c:v>
                </c:pt>
                <c:pt idx="66">
                  <c:v>1.592544</c:v>
                </c:pt>
                <c:pt idx="67">
                  <c:v>3.534718</c:v>
                </c:pt>
                <c:pt idx="68">
                  <c:v>1.513557</c:v>
                </c:pt>
                <c:pt idx="69">
                  <c:v>2.819148</c:v>
                </c:pt>
                <c:pt idx="70">
                  <c:v>1.034863</c:v>
                </c:pt>
                <c:pt idx="71">
                  <c:v>2.16997</c:v>
                </c:pt>
                <c:pt idx="72">
                  <c:v>1.289863</c:v>
                </c:pt>
                <c:pt idx="73">
                  <c:v>2.613182</c:v>
                </c:pt>
                <c:pt idx="74">
                  <c:v>0.94773</c:v>
                </c:pt>
                <c:pt idx="75">
                  <c:v>1.78679</c:v>
                </c:pt>
                <c:pt idx="76">
                  <c:v>1.110412</c:v>
                </c:pt>
                <c:pt idx="77">
                  <c:v>2.52332</c:v>
                </c:pt>
                <c:pt idx="78">
                  <c:v>1.624522</c:v>
                </c:pt>
                <c:pt idx="79">
                  <c:v>3.325292</c:v>
                </c:pt>
                <c:pt idx="80">
                  <c:v>1.688688</c:v>
                </c:pt>
                <c:pt idx="81">
                  <c:v>3.225655</c:v>
                </c:pt>
                <c:pt idx="82">
                  <c:v>1.546215</c:v>
                </c:pt>
                <c:pt idx="83">
                  <c:v>3.182319</c:v>
                </c:pt>
                <c:pt idx="84">
                  <c:v>1.480805</c:v>
                </c:pt>
                <c:pt idx="85">
                  <c:v>2.671131</c:v>
                </c:pt>
                <c:pt idx="86">
                  <c:v>0.93801</c:v>
                </c:pt>
                <c:pt idx="87">
                  <c:v>1.54326</c:v>
                </c:pt>
                <c:pt idx="88">
                  <c:v>0.292404</c:v>
                </c:pt>
                <c:pt idx="89">
                  <c:v>0.454819</c:v>
                </c:pt>
                <c:pt idx="90">
                  <c:v>0.197906</c:v>
                </c:pt>
                <c:pt idx="91">
                  <c:v>0.472173</c:v>
                </c:pt>
                <c:pt idx="92">
                  <c:v>0.282153</c:v>
                </c:pt>
                <c:pt idx="93">
                  <c:v>0.463549</c:v>
                </c:pt>
                <c:pt idx="94">
                  <c:v>-0.006073</c:v>
                </c:pt>
                <c:pt idx="95">
                  <c:v>-0.135833</c:v>
                </c:pt>
                <c:pt idx="96">
                  <c:v>-0.031866</c:v>
                </c:pt>
                <c:pt idx="97">
                  <c:v>0.158261</c:v>
                </c:pt>
                <c:pt idx="98">
                  <c:v>0.215749</c:v>
                </c:pt>
                <c:pt idx="99">
                  <c:v>0.155277</c:v>
                </c:pt>
                <c:pt idx="100">
                  <c:v>-0.359438</c:v>
                </c:pt>
                <c:pt idx="101">
                  <c:v>-0.889387</c:v>
                </c:pt>
                <c:pt idx="102">
                  <c:v>-0.653676</c:v>
                </c:pt>
                <c:pt idx="103">
                  <c:v>-1.456376</c:v>
                </c:pt>
                <c:pt idx="104">
                  <c:v>-1.04249</c:v>
                </c:pt>
                <c:pt idx="105">
                  <c:v>-2.34104</c:v>
                </c:pt>
                <c:pt idx="106">
                  <c:v>-1.524524</c:v>
                </c:pt>
                <c:pt idx="107">
                  <c:v>-3.083801</c:v>
                </c:pt>
                <c:pt idx="108">
                  <c:v>-1.503046</c:v>
                </c:pt>
                <c:pt idx="109">
                  <c:v>-3.189994</c:v>
                </c:pt>
                <c:pt idx="110">
                  <c:v>-1.802726</c:v>
                </c:pt>
                <c:pt idx="111">
                  <c:v>-3.654859</c:v>
                </c:pt>
                <c:pt idx="112">
                  <c:v>-2.013054</c:v>
                </c:pt>
                <c:pt idx="113">
                  <c:v>-4.323315</c:v>
                </c:pt>
                <c:pt idx="114">
                  <c:v>-2.457353</c:v>
                </c:pt>
                <c:pt idx="115">
                  <c:v>-4.771428</c:v>
                </c:pt>
                <c:pt idx="116">
                  <c:v>-2.208191</c:v>
                </c:pt>
                <c:pt idx="117">
                  <c:v>-4.441322</c:v>
                </c:pt>
                <c:pt idx="118">
                  <c:v>-2.099038</c:v>
                </c:pt>
                <c:pt idx="119">
                  <c:v>-3.777552</c:v>
                </c:pt>
                <c:pt idx="120">
                  <c:v>-1.126045</c:v>
                </c:pt>
                <c:pt idx="121">
                  <c:v>-1.802567</c:v>
                </c:pt>
                <c:pt idx="122">
                  <c:v>-0.5273</c:v>
                </c:pt>
                <c:pt idx="123">
                  <c:v>-1.403933</c:v>
                </c:pt>
                <c:pt idx="124">
                  <c:v>-1.112088</c:v>
                </c:pt>
                <c:pt idx="125">
                  <c:v>-1.813632</c:v>
                </c:pt>
                <c:pt idx="126">
                  <c:v>-0.299099</c:v>
                </c:pt>
                <c:pt idx="127">
                  <c:v>-0.494352</c:v>
                </c:pt>
                <c:pt idx="128">
                  <c:v>-0.140144</c:v>
                </c:pt>
                <c:pt idx="129">
                  <c:v>-0.250574</c:v>
                </c:pt>
                <c:pt idx="130">
                  <c:v>-0.070793</c:v>
                </c:pt>
                <c:pt idx="131">
                  <c:v>-0.063272</c:v>
                </c:pt>
                <c:pt idx="132">
                  <c:v>0.337182</c:v>
                </c:pt>
                <c:pt idx="133">
                  <c:v>1.033405</c:v>
                </c:pt>
                <c:pt idx="134">
                  <c:v>0.958859</c:v>
                </c:pt>
                <c:pt idx="135">
                  <c:v>2.07154</c:v>
                </c:pt>
                <c:pt idx="136">
                  <c:v>1.556881</c:v>
                </c:pt>
                <c:pt idx="137">
                  <c:v>3.686395</c:v>
                </c:pt>
                <c:pt idx="138">
                  <c:v>2.363965</c:v>
                </c:pt>
                <c:pt idx="139">
                  <c:v>4.716686</c:v>
                </c:pt>
                <c:pt idx="140">
                  <c:v>2.340329</c:v>
                </c:pt>
                <c:pt idx="141">
                  <c:v>5.150333</c:v>
                </c:pt>
                <c:pt idx="142">
                  <c:v>4.293765</c:v>
                </c:pt>
                <c:pt idx="143">
                  <c:v>9.858202</c:v>
                </c:pt>
                <c:pt idx="144">
                  <c:v>6.003489</c:v>
                </c:pt>
                <c:pt idx="145">
                  <c:v>11.897107</c:v>
                </c:pt>
                <c:pt idx="146">
                  <c:v>5.750341</c:v>
                </c:pt>
                <c:pt idx="147">
                  <c:v>11.107117</c:v>
                </c:pt>
                <c:pt idx="148">
                  <c:v>4.661669</c:v>
                </c:pt>
                <c:pt idx="149">
                  <c:v>8.651238</c:v>
                </c:pt>
                <c:pt idx="150">
                  <c:v>3.514714</c:v>
                </c:pt>
                <c:pt idx="151">
                  <c:v>6.778115</c:v>
                </c:pt>
                <c:pt idx="152">
                  <c:v>3.097747</c:v>
                </c:pt>
                <c:pt idx="153">
                  <c:v>5.89731</c:v>
                </c:pt>
                <c:pt idx="154">
                  <c:v>2.313323</c:v>
                </c:pt>
                <c:pt idx="155">
                  <c:v>4.225854</c:v>
                </c:pt>
                <c:pt idx="156">
                  <c:v>1.642707</c:v>
                </c:pt>
                <c:pt idx="157">
                  <c:v>3.005861</c:v>
                </c:pt>
                <c:pt idx="158">
                  <c:v>0.846497</c:v>
                </c:pt>
                <c:pt idx="159">
                  <c:v>0.952965</c:v>
                </c:pt>
                <c:pt idx="160">
                  <c:v>-0.727558</c:v>
                </c:pt>
                <c:pt idx="161">
                  <c:v>-2.21188</c:v>
                </c:pt>
                <c:pt idx="162">
                  <c:v>-2.0433</c:v>
                </c:pt>
                <c:pt idx="163">
                  <c:v>-4.216573</c:v>
                </c:pt>
                <c:pt idx="164">
                  <c:v>-1.993683</c:v>
                </c:pt>
                <c:pt idx="165">
                  <c:v>-4.060644</c:v>
                </c:pt>
                <c:pt idx="166">
                  <c:v>-2.188907</c:v>
                </c:pt>
                <c:pt idx="167">
                  <c:v>-4.619997</c:v>
                </c:pt>
                <c:pt idx="168">
                  <c:v>-2.606109</c:v>
                </c:pt>
                <c:pt idx="169">
                  <c:v>-5.491681</c:v>
                </c:pt>
                <c:pt idx="170">
                  <c:v>-3.028879</c:v>
                </c:pt>
                <c:pt idx="171">
                  <c:v>-5.986722</c:v>
                </c:pt>
                <c:pt idx="172">
                  <c:v>-2.725695</c:v>
                </c:pt>
                <c:pt idx="173">
                  <c:v>-5.172982</c:v>
                </c:pt>
                <c:pt idx="174">
                  <c:v>-2.260833</c:v>
                </c:pt>
                <c:pt idx="175">
                  <c:v>-4.558707</c:v>
                </c:pt>
                <c:pt idx="176">
                  <c:v>-2.435964</c:v>
                </c:pt>
                <c:pt idx="177">
                  <c:v>-4.993731</c:v>
                </c:pt>
                <c:pt idx="178">
                  <c:v>-2.649835</c:v>
                </c:pt>
                <c:pt idx="179">
                  <c:v>-5.347885</c:v>
                </c:pt>
                <c:pt idx="180">
                  <c:v>-2.816032</c:v>
                </c:pt>
                <c:pt idx="181">
                  <c:v>-5.655552</c:v>
                </c:pt>
                <c:pt idx="182">
                  <c:v>-2.641006</c:v>
                </c:pt>
                <c:pt idx="183">
                  <c:v>-4.975487</c:v>
                </c:pt>
                <c:pt idx="184">
                  <c:v>-2.046865</c:v>
                </c:pt>
                <c:pt idx="185">
                  <c:v>-3.804756</c:v>
                </c:pt>
                <c:pt idx="186">
                  <c:v>-1.474541</c:v>
                </c:pt>
                <c:pt idx="187">
                  <c:v>-2.59835</c:v>
                </c:pt>
                <c:pt idx="188">
                  <c:v>-0.671234</c:v>
                </c:pt>
                <c:pt idx="189">
                  <c:v>-0.841019</c:v>
                </c:pt>
                <c:pt idx="190">
                  <c:v>0.000622</c:v>
                </c:pt>
                <c:pt idx="191">
                  <c:v>-0.165141</c:v>
                </c:pt>
                <c:pt idx="192">
                  <c:v>-0.143924</c:v>
                </c:pt>
                <c:pt idx="193">
                  <c:v>-0.12963</c:v>
                </c:pt>
                <c:pt idx="194">
                  <c:v>0.381265</c:v>
                </c:pt>
                <c:pt idx="195">
                  <c:v>1.173526</c:v>
                </c:pt>
                <c:pt idx="196">
                  <c:v>0.947345</c:v>
                </c:pt>
                <c:pt idx="197">
                  <c:v>2.058221</c:v>
                </c:pt>
                <c:pt idx="198">
                  <c:v>1.314434</c:v>
                </c:pt>
                <c:pt idx="199">
                  <c:v>3.291851</c:v>
                </c:pt>
                <c:pt idx="200">
                  <c:v>2.517125</c:v>
                </c:pt>
                <c:pt idx="201">
                  <c:v>5.361662</c:v>
                </c:pt>
                <c:pt idx="202">
                  <c:v>3.293045</c:v>
                </c:pt>
                <c:pt idx="203">
                  <c:v>6.879984</c:v>
                </c:pt>
                <c:pt idx="204">
                  <c:v>3.393168</c:v>
                </c:pt>
                <c:pt idx="205">
                  <c:v>6.676651</c:v>
                </c:pt>
                <c:pt idx="206">
                  <c:v>3.404625</c:v>
                </c:pt>
                <c:pt idx="207">
                  <c:v>6.747753</c:v>
                </c:pt>
                <c:pt idx="208">
                  <c:v>3.034211</c:v>
                </c:pt>
                <c:pt idx="209">
                  <c:v>5.514096</c:v>
                </c:pt>
                <c:pt idx="210">
                  <c:v>2.277186</c:v>
                </c:pt>
                <c:pt idx="211">
                  <c:v>4.81104</c:v>
                </c:pt>
                <c:pt idx="212">
                  <c:v>2.881719</c:v>
                </c:pt>
                <c:pt idx="213">
                  <c:v>5.808346</c:v>
                </c:pt>
                <c:pt idx="214">
                  <c:v>2.481483</c:v>
                </c:pt>
                <c:pt idx="215">
                  <c:v>4.462079</c:v>
                </c:pt>
                <c:pt idx="216">
                  <c:v>1.578067</c:v>
                </c:pt>
                <c:pt idx="217">
                  <c:v>2.761415</c:v>
                </c:pt>
                <c:pt idx="218">
                  <c:v>0.687219</c:v>
                </c:pt>
                <c:pt idx="219">
                  <c:v>1.077655</c:v>
                </c:pt>
                <c:pt idx="220">
                  <c:v>0.253326</c:v>
                </c:pt>
                <c:pt idx="221">
                  <c:v>0.24425</c:v>
                </c:pt>
                <c:pt idx="222">
                  <c:v>-0.511668</c:v>
                </c:pt>
                <c:pt idx="223">
                  <c:v>-1.532509</c:v>
                </c:pt>
                <c:pt idx="224">
                  <c:v>-1.29538</c:v>
                </c:pt>
                <c:pt idx="225">
                  <c:v>-2.828389</c:v>
                </c:pt>
                <c:pt idx="226">
                  <c:v>-1.859854</c:v>
                </c:pt>
                <c:pt idx="227">
                  <c:v>-4.164642</c:v>
                </c:pt>
                <c:pt idx="228">
                  <c:v>-2.834445</c:v>
                </c:pt>
                <c:pt idx="229">
                  <c:v>-5.820898</c:v>
                </c:pt>
                <c:pt idx="230">
                  <c:v>-2.872828</c:v>
                </c:pt>
                <c:pt idx="231">
                  <c:v>-5.563792</c:v>
                </c:pt>
                <c:pt idx="232">
                  <c:v>-2.548517</c:v>
                </c:pt>
                <c:pt idx="233">
                  <c:v>-5.085515</c:v>
                </c:pt>
                <c:pt idx="234">
                  <c:v>-2.544713</c:v>
                </c:pt>
                <c:pt idx="235">
                  <c:v>-5.244247</c:v>
                </c:pt>
                <c:pt idx="236">
                  <c:v>-2.734264</c:v>
                </c:pt>
                <c:pt idx="237">
                  <c:v>-5.380577</c:v>
                </c:pt>
                <c:pt idx="238">
                  <c:v>-2.160015</c:v>
                </c:pt>
                <c:pt idx="239">
                  <c:v>-3.851044</c:v>
                </c:pt>
                <c:pt idx="240">
                  <c:v>-1.499396</c:v>
                </c:pt>
                <c:pt idx="241">
                  <c:v>-3.108673</c:v>
                </c:pt>
                <c:pt idx="242">
                  <c:v>-1.69509</c:v>
                </c:pt>
                <c:pt idx="243">
                  <c:v>-3.414764</c:v>
                </c:pt>
                <c:pt idx="244">
                  <c:v>-1.703745</c:v>
                </c:pt>
                <c:pt idx="245">
                  <c:v>-3.424476</c:v>
                </c:pt>
                <c:pt idx="246">
                  <c:v>-1.620891</c:v>
                </c:pt>
                <c:pt idx="247">
                  <c:v>-2.857821</c:v>
                </c:pt>
                <c:pt idx="248">
                  <c:v>-0.974771</c:v>
                </c:pt>
                <c:pt idx="249">
                  <c:v>-1.905777</c:v>
                </c:pt>
                <c:pt idx="250">
                  <c:v>-0.929712</c:v>
                </c:pt>
                <c:pt idx="251">
                  <c:v>-1.729461</c:v>
                </c:pt>
                <c:pt idx="252">
                  <c:v>-0.416378</c:v>
                </c:pt>
                <c:pt idx="253">
                  <c:v>-0.583132</c:v>
                </c:pt>
                <c:pt idx="254">
                  <c:v>-0.46384</c:v>
                </c:pt>
                <c:pt idx="255">
                  <c:v>-0.943147</c:v>
                </c:pt>
                <c:pt idx="256">
                  <c:v>0.249468</c:v>
                </c:pt>
                <c:pt idx="257">
                  <c:v>1.166474</c:v>
                </c:pt>
                <c:pt idx="258">
                  <c:v>0.488695</c:v>
                </c:pt>
                <c:pt idx="259">
                  <c:v>0.747414</c:v>
                </c:pt>
                <c:pt idx="260">
                  <c:v>0.982142</c:v>
                </c:pt>
                <c:pt idx="261">
                  <c:v>3.251279</c:v>
                </c:pt>
                <c:pt idx="262">
                  <c:v>2.443248</c:v>
                </c:pt>
                <c:pt idx="263">
                  <c:v>3.594707</c:v>
                </c:pt>
                <c:pt idx="264">
                  <c:v>0.938671</c:v>
                </c:pt>
                <c:pt idx="265">
                  <c:v>2.970313</c:v>
                </c:pt>
                <c:pt idx="266">
                  <c:v>3.711256</c:v>
                </c:pt>
                <c:pt idx="267">
                  <c:v>8.541019</c:v>
                </c:pt>
                <c:pt idx="268">
                  <c:v>4.770001</c:v>
                </c:pt>
                <c:pt idx="269">
                  <c:v>8.855134</c:v>
                </c:pt>
                <c:pt idx="270">
                  <c:v>3.338111</c:v>
                </c:pt>
                <c:pt idx="271">
                  <c:v>6.180996</c:v>
                </c:pt>
                <c:pt idx="272">
                  <c:v>2.537678</c:v>
                </c:pt>
                <c:pt idx="273">
                  <c:v>4.965394</c:v>
                </c:pt>
                <c:pt idx="274">
                  <c:v>2.233006</c:v>
                </c:pt>
                <c:pt idx="275">
                  <c:v>4.214718</c:v>
                </c:pt>
                <c:pt idx="276">
                  <c:v>1.856976</c:v>
                </c:pt>
                <c:pt idx="277">
                  <c:v>3.616027</c:v>
                </c:pt>
                <c:pt idx="278">
                  <c:v>1.687299</c:v>
                </c:pt>
                <c:pt idx="279">
                  <c:v>3.389753</c:v>
                </c:pt>
                <c:pt idx="280">
                  <c:v>1.73241</c:v>
                </c:pt>
                <c:pt idx="281">
                  <c:v>3.149249</c:v>
                </c:pt>
                <c:pt idx="282">
                  <c:v>0.898347</c:v>
                </c:pt>
                <c:pt idx="283">
                  <c:v>1.499005</c:v>
                </c:pt>
                <c:pt idx="284">
                  <c:v>0.562243</c:v>
                </c:pt>
                <c:pt idx="285">
                  <c:v>1.151732</c:v>
                </c:pt>
                <c:pt idx="286">
                  <c:v>0.348472</c:v>
                </c:pt>
                <c:pt idx="287">
                  <c:v>0.361265</c:v>
                </c:pt>
                <c:pt idx="288">
                  <c:v>-0.147728</c:v>
                </c:pt>
                <c:pt idx="289">
                  <c:v>-0.230665</c:v>
                </c:pt>
                <c:pt idx="290">
                  <c:v>-0.103445</c:v>
                </c:pt>
                <c:pt idx="291">
                  <c:v>-0.462225</c:v>
                </c:pt>
                <c:pt idx="292">
                  <c:v>-0.742181</c:v>
                </c:pt>
                <c:pt idx="293">
                  <c:v>-1.889612</c:v>
                </c:pt>
                <c:pt idx="294">
                  <c:v>-1.47569</c:v>
                </c:pt>
                <c:pt idx="295">
                  <c:v>-3.414503</c:v>
                </c:pt>
                <c:pt idx="296">
                  <c:v>-2.592375</c:v>
                </c:pt>
                <c:pt idx="297">
                  <c:v>-5.636994</c:v>
                </c:pt>
                <c:pt idx="298">
                  <c:v>-2.972961</c:v>
                </c:pt>
                <c:pt idx="299">
                  <c:v>-5.758307</c:v>
                </c:pt>
                <c:pt idx="300">
                  <c:v>-2.677789</c:v>
                </c:pt>
                <c:pt idx="301">
                  <c:v>-5.225412</c:v>
                </c:pt>
                <c:pt idx="302">
                  <c:v>-2.281053</c:v>
                </c:pt>
                <c:pt idx="303">
                  <c:v>-4.291016</c:v>
                </c:pt>
                <c:pt idx="304">
                  <c:v>-1.855457</c:v>
                </c:pt>
                <c:pt idx="305">
                  <c:v>-3.722754</c:v>
                </c:pt>
                <c:pt idx="306">
                  <c:v>-2.166147</c:v>
                </c:pt>
                <c:pt idx="307">
                  <c:v>-4.431101</c:v>
                </c:pt>
                <c:pt idx="308">
                  <c:v>-2.151126</c:v>
                </c:pt>
                <c:pt idx="309">
                  <c:v>-4.281429</c:v>
                </c:pt>
                <c:pt idx="310">
                  <c:v>-2.249491</c:v>
                </c:pt>
                <c:pt idx="311">
                  <c:v>-4.392364</c:v>
                </c:pt>
                <c:pt idx="312">
                  <c:v>-1.671334</c:v>
                </c:pt>
                <c:pt idx="313">
                  <c:v>-3.041103</c:v>
                </c:pt>
                <c:pt idx="314">
                  <c:v>-1.211257</c:v>
                </c:pt>
                <c:pt idx="315">
                  <c:v>-2.287017</c:v>
                </c:pt>
                <c:pt idx="316">
                  <c:v>-0.930847</c:v>
                </c:pt>
                <c:pt idx="317">
                  <c:v>-1.647597</c:v>
                </c:pt>
                <c:pt idx="318">
                  <c:v>-0.533592</c:v>
                </c:pt>
                <c:pt idx="319">
                  <c:v>-0.897813</c:v>
                </c:pt>
                <c:pt idx="320">
                  <c:v>-0.186251</c:v>
                </c:pt>
                <c:pt idx="321">
                  <c:v>-0.269343</c:v>
                </c:pt>
                <c:pt idx="322">
                  <c:v>-0.046079</c:v>
                </c:pt>
                <c:pt idx="323">
                  <c:v>0.132948</c:v>
                </c:pt>
                <c:pt idx="324">
                  <c:v>0.491407</c:v>
                </c:pt>
                <c:pt idx="325">
                  <c:v>0.804988</c:v>
                </c:pt>
                <c:pt idx="326">
                  <c:v>0.014655</c:v>
                </c:pt>
                <c:pt idx="327">
                  <c:v>0.255745</c:v>
                </c:pt>
                <c:pt idx="328">
                  <c:v>0.842586</c:v>
                </c:pt>
                <c:pt idx="329">
                  <c:v>2.194138</c:v>
                </c:pt>
                <c:pt idx="330">
                  <c:v>0.752591</c:v>
                </c:pt>
                <c:pt idx="331">
                  <c:v>1.550046</c:v>
                </c:pt>
                <c:pt idx="332">
                  <c:v>1.701253</c:v>
                </c:pt>
                <c:pt idx="333">
                  <c:v>3.599099</c:v>
                </c:pt>
                <c:pt idx="334">
                  <c:v>1.976861</c:v>
                </c:pt>
                <c:pt idx="335">
                  <c:v>4.409366</c:v>
                </c:pt>
                <c:pt idx="336">
                  <c:v>2.646191</c:v>
                </c:pt>
                <c:pt idx="337">
                  <c:v>5.343792</c:v>
                </c:pt>
                <c:pt idx="338">
                  <c:v>2.61803</c:v>
                </c:pt>
                <c:pt idx="339">
                  <c:v>4.672059</c:v>
                </c:pt>
                <c:pt idx="340">
                  <c:v>1.971791</c:v>
                </c:pt>
                <c:pt idx="341">
                  <c:v>4.631588</c:v>
                </c:pt>
                <c:pt idx="342">
                  <c:v>3.191552</c:v>
                </c:pt>
                <c:pt idx="343">
                  <c:v>5.969288</c:v>
                </c:pt>
                <c:pt idx="344">
                  <c:v>1.940997</c:v>
                </c:pt>
                <c:pt idx="345">
                  <c:v>3.345864</c:v>
                </c:pt>
                <c:pt idx="346">
                  <c:v>1.183356</c:v>
                </c:pt>
                <c:pt idx="347">
                  <c:v>2.005838</c:v>
                </c:pt>
                <c:pt idx="348">
                  <c:v>0.450356</c:v>
                </c:pt>
                <c:pt idx="349">
                  <c:v>0.680547</c:v>
                </c:pt>
                <c:pt idx="350">
                  <c:v>0.178874</c:v>
                </c:pt>
                <c:pt idx="351">
                  <c:v>0.349539</c:v>
                </c:pt>
                <c:pt idx="352">
                  <c:v>0.174996</c:v>
                </c:pt>
                <c:pt idx="353">
                  <c:v>0.311685</c:v>
                </c:pt>
                <c:pt idx="354">
                  <c:v>0.129202</c:v>
                </c:pt>
                <c:pt idx="355">
                  <c:v>0.250969</c:v>
                </c:pt>
                <c:pt idx="356">
                  <c:v>0.195026</c:v>
                </c:pt>
                <c:pt idx="357">
                  <c:v>0.535192</c:v>
                </c:pt>
                <c:pt idx="358">
                  <c:v>0.290024</c:v>
                </c:pt>
                <c:pt idx="359">
                  <c:v>0.304601</c:v>
                </c:pt>
                <c:pt idx="360">
                  <c:v>-0.26122</c:v>
                </c:pt>
                <c:pt idx="361">
                  <c:v>-0.989252</c:v>
                </c:pt>
                <c:pt idx="362">
                  <c:v>-1.354537</c:v>
                </c:pt>
                <c:pt idx="363">
                  <c:v>-3.155732</c:v>
                </c:pt>
                <c:pt idx="364">
                  <c:v>-1.952601</c:v>
                </c:pt>
                <c:pt idx="365">
                  <c:v>-3.800439</c:v>
                </c:pt>
                <c:pt idx="366">
                  <c:v>-1.479405</c:v>
                </c:pt>
                <c:pt idx="367">
                  <c:v>-2.618017</c:v>
                </c:pt>
                <c:pt idx="368">
                  <c:v>-1.01663</c:v>
                </c:pt>
                <c:pt idx="369">
                  <c:v>-2.096865</c:v>
                </c:pt>
                <c:pt idx="370">
                  <c:v>-1.472817</c:v>
                </c:pt>
                <c:pt idx="371">
                  <c:v>-3.245144</c:v>
                </c:pt>
                <c:pt idx="372">
                  <c:v>-1.658099</c:v>
                </c:pt>
                <c:pt idx="373">
                  <c:v>-2.996821</c:v>
                </c:pt>
                <c:pt idx="374">
                  <c:v>-1.353676</c:v>
                </c:pt>
                <c:pt idx="375">
                  <c:v>-2.982058</c:v>
                </c:pt>
                <c:pt idx="376">
                  <c:v>-1.942608</c:v>
                </c:pt>
                <c:pt idx="377">
                  <c:v>-3.956366</c:v>
                </c:pt>
                <c:pt idx="378">
                  <c:v>-1.96399</c:v>
                </c:pt>
                <c:pt idx="379">
                  <c:v>-3.726735</c:v>
                </c:pt>
                <c:pt idx="380">
                  <c:v>-1.606519</c:v>
                </c:pt>
                <c:pt idx="381">
                  <c:v>-3.036677</c:v>
                </c:pt>
                <c:pt idx="382">
                  <c:v>-1.218145</c:v>
                </c:pt>
                <c:pt idx="383">
                  <c:v>-2.247145</c:v>
                </c:pt>
                <c:pt idx="384">
                  <c:v>-0.790728</c:v>
                </c:pt>
                <c:pt idx="385">
                  <c:v>-1.411532</c:v>
                </c:pt>
                <c:pt idx="386">
                  <c:v>-0.538442</c:v>
                </c:pt>
                <c:pt idx="387">
                  <c:v>-1.008165</c:v>
                </c:pt>
                <c:pt idx="388">
                  <c:v>-0.31706</c:v>
                </c:pt>
                <c:pt idx="389">
                  <c:v>-0.565279</c:v>
                </c:pt>
                <c:pt idx="390">
                  <c:v>-0.282438</c:v>
                </c:pt>
                <c:pt idx="391">
                  <c:v>-0.453707</c:v>
                </c:pt>
                <c:pt idx="392">
                  <c:v>0.046112</c:v>
                </c:pt>
                <c:pt idx="393">
                  <c:v>0.067211</c:v>
                </c:pt>
                <c:pt idx="394">
                  <c:v>-0.190073</c:v>
                </c:pt>
                <c:pt idx="395">
                  <c:v>-0.312222</c:v>
                </c:pt>
                <c:pt idx="396">
                  <c:v>0.195366</c:v>
                </c:pt>
                <c:pt idx="397">
                  <c:v>0.578783</c:v>
                </c:pt>
                <c:pt idx="398">
                  <c:v>0.656902</c:v>
                </c:pt>
                <c:pt idx="399">
                  <c:v>1.437943</c:v>
                </c:pt>
                <c:pt idx="400">
                  <c:v>0.913143</c:v>
                </c:pt>
                <c:pt idx="401">
                  <c:v>2.215953</c:v>
                </c:pt>
                <c:pt idx="402">
                  <c:v>1.988731</c:v>
                </c:pt>
                <c:pt idx="403">
                  <c:v>4.53196</c:v>
                </c:pt>
                <c:pt idx="404">
                  <c:v>2.658566</c:v>
                </c:pt>
                <c:pt idx="405">
                  <c:v>5.359085</c:v>
                </c:pt>
                <c:pt idx="406">
                  <c:v>2.945097</c:v>
                </c:pt>
                <c:pt idx="407">
                  <c:v>6.05831</c:v>
                </c:pt>
                <c:pt idx="408">
                  <c:v>3.229247</c:v>
                </c:pt>
                <c:pt idx="409">
                  <c:v>6.462043</c:v>
                </c:pt>
                <c:pt idx="410">
                  <c:v>2.846149</c:v>
                </c:pt>
                <c:pt idx="411">
                  <c:v>4.810192</c:v>
                </c:pt>
                <c:pt idx="412">
                  <c:v>1.092728</c:v>
                </c:pt>
                <c:pt idx="413">
                  <c:v>2.050889</c:v>
                </c:pt>
                <c:pt idx="414">
                  <c:v>1.195923</c:v>
                </c:pt>
                <c:pt idx="415">
                  <c:v>2.425489</c:v>
                </c:pt>
                <c:pt idx="416">
                  <c:v>0.928083</c:v>
                </c:pt>
                <c:pt idx="417">
                  <c:v>1.278949</c:v>
                </c:pt>
                <c:pt idx="418">
                  <c:v>-0.256442</c:v>
                </c:pt>
                <c:pt idx="419">
                  <c:v>-1.097778</c:v>
                </c:pt>
                <c:pt idx="420">
                  <c:v>-1.163183</c:v>
                </c:pt>
                <c:pt idx="421">
                  <c:v>-2.309932</c:v>
                </c:pt>
                <c:pt idx="422">
                  <c:v>-1.043777</c:v>
                </c:pt>
                <c:pt idx="423">
                  <c:v>-2.508146</c:v>
                </c:pt>
                <c:pt idx="424">
                  <c:v>-2.096731</c:v>
                </c:pt>
                <c:pt idx="425">
                  <c:v>-4.777138</c:v>
                </c:pt>
                <c:pt idx="426">
                  <c:v>-2.983503</c:v>
                </c:pt>
                <c:pt idx="427">
                  <c:v>-6.278384</c:v>
                </c:pt>
                <c:pt idx="428">
                  <c:v>-3.769167</c:v>
                </c:pt>
                <c:pt idx="429">
                  <c:v>-7.995535</c:v>
                </c:pt>
                <c:pt idx="430">
                  <c:v>-4.630733</c:v>
                </c:pt>
                <c:pt idx="431">
                  <c:v>-9.516046</c:v>
                </c:pt>
                <c:pt idx="432">
                  <c:v>-5.139313</c:v>
                </c:pt>
                <c:pt idx="433">
                  <c:v>-10.503662</c:v>
                </c:pt>
                <c:pt idx="434">
                  <c:v>-5.528289</c:v>
                </c:pt>
                <c:pt idx="435">
                  <c:v>-11.148619</c:v>
                </c:pt>
                <c:pt idx="436">
                  <c:v>-5.400816</c:v>
                </c:pt>
                <c:pt idx="437">
                  <c:v>-10.421351</c:v>
                </c:pt>
                <c:pt idx="438">
                  <c:v>-4.821208</c:v>
                </c:pt>
                <c:pt idx="439">
                  <c:v>-9.197245</c:v>
                </c:pt>
                <c:pt idx="440">
                  <c:v>-3.808937</c:v>
                </c:pt>
                <c:pt idx="441">
                  <c:v>-7.152508</c:v>
                </c:pt>
                <c:pt idx="442">
                  <c:v>-3.060885</c:v>
                </c:pt>
                <c:pt idx="443">
                  <c:v>-5.782839</c:v>
                </c:pt>
                <c:pt idx="444">
                  <c:v>-2.218378</c:v>
                </c:pt>
                <c:pt idx="445">
                  <c:v>-3.94225</c:v>
                </c:pt>
                <c:pt idx="446">
                  <c:v>-1.234937</c:v>
                </c:pt>
                <c:pt idx="447">
                  <c:v>-2.172447</c:v>
                </c:pt>
                <c:pt idx="448">
                  <c:v>-0.774522</c:v>
                </c:pt>
                <c:pt idx="449">
                  <c:v>-1.266347</c:v>
                </c:pt>
                <c:pt idx="450">
                  <c:v>-0.22948</c:v>
                </c:pt>
                <c:pt idx="451">
                  <c:v>-0.392377</c:v>
                </c:pt>
                <c:pt idx="452">
                  <c:v>-0.261198</c:v>
                </c:pt>
                <c:pt idx="453">
                  <c:v>-0.533032</c:v>
                </c:pt>
                <c:pt idx="454">
                  <c:v>-0.219367</c:v>
                </c:pt>
                <c:pt idx="455">
                  <c:v>-0.384882</c:v>
                </c:pt>
                <c:pt idx="456">
                  <c:v>-0.155874</c:v>
                </c:pt>
                <c:pt idx="457">
                  <c:v>-0.289469</c:v>
                </c:pt>
                <c:pt idx="458">
                  <c:v>-0.089925</c:v>
                </c:pt>
                <c:pt idx="459">
                  <c:v>-0.154576</c:v>
                </c:pt>
                <c:pt idx="460">
                  <c:v>-0.049197</c:v>
                </c:pt>
                <c:pt idx="461">
                  <c:v>-0.100582</c:v>
                </c:pt>
                <c:pt idx="462">
                  <c:v>-0.068511</c:v>
                </c:pt>
                <c:pt idx="463">
                  <c:v>-0.144641</c:v>
                </c:pt>
                <c:pt idx="464">
                  <c:v>-0.08813</c:v>
                </c:pt>
                <c:pt idx="465">
                  <c:v>-0.216508</c:v>
                </c:pt>
                <c:pt idx="466">
                  <c:v>-0.12279</c:v>
                </c:pt>
                <c:pt idx="467">
                  <c:v>-0.151686</c:v>
                </c:pt>
                <c:pt idx="468">
                  <c:v>0.006114</c:v>
                </c:pt>
                <c:pt idx="469">
                  <c:v>-0.082773</c:v>
                </c:pt>
                <c:pt idx="470">
                  <c:v>0.022506</c:v>
                </c:pt>
                <c:pt idx="471">
                  <c:v>0.202013</c:v>
                </c:pt>
                <c:pt idx="472">
                  <c:v>0.179081</c:v>
                </c:pt>
                <c:pt idx="473">
                  <c:v>0.282437</c:v>
                </c:pt>
                <c:pt idx="474">
                  <c:v>0.095564</c:v>
                </c:pt>
                <c:pt idx="475">
                  <c:v>0.204746</c:v>
                </c:pt>
                <c:pt idx="476">
                  <c:v>0.073932</c:v>
                </c:pt>
                <c:pt idx="477">
                  <c:v>0.116044</c:v>
                </c:pt>
                <c:pt idx="478">
                  <c:v>0.054484</c:v>
                </c:pt>
                <c:pt idx="479">
                  <c:v>0.128651</c:v>
                </c:pt>
                <c:pt idx="480">
                  <c:v>0.071441</c:v>
                </c:pt>
                <c:pt idx="481">
                  <c:v>0.106255</c:v>
                </c:pt>
                <c:pt idx="482">
                  <c:v>0.027538</c:v>
                </c:pt>
                <c:pt idx="483">
                  <c:v>0.063391</c:v>
                </c:pt>
                <c:pt idx="484">
                  <c:v>0.018306</c:v>
                </c:pt>
                <c:pt idx="485">
                  <c:v>0.012074</c:v>
                </c:pt>
                <c:pt idx="486">
                  <c:v>0.009634</c:v>
                </c:pt>
                <c:pt idx="487">
                  <c:v>0.048273</c:v>
                </c:pt>
                <c:pt idx="488">
                  <c:v>-0.002903</c:v>
                </c:pt>
                <c:pt idx="489">
                  <c:v>-0.037061</c:v>
                </c:pt>
                <c:pt idx="490">
                  <c:v>-0.008569</c:v>
                </c:pt>
                <c:pt idx="491">
                  <c:v>-0.004071</c:v>
                </c:pt>
                <c:pt idx="492">
                  <c:v>0.018378</c:v>
                </c:pt>
                <c:pt idx="493">
                  <c:v>0.00129</c:v>
                </c:pt>
                <c:pt idx="494">
                  <c:v>-0.060668</c:v>
                </c:pt>
                <c:pt idx="495">
                  <c:v>-0.115756</c:v>
                </c:pt>
                <c:pt idx="496">
                  <c:v>-0.038048</c:v>
                </c:pt>
                <c:pt idx="497">
                  <c:v>-0.02647</c:v>
                </c:pt>
                <c:pt idx="498">
                  <c:v>0.016735</c:v>
                </c:pt>
                <c:pt idx="499">
                  <c:v>0.015623</c:v>
                </c:pt>
                <c:pt idx="500">
                  <c:v>0.010709</c:v>
                </c:pt>
                <c:pt idx="501">
                  <c:v>0.014246</c:v>
                </c:pt>
                <c:pt idx="502">
                  <c:v>-0.02108</c:v>
                </c:pt>
                <c:pt idx="503">
                  <c:v>-0.027198</c:v>
                </c:pt>
                <c:pt idx="504">
                  <c:v>-0.032247</c:v>
                </c:pt>
                <c:pt idx="505">
                  <c:v>-0.031566</c:v>
                </c:pt>
                <c:pt idx="506">
                  <c:v>0.008505</c:v>
                </c:pt>
                <c:pt idx="507">
                  <c:v>0.023695</c:v>
                </c:pt>
                <c:pt idx="508">
                  <c:v>0.026809</c:v>
                </c:pt>
                <c:pt idx="509">
                  <c:v>0.060637</c:v>
                </c:pt>
                <c:pt idx="510">
                  <c:v>0.016525</c:v>
                </c:pt>
                <c:pt idx="511">
                  <c:v>0.017279</c:v>
                </c:pt>
                <c:pt idx="512">
                  <c:v>0.010449</c:v>
                </c:pt>
                <c:pt idx="513">
                  <c:v>0.019812</c:v>
                </c:pt>
                <c:pt idx="514">
                  <c:v>-0.016013</c:v>
                </c:pt>
                <c:pt idx="515">
                  <c:v>-0.035393</c:v>
                </c:pt>
                <c:pt idx="516">
                  <c:v>-0.00486</c:v>
                </c:pt>
                <c:pt idx="517">
                  <c:v>-0.019954</c:v>
                </c:pt>
                <c:pt idx="518">
                  <c:v>-0.005214</c:v>
                </c:pt>
                <c:pt idx="519">
                  <c:v>-0.008272</c:v>
                </c:pt>
                <c:pt idx="520">
                  <c:v>0.018565</c:v>
                </c:pt>
                <c:pt idx="521">
                  <c:v>0.077466</c:v>
                </c:pt>
                <c:pt idx="522">
                  <c:v>0.063593</c:v>
                </c:pt>
                <c:pt idx="523">
                  <c:v>0.108901</c:v>
                </c:pt>
                <c:pt idx="524">
                  <c:v>0.044224</c:v>
                </c:pt>
                <c:pt idx="525">
                  <c:v>0.087114</c:v>
                </c:pt>
                <c:pt idx="526">
                  <c:v>-0.008488</c:v>
                </c:pt>
                <c:pt idx="527">
                  <c:v>-0.060956</c:v>
                </c:pt>
                <c:pt idx="528">
                  <c:v>-0.043355</c:v>
                </c:pt>
                <c:pt idx="529">
                  <c:v>-0.121095</c:v>
                </c:pt>
                <c:pt idx="530">
                  <c:v>-0.085248</c:v>
                </c:pt>
                <c:pt idx="531">
                  <c:v>-0.072282</c:v>
                </c:pt>
                <c:pt idx="532">
                  <c:v>-0.011301</c:v>
                </c:pt>
                <c:pt idx="533">
                  <c:v>-0.008552</c:v>
                </c:pt>
                <c:pt idx="534">
                  <c:v>0.017928</c:v>
                </c:pt>
                <c:pt idx="535">
                  <c:v>0.006121</c:v>
                </c:pt>
                <c:pt idx="536">
                  <c:v>0.001911</c:v>
                </c:pt>
                <c:pt idx="537">
                  <c:v>0.014366</c:v>
                </c:pt>
                <c:pt idx="538">
                  <c:v>0.027909</c:v>
                </c:pt>
                <c:pt idx="539">
                  <c:v>0.036216</c:v>
                </c:pt>
                <c:pt idx="540">
                  <c:v>0.009286</c:v>
                </c:pt>
                <c:pt idx="541">
                  <c:v>0.069022</c:v>
                </c:pt>
                <c:pt idx="542">
                  <c:v>0.031515</c:v>
                </c:pt>
                <c:pt idx="543">
                  <c:v>0.019107</c:v>
                </c:pt>
                <c:pt idx="544">
                  <c:v>-0.029367</c:v>
                </c:pt>
                <c:pt idx="545">
                  <c:v>-0.034825</c:v>
                </c:pt>
                <c:pt idx="546">
                  <c:v>0.00524</c:v>
                </c:pt>
                <c:pt idx="547">
                  <c:v>0.026853</c:v>
                </c:pt>
                <c:pt idx="548">
                  <c:v>0.037416</c:v>
                </c:pt>
                <c:pt idx="549">
                  <c:v>0.085191</c:v>
                </c:pt>
                <c:pt idx="550">
                  <c:v>0.023107</c:v>
                </c:pt>
                <c:pt idx="551">
                  <c:v>0.048178</c:v>
                </c:pt>
                <c:pt idx="552">
                  <c:v>0.051379</c:v>
                </c:pt>
                <c:pt idx="553">
                  <c:v>0.083071</c:v>
                </c:pt>
                <c:pt idx="554">
                  <c:v>-0.026994</c:v>
                </c:pt>
                <c:pt idx="555">
                  <c:v>-0.050556</c:v>
                </c:pt>
                <c:pt idx="556">
                  <c:v>-6.1e-5</c:v>
                </c:pt>
                <c:pt idx="557">
                  <c:v>0.019816</c:v>
                </c:pt>
                <c:pt idx="558">
                  <c:v>0.054599</c:v>
                </c:pt>
                <c:pt idx="559">
                  <c:v>0.104101</c:v>
                </c:pt>
                <c:pt idx="560">
                  <c:v>0.054723</c:v>
                </c:pt>
                <c:pt idx="561">
                  <c:v>0.132546</c:v>
                </c:pt>
                <c:pt idx="562">
                  <c:v>0.095783</c:v>
                </c:pt>
                <c:pt idx="563">
                  <c:v>0.184646</c:v>
                </c:pt>
                <c:pt idx="564">
                  <c:v>0.099304</c:v>
                </c:pt>
                <c:pt idx="565">
                  <c:v>0.22398</c:v>
                </c:pt>
                <c:pt idx="566">
                  <c:v>0.108711</c:v>
                </c:pt>
                <c:pt idx="567">
                  <c:v>0.211981</c:v>
                </c:pt>
                <c:pt idx="568">
                  <c:v>0.137975</c:v>
                </c:pt>
                <c:pt idx="569">
                  <c:v>0.289021</c:v>
                </c:pt>
                <c:pt idx="570">
                  <c:v>0.073828</c:v>
                </c:pt>
                <c:pt idx="571">
                  <c:v>0.170952</c:v>
                </c:pt>
                <c:pt idx="572">
                  <c:v>0.096182</c:v>
                </c:pt>
                <c:pt idx="573">
                  <c:v>0.171276</c:v>
                </c:pt>
                <c:pt idx="574">
                  <c:v>0.047419</c:v>
                </c:pt>
                <c:pt idx="575">
                  <c:v>0.059635</c:v>
                </c:pt>
                <c:pt idx="576">
                  <c:v>-0.034631</c:v>
                </c:pt>
                <c:pt idx="577">
                  <c:v>-0.068098</c:v>
                </c:pt>
                <c:pt idx="578">
                  <c:v>-0.004141</c:v>
                </c:pt>
                <c:pt idx="579">
                  <c:v>-0.034754</c:v>
                </c:pt>
                <c:pt idx="580">
                  <c:v>-0.05173</c:v>
                </c:pt>
                <c:pt idx="581">
                  <c:v>-0.083714</c:v>
                </c:pt>
                <c:pt idx="582">
                  <c:v>-0.053552</c:v>
                </c:pt>
                <c:pt idx="583">
                  <c:v>-0.142459</c:v>
                </c:pt>
                <c:pt idx="584">
                  <c:v>-0.049145</c:v>
                </c:pt>
                <c:pt idx="585">
                  <c:v>-0.066473</c:v>
                </c:pt>
                <c:pt idx="586">
                  <c:v>0.029247</c:v>
                </c:pt>
                <c:pt idx="587">
                  <c:v>0.052887</c:v>
                </c:pt>
                <c:pt idx="588">
                  <c:v>-0.053244</c:v>
                </c:pt>
                <c:pt idx="589">
                  <c:v>-0.129855</c:v>
                </c:pt>
                <c:pt idx="590">
                  <c:v>-0.088078</c:v>
                </c:pt>
                <c:pt idx="591">
                  <c:v>-0.202956</c:v>
                </c:pt>
                <c:pt idx="592">
                  <c:v>-0.154232</c:v>
                </c:pt>
                <c:pt idx="593">
                  <c:v>-0.231002</c:v>
                </c:pt>
                <c:pt idx="594">
                  <c:v>0.003146</c:v>
                </c:pt>
                <c:pt idx="595">
                  <c:v>0.012852</c:v>
                </c:pt>
                <c:pt idx="596">
                  <c:v>-0.016762</c:v>
                </c:pt>
                <c:pt idx="597">
                  <c:v>0.004262</c:v>
                </c:pt>
                <c:pt idx="598">
                  <c:v>0.020462</c:v>
                </c:pt>
                <c:pt idx="599">
                  <c:v>0.024577</c:v>
                </c:pt>
                <c:pt idx="600">
                  <c:v>0.040036</c:v>
                </c:pt>
                <c:pt idx="601">
                  <c:v>0.111638</c:v>
                </c:pt>
                <c:pt idx="602">
                  <c:v>0.085109</c:v>
                </c:pt>
                <c:pt idx="603">
                  <c:v>0.199153</c:v>
                </c:pt>
                <c:pt idx="604">
                  <c:v>0.037006</c:v>
                </c:pt>
                <c:pt idx="605">
                  <c:v>0.166448</c:v>
                </c:pt>
                <c:pt idx="606">
                  <c:v>0.263657</c:v>
                </c:pt>
                <c:pt idx="607">
                  <c:v>0.437097</c:v>
                </c:pt>
                <c:pt idx="608">
                  <c:v>0.012995</c:v>
                </c:pt>
                <c:pt idx="609">
                  <c:v>-0.016695</c:v>
                </c:pt>
                <c:pt idx="610">
                  <c:v>0.023464</c:v>
                </c:pt>
                <c:pt idx="611">
                  <c:v>0.064727</c:v>
                </c:pt>
                <c:pt idx="612">
                  <c:v>0.015239</c:v>
                </c:pt>
                <c:pt idx="613">
                  <c:v>-0.019145</c:v>
                </c:pt>
              </c:numCache>
            </c:numRef>
          </c:val>
          <c:smooth val="0"/>
        </c:ser>
        <c:dLbls>
          <c:showLegendKey val="0"/>
          <c:showVal val="0"/>
          <c:showCatName val="0"/>
          <c:showSerName val="0"/>
          <c:showPercent val="0"/>
          <c:showBubbleSize val="0"/>
        </c:dLbls>
        <c:marker val="0"/>
        <c:smooth val="0"/>
        <c:axId val="179980633"/>
        <c:axId val="842896865"/>
      </c:lineChart>
      <c:catAx>
        <c:axId val="17998063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42896865"/>
        <c:crosses val="autoZero"/>
        <c:auto val="1"/>
        <c:lblAlgn val="ctr"/>
        <c:lblOffset val="100"/>
        <c:noMultiLvlLbl val="0"/>
      </c:catAx>
      <c:valAx>
        <c:axId val="84289686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7998063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Action1 Accel</a:t>
            </a:r>
            <a:endParaRPr lang="en-US" altLang="zh-CN"/>
          </a:p>
        </c:rich>
      </c:tx>
      <c:layout/>
      <c:overlay val="0"/>
      <c:spPr>
        <a:noFill/>
        <a:ln>
          <a:noFill/>
        </a:ln>
        <a:effectLst/>
      </c:spPr>
    </c:title>
    <c:autoTitleDeleted val="0"/>
    <c:plotArea>
      <c:layout/>
      <c:lineChart>
        <c:grouping val="standard"/>
        <c:varyColors val="0"/>
        <c:ser>
          <c:idx val="0"/>
          <c:order val="0"/>
          <c:tx>
            <c:strRef>
              <c:f>'[fusion test.xlsx]Sheet1'!$O$1</c:f>
              <c:strCache>
                <c:ptCount val="1"/>
                <c:pt idx="0">
                  <c:v>X_accel</c:v>
                </c:pt>
              </c:strCache>
            </c:strRef>
          </c:tx>
          <c:spPr>
            <a:ln w="28575" cap="rnd">
              <a:solidFill>
                <a:schemeClr val="accent1"/>
              </a:solidFill>
              <a:round/>
            </a:ln>
            <a:effectLst/>
          </c:spPr>
          <c:marker>
            <c:symbol val="none"/>
          </c:marker>
          <c:dLbls>
            <c:delete val="1"/>
          </c:dLbls>
          <c:val>
            <c:numRef>
              <c:f>'[fusion test.xlsx]Sheet1'!$O$2:$O$691</c:f>
              <c:numCache>
                <c:formatCode>General</c:formatCode>
                <c:ptCount val="690"/>
                <c:pt idx="0">
                  <c:v>-1.28798297917595</c:v>
                </c:pt>
                <c:pt idx="1">
                  <c:v>-1.58944610089656</c:v>
                </c:pt>
                <c:pt idx="2">
                  <c:v>1.54732770832224</c:v>
                </c:pt>
                <c:pt idx="3">
                  <c:v>0.48966578120143</c:v>
                </c:pt>
                <c:pt idx="4">
                  <c:v>-1.06703804178844</c:v>
                </c:pt>
                <c:pt idx="5">
                  <c:v>1.7357934482897</c:v>
                </c:pt>
                <c:pt idx="6">
                  <c:v>2.63693103677469</c:v>
                </c:pt>
                <c:pt idx="7">
                  <c:v>0.902348367767154</c:v>
                </c:pt>
                <c:pt idx="8">
                  <c:v>-1.01598053909474</c:v>
                </c:pt>
                <c:pt idx="9">
                  <c:v>-0.0778127208550916</c:v>
                </c:pt>
                <c:pt idx="10">
                  <c:v>0.171496469454764</c:v>
                </c:pt>
                <c:pt idx="11">
                  <c:v>1.60539322174724</c:v>
                </c:pt>
                <c:pt idx="12">
                  <c:v>4.0065390614899</c:v>
                </c:pt>
                <c:pt idx="13">
                  <c:v>1.9682255332952</c:v>
                </c:pt>
                <c:pt idx="14">
                  <c:v>2.79901744804104</c:v>
                </c:pt>
                <c:pt idx="15">
                  <c:v>4.43002441261401</c:v>
                </c:pt>
                <c:pt idx="16">
                  <c:v>3.94400175097213</c:v>
                </c:pt>
                <c:pt idx="17">
                  <c:v>2.36365497286078</c:v>
                </c:pt>
                <c:pt idx="18">
                  <c:v>3.36729316665354</c:v>
                </c:pt>
                <c:pt idx="19">
                  <c:v>1.24285466970422</c:v>
                </c:pt>
                <c:pt idx="20">
                  <c:v>0.721759412370837</c:v>
                </c:pt>
                <c:pt idx="21">
                  <c:v>0.98497032811434</c:v>
                </c:pt>
                <c:pt idx="22">
                  <c:v>0.0710938118520896</c:v>
                </c:pt>
                <c:pt idx="23">
                  <c:v>1.16144768863338</c:v>
                </c:pt>
                <c:pt idx="24">
                  <c:v>-0.621928780578451</c:v>
                </c:pt>
                <c:pt idx="25">
                  <c:v>-1.94467952378846</c:v>
                </c:pt>
                <c:pt idx="26">
                  <c:v>-3.10014164248555</c:v>
                </c:pt>
                <c:pt idx="27">
                  <c:v>-1.33879894155071</c:v>
                </c:pt>
                <c:pt idx="28">
                  <c:v>0.751794243602298</c:v>
                </c:pt>
                <c:pt idx="29">
                  <c:v>0.0957718296442644</c:v>
                </c:pt>
                <c:pt idx="30">
                  <c:v>-1.67742643966398</c:v>
                </c:pt>
                <c:pt idx="31">
                  <c:v>-2.82095540407527</c:v>
                </c:pt>
                <c:pt idx="32">
                  <c:v>-4.94247574854664</c:v>
                </c:pt>
                <c:pt idx="33">
                  <c:v>1.7709925533008</c:v>
                </c:pt>
                <c:pt idx="34">
                  <c:v>0.0433722924590488</c:v>
                </c:pt>
                <c:pt idx="35">
                  <c:v>-2.29878545629445</c:v>
                </c:pt>
                <c:pt idx="36">
                  <c:v>-1.09834435208539</c:v>
                </c:pt>
                <c:pt idx="37">
                  <c:v>2.8078252046049</c:v>
                </c:pt>
                <c:pt idx="38">
                  <c:v>5.03865218569298</c:v>
                </c:pt>
                <c:pt idx="39">
                  <c:v>4.24624224465009</c:v>
                </c:pt>
                <c:pt idx="40">
                  <c:v>-0.614261970463846</c:v>
                </c:pt>
                <c:pt idx="41">
                  <c:v>-0.242700229385461</c:v>
                </c:pt>
                <c:pt idx="42">
                  <c:v>1.30915468220167</c:v>
                </c:pt>
                <c:pt idx="43">
                  <c:v>3.33511509886042</c:v>
                </c:pt>
                <c:pt idx="44">
                  <c:v>5.42764711509455</c:v>
                </c:pt>
                <c:pt idx="45">
                  <c:v>6.80095371341199</c:v>
                </c:pt>
                <c:pt idx="46">
                  <c:v>11.3109229692363</c:v>
                </c:pt>
                <c:pt idx="47">
                  <c:v>12.557364545246</c:v>
                </c:pt>
                <c:pt idx="48">
                  <c:v>10.8484876515296</c:v>
                </c:pt>
                <c:pt idx="49">
                  <c:v>8.51029821068783</c:v>
                </c:pt>
                <c:pt idx="50">
                  <c:v>16.6298399097862</c:v>
                </c:pt>
                <c:pt idx="51">
                  <c:v>15.6944763320954</c:v>
                </c:pt>
                <c:pt idx="52">
                  <c:v>20.7634896588873</c:v>
                </c:pt>
                <c:pt idx="53">
                  <c:v>19.195978005727</c:v>
                </c:pt>
                <c:pt idx="54">
                  <c:v>12.6570888124295</c:v>
                </c:pt>
                <c:pt idx="55">
                  <c:v>14.2035577212088</c:v>
                </c:pt>
                <c:pt idx="56">
                  <c:v>15.8834828402251</c:v>
                </c:pt>
                <c:pt idx="57">
                  <c:v>17.7587489685362</c:v>
                </c:pt>
                <c:pt idx="58">
                  <c:v>19.0659592985403</c:v>
                </c:pt>
                <c:pt idx="59">
                  <c:v>18.0439680565972</c:v>
                </c:pt>
                <c:pt idx="60">
                  <c:v>14.5155675041357</c:v>
                </c:pt>
                <c:pt idx="61">
                  <c:v>16.1991338196252</c:v>
                </c:pt>
                <c:pt idx="62">
                  <c:v>22.1668002199615</c:v>
                </c:pt>
                <c:pt idx="63">
                  <c:v>24.425328582791</c:v>
                </c:pt>
                <c:pt idx="64">
                  <c:v>25.7745785498344</c:v>
                </c:pt>
                <c:pt idx="65">
                  <c:v>25.0695633597624</c:v>
                </c:pt>
                <c:pt idx="66">
                  <c:v>19.3097289069411</c:v>
                </c:pt>
                <c:pt idx="67">
                  <c:v>18.9476837652752</c:v>
                </c:pt>
                <c:pt idx="68">
                  <c:v>20.4792641821954</c:v>
                </c:pt>
                <c:pt idx="69">
                  <c:v>21.6580314308936</c:v>
                </c:pt>
                <c:pt idx="70">
                  <c:v>21.8051826759091</c:v>
                </c:pt>
                <c:pt idx="71">
                  <c:v>18.9764823514381</c:v>
                </c:pt>
                <c:pt idx="72">
                  <c:v>17.9807861145473</c:v>
                </c:pt>
                <c:pt idx="73">
                  <c:v>15.3367601588162</c:v>
                </c:pt>
                <c:pt idx="74">
                  <c:v>17.5195543755261</c:v>
                </c:pt>
                <c:pt idx="75">
                  <c:v>17.4003731050644</c:v>
                </c:pt>
                <c:pt idx="76">
                  <c:v>19.8430609557064</c:v>
                </c:pt>
                <c:pt idx="77">
                  <c:v>24.1982111967883</c:v>
                </c:pt>
                <c:pt idx="78">
                  <c:v>19.8685746890597</c:v>
                </c:pt>
                <c:pt idx="79">
                  <c:v>16.5850270747915</c:v>
                </c:pt>
                <c:pt idx="80">
                  <c:v>14.8263509646945</c:v>
                </c:pt>
                <c:pt idx="81">
                  <c:v>18.5942545065527</c:v>
                </c:pt>
                <c:pt idx="82">
                  <c:v>16.0481589602982</c:v>
                </c:pt>
                <c:pt idx="83">
                  <c:v>8.0272448437549</c:v>
                </c:pt>
                <c:pt idx="84">
                  <c:v>7.43396135249401</c:v>
                </c:pt>
                <c:pt idx="85">
                  <c:v>8.96132930305317</c:v>
                </c:pt>
                <c:pt idx="86">
                  <c:v>7.37779648941061</c:v>
                </c:pt>
                <c:pt idx="87">
                  <c:v>7.05338789180358</c:v>
                </c:pt>
                <c:pt idx="88">
                  <c:v>7.9919565078323</c:v>
                </c:pt>
                <c:pt idx="89">
                  <c:v>5.92974384241039</c:v>
                </c:pt>
                <c:pt idx="90">
                  <c:v>1.70219824346019</c:v>
                </c:pt>
                <c:pt idx="91">
                  <c:v>-1.52967482890846</c:v>
                </c:pt>
                <c:pt idx="92">
                  <c:v>-2.55439936335263</c:v>
                </c:pt>
                <c:pt idx="93">
                  <c:v>-3.20212785471763</c:v>
                </c:pt>
                <c:pt idx="94">
                  <c:v>-0.852396673829725</c:v>
                </c:pt>
                <c:pt idx="95">
                  <c:v>0.364081710374041</c:v>
                </c:pt>
                <c:pt idx="96">
                  <c:v>-0.118586537237939</c:v>
                </c:pt>
                <c:pt idx="97">
                  <c:v>-3.81490005640254</c:v>
                </c:pt>
                <c:pt idx="98">
                  <c:v>-3.35522850550291</c:v>
                </c:pt>
                <c:pt idx="99">
                  <c:v>-1.73278094418229</c:v>
                </c:pt>
                <c:pt idx="100">
                  <c:v>-0.305012857288886</c:v>
                </c:pt>
                <c:pt idx="101">
                  <c:v>2.33362429606952</c:v>
                </c:pt>
                <c:pt idx="102">
                  <c:v>2.85029513399174</c:v>
                </c:pt>
                <c:pt idx="103">
                  <c:v>2.87816324603656</c:v>
                </c:pt>
                <c:pt idx="104">
                  <c:v>2.69462201665596</c:v>
                </c:pt>
                <c:pt idx="105">
                  <c:v>2.8565343061352</c:v>
                </c:pt>
                <c:pt idx="106">
                  <c:v>2.75465789333131</c:v>
                </c:pt>
                <c:pt idx="107">
                  <c:v>2.54673821426662</c:v>
                </c:pt>
                <c:pt idx="108">
                  <c:v>0.423607551864388</c:v>
                </c:pt>
                <c:pt idx="109">
                  <c:v>-7.14037568947129</c:v>
                </c:pt>
                <c:pt idx="110">
                  <c:v>-1.68671978278574</c:v>
                </c:pt>
                <c:pt idx="111">
                  <c:v>-4.94790238532117</c:v>
                </c:pt>
                <c:pt idx="112">
                  <c:v>-15.1770662648487</c:v>
                </c:pt>
                <c:pt idx="113">
                  <c:v>-15.4025922056683</c:v>
                </c:pt>
                <c:pt idx="114">
                  <c:v>-15.1437183626625</c:v>
                </c:pt>
                <c:pt idx="115">
                  <c:v>-17.102075048777</c:v>
                </c:pt>
                <c:pt idx="116">
                  <c:v>-18.3471029916615</c:v>
                </c:pt>
                <c:pt idx="117">
                  <c:v>-16.4917334306273</c:v>
                </c:pt>
                <c:pt idx="118">
                  <c:v>-17.0365594287619</c:v>
                </c:pt>
                <c:pt idx="119">
                  <c:v>-17.8682602268375</c:v>
                </c:pt>
                <c:pt idx="120">
                  <c:v>-18.2567323380943</c:v>
                </c:pt>
                <c:pt idx="121">
                  <c:v>-17.9496971534226</c:v>
                </c:pt>
                <c:pt idx="122">
                  <c:v>-16.838772217052</c:v>
                </c:pt>
                <c:pt idx="123">
                  <c:v>-15.7167134160412</c:v>
                </c:pt>
                <c:pt idx="124">
                  <c:v>-13.2117131000636</c:v>
                </c:pt>
                <c:pt idx="125">
                  <c:v>-14.1011699486996</c:v>
                </c:pt>
                <c:pt idx="126">
                  <c:v>-18.5189997937504</c:v>
                </c:pt>
                <c:pt idx="127">
                  <c:v>-21.3075026114955</c:v>
                </c:pt>
                <c:pt idx="128">
                  <c:v>-21.1335967992879</c:v>
                </c:pt>
                <c:pt idx="129">
                  <c:v>-21.5389363397859</c:v>
                </c:pt>
                <c:pt idx="130">
                  <c:v>-21.9725253649413</c:v>
                </c:pt>
                <c:pt idx="131">
                  <c:v>-22.6346430760858</c:v>
                </c:pt>
                <c:pt idx="132">
                  <c:v>-25.488466234162</c:v>
                </c:pt>
                <c:pt idx="133">
                  <c:v>-25.6426651074373</c:v>
                </c:pt>
                <c:pt idx="134">
                  <c:v>-25.7974239122432</c:v>
                </c:pt>
                <c:pt idx="135">
                  <c:v>-24.2197029226625</c:v>
                </c:pt>
                <c:pt idx="136">
                  <c:v>-24.2029981053953</c:v>
                </c:pt>
                <c:pt idx="137">
                  <c:v>-29.9545381544412</c:v>
                </c:pt>
                <c:pt idx="138">
                  <c:v>-35.4964288560426</c:v>
                </c:pt>
                <c:pt idx="139">
                  <c:v>-29.6021964392762</c:v>
                </c:pt>
                <c:pt idx="140">
                  <c:v>-25.3970411506627</c:v>
                </c:pt>
                <c:pt idx="141">
                  <c:v>-27.4567578727654</c:v>
                </c:pt>
                <c:pt idx="142">
                  <c:v>-34.4196587950975</c:v>
                </c:pt>
                <c:pt idx="143">
                  <c:v>-31.321159074001</c:v>
                </c:pt>
                <c:pt idx="144">
                  <c:v>-39.535567998612</c:v>
                </c:pt>
                <c:pt idx="145">
                  <c:v>-47.6562033794226</c:v>
                </c:pt>
                <c:pt idx="146">
                  <c:v>-6.58904200168819</c:v>
                </c:pt>
                <c:pt idx="147">
                  <c:v>-36.7602447990539</c:v>
                </c:pt>
                <c:pt idx="148">
                  <c:v>-53.6921425409762</c:v>
                </c:pt>
                <c:pt idx="149">
                  <c:v>-46.0613795228934</c:v>
                </c:pt>
                <c:pt idx="150">
                  <c:v>7.7793815581925</c:v>
                </c:pt>
                <c:pt idx="151">
                  <c:v>15.5928132279374</c:v>
                </c:pt>
                <c:pt idx="152">
                  <c:v>15.451862626492</c:v>
                </c:pt>
                <c:pt idx="153">
                  <c:v>14.1774727303988</c:v>
                </c:pt>
                <c:pt idx="154">
                  <c:v>13.9450025018532</c:v>
                </c:pt>
                <c:pt idx="155">
                  <c:v>17.5706469339448</c:v>
                </c:pt>
                <c:pt idx="156">
                  <c:v>19.2370267431767</c:v>
                </c:pt>
                <c:pt idx="157">
                  <c:v>19.4321608279999</c:v>
                </c:pt>
                <c:pt idx="158">
                  <c:v>19.1263432636539</c:v>
                </c:pt>
                <c:pt idx="159">
                  <c:v>19.4200480791538</c:v>
                </c:pt>
                <c:pt idx="160">
                  <c:v>20.5678223764819</c:v>
                </c:pt>
                <c:pt idx="161">
                  <c:v>20.9014372522336</c:v>
                </c:pt>
                <c:pt idx="162">
                  <c:v>20.7074344921784</c:v>
                </c:pt>
                <c:pt idx="163">
                  <c:v>19.6458363883085</c:v>
                </c:pt>
                <c:pt idx="164">
                  <c:v>16.641879970258</c:v>
                </c:pt>
                <c:pt idx="165">
                  <c:v>10.6951498078289</c:v>
                </c:pt>
                <c:pt idx="166">
                  <c:v>7.21582534121472</c:v>
                </c:pt>
                <c:pt idx="167">
                  <c:v>10.2373724042568</c:v>
                </c:pt>
                <c:pt idx="168">
                  <c:v>12.7041534027886</c:v>
                </c:pt>
                <c:pt idx="169">
                  <c:v>12.1170102324931</c:v>
                </c:pt>
                <c:pt idx="170">
                  <c:v>14.8564757735794</c:v>
                </c:pt>
                <c:pt idx="171">
                  <c:v>19.1220518746292</c:v>
                </c:pt>
                <c:pt idx="172">
                  <c:v>21.0862429601106</c:v>
                </c:pt>
                <c:pt idx="173">
                  <c:v>18.9836418558148</c:v>
                </c:pt>
                <c:pt idx="174">
                  <c:v>18.4957758729388</c:v>
                </c:pt>
                <c:pt idx="175">
                  <c:v>26.8315018064806</c:v>
                </c:pt>
                <c:pt idx="176">
                  <c:v>17.2117457110924</c:v>
                </c:pt>
                <c:pt idx="177">
                  <c:v>10.8118007587665</c:v>
                </c:pt>
                <c:pt idx="178">
                  <c:v>13.8615408163522</c:v>
                </c:pt>
                <c:pt idx="179">
                  <c:v>18.0415432199257</c:v>
                </c:pt>
                <c:pt idx="180">
                  <c:v>13.2905880094688</c:v>
                </c:pt>
                <c:pt idx="181">
                  <c:v>1.15096746572374</c:v>
                </c:pt>
                <c:pt idx="182">
                  <c:v>-10.5528399914081</c:v>
                </c:pt>
                <c:pt idx="183">
                  <c:v>-13.8675688601989</c:v>
                </c:pt>
                <c:pt idx="184">
                  <c:v>-15.2841641885647</c:v>
                </c:pt>
                <c:pt idx="185">
                  <c:v>-21.2496825494475</c:v>
                </c:pt>
                <c:pt idx="186">
                  <c:v>-24.6035893828666</c:v>
                </c:pt>
                <c:pt idx="187">
                  <c:v>-23.9130556732191</c:v>
                </c:pt>
                <c:pt idx="188">
                  <c:v>-21.4711045408118</c:v>
                </c:pt>
                <c:pt idx="189">
                  <c:v>-20.7429829833135</c:v>
                </c:pt>
                <c:pt idx="190">
                  <c:v>-21.7819111042753</c:v>
                </c:pt>
                <c:pt idx="191">
                  <c:v>-23.0919238805794</c:v>
                </c:pt>
                <c:pt idx="192">
                  <c:v>-23.3121009556101</c:v>
                </c:pt>
                <c:pt idx="193">
                  <c:v>-19.4819086462934</c:v>
                </c:pt>
                <c:pt idx="194">
                  <c:v>-18.1795176140108</c:v>
                </c:pt>
                <c:pt idx="195">
                  <c:v>-23.3457662274263</c:v>
                </c:pt>
                <c:pt idx="196">
                  <c:v>-21.6309101999801</c:v>
                </c:pt>
                <c:pt idx="197">
                  <c:v>-18.9512125892999</c:v>
                </c:pt>
                <c:pt idx="198">
                  <c:v>-17.3122562350817</c:v>
                </c:pt>
                <c:pt idx="199">
                  <c:v>-18.2979612027622</c:v>
                </c:pt>
                <c:pt idx="200">
                  <c:v>-23.9345389674551</c:v>
                </c:pt>
                <c:pt idx="201">
                  <c:v>-18.5703272785134</c:v>
                </c:pt>
                <c:pt idx="202">
                  <c:v>-19.8992531871828</c:v>
                </c:pt>
                <c:pt idx="203">
                  <c:v>-18.4421852662929</c:v>
                </c:pt>
                <c:pt idx="204">
                  <c:v>-32.4425868245838</c:v>
                </c:pt>
                <c:pt idx="205">
                  <c:v>-47.1407025949011</c:v>
                </c:pt>
                <c:pt idx="206">
                  <c:v>-28.287151148026</c:v>
                </c:pt>
                <c:pt idx="207">
                  <c:v>-17.8362704046862</c:v>
                </c:pt>
                <c:pt idx="208">
                  <c:v>27.1911220209502</c:v>
                </c:pt>
                <c:pt idx="209">
                  <c:v>6.6073473906101</c:v>
                </c:pt>
                <c:pt idx="210">
                  <c:v>-9.08937903098283</c:v>
                </c:pt>
                <c:pt idx="211">
                  <c:v>-23.8242006982265</c:v>
                </c:pt>
                <c:pt idx="212">
                  <c:v>9.06232402950716</c:v>
                </c:pt>
                <c:pt idx="213">
                  <c:v>13.8506647715579</c:v>
                </c:pt>
                <c:pt idx="214">
                  <c:v>9.93135934503807</c:v>
                </c:pt>
                <c:pt idx="215">
                  <c:v>9.46306493301694</c:v>
                </c:pt>
                <c:pt idx="216">
                  <c:v>12.2548837190197</c:v>
                </c:pt>
                <c:pt idx="217">
                  <c:v>17.2474659359676</c:v>
                </c:pt>
                <c:pt idx="218">
                  <c:v>20.8574953345616</c:v>
                </c:pt>
                <c:pt idx="219">
                  <c:v>19.7607991467562</c:v>
                </c:pt>
                <c:pt idx="220">
                  <c:v>19.3458045738542</c:v>
                </c:pt>
                <c:pt idx="221">
                  <c:v>21.0986518805724</c:v>
                </c:pt>
                <c:pt idx="222">
                  <c:v>22.0657581027233</c:v>
                </c:pt>
                <c:pt idx="223">
                  <c:v>21.0060451106868</c:v>
                </c:pt>
                <c:pt idx="224">
                  <c:v>20.2159213362598</c:v>
                </c:pt>
                <c:pt idx="225">
                  <c:v>19.6425751492126</c:v>
                </c:pt>
                <c:pt idx="226">
                  <c:v>19.4077970308334</c:v>
                </c:pt>
                <c:pt idx="227">
                  <c:v>18.555523721298</c:v>
                </c:pt>
                <c:pt idx="228">
                  <c:v>18.7690895440691</c:v>
                </c:pt>
                <c:pt idx="229">
                  <c:v>19.0187191057411</c:v>
                </c:pt>
                <c:pt idx="230">
                  <c:v>19.0678556740733</c:v>
                </c:pt>
                <c:pt idx="231">
                  <c:v>18.9604165709535</c:v>
                </c:pt>
                <c:pt idx="232">
                  <c:v>19.3355888463562</c:v>
                </c:pt>
                <c:pt idx="233">
                  <c:v>21.0281730602704</c:v>
                </c:pt>
                <c:pt idx="234">
                  <c:v>17.9204963617444</c:v>
                </c:pt>
                <c:pt idx="235">
                  <c:v>12.8161464419651</c:v>
                </c:pt>
                <c:pt idx="236">
                  <c:v>13.0020092058735</c:v>
                </c:pt>
                <c:pt idx="237">
                  <c:v>13.8973617085183</c:v>
                </c:pt>
                <c:pt idx="238">
                  <c:v>3.76157683678405</c:v>
                </c:pt>
                <c:pt idx="239">
                  <c:v>5.58239275093844</c:v>
                </c:pt>
                <c:pt idx="240">
                  <c:v>5.9899565466815</c:v>
                </c:pt>
                <c:pt idx="241">
                  <c:v>5.606783292482</c:v>
                </c:pt>
                <c:pt idx="242">
                  <c:v>-5.78939745598606</c:v>
                </c:pt>
                <c:pt idx="243">
                  <c:v>-9.09479679605424</c:v>
                </c:pt>
                <c:pt idx="244">
                  <c:v>-5.84011821302048</c:v>
                </c:pt>
                <c:pt idx="245">
                  <c:v>0.909734431034745</c:v>
                </c:pt>
                <c:pt idx="246">
                  <c:v>-7.48742776713539</c:v>
                </c:pt>
                <c:pt idx="247">
                  <c:v>-8.26176579589028</c:v>
                </c:pt>
                <c:pt idx="248">
                  <c:v>-8.95849621474417</c:v>
                </c:pt>
                <c:pt idx="249">
                  <c:v>-7.13244377875312</c:v>
                </c:pt>
                <c:pt idx="250">
                  <c:v>-9.57480524700346</c:v>
                </c:pt>
                <c:pt idx="251">
                  <c:v>-13.1450969680719</c:v>
                </c:pt>
                <c:pt idx="252">
                  <c:v>-10.439673469031</c:v>
                </c:pt>
                <c:pt idx="253">
                  <c:v>-8.25463590390928</c:v>
                </c:pt>
                <c:pt idx="254">
                  <c:v>-9.20962198012553</c:v>
                </c:pt>
                <c:pt idx="255">
                  <c:v>-12.4712271104479</c:v>
                </c:pt>
                <c:pt idx="256">
                  <c:v>-15.8400516879864</c:v>
                </c:pt>
                <c:pt idx="257">
                  <c:v>-15.5100650783368</c:v>
                </c:pt>
                <c:pt idx="258">
                  <c:v>-11.2942212871446</c:v>
                </c:pt>
                <c:pt idx="259">
                  <c:v>-14.1567145937952</c:v>
                </c:pt>
                <c:pt idx="260">
                  <c:v>-18.2384555665126</c:v>
                </c:pt>
                <c:pt idx="261">
                  <c:v>-15.2736150417862</c:v>
                </c:pt>
                <c:pt idx="262">
                  <c:v>-10.7386596487446</c:v>
                </c:pt>
                <c:pt idx="263">
                  <c:v>-8.94119314776046</c:v>
                </c:pt>
                <c:pt idx="264">
                  <c:v>-22.1921952807181</c:v>
                </c:pt>
                <c:pt idx="265">
                  <c:v>-21.1695042103879</c:v>
                </c:pt>
                <c:pt idx="266">
                  <c:v>-18.4889177516604</c:v>
                </c:pt>
                <c:pt idx="267">
                  <c:v>9.55952413826498</c:v>
                </c:pt>
                <c:pt idx="268">
                  <c:v>2.9458984946429</c:v>
                </c:pt>
                <c:pt idx="269">
                  <c:v>-19.6247521922269</c:v>
                </c:pt>
                <c:pt idx="270">
                  <c:v>-28.7454948393913</c:v>
                </c:pt>
                <c:pt idx="271">
                  <c:v>-35.632881211941</c:v>
                </c:pt>
                <c:pt idx="272">
                  <c:v>-49.2548558682482</c:v>
                </c:pt>
                <c:pt idx="273">
                  <c:v>33.2984072602918</c:v>
                </c:pt>
                <c:pt idx="274">
                  <c:v>42.7219984362197</c:v>
                </c:pt>
                <c:pt idx="275">
                  <c:v>20.5838830999897</c:v>
                </c:pt>
                <c:pt idx="276">
                  <c:v>16.058246143157</c:v>
                </c:pt>
                <c:pt idx="277">
                  <c:v>22.7315062482867</c:v>
                </c:pt>
                <c:pt idx="278">
                  <c:v>19.8136638074895</c:v>
                </c:pt>
                <c:pt idx="279">
                  <c:v>17.3816027617877</c:v>
                </c:pt>
                <c:pt idx="280">
                  <c:v>14.8244964069567</c:v>
                </c:pt>
                <c:pt idx="281">
                  <c:v>11.0793427830309</c:v>
                </c:pt>
                <c:pt idx="282">
                  <c:v>8.06636368709582</c:v>
                </c:pt>
                <c:pt idx="283">
                  <c:v>6.45200391587765</c:v>
                </c:pt>
                <c:pt idx="284">
                  <c:v>6.42379149533705</c:v>
                </c:pt>
                <c:pt idx="285">
                  <c:v>6.43174473215163</c:v>
                </c:pt>
                <c:pt idx="286">
                  <c:v>9.09314169742235</c:v>
                </c:pt>
                <c:pt idx="287">
                  <c:v>11.3020983613211</c:v>
                </c:pt>
                <c:pt idx="288">
                  <c:v>11.537708181958</c:v>
                </c:pt>
                <c:pt idx="289">
                  <c:v>12.8787490303997</c:v>
                </c:pt>
                <c:pt idx="290">
                  <c:v>15.0724531378484</c:v>
                </c:pt>
                <c:pt idx="291">
                  <c:v>18.8914180559886</c:v>
                </c:pt>
                <c:pt idx="292">
                  <c:v>20.5535652512933</c:v>
                </c:pt>
                <c:pt idx="293">
                  <c:v>19.4072899231945</c:v>
                </c:pt>
                <c:pt idx="294">
                  <c:v>17.979556908052</c:v>
                </c:pt>
                <c:pt idx="295">
                  <c:v>18.1155408409187</c:v>
                </c:pt>
                <c:pt idx="296">
                  <c:v>19.036197912226</c:v>
                </c:pt>
                <c:pt idx="297">
                  <c:v>20.165946461074</c:v>
                </c:pt>
                <c:pt idx="298">
                  <c:v>21.926617441745</c:v>
                </c:pt>
                <c:pt idx="299">
                  <c:v>21.0763148218244</c:v>
                </c:pt>
                <c:pt idx="300">
                  <c:v>20.6694412402479</c:v>
                </c:pt>
                <c:pt idx="301">
                  <c:v>20.7694623048445</c:v>
                </c:pt>
                <c:pt idx="302">
                  <c:v>19.3867108738363</c:v>
                </c:pt>
                <c:pt idx="303">
                  <c:v>15.4458834109854</c:v>
                </c:pt>
                <c:pt idx="304">
                  <c:v>11.4546916510823</c:v>
                </c:pt>
                <c:pt idx="305">
                  <c:v>10.6485295900532</c:v>
                </c:pt>
                <c:pt idx="306">
                  <c:v>4.63140209807669</c:v>
                </c:pt>
                <c:pt idx="307">
                  <c:v>2.20908293940502</c:v>
                </c:pt>
                <c:pt idx="308">
                  <c:v>6.16385297960651</c:v>
                </c:pt>
                <c:pt idx="309">
                  <c:v>4.04571000628067</c:v>
                </c:pt>
                <c:pt idx="310">
                  <c:v>5.3378728109657</c:v>
                </c:pt>
                <c:pt idx="311">
                  <c:v>19.7936523140058</c:v>
                </c:pt>
                <c:pt idx="312">
                  <c:v>10.043929914985</c:v>
                </c:pt>
                <c:pt idx="313">
                  <c:v>0.714281388041714</c:v>
                </c:pt>
                <c:pt idx="314">
                  <c:v>-3.76293250979315</c:v>
                </c:pt>
                <c:pt idx="315">
                  <c:v>-0.00915629925991285</c:v>
                </c:pt>
                <c:pt idx="316">
                  <c:v>-10.8790045864964</c:v>
                </c:pt>
                <c:pt idx="317">
                  <c:v>-13.3419838151854</c:v>
                </c:pt>
                <c:pt idx="318">
                  <c:v>-14.2975592323954</c:v>
                </c:pt>
                <c:pt idx="319">
                  <c:v>-12.9633260995248</c:v>
                </c:pt>
                <c:pt idx="320">
                  <c:v>-10.1271318957348</c:v>
                </c:pt>
                <c:pt idx="321">
                  <c:v>-11.3428672318292</c:v>
                </c:pt>
                <c:pt idx="322">
                  <c:v>-14.3559076013778</c:v>
                </c:pt>
                <c:pt idx="323">
                  <c:v>-17.1783671344355</c:v>
                </c:pt>
                <c:pt idx="324">
                  <c:v>-14.5589750781635</c:v>
                </c:pt>
                <c:pt idx="325">
                  <c:v>-12.3861469900713</c:v>
                </c:pt>
                <c:pt idx="326">
                  <c:v>-12.1421322207411</c:v>
                </c:pt>
                <c:pt idx="327">
                  <c:v>-12.4730269788158</c:v>
                </c:pt>
                <c:pt idx="328">
                  <c:v>-12.657986938713</c:v>
                </c:pt>
                <c:pt idx="329">
                  <c:v>-12.525054900385</c:v>
                </c:pt>
                <c:pt idx="330">
                  <c:v>-8.21332853452948</c:v>
                </c:pt>
                <c:pt idx="331">
                  <c:v>-5.62456711014684</c:v>
                </c:pt>
                <c:pt idx="332">
                  <c:v>-12.5629462684437</c:v>
                </c:pt>
                <c:pt idx="333">
                  <c:v>-18.2034728426705</c:v>
                </c:pt>
                <c:pt idx="334">
                  <c:v>-15.9059947221811</c:v>
                </c:pt>
                <c:pt idx="335">
                  <c:v>-9.65885370317866</c:v>
                </c:pt>
                <c:pt idx="336">
                  <c:v>-0.102919847292058</c:v>
                </c:pt>
                <c:pt idx="337">
                  <c:v>-25.4779478125177</c:v>
                </c:pt>
                <c:pt idx="338">
                  <c:v>-25.9290026007371</c:v>
                </c:pt>
                <c:pt idx="339">
                  <c:v>-12.8906028191581</c:v>
                </c:pt>
                <c:pt idx="340">
                  <c:v>-18.0523654824214</c:v>
                </c:pt>
                <c:pt idx="341">
                  <c:v>-20.8295682675407</c:v>
                </c:pt>
                <c:pt idx="342">
                  <c:v>-8.33042624062273</c:v>
                </c:pt>
                <c:pt idx="343">
                  <c:v>-9.77265575830242</c:v>
                </c:pt>
                <c:pt idx="344">
                  <c:v>-49.5292576015343</c:v>
                </c:pt>
                <c:pt idx="345">
                  <c:v>22.6735009419787</c:v>
                </c:pt>
                <c:pt idx="346">
                  <c:v>-4.59567282037813</c:v>
                </c:pt>
                <c:pt idx="347">
                  <c:v>-15.6356309661347</c:v>
                </c:pt>
                <c:pt idx="348">
                  <c:v>-5.0715583363996</c:v>
                </c:pt>
                <c:pt idx="349">
                  <c:v>6.50181060999445</c:v>
                </c:pt>
                <c:pt idx="350">
                  <c:v>10.7948744663423</c:v>
                </c:pt>
                <c:pt idx="351">
                  <c:v>13.9304373393483</c:v>
                </c:pt>
                <c:pt idx="352">
                  <c:v>15.2216744830163</c:v>
                </c:pt>
                <c:pt idx="353">
                  <c:v>16.9886080836682</c:v>
                </c:pt>
                <c:pt idx="354">
                  <c:v>18.3223236829293</c:v>
                </c:pt>
                <c:pt idx="355">
                  <c:v>17.8504280010215</c:v>
                </c:pt>
                <c:pt idx="356">
                  <c:v>16.7708935073309</c:v>
                </c:pt>
                <c:pt idx="357">
                  <c:v>17.8235807635412</c:v>
                </c:pt>
                <c:pt idx="358">
                  <c:v>17.5328599721288</c:v>
                </c:pt>
                <c:pt idx="359">
                  <c:v>17.9709105361827</c:v>
                </c:pt>
                <c:pt idx="360">
                  <c:v>18.636953117307</c:v>
                </c:pt>
                <c:pt idx="361">
                  <c:v>17.5083050198548</c:v>
                </c:pt>
                <c:pt idx="362">
                  <c:v>13.8607133339957</c:v>
                </c:pt>
                <c:pt idx="363">
                  <c:v>10.9046098995382</c:v>
                </c:pt>
                <c:pt idx="364">
                  <c:v>11.0933541892973</c:v>
                </c:pt>
                <c:pt idx="365">
                  <c:v>12.2468411401678</c:v>
                </c:pt>
                <c:pt idx="366">
                  <c:v>11.7710087805014</c:v>
                </c:pt>
                <c:pt idx="367">
                  <c:v>10.4660845345283</c:v>
                </c:pt>
                <c:pt idx="368">
                  <c:v>10.9542814885305</c:v>
                </c:pt>
                <c:pt idx="369">
                  <c:v>11.4216457293711</c:v>
                </c:pt>
                <c:pt idx="370">
                  <c:v>10.6377863308163</c:v>
                </c:pt>
                <c:pt idx="371">
                  <c:v>7.64191919337742</c:v>
                </c:pt>
                <c:pt idx="372">
                  <c:v>4.76598551802926</c:v>
                </c:pt>
                <c:pt idx="373">
                  <c:v>2.81849750358719</c:v>
                </c:pt>
                <c:pt idx="374">
                  <c:v>3.79334379921432</c:v>
                </c:pt>
                <c:pt idx="375">
                  <c:v>7.94085176943775</c:v>
                </c:pt>
                <c:pt idx="376">
                  <c:v>10.1377145840346</c:v>
                </c:pt>
                <c:pt idx="377">
                  <c:v>15.2269362002801</c:v>
                </c:pt>
                <c:pt idx="378">
                  <c:v>15.6049899803009</c:v>
                </c:pt>
                <c:pt idx="379">
                  <c:v>13.42608592824</c:v>
                </c:pt>
                <c:pt idx="380">
                  <c:v>14.9881805211121</c:v>
                </c:pt>
                <c:pt idx="381">
                  <c:v>20.7812223628952</c:v>
                </c:pt>
                <c:pt idx="382">
                  <c:v>21.4631320263403</c:v>
                </c:pt>
                <c:pt idx="383">
                  <c:v>21.147287659701</c:v>
                </c:pt>
                <c:pt idx="384">
                  <c:v>11.7047501278974</c:v>
                </c:pt>
                <c:pt idx="385">
                  <c:v>9.12542819944848</c:v>
                </c:pt>
                <c:pt idx="386">
                  <c:v>6.55897939720349</c:v>
                </c:pt>
                <c:pt idx="387">
                  <c:v>4.52363054592762</c:v>
                </c:pt>
                <c:pt idx="388">
                  <c:v>0.536624836402833</c:v>
                </c:pt>
                <c:pt idx="389">
                  <c:v>-2.61246067358293</c:v>
                </c:pt>
                <c:pt idx="390">
                  <c:v>-3.81181430862615</c:v>
                </c:pt>
                <c:pt idx="391">
                  <c:v>-3.1221875473743</c:v>
                </c:pt>
                <c:pt idx="392">
                  <c:v>-1.36938301735314</c:v>
                </c:pt>
                <c:pt idx="393">
                  <c:v>-2.77636856481122</c:v>
                </c:pt>
                <c:pt idx="394">
                  <c:v>-2.12989864206414</c:v>
                </c:pt>
                <c:pt idx="395">
                  <c:v>-1.99897901271051</c:v>
                </c:pt>
                <c:pt idx="396">
                  <c:v>-0.0236579758971656</c:v>
                </c:pt>
                <c:pt idx="397">
                  <c:v>-0.634574451629082</c:v>
                </c:pt>
                <c:pt idx="398">
                  <c:v>-3.66647564641159</c:v>
                </c:pt>
                <c:pt idx="399">
                  <c:v>-3.29482534208654</c:v>
                </c:pt>
                <c:pt idx="400">
                  <c:v>-0.491827045565697</c:v>
                </c:pt>
                <c:pt idx="401">
                  <c:v>-0.309625363219158</c:v>
                </c:pt>
                <c:pt idx="402">
                  <c:v>-9.14803889624523</c:v>
                </c:pt>
                <c:pt idx="403">
                  <c:v>-16.2007356112102</c:v>
                </c:pt>
                <c:pt idx="404">
                  <c:v>-12.0508479423367</c:v>
                </c:pt>
                <c:pt idx="405">
                  <c:v>-9.50074405438313</c:v>
                </c:pt>
                <c:pt idx="406">
                  <c:v>-11.3110698238139</c:v>
                </c:pt>
                <c:pt idx="407">
                  <c:v>-26.2307409838522</c:v>
                </c:pt>
                <c:pt idx="408">
                  <c:v>-35.0963440278446</c:v>
                </c:pt>
                <c:pt idx="409">
                  <c:v>-42.8053106873506</c:v>
                </c:pt>
                <c:pt idx="410">
                  <c:v>-21.1934092943862</c:v>
                </c:pt>
                <c:pt idx="411">
                  <c:v>2.5116720947831</c:v>
                </c:pt>
                <c:pt idx="412">
                  <c:v>3.32763199945193</c:v>
                </c:pt>
                <c:pt idx="413">
                  <c:v>2.64262384810434</c:v>
                </c:pt>
                <c:pt idx="414">
                  <c:v>11.5005514847128</c:v>
                </c:pt>
                <c:pt idx="415">
                  <c:v>22.3110821766127</c:v>
                </c:pt>
                <c:pt idx="416">
                  <c:v>21.3091116727858</c:v>
                </c:pt>
                <c:pt idx="417">
                  <c:v>18.4559303035265</c:v>
                </c:pt>
                <c:pt idx="418">
                  <c:v>15.4958171871878</c:v>
                </c:pt>
                <c:pt idx="419">
                  <c:v>13.095112579961</c:v>
                </c:pt>
                <c:pt idx="420">
                  <c:v>10.7279628036981</c:v>
                </c:pt>
                <c:pt idx="421">
                  <c:v>6.28538490044344</c:v>
                </c:pt>
                <c:pt idx="422">
                  <c:v>0.909499215034136</c:v>
                </c:pt>
                <c:pt idx="423">
                  <c:v>-0.940111158685931</c:v>
                </c:pt>
                <c:pt idx="424">
                  <c:v>3.05626610993003</c:v>
                </c:pt>
                <c:pt idx="425">
                  <c:v>8.71073997170012</c:v>
                </c:pt>
                <c:pt idx="426">
                  <c:v>12.1732181503228</c:v>
                </c:pt>
                <c:pt idx="427">
                  <c:v>12.6313868015987</c:v>
                </c:pt>
                <c:pt idx="428">
                  <c:v>10.1570990361837</c:v>
                </c:pt>
                <c:pt idx="429">
                  <c:v>10.3076530837217</c:v>
                </c:pt>
                <c:pt idx="430">
                  <c:v>18.2030000091444</c:v>
                </c:pt>
                <c:pt idx="431">
                  <c:v>18.6286243305238</c:v>
                </c:pt>
                <c:pt idx="432">
                  <c:v>18.2981712808958</c:v>
                </c:pt>
                <c:pt idx="433">
                  <c:v>15.5560841131599</c:v>
                </c:pt>
                <c:pt idx="434">
                  <c:v>19.4381143989212</c:v>
                </c:pt>
                <c:pt idx="435">
                  <c:v>32.6225341618852</c:v>
                </c:pt>
                <c:pt idx="436">
                  <c:v>27.1909486647489</c:v>
                </c:pt>
                <c:pt idx="437">
                  <c:v>21.9050660560281</c:v>
                </c:pt>
                <c:pt idx="438">
                  <c:v>23.2391718231903</c:v>
                </c:pt>
                <c:pt idx="439">
                  <c:v>23.5905539397287</c:v>
                </c:pt>
                <c:pt idx="440">
                  <c:v>20.4862569888971</c:v>
                </c:pt>
                <c:pt idx="441">
                  <c:v>18.1367617681011</c:v>
                </c:pt>
                <c:pt idx="442">
                  <c:v>18.6027962872767</c:v>
                </c:pt>
                <c:pt idx="443">
                  <c:v>18.3333502324531</c:v>
                </c:pt>
                <c:pt idx="444">
                  <c:v>13.6091974977667</c:v>
                </c:pt>
                <c:pt idx="445">
                  <c:v>8.11153828210332</c:v>
                </c:pt>
                <c:pt idx="446">
                  <c:v>2.06714586522827</c:v>
                </c:pt>
                <c:pt idx="447">
                  <c:v>-2.88087838353186</c:v>
                </c:pt>
                <c:pt idx="448">
                  <c:v>-5.02249932617724</c:v>
                </c:pt>
                <c:pt idx="449">
                  <c:v>-7.33906862079218</c:v>
                </c:pt>
                <c:pt idx="450">
                  <c:v>-9.07012839074604</c:v>
                </c:pt>
                <c:pt idx="451">
                  <c:v>-11.2478540802562</c:v>
                </c:pt>
                <c:pt idx="452">
                  <c:v>-13.6114386118069</c:v>
                </c:pt>
                <c:pt idx="453">
                  <c:v>-16.0431417153977</c:v>
                </c:pt>
                <c:pt idx="454">
                  <c:v>-16.6160002346731</c:v>
                </c:pt>
                <c:pt idx="455">
                  <c:v>-13.8092489825223</c:v>
                </c:pt>
                <c:pt idx="456">
                  <c:v>-11.2007579849247</c:v>
                </c:pt>
                <c:pt idx="457">
                  <c:v>-10.174949240475</c:v>
                </c:pt>
                <c:pt idx="458">
                  <c:v>-8.02097852928561</c:v>
                </c:pt>
                <c:pt idx="459">
                  <c:v>-5.08714896011347</c:v>
                </c:pt>
                <c:pt idx="460">
                  <c:v>-3.38261536616644</c:v>
                </c:pt>
                <c:pt idx="461">
                  <c:v>-3.64718796682575</c:v>
                </c:pt>
                <c:pt idx="462">
                  <c:v>-4.27747104290631</c:v>
                </c:pt>
                <c:pt idx="463">
                  <c:v>-3.64804093006166</c:v>
                </c:pt>
                <c:pt idx="464">
                  <c:v>-2.32598211479684</c:v>
                </c:pt>
                <c:pt idx="465">
                  <c:v>-2.7641250647795</c:v>
                </c:pt>
                <c:pt idx="466">
                  <c:v>-3.2354853412097</c:v>
                </c:pt>
                <c:pt idx="467">
                  <c:v>-2.87426331350046</c:v>
                </c:pt>
                <c:pt idx="468">
                  <c:v>-1.68427239245868</c:v>
                </c:pt>
                <c:pt idx="469">
                  <c:v>-0.81601022155823</c:v>
                </c:pt>
                <c:pt idx="470">
                  <c:v>-0.816529493266236</c:v>
                </c:pt>
                <c:pt idx="471">
                  <c:v>-1.5601618103607</c:v>
                </c:pt>
                <c:pt idx="472">
                  <c:v>-1.28480545967148</c:v>
                </c:pt>
                <c:pt idx="473">
                  <c:v>-0.353763109294653</c:v>
                </c:pt>
                <c:pt idx="474">
                  <c:v>-1.65224438124823</c:v>
                </c:pt>
                <c:pt idx="475">
                  <c:v>-3.80068144190973</c:v>
                </c:pt>
                <c:pt idx="476">
                  <c:v>-5.08639134651044</c:v>
                </c:pt>
                <c:pt idx="477">
                  <c:v>-2.57735121308803</c:v>
                </c:pt>
              </c:numCache>
            </c:numRef>
          </c:val>
          <c:smooth val="0"/>
        </c:ser>
        <c:ser>
          <c:idx val="1"/>
          <c:order val="1"/>
          <c:tx>
            <c:strRef>
              <c:f>'[fusion test.xlsx]Sheet1'!$P$1</c:f>
              <c:strCache>
                <c:ptCount val="1"/>
                <c:pt idx="0">
                  <c:v>Y_accel</c:v>
                </c:pt>
              </c:strCache>
            </c:strRef>
          </c:tx>
          <c:spPr>
            <a:ln w="28575" cap="rnd">
              <a:solidFill>
                <a:schemeClr val="accent2"/>
              </a:solidFill>
              <a:round/>
            </a:ln>
            <a:effectLst/>
          </c:spPr>
          <c:marker>
            <c:symbol val="none"/>
          </c:marker>
          <c:dLbls>
            <c:delete val="1"/>
          </c:dLbls>
          <c:val>
            <c:numRef>
              <c:f>'[fusion test.xlsx]Sheet1'!$P$2:$P$691</c:f>
              <c:numCache>
                <c:formatCode>General</c:formatCode>
                <c:ptCount val="690"/>
                <c:pt idx="0">
                  <c:v>-44.6916555894979</c:v>
                </c:pt>
                <c:pt idx="1">
                  <c:v>-42.5997518747483</c:v>
                </c:pt>
                <c:pt idx="2">
                  <c:v>-44.4830633107006</c:v>
                </c:pt>
                <c:pt idx="3">
                  <c:v>-43.8887718385583</c:v>
                </c:pt>
                <c:pt idx="4">
                  <c:v>-45.8446713216195</c:v>
                </c:pt>
                <c:pt idx="5">
                  <c:v>-45.655044450897</c:v>
                </c:pt>
                <c:pt idx="6">
                  <c:v>-41.9295568503402</c:v>
                </c:pt>
                <c:pt idx="7">
                  <c:v>-41.7897155725044</c:v>
                </c:pt>
                <c:pt idx="8">
                  <c:v>-43.0989942894769</c:v>
                </c:pt>
                <c:pt idx="9">
                  <c:v>-43.7850411773353</c:v>
                </c:pt>
                <c:pt idx="10">
                  <c:v>-43.8875538830555</c:v>
                </c:pt>
                <c:pt idx="11">
                  <c:v>-42.3238149077131</c:v>
                </c:pt>
                <c:pt idx="12">
                  <c:v>-43.0881493362666</c:v>
                </c:pt>
                <c:pt idx="13">
                  <c:v>-45.1532160757077</c:v>
                </c:pt>
                <c:pt idx="14">
                  <c:v>-41.3752104777723</c:v>
                </c:pt>
                <c:pt idx="15">
                  <c:v>-40.3003063478823</c:v>
                </c:pt>
                <c:pt idx="16">
                  <c:v>-44.7204046721945</c:v>
                </c:pt>
                <c:pt idx="17">
                  <c:v>-46.3225464411733</c:v>
                </c:pt>
                <c:pt idx="18">
                  <c:v>-40.1600138194088</c:v>
                </c:pt>
                <c:pt idx="19">
                  <c:v>-38.5911464527101</c:v>
                </c:pt>
                <c:pt idx="20">
                  <c:v>-42.5334706951781</c:v>
                </c:pt>
                <c:pt idx="21">
                  <c:v>-48.836554347787</c:v>
                </c:pt>
                <c:pt idx="22">
                  <c:v>-51.8039848795257</c:v>
                </c:pt>
                <c:pt idx="23">
                  <c:v>-45.3442895739157</c:v>
                </c:pt>
                <c:pt idx="24">
                  <c:v>-35.7217155060975</c:v>
                </c:pt>
                <c:pt idx="25">
                  <c:v>-34.4544706810255</c:v>
                </c:pt>
                <c:pt idx="26">
                  <c:v>-41.2399206306303</c:v>
                </c:pt>
                <c:pt idx="27">
                  <c:v>-45.4813870294438</c:v>
                </c:pt>
                <c:pt idx="28">
                  <c:v>-46.9519444073153</c:v>
                </c:pt>
                <c:pt idx="29">
                  <c:v>-45.6699600849005</c:v>
                </c:pt>
                <c:pt idx="30">
                  <c:v>-42.1488248607439</c:v>
                </c:pt>
                <c:pt idx="31">
                  <c:v>-43.3746170898508</c:v>
                </c:pt>
                <c:pt idx="32">
                  <c:v>-47.1000430199667</c:v>
                </c:pt>
                <c:pt idx="33">
                  <c:v>-42.3839487969247</c:v>
                </c:pt>
                <c:pt idx="34">
                  <c:v>-40.0341000453781</c:v>
                </c:pt>
                <c:pt idx="35">
                  <c:v>-39.0343028212586</c:v>
                </c:pt>
                <c:pt idx="36">
                  <c:v>-39.0096084374199</c:v>
                </c:pt>
                <c:pt idx="37">
                  <c:v>-37.941438780489</c:v>
                </c:pt>
                <c:pt idx="38">
                  <c:v>-35.1057447745463</c:v>
                </c:pt>
                <c:pt idx="39">
                  <c:v>-33.4765760924543</c:v>
                </c:pt>
                <c:pt idx="40">
                  <c:v>-33.4871884954058</c:v>
                </c:pt>
                <c:pt idx="41">
                  <c:v>-31.7920197217865</c:v>
                </c:pt>
                <c:pt idx="42">
                  <c:v>-29.4485662384799</c:v>
                </c:pt>
                <c:pt idx="43">
                  <c:v>-27.2636777879351</c:v>
                </c:pt>
                <c:pt idx="44">
                  <c:v>-27.047327551345</c:v>
                </c:pt>
                <c:pt idx="45">
                  <c:v>-26.2929185937494</c:v>
                </c:pt>
                <c:pt idx="46">
                  <c:v>-23.0753496540474</c:v>
                </c:pt>
                <c:pt idx="47">
                  <c:v>-23.1696665400957</c:v>
                </c:pt>
                <c:pt idx="48">
                  <c:v>-26.1728164649678</c:v>
                </c:pt>
                <c:pt idx="49">
                  <c:v>-29.1226362490385</c:v>
                </c:pt>
                <c:pt idx="50">
                  <c:v>-26.9044307999234</c:v>
                </c:pt>
                <c:pt idx="51">
                  <c:v>-20.5210791168557</c:v>
                </c:pt>
                <c:pt idx="52">
                  <c:v>-19.1147932351171</c:v>
                </c:pt>
                <c:pt idx="53">
                  <c:v>-20.7390863261859</c:v>
                </c:pt>
                <c:pt idx="54">
                  <c:v>-21.9284362303623</c:v>
                </c:pt>
                <c:pt idx="55">
                  <c:v>-23.101019496431</c:v>
                </c:pt>
                <c:pt idx="56">
                  <c:v>-19.7990691784475</c:v>
                </c:pt>
                <c:pt idx="57">
                  <c:v>-22.137987363461</c:v>
                </c:pt>
                <c:pt idx="58">
                  <c:v>-17.5747394731834</c:v>
                </c:pt>
                <c:pt idx="59">
                  <c:v>-17.1263874190794</c:v>
                </c:pt>
                <c:pt idx="60">
                  <c:v>-20.0878204310955</c:v>
                </c:pt>
                <c:pt idx="61">
                  <c:v>-18.7671888478715</c:v>
                </c:pt>
                <c:pt idx="62">
                  <c:v>-17.0844919497731</c:v>
                </c:pt>
                <c:pt idx="63">
                  <c:v>-9.03765622705713</c:v>
                </c:pt>
                <c:pt idx="64">
                  <c:v>-8.76196028127922</c:v>
                </c:pt>
                <c:pt idx="65">
                  <c:v>-8.55160529102081</c:v>
                </c:pt>
                <c:pt idx="66">
                  <c:v>-11.9773987088127</c:v>
                </c:pt>
                <c:pt idx="67">
                  <c:v>-13.2696985828584</c:v>
                </c:pt>
                <c:pt idx="68">
                  <c:v>-13.0774790802969</c:v>
                </c:pt>
                <c:pt idx="69">
                  <c:v>-12.7594044465684</c:v>
                </c:pt>
                <c:pt idx="70">
                  <c:v>-18.0664645109612</c:v>
                </c:pt>
                <c:pt idx="71">
                  <c:v>-24.5457398944769</c:v>
                </c:pt>
                <c:pt idx="72">
                  <c:v>-33.4131901697344</c:v>
                </c:pt>
                <c:pt idx="73">
                  <c:v>-31.8192392858869</c:v>
                </c:pt>
                <c:pt idx="74">
                  <c:v>-33.0816426560968</c:v>
                </c:pt>
                <c:pt idx="75">
                  <c:v>-23.2559551166465</c:v>
                </c:pt>
                <c:pt idx="76">
                  <c:v>-28.9511746265536</c:v>
                </c:pt>
                <c:pt idx="77">
                  <c:v>-38.0411314750864</c:v>
                </c:pt>
                <c:pt idx="78">
                  <c:v>-44.6179634882624</c:v>
                </c:pt>
                <c:pt idx="79">
                  <c:v>-43.6029894393118</c:v>
                </c:pt>
                <c:pt idx="80">
                  <c:v>-35.949967609733</c:v>
                </c:pt>
                <c:pt idx="81">
                  <c:v>-32.4271592847685</c:v>
                </c:pt>
                <c:pt idx="82">
                  <c:v>-32.145914560903</c:v>
                </c:pt>
                <c:pt idx="83">
                  <c:v>-37.5189753767152</c:v>
                </c:pt>
                <c:pt idx="84">
                  <c:v>-33.9180375630036</c:v>
                </c:pt>
                <c:pt idx="85">
                  <c:v>-31.7151659356613</c:v>
                </c:pt>
                <c:pt idx="86">
                  <c:v>-33.2753367609914</c:v>
                </c:pt>
                <c:pt idx="87">
                  <c:v>-40.3567374468728</c:v>
                </c:pt>
                <c:pt idx="88">
                  <c:v>-46.2239974854232</c:v>
                </c:pt>
                <c:pt idx="89">
                  <c:v>-44.4985149680615</c:v>
                </c:pt>
                <c:pt idx="90">
                  <c:v>-42.0775039622209</c:v>
                </c:pt>
                <c:pt idx="91">
                  <c:v>-45.4759819653054</c:v>
                </c:pt>
                <c:pt idx="92">
                  <c:v>-49.0767381423452</c:v>
                </c:pt>
                <c:pt idx="93">
                  <c:v>-48.1689422443332</c:v>
                </c:pt>
                <c:pt idx="94">
                  <c:v>-43.1057257781877</c:v>
                </c:pt>
                <c:pt idx="95">
                  <c:v>-38.2641793824918</c:v>
                </c:pt>
                <c:pt idx="96">
                  <c:v>-34.2404344015799</c:v>
                </c:pt>
                <c:pt idx="97">
                  <c:v>-30.9401970369651</c:v>
                </c:pt>
                <c:pt idx="98">
                  <c:v>-23.9501588813797</c:v>
                </c:pt>
                <c:pt idx="99">
                  <c:v>-20.414849103112</c:v>
                </c:pt>
                <c:pt idx="100">
                  <c:v>-19.0084986370304</c:v>
                </c:pt>
                <c:pt idx="101">
                  <c:v>-18.7464960414527</c:v>
                </c:pt>
                <c:pt idx="102">
                  <c:v>-19.1717306078857</c:v>
                </c:pt>
                <c:pt idx="103">
                  <c:v>-20.7267245121108</c:v>
                </c:pt>
                <c:pt idx="104">
                  <c:v>-19.8472298090772</c:v>
                </c:pt>
                <c:pt idx="105">
                  <c:v>-17.0802897851963</c:v>
                </c:pt>
                <c:pt idx="106">
                  <c:v>-17.6032208232387</c:v>
                </c:pt>
                <c:pt idx="107">
                  <c:v>-17.7110705851611</c:v>
                </c:pt>
                <c:pt idx="108">
                  <c:v>-23.7032180348799</c:v>
                </c:pt>
                <c:pt idx="109">
                  <c:v>-24.7974205695352</c:v>
                </c:pt>
                <c:pt idx="110">
                  <c:v>-17.6712931453987</c:v>
                </c:pt>
                <c:pt idx="111">
                  <c:v>-31.8851071695586</c:v>
                </c:pt>
                <c:pt idx="112">
                  <c:v>-74.5637664633483</c:v>
                </c:pt>
                <c:pt idx="113">
                  <c:v>-68.5546163616132</c:v>
                </c:pt>
                <c:pt idx="114">
                  <c:v>-64.1673323196292</c:v>
                </c:pt>
                <c:pt idx="115">
                  <c:v>-32.5241390072882</c:v>
                </c:pt>
                <c:pt idx="116">
                  <c:v>-19.9041080390641</c:v>
                </c:pt>
                <c:pt idx="117">
                  <c:v>-20.3224611720584</c:v>
                </c:pt>
                <c:pt idx="118">
                  <c:v>-19.1514614555828</c:v>
                </c:pt>
                <c:pt idx="119">
                  <c:v>-15.8808340171408</c:v>
                </c:pt>
                <c:pt idx="120">
                  <c:v>-14.3720980263645</c:v>
                </c:pt>
                <c:pt idx="121">
                  <c:v>-15.771983985778</c:v>
                </c:pt>
                <c:pt idx="122">
                  <c:v>-17.031636440453</c:v>
                </c:pt>
                <c:pt idx="123">
                  <c:v>-18.7381503974431</c:v>
                </c:pt>
                <c:pt idx="124">
                  <c:v>-19.1261657092164</c:v>
                </c:pt>
                <c:pt idx="125">
                  <c:v>-18.084584603916</c:v>
                </c:pt>
                <c:pt idx="126">
                  <c:v>-19.4900191546666</c:v>
                </c:pt>
                <c:pt idx="127">
                  <c:v>-22.2393691551873</c:v>
                </c:pt>
                <c:pt idx="128">
                  <c:v>-24.6386984331859</c:v>
                </c:pt>
                <c:pt idx="129">
                  <c:v>-24.0985045600341</c:v>
                </c:pt>
                <c:pt idx="130">
                  <c:v>-23.4420789658306</c:v>
                </c:pt>
                <c:pt idx="131">
                  <c:v>-24.5142473975795</c:v>
                </c:pt>
                <c:pt idx="132">
                  <c:v>-25.6451322806833</c:v>
                </c:pt>
                <c:pt idx="133">
                  <c:v>-22.9697722027147</c:v>
                </c:pt>
                <c:pt idx="134">
                  <c:v>-21.7051940219659</c:v>
                </c:pt>
                <c:pt idx="135">
                  <c:v>-19.6747292620452</c:v>
                </c:pt>
                <c:pt idx="136">
                  <c:v>-19.3835069033069</c:v>
                </c:pt>
                <c:pt idx="137">
                  <c:v>-20.5575724652098</c:v>
                </c:pt>
                <c:pt idx="138">
                  <c:v>-19.754074523792</c:v>
                </c:pt>
                <c:pt idx="139">
                  <c:v>-18.1475468459214</c:v>
                </c:pt>
                <c:pt idx="140">
                  <c:v>-16.9700315721065</c:v>
                </c:pt>
                <c:pt idx="141">
                  <c:v>-27.3195003982041</c:v>
                </c:pt>
                <c:pt idx="142">
                  <c:v>-24.0093362773311</c:v>
                </c:pt>
                <c:pt idx="143">
                  <c:v>-13.3164702815926</c:v>
                </c:pt>
                <c:pt idx="144">
                  <c:v>-0.82751337173104</c:v>
                </c:pt>
                <c:pt idx="145">
                  <c:v>35.863260211781</c:v>
                </c:pt>
                <c:pt idx="146">
                  <c:v>5.91429736672854</c:v>
                </c:pt>
                <c:pt idx="147">
                  <c:v>3.25679081882455</c:v>
                </c:pt>
                <c:pt idx="148">
                  <c:v>12.8231761531466</c:v>
                </c:pt>
                <c:pt idx="149">
                  <c:v>41.4033113644348</c:v>
                </c:pt>
                <c:pt idx="150">
                  <c:v>23.1790645817599</c:v>
                </c:pt>
                <c:pt idx="151">
                  <c:v>10.2892844175087</c:v>
                </c:pt>
                <c:pt idx="152">
                  <c:v>7.38384124244428</c:v>
                </c:pt>
                <c:pt idx="153">
                  <c:v>10.0998536082473</c:v>
                </c:pt>
                <c:pt idx="154">
                  <c:v>14.7282474865374</c:v>
                </c:pt>
                <c:pt idx="155">
                  <c:v>14.3360588101671</c:v>
                </c:pt>
                <c:pt idx="156">
                  <c:v>12.430028166822</c:v>
                </c:pt>
                <c:pt idx="157">
                  <c:v>12.3033278381079</c:v>
                </c:pt>
                <c:pt idx="158">
                  <c:v>12.4431552691037</c:v>
                </c:pt>
                <c:pt idx="159">
                  <c:v>13.9061088947151</c:v>
                </c:pt>
                <c:pt idx="160">
                  <c:v>14.4487288334683</c:v>
                </c:pt>
                <c:pt idx="161">
                  <c:v>13.6794021587229</c:v>
                </c:pt>
                <c:pt idx="162">
                  <c:v>14.1600560319098</c:v>
                </c:pt>
                <c:pt idx="163">
                  <c:v>12.3658629510154</c:v>
                </c:pt>
                <c:pt idx="164">
                  <c:v>9.60156957555117</c:v>
                </c:pt>
                <c:pt idx="165">
                  <c:v>9.66937571818891</c:v>
                </c:pt>
                <c:pt idx="166">
                  <c:v>8.48371071457035</c:v>
                </c:pt>
                <c:pt idx="167">
                  <c:v>5.47291709854089</c:v>
                </c:pt>
                <c:pt idx="168">
                  <c:v>2.271949304675</c:v>
                </c:pt>
                <c:pt idx="169">
                  <c:v>0.340706995035743</c:v>
                </c:pt>
                <c:pt idx="170">
                  <c:v>-0.721728399757005</c:v>
                </c:pt>
                <c:pt idx="171">
                  <c:v>-4.39309981941165</c:v>
                </c:pt>
                <c:pt idx="172">
                  <c:v>-5.49187457783401</c:v>
                </c:pt>
                <c:pt idx="173">
                  <c:v>-11.6515493411234</c:v>
                </c:pt>
                <c:pt idx="174">
                  <c:v>-19.0053273340097</c:v>
                </c:pt>
                <c:pt idx="175">
                  <c:v>-28.0102966931887</c:v>
                </c:pt>
                <c:pt idx="176">
                  <c:v>-45.9134871294254</c:v>
                </c:pt>
                <c:pt idx="177">
                  <c:v>-37.2561322779106</c:v>
                </c:pt>
                <c:pt idx="178">
                  <c:v>-35.1135265178668</c:v>
                </c:pt>
                <c:pt idx="179">
                  <c:v>-71.8938209866567</c:v>
                </c:pt>
                <c:pt idx="180">
                  <c:v>-59.6092538902795</c:v>
                </c:pt>
                <c:pt idx="181">
                  <c:v>-64.0857048530866</c:v>
                </c:pt>
                <c:pt idx="182">
                  <c:v>-63.1009254270482</c:v>
                </c:pt>
                <c:pt idx="183">
                  <c:v>-38.6108724380096</c:v>
                </c:pt>
                <c:pt idx="184">
                  <c:v>-29.8866390823133</c:v>
                </c:pt>
                <c:pt idx="185">
                  <c:v>-28.5041084528812</c:v>
                </c:pt>
                <c:pt idx="186">
                  <c:v>-27.8762817216191</c:v>
                </c:pt>
                <c:pt idx="187">
                  <c:v>-26.734563119582</c:v>
                </c:pt>
                <c:pt idx="188">
                  <c:v>-25.3792295046675</c:v>
                </c:pt>
                <c:pt idx="189">
                  <c:v>-24.7014147466569</c:v>
                </c:pt>
                <c:pt idx="190">
                  <c:v>-25.5633252812781</c:v>
                </c:pt>
                <c:pt idx="191">
                  <c:v>-26.6117568631325</c:v>
                </c:pt>
                <c:pt idx="192">
                  <c:v>-26.7661373759082</c:v>
                </c:pt>
                <c:pt idx="193">
                  <c:v>-25.8857718270043</c:v>
                </c:pt>
                <c:pt idx="194">
                  <c:v>-25.7318656903964</c:v>
                </c:pt>
                <c:pt idx="195">
                  <c:v>-26.850804522641</c:v>
                </c:pt>
                <c:pt idx="196">
                  <c:v>-24.9910567400872</c:v>
                </c:pt>
                <c:pt idx="197">
                  <c:v>-22.5180119246214</c:v>
                </c:pt>
                <c:pt idx="198">
                  <c:v>-19.5820847166622</c:v>
                </c:pt>
                <c:pt idx="199">
                  <c:v>-20.3382630568699</c:v>
                </c:pt>
                <c:pt idx="200">
                  <c:v>-23.4048203195132</c:v>
                </c:pt>
                <c:pt idx="201">
                  <c:v>-20.7959009032182</c:v>
                </c:pt>
                <c:pt idx="202">
                  <c:v>-15.7791500565609</c:v>
                </c:pt>
                <c:pt idx="203">
                  <c:v>-13.288096081772</c:v>
                </c:pt>
                <c:pt idx="204">
                  <c:v>-32.360256533288</c:v>
                </c:pt>
                <c:pt idx="205">
                  <c:v>-25.7470960712901</c:v>
                </c:pt>
                <c:pt idx="206">
                  <c:v>-9.28955091893159</c:v>
                </c:pt>
                <c:pt idx="207">
                  <c:v>8.80709069276308</c:v>
                </c:pt>
                <c:pt idx="208">
                  <c:v>49.961961673824</c:v>
                </c:pt>
                <c:pt idx="209">
                  <c:v>-0.847013817574553</c:v>
                </c:pt>
                <c:pt idx="210">
                  <c:v>-5.93507087921753</c:v>
                </c:pt>
                <c:pt idx="211">
                  <c:v>3.40304828466713</c:v>
                </c:pt>
                <c:pt idx="212">
                  <c:v>7.32505999079143</c:v>
                </c:pt>
                <c:pt idx="213">
                  <c:v>4.74691085629834</c:v>
                </c:pt>
                <c:pt idx="214">
                  <c:v>4.60082135809737</c:v>
                </c:pt>
                <c:pt idx="215">
                  <c:v>9.04982867727914</c:v>
                </c:pt>
                <c:pt idx="216">
                  <c:v>17.9025818544788</c:v>
                </c:pt>
                <c:pt idx="217">
                  <c:v>21.6367941190158</c:v>
                </c:pt>
                <c:pt idx="218">
                  <c:v>11.9206522433514</c:v>
                </c:pt>
                <c:pt idx="219">
                  <c:v>7.18315407016691</c:v>
                </c:pt>
                <c:pt idx="220">
                  <c:v>6.25508507319741</c:v>
                </c:pt>
                <c:pt idx="221">
                  <c:v>6.54089618350823</c:v>
                </c:pt>
                <c:pt idx="222">
                  <c:v>8.20699260098792</c:v>
                </c:pt>
                <c:pt idx="223">
                  <c:v>10.2030421893442</c:v>
                </c:pt>
                <c:pt idx="224">
                  <c:v>11.9038142310581</c:v>
                </c:pt>
                <c:pt idx="225">
                  <c:v>11.6770719146585</c:v>
                </c:pt>
                <c:pt idx="226">
                  <c:v>12.3137048040212</c:v>
                </c:pt>
                <c:pt idx="227">
                  <c:v>15.5046204641361</c:v>
                </c:pt>
                <c:pt idx="228">
                  <c:v>19.0428098055342</c:v>
                </c:pt>
                <c:pt idx="229">
                  <c:v>16.7444118915674</c:v>
                </c:pt>
                <c:pt idx="230">
                  <c:v>12.1241871504754</c:v>
                </c:pt>
                <c:pt idx="231">
                  <c:v>11.2775100698071</c:v>
                </c:pt>
                <c:pt idx="232">
                  <c:v>12.0891800360915</c:v>
                </c:pt>
                <c:pt idx="233">
                  <c:v>9.97761598989788</c:v>
                </c:pt>
                <c:pt idx="234">
                  <c:v>3.87865706385015</c:v>
                </c:pt>
                <c:pt idx="235">
                  <c:v>-3.57022330927524</c:v>
                </c:pt>
                <c:pt idx="236">
                  <c:v>-6.73361630156579</c:v>
                </c:pt>
                <c:pt idx="237">
                  <c:v>-26.5074727806523</c:v>
                </c:pt>
                <c:pt idx="238">
                  <c:v>-84.1570082610432</c:v>
                </c:pt>
                <c:pt idx="239">
                  <c:v>-83.5743279601978</c:v>
                </c:pt>
                <c:pt idx="240">
                  <c:v>-80.0644419040877</c:v>
                </c:pt>
                <c:pt idx="241">
                  <c:v>-81.919096208968</c:v>
                </c:pt>
                <c:pt idx="242">
                  <c:v>-63.1117324297467</c:v>
                </c:pt>
                <c:pt idx="243">
                  <c:v>-66.3993012901625</c:v>
                </c:pt>
                <c:pt idx="244">
                  <c:v>-82.4357392044474</c:v>
                </c:pt>
                <c:pt idx="245">
                  <c:v>-83.0584226668162</c:v>
                </c:pt>
                <c:pt idx="246">
                  <c:v>-58.7740759405871</c:v>
                </c:pt>
                <c:pt idx="247">
                  <c:v>-47.4031388780851</c:v>
                </c:pt>
                <c:pt idx="248">
                  <c:v>-42.9483236262992</c:v>
                </c:pt>
                <c:pt idx="249">
                  <c:v>-42.1928867611606</c:v>
                </c:pt>
                <c:pt idx="250">
                  <c:v>-39.3164084228903</c:v>
                </c:pt>
                <c:pt idx="251">
                  <c:v>-36.0316994827242</c:v>
                </c:pt>
                <c:pt idx="252">
                  <c:v>-35.5952164913284</c:v>
                </c:pt>
                <c:pt idx="253">
                  <c:v>-36.5618283176229</c:v>
                </c:pt>
                <c:pt idx="254">
                  <c:v>-36.2703850731155</c:v>
                </c:pt>
                <c:pt idx="255">
                  <c:v>-34.8457494074556</c:v>
                </c:pt>
                <c:pt idx="256">
                  <c:v>-34.9960242293631</c:v>
                </c:pt>
                <c:pt idx="257">
                  <c:v>-36.0433582491944</c:v>
                </c:pt>
                <c:pt idx="258">
                  <c:v>-38.2274633336329</c:v>
                </c:pt>
                <c:pt idx="259">
                  <c:v>-39.825712709929</c:v>
                </c:pt>
                <c:pt idx="260">
                  <c:v>-36.7136728923915</c:v>
                </c:pt>
                <c:pt idx="261">
                  <c:v>-29.761684688677</c:v>
                </c:pt>
                <c:pt idx="262">
                  <c:v>-30.3575779794081</c:v>
                </c:pt>
                <c:pt idx="263">
                  <c:v>-47.8665537069446</c:v>
                </c:pt>
                <c:pt idx="264">
                  <c:v>-37.880186172823</c:v>
                </c:pt>
                <c:pt idx="265">
                  <c:v>-26.6878172161879</c:v>
                </c:pt>
                <c:pt idx="266">
                  <c:v>-25.9672480486696</c:v>
                </c:pt>
                <c:pt idx="267">
                  <c:v>-41.7587954588559</c:v>
                </c:pt>
                <c:pt idx="268">
                  <c:v>-62.9606437070148</c:v>
                </c:pt>
                <c:pt idx="269">
                  <c:v>-43.4739284786853</c:v>
                </c:pt>
                <c:pt idx="270">
                  <c:v>-20.6303197893808</c:v>
                </c:pt>
                <c:pt idx="271">
                  <c:v>-10.2408690141641</c:v>
                </c:pt>
                <c:pt idx="272">
                  <c:v>12.3473809935034</c:v>
                </c:pt>
                <c:pt idx="273">
                  <c:v>-7.26569447985828</c:v>
                </c:pt>
                <c:pt idx="274">
                  <c:v>-21.4477980027086</c:v>
                </c:pt>
                <c:pt idx="275">
                  <c:v>-13.6571787198039</c:v>
                </c:pt>
                <c:pt idx="276">
                  <c:v>-5.3439393319108</c:v>
                </c:pt>
                <c:pt idx="277">
                  <c:v>10.8262079899192</c:v>
                </c:pt>
                <c:pt idx="278">
                  <c:v>10.8867320404698</c:v>
                </c:pt>
                <c:pt idx="279">
                  <c:v>5.23613529623638</c:v>
                </c:pt>
                <c:pt idx="280">
                  <c:v>8.63058794636232</c:v>
                </c:pt>
                <c:pt idx="281">
                  <c:v>16.3478459660749</c:v>
                </c:pt>
                <c:pt idx="282">
                  <c:v>20.3596041758612</c:v>
                </c:pt>
                <c:pt idx="283">
                  <c:v>17.6997419074036</c:v>
                </c:pt>
                <c:pt idx="284">
                  <c:v>14.1625105316382</c:v>
                </c:pt>
                <c:pt idx="285">
                  <c:v>14.0518292949294</c:v>
                </c:pt>
                <c:pt idx="286">
                  <c:v>10.5395240107991</c:v>
                </c:pt>
                <c:pt idx="287">
                  <c:v>6.39096163247677</c:v>
                </c:pt>
                <c:pt idx="288">
                  <c:v>3.10213691348116</c:v>
                </c:pt>
                <c:pt idx="289">
                  <c:v>1.16317662642012</c:v>
                </c:pt>
                <c:pt idx="290">
                  <c:v>-2.06817565368818</c:v>
                </c:pt>
                <c:pt idx="291">
                  <c:v>-3.82767410689777</c:v>
                </c:pt>
                <c:pt idx="292">
                  <c:v>-0.947982947343828</c:v>
                </c:pt>
                <c:pt idx="293">
                  <c:v>4.32739893749563</c:v>
                </c:pt>
                <c:pt idx="294">
                  <c:v>9.11208891763166</c:v>
                </c:pt>
                <c:pt idx="295">
                  <c:v>10.4151590893309</c:v>
                </c:pt>
                <c:pt idx="296">
                  <c:v>10.9850805790676</c:v>
                </c:pt>
                <c:pt idx="297">
                  <c:v>13.423216401781</c:v>
                </c:pt>
                <c:pt idx="298">
                  <c:v>15.4728319403053</c:v>
                </c:pt>
                <c:pt idx="299">
                  <c:v>12.9003231098032</c:v>
                </c:pt>
                <c:pt idx="300">
                  <c:v>7.36900016887019</c:v>
                </c:pt>
                <c:pt idx="301">
                  <c:v>3.93658553513439</c:v>
                </c:pt>
                <c:pt idx="302">
                  <c:v>1.83709794173002</c:v>
                </c:pt>
                <c:pt idx="303">
                  <c:v>-5.29906607127381</c:v>
                </c:pt>
                <c:pt idx="304">
                  <c:v>-10.5196480865099</c:v>
                </c:pt>
                <c:pt idx="305">
                  <c:v>-11.6955132011386</c:v>
                </c:pt>
                <c:pt idx="306">
                  <c:v>-14.6359271533873</c:v>
                </c:pt>
                <c:pt idx="307">
                  <c:v>-28.9431000138357</c:v>
                </c:pt>
                <c:pt idx="308">
                  <c:v>-49.3883911218</c:v>
                </c:pt>
                <c:pt idx="309">
                  <c:v>-47.717370325277</c:v>
                </c:pt>
                <c:pt idx="310">
                  <c:v>-51.1454155122078</c:v>
                </c:pt>
                <c:pt idx="311">
                  <c:v>-61.9799584461295</c:v>
                </c:pt>
                <c:pt idx="312">
                  <c:v>-77.0470943518066</c:v>
                </c:pt>
                <c:pt idx="313">
                  <c:v>-71.8636305687759</c:v>
                </c:pt>
                <c:pt idx="314">
                  <c:v>-67.0205921765765</c:v>
                </c:pt>
                <c:pt idx="315">
                  <c:v>-62.441993592086</c:v>
                </c:pt>
                <c:pt idx="316">
                  <c:v>-35.8767610898773</c:v>
                </c:pt>
                <c:pt idx="317">
                  <c:v>-33.2914108036339</c:v>
                </c:pt>
                <c:pt idx="318">
                  <c:v>-31.2695486958395</c:v>
                </c:pt>
                <c:pt idx="319">
                  <c:v>-32.5306128414965</c:v>
                </c:pt>
                <c:pt idx="320">
                  <c:v>-31.0808518737172</c:v>
                </c:pt>
                <c:pt idx="321">
                  <c:v>-29.673647697</c:v>
                </c:pt>
                <c:pt idx="322">
                  <c:v>-27.9628502757031</c:v>
                </c:pt>
                <c:pt idx="323">
                  <c:v>-29.7449015977008</c:v>
                </c:pt>
                <c:pt idx="324">
                  <c:v>-31.834502257851</c:v>
                </c:pt>
                <c:pt idx="325">
                  <c:v>-30.6913639644672</c:v>
                </c:pt>
                <c:pt idx="326">
                  <c:v>-29.1487609474141</c:v>
                </c:pt>
                <c:pt idx="327">
                  <c:v>-29.1653015232421</c:v>
                </c:pt>
                <c:pt idx="328">
                  <c:v>-31.1088621111908</c:v>
                </c:pt>
                <c:pt idx="329">
                  <c:v>-31.2444171362334</c:v>
                </c:pt>
                <c:pt idx="330">
                  <c:v>-28.8145124823338</c:v>
                </c:pt>
                <c:pt idx="331">
                  <c:v>-28.1753603411228</c:v>
                </c:pt>
                <c:pt idx="332">
                  <c:v>-33.2716328644073</c:v>
                </c:pt>
                <c:pt idx="333">
                  <c:v>-38.167408921363</c:v>
                </c:pt>
                <c:pt idx="334">
                  <c:v>-31.574433224067</c:v>
                </c:pt>
                <c:pt idx="335">
                  <c:v>-24.6778060872221</c:v>
                </c:pt>
                <c:pt idx="336">
                  <c:v>-30.3952792931566</c:v>
                </c:pt>
                <c:pt idx="337">
                  <c:v>-37.9245742650325</c:v>
                </c:pt>
                <c:pt idx="338">
                  <c:v>-30.8691418524101</c:v>
                </c:pt>
                <c:pt idx="339">
                  <c:v>-23.7997239986334</c:v>
                </c:pt>
                <c:pt idx="340">
                  <c:v>-28.0250281388989</c:v>
                </c:pt>
                <c:pt idx="341">
                  <c:v>-43.5999201125296</c:v>
                </c:pt>
                <c:pt idx="342">
                  <c:v>-30.3674918689189</c:v>
                </c:pt>
                <c:pt idx="343">
                  <c:v>-24.5950240862575</c:v>
                </c:pt>
                <c:pt idx="344">
                  <c:v>-10.3657644036759</c:v>
                </c:pt>
                <c:pt idx="345">
                  <c:v>4.05562935569911</c:v>
                </c:pt>
                <c:pt idx="346">
                  <c:v>4.51925773229499</c:v>
                </c:pt>
                <c:pt idx="347">
                  <c:v>5.06008169610763</c:v>
                </c:pt>
                <c:pt idx="348">
                  <c:v>4.81944304771248</c:v>
                </c:pt>
                <c:pt idx="349">
                  <c:v>4.54806256608277</c:v>
                </c:pt>
                <c:pt idx="350">
                  <c:v>3.00001042197882</c:v>
                </c:pt>
                <c:pt idx="351">
                  <c:v>-0.0168431132296593</c:v>
                </c:pt>
                <c:pt idx="352">
                  <c:v>-1.17679891224772</c:v>
                </c:pt>
                <c:pt idx="353">
                  <c:v>-0.710556421830196</c:v>
                </c:pt>
                <c:pt idx="354">
                  <c:v>-0.365513897107767</c:v>
                </c:pt>
                <c:pt idx="355">
                  <c:v>-2.9831509478267</c:v>
                </c:pt>
                <c:pt idx="356">
                  <c:v>-8.1258937737603</c:v>
                </c:pt>
                <c:pt idx="357">
                  <c:v>-13.1561849649987</c:v>
                </c:pt>
                <c:pt idx="358">
                  <c:v>-16.7508056570608</c:v>
                </c:pt>
                <c:pt idx="359">
                  <c:v>-21.7446986567105</c:v>
                </c:pt>
                <c:pt idx="360">
                  <c:v>-27.0714973161913</c:v>
                </c:pt>
                <c:pt idx="361">
                  <c:v>-31.1987830257662</c:v>
                </c:pt>
                <c:pt idx="362">
                  <c:v>-34.3276653554476</c:v>
                </c:pt>
                <c:pt idx="363">
                  <c:v>-30.5615129178084</c:v>
                </c:pt>
                <c:pt idx="364">
                  <c:v>-21.6015617563269</c:v>
                </c:pt>
                <c:pt idx="365">
                  <c:v>-10.7422302265907</c:v>
                </c:pt>
                <c:pt idx="366">
                  <c:v>-2.85831506764845</c:v>
                </c:pt>
                <c:pt idx="367">
                  <c:v>0.982885326869735</c:v>
                </c:pt>
                <c:pt idx="368">
                  <c:v>4.3865565533738</c:v>
                </c:pt>
                <c:pt idx="369">
                  <c:v>7.20315564202628</c:v>
                </c:pt>
                <c:pt idx="370">
                  <c:v>8.35646530684527</c:v>
                </c:pt>
                <c:pt idx="371">
                  <c:v>7.97118185019009</c:v>
                </c:pt>
                <c:pt idx="372">
                  <c:v>2.30295289715844</c:v>
                </c:pt>
                <c:pt idx="373">
                  <c:v>-6.15807766339212</c:v>
                </c:pt>
                <c:pt idx="374">
                  <c:v>-21.8828833124493</c:v>
                </c:pt>
                <c:pt idx="375">
                  <c:v>-37.6711828347434</c:v>
                </c:pt>
                <c:pt idx="376">
                  <c:v>-45.2472428807938</c:v>
                </c:pt>
                <c:pt idx="377">
                  <c:v>-49.2014985363936</c:v>
                </c:pt>
                <c:pt idx="378">
                  <c:v>-54.5415767146877</c:v>
                </c:pt>
                <c:pt idx="379">
                  <c:v>-64.4037829345353</c:v>
                </c:pt>
                <c:pt idx="380">
                  <c:v>-66.7310428656661</c:v>
                </c:pt>
                <c:pt idx="381">
                  <c:v>-62.6687006343818</c:v>
                </c:pt>
                <c:pt idx="382">
                  <c:v>-63.9331326752642</c:v>
                </c:pt>
                <c:pt idx="383">
                  <c:v>-68.7511429054481</c:v>
                </c:pt>
                <c:pt idx="384">
                  <c:v>-66.0577835127791</c:v>
                </c:pt>
                <c:pt idx="385">
                  <c:v>-65.1432451207951</c:v>
                </c:pt>
                <c:pt idx="386">
                  <c:v>-72.4294863840585</c:v>
                </c:pt>
                <c:pt idx="387">
                  <c:v>-70.6069611725156</c:v>
                </c:pt>
                <c:pt idx="388">
                  <c:v>-53.0340721225612</c:v>
                </c:pt>
                <c:pt idx="389">
                  <c:v>-45.7804854381963</c:v>
                </c:pt>
                <c:pt idx="390">
                  <c:v>-47.9661810849753</c:v>
                </c:pt>
                <c:pt idx="391">
                  <c:v>-50.2821428553165</c:v>
                </c:pt>
                <c:pt idx="392">
                  <c:v>-48.7936732714408</c:v>
                </c:pt>
                <c:pt idx="393">
                  <c:v>-47.3503001677239</c:v>
                </c:pt>
                <c:pt idx="394">
                  <c:v>-50.1355546584446</c:v>
                </c:pt>
                <c:pt idx="395">
                  <c:v>-51.3609957030589</c:v>
                </c:pt>
                <c:pt idx="396">
                  <c:v>-51.9703693514408</c:v>
                </c:pt>
                <c:pt idx="397">
                  <c:v>-52.4819247020908</c:v>
                </c:pt>
                <c:pt idx="398">
                  <c:v>-50.6812778010869</c:v>
                </c:pt>
                <c:pt idx="399">
                  <c:v>-45.9967889100003</c:v>
                </c:pt>
                <c:pt idx="400">
                  <c:v>-42.4856204784663</c:v>
                </c:pt>
                <c:pt idx="401">
                  <c:v>-44.5300270502213</c:v>
                </c:pt>
                <c:pt idx="402">
                  <c:v>-47.029073823243</c:v>
                </c:pt>
                <c:pt idx="403">
                  <c:v>-40.0995832086608</c:v>
                </c:pt>
                <c:pt idx="404">
                  <c:v>-32.147177142556</c:v>
                </c:pt>
                <c:pt idx="405">
                  <c:v>-31.787795409044</c:v>
                </c:pt>
                <c:pt idx="406">
                  <c:v>-38.3224346085302</c:v>
                </c:pt>
                <c:pt idx="407">
                  <c:v>-34.1589217667704</c:v>
                </c:pt>
                <c:pt idx="408">
                  <c:v>-31.9110659072605</c:v>
                </c:pt>
                <c:pt idx="409">
                  <c:v>-36.2847769820361</c:v>
                </c:pt>
                <c:pt idx="410">
                  <c:v>-65.0318365315866</c:v>
                </c:pt>
                <c:pt idx="411">
                  <c:v>-63.6846203741252</c:v>
                </c:pt>
                <c:pt idx="412">
                  <c:v>-68.8826892696021</c:v>
                </c:pt>
                <c:pt idx="413">
                  <c:v>-22.6841832211918</c:v>
                </c:pt>
                <c:pt idx="414">
                  <c:v>3.72655879920427</c:v>
                </c:pt>
                <c:pt idx="415">
                  <c:v>3.29795106710076</c:v>
                </c:pt>
                <c:pt idx="416">
                  <c:v>2.66917374357614</c:v>
                </c:pt>
                <c:pt idx="417">
                  <c:v>1.90694476333181</c:v>
                </c:pt>
                <c:pt idx="418">
                  <c:v>3.01788913111885</c:v>
                </c:pt>
                <c:pt idx="419">
                  <c:v>7.86544787334273</c:v>
                </c:pt>
                <c:pt idx="420">
                  <c:v>9.28097470159639</c:v>
                </c:pt>
                <c:pt idx="421">
                  <c:v>5.57124885103037</c:v>
                </c:pt>
                <c:pt idx="422">
                  <c:v>2.96645450507144</c:v>
                </c:pt>
                <c:pt idx="423">
                  <c:v>4.49220986700602</c:v>
                </c:pt>
                <c:pt idx="424">
                  <c:v>6.3411652722778</c:v>
                </c:pt>
                <c:pt idx="425">
                  <c:v>1.08955681380324</c:v>
                </c:pt>
                <c:pt idx="426">
                  <c:v>-3.61540855488054</c:v>
                </c:pt>
                <c:pt idx="427">
                  <c:v>-6.35076998817359</c:v>
                </c:pt>
                <c:pt idx="428">
                  <c:v>-6.30329798102341</c:v>
                </c:pt>
                <c:pt idx="429">
                  <c:v>-6.6081392140571</c:v>
                </c:pt>
                <c:pt idx="430">
                  <c:v>-10.1339963755853</c:v>
                </c:pt>
                <c:pt idx="431">
                  <c:v>-14.3609198351735</c:v>
                </c:pt>
                <c:pt idx="432">
                  <c:v>-15.304159960115</c:v>
                </c:pt>
                <c:pt idx="433">
                  <c:v>-14.5418436194991</c:v>
                </c:pt>
                <c:pt idx="434">
                  <c:v>-14.3819746031607</c:v>
                </c:pt>
                <c:pt idx="435">
                  <c:v>-19.8663043089004</c:v>
                </c:pt>
                <c:pt idx="436">
                  <c:v>-23.5015795139178</c:v>
                </c:pt>
                <c:pt idx="437">
                  <c:v>-26.5879417198708</c:v>
                </c:pt>
                <c:pt idx="438">
                  <c:v>-34.5667650296613</c:v>
                </c:pt>
                <c:pt idx="439">
                  <c:v>-40.7074457219424</c:v>
                </c:pt>
                <c:pt idx="440">
                  <c:v>-45.074518110264</c:v>
                </c:pt>
                <c:pt idx="441">
                  <c:v>-47.4287205178313</c:v>
                </c:pt>
                <c:pt idx="442">
                  <c:v>-45.6104295014986</c:v>
                </c:pt>
                <c:pt idx="443">
                  <c:v>-51.0547618140946</c:v>
                </c:pt>
                <c:pt idx="444">
                  <c:v>-52.8151649943001</c:v>
                </c:pt>
                <c:pt idx="445">
                  <c:v>-50.0988071870315</c:v>
                </c:pt>
                <c:pt idx="446">
                  <c:v>-46.0887621537055</c:v>
                </c:pt>
                <c:pt idx="447">
                  <c:v>-43.6957006251938</c:v>
                </c:pt>
                <c:pt idx="448">
                  <c:v>-45.5543384974332</c:v>
                </c:pt>
                <c:pt idx="449">
                  <c:v>-45.2490022636735</c:v>
                </c:pt>
                <c:pt idx="450">
                  <c:v>-44.6944676883452</c:v>
                </c:pt>
                <c:pt idx="451">
                  <c:v>-44.6386821178485</c:v>
                </c:pt>
                <c:pt idx="452">
                  <c:v>-44.4259011523482</c:v>
                </c:pt>
                <c:pt idx="453">
                  <c:v>-44.3299800800905</c:v>
                </c:pt>
                <c:pt idx="454">
                  <c:v>-44.5029637927583</c:v>
                </c:pt>
                <c:pt idx="455">
                  <c:v>-46.0245577254172</c:v>
                </c:pt>
                <c:pt idx="456">
                  <c:v>-47.0427815016897</c:v>
                </c:pt>
                <c:pt idx="457">
                  <c:v>-45.6502026407027</c:v>
                </c:pt>
                <c:pt idx="458">
                  <c:v>-45.3915254108105</c:v>
                </c:pt>
                <c:pt idx="459">
                  <c:v>-48.0048586876468</c:v>
                </c:pt>
                <c:pt idx="460">
                  <c:v>-50.0535820444212</c:v>
                </c:pt>
                <c:pt idx="461">
                  <c:v>-50.2966453411411</c:v>
                </c:pt>
                <c:pt idx="462">
                  <c:v>-49.3898128475337</c:v>
                </c:pt>
                <c:pt idx="463">
                  <c:v>-47.9191924436287</c:v>
                </c:pt>
                <c:pt idx="464">
                  <c:v>-46.6108180494484</c:v>
                </c:pt>
                <c:pt idx="465">
                  <c:v>-48.2413901480047</c:v>
                </c:pt>
                <c:pt idx="466">
                  <c:v>-50.5905967516781</c:v>
                </c:pt>
                <c:pt idx="467">
                  <c:v>-50.7042473572714</c:v>
                </c:pt>
                <c:pt idx="468">
                  <c:v>-48.2764740663798</c:v>
                </c:pt>
                <c:pt idx="469">
                  <c:v>-46.6542295404971</c:v>
                </c:pt>
                <c:pt idx="470">
                  <c:v>-48.0200302984535</c:v>
                </c:pt>
                <c:pt idx="471">
                  <c:v>-49.7170289541329</c:v>
                </c:pt>
                <c:pt idx="472">
                  <c:v>-50.5243197558018</c:v>
                </c:pt>
                <c:pt idx="473">
                  <c:v>-50.3532972219535</c:v>
                </c:pt>
                <c:pt idx="474">
                  <c:v>-47.4102896575789</c:v>
                </c:pt>
                <c:pt idx="475">
                  <c:v>-45.2955385973175</c:v>
                </c:pt>
                <c:pt idx="476">
                  <c:v>-47.7642722059685</c:v>
                </c:pt>
                <c:pt idx="477">
                  <c:v>-52.602453913577</c:v>
                </c:pt>
              </c:numCache>
            </c:numRef>
          </c:val>
          <c:smooth val="0"/>
        </c:ser>
        <c:ser>
          <c:idx val="2"/>
          <c:order val="2"/>
          <c:tx>
            <c:strRef>
              <c:f>'[fusion test.xlsx]Sheet1'!$Q$1</c:f>
              <c:strCache>
                <c:ptCount val="1"/>
                <c:pt idx="0">
                  <c:v>Z_accel</c:v>
                </c:pt>
              </c:strCache>
            </c:strRef>
          </c:tx>
          <c:spPr>
            <a:ln w="28575" cap="rnd">
              <a:solidFill>
                <a:schemeClr val="accent3"/>
              </a:solidFill>
              <a:round/>
            </a:ln>
            <a:effectLst/>
          </c:spPr>
          <c:marker>
            <c:symbol val="none"/>
          </c:marker>
          <c:dLbls>
            <c:delete val="1"/>
          </c:dLbls>
          <c:val>
            <c:numRef>
              <c:f>'[fusion test.xlsx]Sheet1'!$Q$2:$Q$691</c:f>
              <c:numCache>
                <c:formatCode>General</c:formatCode>
                <c:ptCount val="690"/>
                <c:pt idx="0">
                  <c:v>-45.2793960288552</c:v>
                </c:pt>
                <c:pt idx="1">
                  <c:v>-47.3560157124669</c:v>
                </c:pt>
                <c:pt idx="2">
                  <c:v>-45.4751550407502</c:v>
                </c:pt>
                <c:pt idx="3">
                  <c:v>-46.1070418394221</c:v>
                </c:pt>
                <c:pt idx="4">
                  <c:v>-44.1354518679639</c:v>
                </c:pt>
                <c:pt idx="5">
                  <c:v>-44.2923718905454</c:v>
                </c:pt>
                <c:pt idx="6">
                  <c:v>-47.9484981835727</c:v>
                </c:pt>
                <c:pt idx="7">
                  <c:v>-48.1959868103472</c:v>
                </c:pt>
                <c:pt idx="8">
                  <c:v>-46.882954202214</c:v>
                </c:pt>
                <c:pt idx="9">
                  <c:v>-46.214854586331</c:v>
                </c:pt>
                <c:pt idx="10">
                  <c:v>-46.111933947172</c:v>
                </c:pt>
                <c:pt idx="11">
                  <c:v>-47.6310226283032</c:v>
                </c:pt>
                <c:pt idx="12">
                  <c:v>-46.6316052205393</c:v>
                </c:pt>
                <c:pt idx="13">
                  <c:v>-44.7791980814458</c:v>
                </c:pt>
                <c:pt idx="14">
                  <c:v>-48.4871025332641</c:v>
                </c:pt>
                <c:pt idx="15">
                  <c:v>-49.3535400222842</c:v>
                </c:pt>
                <c:pt idx="16">
                  <c:v>-45.0085323828235</c:v>
                </c:pt>
                <c:pt idx="17">
                  <c:v>-43.57988940661</c:v>
                </c:pt>
                <c:pt idx="18">
                  <c:v>-49.6395813775004</c:v>
                </c:pt>
                <c:pt idx="19">
                  <c:v>-51.3812135753991</c:v>
                </c:pt>
                <c:pt idx="20">
                  <c:v>-47.4574055848591</c:v>
                </c:pt>
                <c:pt idx="21">
                  <c:v>-41.1463625981958</c:v>
                </c:pt>
                <c:pt idx="22">
                  <c:v>-38.1959258931605</c:v>
                </c:pt>
                <c:pt idx="23">
                  <c:v>-44.6321695611074</c:v>
                </c:pt>
                <c:pt idx="24">
                  <c:v>-54.2711655269549</c:v>
                </c:pt>
                <c:pt idx="25">
                  <c:v>-55.4748479538851</c:v>
                </c:pt>
                <c:pt idx="26">
                  <c:v>-48.5911140068341</c:v>
                </c:pt>
                <c:pt idx="27">
                  <c:v>-44.4873325119195</c:v>
                </c:pt>
                <c:pt idx="28">
                  <c:v>-43.0381701302462</c:v>
                </c:pt>
                <c:pt idx="29">
                  <c:v>-44.3298813208433</c:v>
                </c:pt>
                <c:pt idx="30">
                  <c:v>-47.801841398322</c:v>
                </c:pt>
                <c:pt idx="31">
                  <c:v>-46.4864019498332</c:v>
                </c:pt>
                <c:pt idx="32">
                  <c:v>-42.4732704224865</c:v>
                </c:pt>
                <c:pt idx="33">
                  <c:v>-47.5611052391378</c:v>
                </c:pt>
                <c:pt idx="34">
                  <c:v>-49.9658681579851</c:v>
                </c:pt>
                <c:pt idx="35">
                  <c:v>-50.8715148390158</c:v>
                </c:pt>
                <c:pt idx="36">
                  <c:v>-50.9688736410143</c:v>
                </c:pt>
                <c:pt idx="37">
                  <c:v>-51.9168790978764</c:v>
                </c:pt>
                <c:pt idx="38">
                  <c:v>-54.4259135103267</c:v>
                </c:pt>
                <c:pt idx="39">
                  <c:v>-56.1829153492149</c:v>
                </c:pt>
                <c:pt idx="40">
                  <c:v>-56.5056581764124</c:v>
                </c:pt>
                <c:pt idx="41">
                  <c:v>-58.20683391725</c:v>
                </c:pt>
                <c:pt idx="42">
                  <c:v>-60.5165190110004</c:v>
                </c:pt>
                <c:pt idx="43">
                  <c:v>-62.4989136681039</c:v>
                </c:pt>
                <c:pt idx="44">
                  <c:v>-62.3247238840186</c:v>
                </c:pt>
                <c:pt idx="45">
                  <c:v>-62.7085845893743</c:v>
                </c:pt>
                <c:pt idx="46">
                  <c:v>-64.0060409995187</c:v>
                </c:pt>
                <c:pt idx="47">
                  <c:v>-63.2864718358913</c:v>
                </c:pt>
                <c:pt idx="48">
                  <c:v>-61.3434809901269</c:v>
                </c:pt>
                <c:pt idx="49">
                  <c:v>-59.4238720473329</c:v>
                </c:pt>
                <c:pt idx="50">
                  <c:v>-57.6283472606667</c:v>
                </c:pt>
                <c:pt idx="51">
                  <c:v>-63.7181105479322</c:v>
                </c:pt>
                <c:pt idx="52">
                  <c:v>-61.1441971618658</c:v>
                </c:pt>
                <c:pt idx="53">
                  <c:v>-61.103809615819</c:v>
                </c:pt>
                <c:pt idx="54">
                  <c:v>-64.3429162034459</c:v>
                </c:pt>
                <c:pt idx="55">
                  <c:v>-62.4346741291785</c:v>
                </c:pt>
                <c:pt idx="56">
                  <c:v>-64.1847447251949</c:v>
                </c:pt>
                <c:pt idx="57">
                  <c:v>-61.000150256271</c:v>
                </c:pt>
                <c:pt idx="58">
                  <c:v>-63.5872321846861</c:v>
                </c:pt>
                <c:pt idx="59">
                  <c:v>-64.6979960186066</c:v>
                </c:pt>
                <c:pt idx="60">
                  <c:v>-64.8372953351903</c:v>
                </c:pt>
                <c:pt idx="61">
                  <c:v>-64.7965839055313</c:v>
                </c:pt>
                <c:pt idx="62">
                  <c:v>-61.4327166522564</c:v>
                </c:pt>
                <c:pt idx="63">
                  <c:v>-63.7468256422784</c:v>
                </c:pt>
                <c:pt idx="64">
                  <c:v>-62.5650273314426</c:v>
                </c:pt>
                <c:pt idx="65">
                  <c:v>-63.3170357363904</c:v>
                </c:pt>
                <c:pt idx="66">
                  <c:v>-67.0205683510709</c:v>
                </c:pt>
                <c:pt idx="67">
                  <c:v>-66.5691272895362</c:v>
                </c:pt>
                <c:pt idx="68">
                  <c:v>-65.3761235256297</c:v>
                </c:pt>
                <c:pt idx="69">
                  <c:v>-64.5259617695877</c:v>
                </c:pt>
                <c:pt idx="70">
                  <c:v>-61.060135846108</c:v>
                </c:pt>
                <c:pt idx="71">
                  <c:v>-58.1595223720621</c:v>
                </c:pt>
                <c:pt idx="72">
                  <c:v>-50.8541681193668</c:v>
                </c:pt>
                <c:pt idx="73">
                  <c:v>-53.8526662078912</c:v>
                </c:pt>
                <c:pt idx="74">
                  <c:v>-51.439472895029</c:v>
                </c:pt>
                <c:pt idx="75">
                  <c:v>-60.3101250995958</c:v>
                </c:pt>
                <c:pt idx="76">
                  <c:v>-53.7563788885011</c:v>
                </c:pt>
                <c:pt idx="77">
                  <c:v>-42.259993837968</c:v>
                </c:pt>
                <c:pt idx="78">
                  <c:v>-38.7136117814671</c:v>
                </c:pt>
                <c:pt idx="79">
                  <c:v>-41.721141977188</c:v>
                </c:pt>
                <c:pt idx="80">
                  <c:v>-50.1766609055079</c:v>
                </c:pt>
                <c:pt idx="81">
                  <c:v>-51.4007051944813</c:v>
                </c:pt>
                <c:pt idx="82">
                  <c:v>-53.1582679881068</c:v>
                </c:pt>
                <c:pt idx="83">
                  <c:v>-51.3303896080477</c:v>
                </c:pt>
                <c:pt idx="84">
                  <c:v>-55.0535996888226</c:v>
                </c:pt>
                <c:pt idx="85">
                  <c:v>-56.7502945351547</c:v>
                </c:pt>
                <c:pt idx="86">
                  <c:v>-55.7025290896537</c:v>
                </c:pt>
                <c:pt idx="87">
                  <c:v>-48.7699034643123</c:v>
                </c:pt>
                <c:pt idx="88">
                  <c:v>-42.6662413637675</c:v>
                </c:pt>
                <c:pt idx="89">
                  <c:v>-44.8899583667312</c:v>
                </c:pt>
                <c:pt idx="90">
                  <c:v>-47.8716822808637</c:v>
                </c:pt>
                <c:pt idx="91">
                  <c:v>-44.4831840912277</c:v>
                </c:pt>
                <c:pt idx="92">
                  <c:v>-40.8082613428037</c:v>
                </c:pt>
                <c:pt idx="93">
                  <c:v>-41.6511227653978</c:v>
                </c:pt>
                <c:pt idx="94">
                  <c:v>-46.8815678931954</c:v>
                </c:pt>
                <c:pt idx="95">
                  <c:v>-51.7334432216773</c:v>
                </c:pt>
                <c:pt idx="96">
                  <c:v>-55.7593033025608</c:v>
                </c:pt>
                <c:pt idx="97">
                  <c:v>-58.7729925825178</c:v>
                </c:pt>
                <c:pt idx="98">
                  <c:v>-65.7864286273331</c:v>
                </c:pt>
                <c:pt idx="99">
                  <c:v>-69.50515460687</c:v>
                </c:pt>
                <c:pt idx="100">
                  <c:v>-70.9888667054245</c:v>
                </c:pt>
                <c:pt idx="101">
                  <c:v>-71.0979843795229</c:v>
                </c:pt>
                <c:pt idx="102">
                  <c:v>-70.601034750197</c:v>
                </c:pt>
                <c:pt idx="103">
                  <c:v>-69.0559963942101</c:v>
                </c:pt>
                <c:pt idx="104">
                  <c:v>-69.9553183886434</c:v>
                </c:pt>
                <c:pt idx="105">
                  <c:v>-72.6679221353897</c:v>
                </c:pt>
                <c:pt idx="106">
                  <c:v>-72.1685258883331</c:v>
                </c:pt>
                <c:pt idx="107">
                  <c:v>-72.0946758198033</c:v>
                </c:pt>
                <c:pt idx="108">
                  <c:v>-66.2925296006507</c:v>
                </c:pt>
                <c:pt idx="109">
                  <c:v>-64.0591492164563</c:v>
                </c:pt>
                <c:pt idx="110">
                  <c:v>-72.243074102518</c:v>
                </c:pt>
                <c:pt idx="111">
                  <c:v>-57.6416458318509</c:v>
                </c:pt>
                <c:pt idx="112">
                  <c:v>-2.75093665161776</c:v>
                </c:pt>
                <c:pt idx="113">
                  <c:v>14.5519578625931</c:v>
                </c:pt>
                <c:pt idx="114">
                  <c:v>20.4108504374766</c:v>
                </c:pt>
                <c:pt idx="115">
                  <c:v>52.2060478704911</c:v>
                </c:pt>
                <c:pt idx="116">
                  <c:v>62.3760837433605</c:v>
                </c:pt>
                <c:pt idx="117">
                  <c:v>63.3486933015902</c:v>
                </c:pt>
                <c:pt idx="118">
                  <c:v>63.9058382767835</c:v>
                </c:pt>
                <c:pt idx="119">
                  <c:v>65.7246288546519</c:v>
                </c:pt>
                <c:pt idx="120">
                  <c:v>66.4410729950691</c:v>
                </c:pt>
                <c:pt idx="121">
                  <c:v>65.7372569522742</c:v>
                </c:pt>
                <c:pt idx="122">
                  <c:v>65.672484309798</c:v>
                </c:pt>
                <c:pt idx="123">
                  <c:v>65.1523299578048</c:v>
                </c:pt>
                <c:pt idx="124">
                  <c:v>66.4539422529542</c:v>
                </c:pt>
                <c:pt idx="125">
                  <c:v>66.758200681189</c:v>
                </c:pt>
                <c:pt idx="126">
                  <c:v>62.5708801692402</c:v>
                </c:pt>
                <c:pt idx="127">
                  <c:v>58.3535705584975</c:v>
                </c:pt>
                <c:pt idx="128">
                  <c:v>56.5523887864369</c:v>
                </c:pt>
                <c:pt idx="129">
                  <c:v>56.6953067220331</c:v>
                </c:pt>
                <c:pt idx="130">
                  <c:v>56.8979982580486</c:v>
                </c:pt>
                <c:pt idx="131">
                  <c:v>55.5334965203478</c:v>
                </c:pt>
                <c:pt idx="132">
                  <c:v>52.3870453198398</c:v>
                </c:pt>
                <c:pt idx="133">
                  <c:v>54.3574559090549</c:v>
                </c:pt>
                <c:pt idx="134">
                  <c:v>55.1723847078403</c:v>
                </c:pt>
                <c:pt idx="135">
                  <c:v>57.946916938633</c:v>
                </c:pt>
                <c:pt idx="136">
                  <c:v>58.1651934359822</c:v>
                </c:pt>
                <c:pt idx="137">
                  <c:v>52.3797811157482</c:v>
                </c:pt>
                <c:pt idx="138">
                  <c:v>47.7895592094689</c:v>
                </c:pt>
                <c:pt idx="139">
                  <c:v>54.2696796862656</c:v>
                </c:pt>
                <c:pt idx="140">
                  <c:v>58.7494464720215</c:v>
                </c:pt>
                <c:pt idx="141">
                  <c:v>49.4160214150458</c:v>
                </c:pt>
                <c:pt idx="142">
                  <c:v>45.8559298517786</c:v>
                </c:pt>
                <c:pt idx="143">
                  <c:v>55.3489525394693</c:v>
                </c:pt>
                <c:pt idx="144">
                  <c:v>50.452262477683</c:v>
                </c:pt>
                <c:pt idx="145">
                  <c:v>-19.4139303647419</c:v>
                </c:pt>
                <c:pt idx="146">
                  <c:v>-81.1283461574586</c:v>
                </c:pt>
                <c:pt idx="147">
                  <c:v>-53.0471028082166</c:v>
                </c:pt>
                <c:pt idx="148">
                  <c:v>33.29536630624</c:v>
                </c:pt>
                <c:pt idx="149">
                  <c:v>-12.12081392512</c:v>
                </c:pt>
                <c:pt idx="150">
                  <c:v>-65.4031742820697</c:v>
                </c:pt>
                <c:pt idx="151">
                  <c:v>-71.1716425495424</c:v>
                </c:pt>
                <c:pt idx="152">
                  <c:v>-72.7941880324541</c:v>
                </c:pt>
                <c:pt idx="153">
                  <c:v>-72.4683133506216</c:v>
                </c:pt>
                <c:pt idx="154">
                  <c:v>-69.4941949884358</c:v>
                </c:pt>
                <c:pt idx="155">
                  <c:v>-67.0181863808367</c:v>
                </c:pt>
                <c:pt idx="156">
                  <c:v>-66.8240537865375</c:v>
                </c:pt>
                <c:pt idx="157">
                  <c:v>-66.728966647494</c:v>
                </c:pt>
                <c:pt idx="158">
                  <c:v>-66.9114870575626</c:v>
                </c:pt>
                <c:pt idx="159">
                  <c:v>-65.7791127019601</c:v>
                </c:pt>
                <c:pt idx="160">
                  <c:v>-64.4749384848597</c:v>
                </c:pt>
                <c:pt idx="161">
                  <c:v>-64.6576924931368</c:v>
                </c:pt>
                <c:pt idx="162">
                  <c:v>-64.5342977164462</c:v>
                </c:pt>
                <c:pt idx="163">
                  <c:v>-66.5082501857528</c:v>
                </c:pt>
                <c:pt idx="164">
                  <c:v>-70.6450026799049</c:v>
                </c:pt>
                <c:pt idx="165">
                  <c:v>-75.5044378791834</c:v>
                </c:pt>
                <c:pt idx="166">
                  <c:v>-78.8278836509515</c:v>
                </c:pt>
                <c:pt idx="167">
                  <c:v>-78.3635681859966</c:v>
                </c:pt>
                <c:pt idx="168">
                  <c:v>-77.0875832973837</c:v>
                </c:pt>
                <c:pt idx="169">
                  <c:v>-77.8780564340207</c:v>
                </c:pt>
                <c:pt idx="170">
                  <c:v>-75.1251950587417</c:v>
                </c:pt>
                <c:pt idx="171">
                  <c:v>-70.341211740624</c:v>
                </c:pt>
                <c:pt idx="172">
                  <c:v>-68.1434174185238</c:v>
                </c:pt>
                <c:pt idx="173">
                  <c:v>-67.4870552664694</c:v>
                </c:pt>
                <c:pt idx="174">
                  <c:v>-62.9587780338073</c:v>
                </c:pt>
                <c:pt idx="175">
                  <c:v>-49.3548567143314</c:v>
                </c:pt>
                <c:pt idx="176">
                  <c:v>-39.026714503417</c:v>
                </c:pt>
                <c:pt idx="177">
                  <c:v>-50.6707662387752</c:v>
                </c:pt>
                <c:pt idx="178">
                  <c:v>-51.4573435546096</c:v>
                </c:pt>
                <c:pt idx="179">
                  <c:v>1.47818568957823</c:v>
                </c:pt>
                <c:pt idx="180">
                  <c:v>26.7849993977978</c:v>
                </c:pt>
                <c:pt idx="181">
                  <c:v>25.8848791314475</c:v>
                </c:pt>
                <c:pt idx="182">
                  <c:v>24.4371249367519</c:v>
                </c:pt>
                <c:pt idx="183">
                  <c:v>48.0506558195784</c:v>
                </c:pt>
                <c:pt idx="184">
                  <c:v>55.6867557383396</c:v>
                </c:pt>
                <c:pt idx="185">
                  <c:v>53.1839402639889</c:v>
                </c:pt>
                <c:pt idx="186">
                  <c:v>51.2398516251807</c:v>
                </c:pt>
                <c:pt idx="187">
                  <c:v>52.7321773997743</c:v>
                </c:pt>
                <c:pt idx="188">
                  <c:v>55.692476711798</c:v>
                </c:pt>
                <c:pt idx="189">
                  <c:v>56.7845499296323</c:v>
                </c:pt>
                <c:pt idx="190">
                  <c:v>55.3112192681778</c:v>
                </c:pt>
                <c:pt idx="191">
                  <c:v>53.4601628429912</c:v>
                </c:pt>
                <c:pt idx="192">
                  <c:v>53.164440316217</c:v>
                </c:pt>
                <c:pt idx="193">
                  <c:v>56.674845547865</c:v>
                </c:pt>
                <c:pt idx="194">
                  <c:v>57.680743251554</c:v>
                </c:pt>
                <c:pt idx="195">
                  <c:v>53.0679470799106</c:v>
                </c:pt>
                <c:pt idx="196">
                  <c:v>55.8965608777194</c:v>
                </c:pt>
                <c:pt idx="197">
                  <c:v>59.8586258250542</c:v>
                </c:pt>
                <c:pt idx="198">
                  <c:v>63.3717244872031</c:v>
                </c:pt>
                <c:pt idx="199">
                  <c:v>62.0715379396477</c:v>
                </c:pt>
                <c:pt idx="200">
                  <c:v>55.404427992136</c:v>
                </c:pt>
                <c:pt idx="201">
                  <c:v>61.514000793824</c:v>
                </c:pt>
                <c:pt idx="202">
                  <c:v>64.1729790853963</c:v>
                </c:pt>
                <c:pt idx="203">
                  <c:v>66.9812998890302</c:v>
                </c:pt>
                <c:pt idx="204">
                  <c:v>40.729067033654</c:v>
                </c:pt>
                <c:pt idx="205">
                  <c:v>31.5620012470277</c:v>
                </c:pt>
                <c:pt idx="206">
                  <c:v>59.9583321678102</c:v>
                </c:pt>
                <c:pt idx="207">
                  <c:v>69.9748093231793</c:v>
                </c:pt>
                <c:pt idx="208">
                  <c:v>-26.922722422488</c:v>
                </c:pt>
                <c:pt idx="209">
                  <c:v>-83.33810443952</c:v>
                </c:pt>
                <c:pt idx="210">
                  <c:v>-79.1168512461053</c:v>
                </c:pt>
                <c:pt idx="211">
                  <c:v>-65.9037970161653</c:v>
                </c:pt>
                <c:pt idx="212">
                  <c:v>-78.3083479898162</c:v>
                </c:pt>
                <c:pt idx="213">
                  <c:v>-75.3275944016389</c:v>
                </c:pt>
                <c:pt idx="214">
                  <c:v>-79.0350212206896</c:v>
                </c:pt>
                <c:pt idx="215">
                  <c:v>-76.8479776658467</c:v>
                </c:pt>
                <c:pt idx="216">
                  <c:v>-68.0644882673707</c:v>
                </c:pt>
                <c:pt idx="217">
                  <c:v>-61.7612756710966</c:v>
                </c:pt>
                <c:pt idx="218">
                  <c:v>-65.6931567193449</c:v>
                </c:pt>
                <c:pt idx="219">
                  <c:v>-68.8705645954313</c:v>
                </c:pt>
                <c:pt idx="220">
                  <c:v>-69.5905543971464</c:v>
                </c:pt>
                <c:pt idx="221">
                  <c:v>-67.8168543387328</c:v>
                </c:pt>
                <c:pt idx="222">
                  <c:v>-66.3043784209479</c:v>
                </c:pt>
                <c:pt idx="223">
                  <c:v>-66.4315371054831</c:v>
                </c:pt>
                <c:pt idx="224">
                  <c:v>-66.2691913705569</c:v>
                </c:pt>
                <c:pt idx="225">
                  <c:v>-66.8973563139859</c:v>
                </c:pt>
                <c:pt idx="226">
                  <c:v>-66.744065414402</c:v>
                </c:pt>
                <c:pt idx="227">
                  <c:v>-65.4428395330002</c:v>
                </c:pt>
                <c:pt idx="228">
                  <c:v>-62.7265874350175</c:v>
                </c:pt>
                <c:pt idx="229">
                  <c:v>-64.2166008665036</c:v>
                </c:pt>
                <c:pt idx="230">
                  <c:v>-67.1463469604926</c:v>
                </c:pt>
                <c:pt idx="231">
                  <c:v>-67.7141321285092</c:v>
                </c:pt>
                <c:pt idx="232">
                  <c:v>-66.9348129396777</c:v>
                </c:pt>
                <c:pt idx="233">
                  <c:v>-66.5175409727181</c:v>
                </c:pt>
                <c:pt idx="234">
                  <c:v>-71.6364939966673</c:v>
                </c:pt>
                <c:pt idx="235">
                  <c:v>-76.6794817970341</c:v>
                </c:pt>
                <c:pt idx="236">
                  <c:v>-75.3030805687625</c:v>
                </c:pt>
                <c:pt idx="237">
                  <c:v>-59.5465663563217</c:v>
                </c:pt>
                <c:pt idx="238">
                  <c:v>4.46470077574105</c:v>
                </c:pt>
                <c:pt idx="239">
                  <c:v>3.17208415414636</c:v>
                </c:pt>
                <c:pt idx="240">
                  <c:v>-7.89777374846793</c:v>
                </c:pt>
                <c:pt idx="241">
                  <c:v>5.80070634392462</c:v>
                </c:pt>
                <c:pt idx="242">
                  <c:v>26.1587098502036</c:v>
                </c:pt>
                <c:pt idx="243">
                  <c:v>21.5821671719544</c:v>
                </c:pt>
                <c:pt idx="244">
                  <c:v>4.79070101626835</c:v>
                </c:pt>
                <c:pt idx="245">
                  <c:v>6.8811254501941</c:v>
                </c:pt>
                <c:pt idx="246">
                  <c:v>30.117145012551</c:v>
                </c:pt>
                <c:pt idx="247">
                  <c:v>41.4071976824325</c:v>
                </c:pt>
                <c:pt idx="248">
                  <c:v>45.6606523475246</c:v>
                </c:pt>
                <c:pt idx="249">
                  <c:v>46.9207609000933</c:v>
                </c:pt>
                <c:pt idx="250">
                  <c:v>49.074884060167</c:v>
                </c:pt>
                <c:pt idx="251">
                  <c:v>50.9008982301127</c:v>
                </c:pt>
                <c:pt idx="252">
                  <c:v>52.4388548518477</c:v>
                </c:pt>
                <c:pt idx="253">
                  <c:v>52.2115664573783</c:v>
                </c:pt>
                <c:pt idx="254">
                  <c:v>52.2031704194497</c:v>
                </c:pt>
                <c:pt idx="255">
                  <c:v>52.3514425531009</c:v>
                </c:pt>
                <c:pt idx="256">
                  <c:v>50.5681648671919</c:v>
                </c:pt>
                <c:pt idx="257">
                  <c:v>49.7359413860041</c:v>
                </c:pt>
                <c:pt idx="258">
                  <c:v>49.5308505723394</c:v>
                </c:pt>
                <c:pt idx="259">
                  <c:v>46.7199793099968</c:v>
                </c:pt>
                <c:pt idx="260">
                  <c:v>47.5624600159211</c:v>
                </c:pt>
                <c:pt idx="261">
                  <c:v>55.8084082758249</c:v>
                </c:pt>
                <c:pt idx="262">
                  <c:v>57.4082781620806</c:v>
                </c:pt>
                <c:pt idx="263">
                  <c:v>40.7385175474469</c:v>
                </c:pt>
                <c:pt idx="264">
                  <c:v>43.8721607254493</c:v>
                </c:pt>
                <c:pt idx="265">
                  <c:v>54.8087411531372</c:v>
                </c:pt>
                <c:pt idx="266">
                  <c:v>57.2732081329421</c:v>
                </c:pt>
                <c:pt idx="267">
                  <c:v>46.6550006295952</c:v>
                </c:pt>
                <c:pt idx="268">
                  <c:v>26.8520428171605</c:v>
                </c:pt>
                <c:pt idx="269">
                  <c:v>40.0375537366989</c:v>
                </c:pt>
                <c:pt idx="270">
                  <c:v>53.4035266236829</c:v>
                </c:pt>
                <c:pt idx="271">
                  <c:v>52.4746069888692</c:v>
                </c:pt>
                <c:pt idx="272">
                  <c:v>38.0735312444981</c:v>
                </c:pt>
                <c:pt idx="273">
                  <c:v>-55.7102317102547</c:v>
                </c:pt>
                <c:pt idx="274">
                  <c:v>-39.5827941740051</c:v>
                </c:pt>
                <c:pt idx="275">
                  <c:v>-64.9439526633334</c:v>
                </c:pt>
                <c:pt idx="276">
                  <c:v>-73.0299130972544</c:v>
                </c:pt>
                <c:pt idx="277">
                  <c:v>-64.5549144565517</c:v>
                </c:pt>
                <c:pt idx="278">
                  <c:v>-67.1680825758436</c:v>
                </c:pt>
                <c:pt idx="279">
                  <c:v>-71.7982991439697</c:v>
                </c:pt>
                <c:pt idx="280">
                  <c:v>-72.7453561809547</c:v>
                </c:pt>
                <c:pt idx="281">
                  <c:v>-70.0736408981182</c:v>
                </c:pt>
                <c:pt idx="282">
                  <c:v>-67.9668837001098</c:v>
                </c:pt>
                <c:pt idx="283">
                  <c:v>-71.0870850329392</c:v>
                </c:pt>
                <c:pt idx="284">
                  <c:v>-74.3928691431403</c:v>
                </c:pt>
                <c:pt idx="285">
                  <c:v>-74.4907008515925</c:v>
                </c:pt>
                <c:pt idx="286">
                  <c:v>-76.0112532396484</c:v>
                </c:pt>
                <c:pt idx="287">
                  <c:v>-76.9743568549855</c:v>
                </c:pt>
                <c:pt idx="288">
                  <c:v>-78.0414272786131</c:v>
                </c:pt>
                <c:pt idx="289">
                  <c:v>-77.0670267753868</c:v>
                </c:pt>
                <c:pt idx="290">
                  <c:v>-74.779613041953</c:v>
                </c:pt>
                <c:pt idx="291">
                  <c:v>-70.6956592938739</c:v>
                </c:pt>
                <c:pt idx="292">
                  <c:v>-69.4225935268512</c:v>
                </c:pt>
                <c:pt idx="293">
                  <c:v>-70.0779869935616</c:v>
                </c:pt>
                <c:pt idx="294">
                  <c:v>-69.7002256396935</c:v>
                </c:pt>
                <c:pt idx="295">
                  <c:v>-68.9201755897303</c:v>
                </c:pt>
                <c:pt idx="296">
                  <c:v>-67.8056667901252</c:v>
                </c:pt>
                <c:pt idx="297">
                  <c:v>-65.4419485937602</c:v>
                </c:pt>
                <c:pt idx="298">
                  <c:v>-62.6821167869211</c:v>
                </c:pt>
                <c:pt idx="299">
                  <c:v>-64.9583647391073</c:v>
                </c:pt>
                <c:pt idx="300">
                  <c:v>-67.9413171991334</c:v>
                </c:pt>
                <c:pt idx="301">
                  <c:v>-68.8265156290519</c:v>
                </c:pt>
                <c:pt idx="302">
                  <c:v>-70.5194551955947</c:v>
                </c:pt>
                <c:pt idx="303">
                  <c:v>-73.6271740953467</c:v>
                </c:pt>
                <c:pt idx="304">
                  <c:v>-74.3498503140302</c:v>
                </c:pt>
                <c:pt idx="305">
                  <c:v>-74.0801147547973</c:v>
                </c:pt>
                <c:pt idx="306">
                  <c:v>-74.6173594547478</c:v>
                </c:pt>
                <c:pt idx="307">
                  <c:v>-60.9565025124934</c:v>
                </c:pt>
                <c:pt idx="308">
                  <c:v>-39.9419644174236</c:v>
                </c:pt>
                <c:pt idx="309">
                  <c:v>-41.9960051812636</c:v>
                </c:pt>
                <c:pt idx="310">
                  <c:v>-38.3460867099169</c:v>
                </c:pt>
                <c:pt idx="311">
                  <c:v>-19.0024415667122</c:v>
                </c:pt>
                <c:pt idx="312">
                  <c:v>8.09458532256249</c:v>
                </c:pt>
                <c:pt idx="313">
                  <c:v>18.1213153296971</c:v>
                </c:pt>
                <c:pt idx="314">
                  <c:v>22.6340887032054</c:v>
                </c:pt>
                <c:pt idx="315">
                  <c:v>27.5580061593805</c:v>
                </c:pt>
                <c:pt idx="316">
                  <c:v>51.9982676823703</c:v>
                </c:pt>
                <c:pt idx="317">
                  <c:v>53.4565265366802</c:v>
                </c:pt>
                <c:pt idx="318">
                  <c:v>54.9130667834393</c:v>
                </c:pt>
                <c:pt idx="319">
                  <c:v>54.361829614972</c:v>
                </c:pt>
                <c:pt idx="320">
                  <c:v>56.9500571913015</c:v>
                </c:pt>
                <c:pt idx="321">
                  <c:v>57.8121173463177</c:v>
                </c:pt>
                <c:pt idx="322">
                  <c:v>57.966335790509</c:v>
                </c:pt>
                <c:pt idx="323">
                  <c:v>54.7325202083732</c:v>
                </c:pt>
                <c:pt idx="324">
                  <c:v>54.246112587018</c:v>
                </c:pt>
                <c:pt idx="325">
                  <c:v>56.3820147596853</c:v>
                </c:pt>
                <c:pt idx="326">
                  <c:v>57.9571012389635</c:v>
                </c:pt>
                <c:pt idx="327">
                  <c:v>57.7884614715814</c:v>
                </c:pt>
                <c:pt idx="328">
                  <c:v>55.8601644325562</c:v>
                </c:pt>
                <c:pt idx="329">
                  <c:v>55.7918288714116</c:v>
                </c:pt>
                <c:pt idx="330">
                  <c:v>59.8210809489779</c:v>
                </c:pt>
                <c:pt idx="331">
                  <c:v>61.1684294103025</c:v>
                </c:pt>
                <c:pt idx="332">
                  <c:v>53.8319725997068</c:v>
                </c:pt>
                <c:pt idx="333">
                  <c:v>46.1768888285403</c:v>
                </c:pt>
                <c:pt idx="334">
                  <c:v>53.7725496466331</c:v>
                </c:pt>
                <c:pt idx="335">
                  <c:v>63.2584919307623</c:v>
                </c:pt>
                <c:pt idx="336">
                  <c:v>59.6045104358174</c:v>
                </c:pt>
                <c:pt idx="337">
                  <c:v>41.3921289326945</c:v>
                </c:pt>
                <c:pt idx="338">
                  <c:v>47.6138011154844</c:v>
                </c:pt>
                <c:pt idx="339">
                  <c:v>62.5417996171744</c:v>
                </c:pt>
                <c:pt idx="340">
                  <c:v>55.7471814771716</c:v>
                </c:pt>
                <c:pt idx="341">
                  <c:v>39.113494053081</c:v>
                </c:pt>
                <c:pt idx="342">
                  <c:v>58.2714751065255</c:v>
                </c:pt>
                <c:pt idx="343">
                  <c:v>63.2894552187642</c:v>
                </c:pt>
                <c:pt idx="344">
                  <c:v>38.581045016404</c:v>
                </c:pt>
                <c:pt idx="345">
                  <c:v>-66.9263743465004</c:v>
                </c:pt>
                <c:pt idx="346">
                  <c:v>-83.547713698796</c:v>
                </c:pt>
                <c:pt idx="347">
                  <c:v>-73.5258004865979</c:v>
                </c:pt>
                <c:pt idx="348">
                  <c:v>-82.9950098611709</c:v>
                </c:pt>
                <c:pt idx="349">
                  <c:v>-82.0540845984016</c:v>
                </c:pt>
                <c:pt idx="350">
                  <c:v>-78.7863390029957</c:v>
                </c:pt>
                <c:pt idx="351">
                  <c:v>-76.0695536008658</c:v>
                </c:pt>
                <c:pt idx="352">
                  <c:v>-74.7306984199104</c:v>
                </c:pt>
                <c:pt idx="353">
                  <c:v>-72.9956329683067</c:v>
                </c:pt>
                <c:pt idx="354">
                  <c:v>-71.6737714761888</c:v>
                </c:pt>
                <c:pt idx="355">
                  <c:v>-71.8853431910372</c:v>
                </c:pt>
                <c:pt idx="356">
                  <c:v>-71.258042831247</c:v>
                </c:pt>
                <c:pt idx="357">
                  <c:v>-67.5772975779797</c:v>
                </c:pt>
                <c:pt idx="358">
                  <c:v>-65.3600353182269</c:v>
                </c:pt>
                <c:pt idx="359">
                  <c:v>-61.1758624458527</c:v>
                </c:pt>
                <c:pt idx="360">
                  <c:v>-56.2137402398785</c:v>
                </c:pt>
                <c:pt idx="361">
                  <c:v>-53.199343231104</c:v>
                </c:pt>
                <c:pt idx="362">
                  <c:v>-52.2150080051372</c:v>
                </c:pt>
                <c:pt idx="363">
                  <c:v>-57.1450420626166</c:v>
                </c:pt>
                <c:pt idx="364">
                  <c:v>-65.4556382071155</c:v>
                </c:pt>
                <c:pt idx="365">
                  <c:v>-73.5977447237799</c:v>
                </c:pt>
                <c:pt idx="366">
                  <c:v>-77.8772382211685</c:v>
                </c:pt>
                <c:pt idx="367">
                  <c:v>-79.4868278184015</c:v>
                </c:pt>
                <c:pt idx="368">
                  <c:v>-78.1798267369943</c:v>
                </c:pt>
                <c:pt idx="369">
                  <c:v>-76.4445343241546</c:v>
                </c:pt>
                <c:pt idx="370">
                  <c:v>-76.4117421706278</c:v>
                </c:pt>
                <c:pt idx="371">
                  <c:v>-78.922747822981</c:v>
                </c:pt>
                <c:pt idx="372">
                  <c:v>-84.7044588334637</c:v>
                </c:pt>
                <c:pt idx="373">
                  <c:v>-83.2230237849846</c:v>
                </c:pt>
                <c:pt idx="374">
                  <c:v>-67.7569277360845</c:v>
                </c:pt>
                <c:pt idx="375">
                  <c:v>-51.2039929934075</c:v>
                </c:pt>
                <c:pt idx="376">
                  <c:v>-42.9759871462829</c:v>
                </c:pt>
                <c:pt idx="377">
                  <c:v>-36.7475533152173</c:v>
                </c:pt>
                <c:pt idx="378">
                  <c:v>-30.928753457352</c:v>
                </c:pt>
                <c:pt idx="379">
                  <c:v>-21.3661664447519</c:v>
                </c:pt>
                <c:pt idx="380">
                  <c:v>-17.3752096896498</c:v>
                </c:pt>
                <c:pt idx="381">
                  <c:v>-16.9425602009168</c:v>
                </c:pt>
                <c:pt idx="382">
                  <c:v>-14.0826385216539</c:v>
                </c:pt>
                <c:pt idx="383">
                  <c:v>1.98127112996666</c:v>
                </c:pt>
                <c:pt idx="384">
                  <c:v>20.577178997683</c:v>
                </c:pt>
                <c:pt idx="385">
                  <c:v>22.9099746556638</c:v>
                </c:pt>
                <c:pt idx="386">
                  <c:v>16.2264493281626</c:v>
                </c:pt>
                <c:pt idx="387">
                  <c:v>18.8168234527171</c:v>
                </c:pt>
                <c:pt idx="388">
                  <c:v>36.9606991388814</c:v>
                </c:pt>
                <c:pt idx="389">
                  <c:v>44.1004294846468</c:v>
                </c:pt>
                <c:pt idx="390">
                  <c:v>41.7791148747291</c:v>
                </c:pt>
                <c:pt idx="391">
                  <c:v>39.5448622434976</c:v>
                </c:pt>
                <c:pt idx="392">
                  <c:v>41.17331434483</c:v>
                </c:pt>
                <c:pt idx="393">
                  <c:v>42.5147924836818</c:v>
                </c:pt>
                <c:pt idx="394">
                  <c:v>39.7839975965153</c:v>
                </c:pt>
                <c:pt idx="395">
                  <c:v>38.5675174683962</c:v>
                </c:pt>
                <c:pt idx="396">
                  <c:v>38.0296221187271</c:v>
                </c:pt>
                <c:pt idx="397">
                  <c:v>37.5108020106639</c:v>
                </c:pt>
                <c:pt idx="398">
                  <c:v>39.0795308504108</c:v>
                </c:pt>
                <c:pt idx="399">
                  <c:v>43.8138128479413</c:v>
                </c:pt>
                <c:pt idx="400">
                  <c:v>47.510143031092</c:v>
                </c:pt>
                <c:pt idx="401">
                  <c:v>45.4683010670511</c:v>
                </c:pt>
                <c:pt idx="402">
                  <c:v>41.5158029598557</c:v>
                </c:pt>
                <c:pt idx="403">
                  <c:v>45.416499349215</c:v>
                </c:pt>
                <c:pt idx="404">
                  <c:v>55.1388323470706</c:v>
                </c:pt>
                <c:pt idx="405">
                  <c:v>56.493644305685</c:v>
                </c:pt>
                <c:pt idx="406">
                  <c:v>49.4307863333097</c:v>
                </c:pt>
                <c:pt idx="407">
                  <c:v>44.391245976413</c:v>
                </c:pt>
                <c:pt idx="408">
                  <c:v>38.6459910482851</c:v>
                </c:pt>
                <c:pt idx="409">
                  <c:v>25.6985948347103</c:v>
                </c:pt>
                <c:pt idx="410">
                  <c:v>12.5864707844045</c:v>
                </c:pt>
                <c:pt idx="411">
                  <c:v>26.176672035524</c:v>
                </c:pt>
                <c:pt idx="412">
                  <c:v>-20.8285056801939</c:v>
                </c:pt>
                <c:pt idx="413">
                  <c:v>-67.1451675464402</c:v>
                </c:pt>
                <c:pt idx="414">
                  <c:v>-77.895009019699</c:v>
                </c:pt>
                <c:pt idx="415">
                  <c:v>-67.4202416295692</c:v>
                </c:pt>
                <c:pt idx="416">
                  <c:v>-68.5080138889383</c:v>
                </c:pt>
                <c:pt idx="417">
                  <c:v>-71.4386915008767</c:v>
                </c:pt>
                <c:pt idx="418">
                  <c:v>-74.1984699807052</c:v>
                </c:pt>
                <c:pt idx="419">
                  <c:v>-74.6515221012638</c:v>
                </c:pt>
                <c:pt idx="420">
                  <c:v>-75.7417264186814</c:v>
                </c:pt>
                <c:pt idx="421">
                  <c:v>-81.5859405491698</c:v>
                </c:pt>
                <c:pt idx="422">
                  <c:v>-86.897015648446</c:v>
                </c:pt>
                <c:pt idx="423">
                  <c:v>-85.4100787361339</c:v>
                </c:pt>
                <c:pt idx="424">
                  <c:v>-82.9552903173641</c:v>
                </c:pt>
                <c:pt idx="425">
                  <c:v>-81.2203307072402</c:v>
                </c:pt>
                <c:pt idx="426">
                  <c:v>-77.2854035483459</c:v>
                </c:pt>
                <c:pt idx="427">
                  <c:v>-75.8144691347217</c:v>
                </c:pt>
                <c:pt idx="428">
                  <c:v>-78.0105088385036</c:v>
                </c:pt>
                <c:pt idx="429">
                  <c:v>-77.7167618547267</c:v>
                </c:pt>
                <c:pt idx="430">
                  <c:v>-68.9901315627843</c:v>
                </c:pt>
                <c:pt idx="431">
                  <c:v>-66.1451973698053</c:v>
                </c:pt>
                <c:pt idx="432">
                  <c:v>-65.7845825504057</c:v>
                </c:pt>
                <c:pt idx="433">
                  <c:v>-68.4460498614234</c:v>
                </c:pt>
                <c:pt idx="434">
                  <c:v>-65.4641201412768</c:v>
                </c:pt>
                <c:pt idx="435">
                  <c:v>-50.4114484710438</c:v>
                </c:pt>
                <c:pt idx="436">
                  <c:v>-52.6638081180136</c:v>
                </c:pt>
                <c:pt idx="437">
                  <c:v>-54.3616589908416</c:v>
                </c:pt>
                <c:pt idx="438">
                  <c:v>-46.2844283816351</c:v>
                </c:pt>
                <c:pt idx="439">
                  <c:v>-40.0759007422906</c:v>
                </c:pt>
                <c:pt idx="440">
                  <c:v>-37.8329142694385</c:v>
                </c:pt>
                <c:pt idx="441">
                  <c:v>-36.9153955448257</c:v>
                </c:pt>
                <c:pt idx="442">
                  <c:v>-38.5033991611906</c:v>
                </c:pt>
                <c:pt idx="443">
                  <c:v>-32.9710946579669</c:v>
                </c:pt>
                <c:pt idx="444">
                  <c:v>-33.8282026915629</c:v>
                </c:pt>
                <c:pt idx="445">
                  <c:v>-38.7375914319799</c:v>
                </c:pt>
                <c:pt idx="446">
                  <c:v>-43.8366345635824</c:v>
                </c:pt>
                <c:pt idx="447">
                  <c:v>-46.1594359710991</c:v>
                </c:pt>
                <c:pt idx="448">
                  <c:v>-44.006356934617</c:v>
                </c:pt>
                <c:pt idx="449">
                  <c:v>-43.8157272458788</c:v>
                </c:pt>
                <c:pt idx="450">
                  <c:v>-43.8813638280218</c:v>
                </c:pt>
                <c:pt idx="451">
                  <c:v>-43.1802166585524</c:v>
                </c:pt>
                <c:pt idx="452">
                  <c:v>-42.3972647600297</c:v>
                </c:pt>
                <c:pt idx="453">
                  <c:v>-41.2835543520354</c:v>
                </c:pt>
                <c:pt idx="454">
                  <c:v>-40.7968264708937</c:v>
                </c:pt>
                <c:pt idx="455">
                  <c:v>-40.6951662175201</c:v>
                </c:pt>
                <c:pt idx="456">
                  <c:v>-40.7818398213253</c:v>
                </c:pt>
                <c:pt idx="457">
                  <c:v>-42.5588847705788</c:v>
                </c:pt>
                <c:pt idx="458">
                  <c:v>-43.4922318202456</c:v>
                </c:pt>
                <c:pt idx="459">
                  <c:v>-41.5417671632595</c:v>
                </c:pt>
                <c:pt idx="460">
                  <c:v>-39.7436754176101</c:v>
                </c:pt>
                <c:pt idx="461">
                  <c:v>-39.4673017432969</c:v>
                </c:pt>
                <c:pt idx="462">
                  <c:v>-40.287376012337</c:v>
                </c:pt>
                <c:pt idx="463">
                  <c:v>-41.8475416648788</c:v>
                </c:pt>
                <c:pt idx="464">
                  <c:v>-43.2946513372614</c:v>
                </c:pt>
                <c:pt idx="465">
                  <c:v>-41.624471235819</c:v>
                </c:pt>
                <c:pt idx="466">
                  <c:v>-39.2232392554725</c:v>
                </c:pt>
                <c:pt idx="467">
                  <c:v>-39.1487059625831</c:v>
                </c:pt>
                <c:pt idx="468">
                  <c:v>-41.6737001912244</c:v>
                </c:pt>
                <c:pt idx="469">
                  <c:v>-43.3341315721922</c:v>
                </c:pt>
                <c:pt idx="470">
                  <c:v>-41.9682703499091</c:v>
                </c:pt>
                <c:pt idx="471">
                  <c:v>-40.2399122205402</c:v>
                </c:pt>
                <c:pt idx="472">
                  <c:v>-39.4463290776741</c:v>
                </c:pt>
                <c:pt idx="473">
                  <c:v>-39.6444813763457</c:v>
                </c:pt>
                <c:pt idx="474">
                  <c:v>-42.5419066668694</c:v>
                </c:pt>
                <c:pt idx="475">
                  <c:v>-44.4526885230935</c:v>
                </c:pt>
                <c:pt idx="476">
                  <c:v>-41.7829036129286</c:v>
                </c:pt>
                <c:pt idx="477">
                  <c:v>-37.2774164227281</c:v>
                </c:pt>
              </c:numCache>
            </c:numRef>
          </c:val>
          <c:smooth val="0"/>
        </c:ser>
        <c:dLbls>
          <c:showLegendKey val="0"/>
          <c:showVal val="0"/>
          <c:showCatName val="0"/>
          <c:showSerName val="0"/>
          <c:showPercent val="0"/>
          <c:showBubbleSize val="0"/>
        </c:dLbls>
        <c:marker val="0"/>
        <c:smooth val="0"/>
        <c:axId val="670541923"/>
        <c:axId val="881299481"/>
      </c:lineChart>
      <c:catAx>
        <c:axId val="67054192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81299481"/>
        <c:crosses val="autoZero"/>
        <c:auto val="1"/>
        <c:lblAlgn val="ctr"/>
        <c:lblOffset val="100"/>
        <c:noMultiLvlLbl val="0"/>
      </c:catAx>
      <c:valAx>
        <c:axId val="88129948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7054192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Action2 Gyro</a:t>
            </a:r>
            <a:endParaRPr lang="en-US" altLang="zh-CN"/>
          </a:p>
        </c:rich>
      </c:tx>
      <c:layout/>
      <c:overlay val="0"/>
      <c:spPr>
        <a:noFill/>
        <a:ln>
          <a:noFill/>
        </a:ln>
        <a:effectLst/>
      </c:spPr>
    </c:title>
    <c:autoTitleDeleted val="0"/>
    <c:plotArea>
      <c:layout/>
      <c:lineChart>
        <c:grouping val="standard"/>
        <c:varyColors val="0"/>
        <c:ser>
          <c:idx val="0"/>
          <c:order val="0"/>
          <c:tx>
            <c:strRef>
              <c:f>'[action2 5 times gyro.csv]action2 5 times gyro'!$J$1</c:f>
              <c:strCache>
                <c:ptCount val="1"/>
                <c:pt idx="0">
                  <c:v>X_gyro</c:v>
                </c:pt>
              </c:strCache>
            </c:strRef>
          </c:tx>
          <c:spPr>
            <a:ln w="28575" cap="rnd">
              <a:solidFill>
                <a:schemeClr val="accent1"/>
              </a:solidFill>
              <a:round/>
            </a:ln>
            <a:effectLst/>
          </c:spPr>
          <c:marker>
            <c:symbol val="none"/>
          </c:marker>
          <c:dLbls>
            <c:delete val="1"/>
          </c:dLbls>
          <c:val>
            <c:numRef>
              <c:f>'[action2 5 times gyro.csv]action2 5 times gyro'!$J$2:$J$596</c:f>
              <c:numCache>
                <c:formatCode>General</c:formatCode>
                <c:ptCount val="595"/>
                <c:pt idx="0">
                  <c:v>-0.216705</c:v>
                </c:pt>
                <c:pt idx="1">
                  <c:v>-0.530203</c:v>
                </c:pt>
                <c:pt idx="2">
                  <c:v>0.044249</c:v>
                </c:pt>
                <c:pt idx="3">
                  <c:v>0.092699</c:v>
                </c:pt>
                <c:pt idx="4">
                  <c:v>-0.011547</c:v>
                </c:pt>
                <c:pt idx="5">
                  <c:v>-0.002831</c:v>
                </c:pt>
                <c:pt idx="6">
                  <c:v>0.028852</c:v>
                </c:pt>
                <c:pt idx="7">
                  <c:v>0.019978</c:v>
                </c:pt>
                <c:pt idx="8">
                  <c:v>-0.01141</c:v>
                </c:pt>
                <c:pt idx="9">
                  <c:v>-0.002238</c:v>
                </c:pt>
                <c:pt idx="10">
                  <c:v>0.030485</c:v>
                </c:pt>
                <c:pt idx="11">
                  <c:v>0.057334</c:v>
                </c:pt>
                <c:pt idx="12">
                  <c:v>0.038234</c:v>
                </c:pt>
                <c:pt idx="13">
                  <c:v>0.100335</c:v>
                </c:pt>
                <c:pt idx="14">
                  <c:v>0.079405</c:v>
                </c:pt>
                <c:pt idx="15">
                  <c:v>0.140169</c:v>
                </c:pt>
                <c:pt idx="16">
                  <c:v>0.054114</c:v>
                </c:pt>
                <c:pt idx="17">
                  <c:v>0.115071</c:v>
                </c:pt>
                <c:pt idx="18">
                  <c:v>0.023919</c:v>
                </c:pt>
                <c:pt idx="19">
                  <c:v>0.042096</c:v>
                </c:pt>
                <c:pt idx="20">
                  <c:v>0.019943</c:v>
                </c:pt>
                <c:pt idx="21">
                  <c:v>0.046696</c:v>
                </c:pt>
                <c:pt idx="22">
                  <c:v>0.040515</c:v>
                </c:pt>
                <c:pt idx="23">
                  <c:v>0.055076</c:v>
                </c:pt>
                <c:pt idx="24">
                  <c:v>-0.1409</c:v>
                </c:pt>
                <c:pt idx="25">
                  <c:v>-0.378386</c:v>
                </c:pt>
                <c:pt idx="26">
                  <c:v>-0.193459</c:v>
                </c:pt>
                <c:pt idx="27">
                  <c:v>-0.087157</c:v>
                </c:pt>
                <c:pt idx="28">
                  <c:v>0.290159</c:v>
                </c:pt>
                <c:pt idx="29">
                  <c:v>0.270539</c:v>
                </c:pt>
                <c:pt idx="30">
                  <c:v>0.024249</c:v>
                </c:pt>
                <c:pt idx="31">
                  <c:v>0.064959</c:v>
                </c:pt>
                <c:pt idx="32">
                  <c:v>0.015232</c:v>
                </c:pt>
                <c:pt idx="33">
                  <c:v>-0.003619</c:v>
                </c:pt>
                <c:pt idx="34">
                  <c:v>-0.038234</c:v>
                </c:pt>
                <c:pt idx="35">
                  <c:v>-0.110847</c:v>
                </c:pt>
                <c:pt idx="36">
                  <c:v>-0.084505</c:v>
                </c:pt>
                <c:pt idx="37">
                  <c:v>-0.232256</c:v>
                </c:pt>
                <c:pt idx="38">
                  <c:v>-0.186311</c:v>
                </c:pt>
                <c:pt idx="39">
                  <c:v>-0.313403</c:v>
                </c:pt>
                <c:pt idx="40">
                  <c:v>-0.05599</c:v>
                </c:pt>
                <c:pt idx="41">
                  <c:v>-0.161165</c:v>
                </c:pt>
                <c:pt idx="42">
                  <c:v>-0.258033</c:v>
                </c:pt>
                <c:pt idx="43">
                  <c:v>-0.517832</c:v>
                </c:pt>
                <c:pt idx="44">
                  <c:v>-0.196785</c:v>
                </c:pt>
                <c:pt idx="45">
                  <c:v>-0.527203</c:v>
                </c:pt>
                <c:pt idx="46">
                  <c:v>-0.592032</c:v>
                </c:pt>
                <c:pt idx="47">
                  <c:v>-1.207025</c:v>
                </c:pt>
                <c:pt idx="48">
                  <c:v>-0.445024</c:v>
                </c:pt>
                <c:pt idx="49">
                  <c:v>-0.870157</c:v>
                </c:pt>
                <c:pt idx="50">
                  <c:v>-0.5556</c:v>
                </c:pt>
                <c:pt idx="51">
                  <c:v>-1.135797</c:v>
                </c:pt>
                <c:pt idx="52">
                  <c:v>-0.38714</c:v>
                </c:pt>
                <c:pt idx="53">
                  <c:v>-0.568504</c:v>
                </c:pt>
                <c:pt idx="54">
                  <c:v>-0.137625</c:v>
                </c:pt>
                <c:pt idx="55">
                  <c:v>-0.365555</c:v>
                </c:pt>
                <c:pt idx="56">
                  <c:v>-0.34765</c:v>
                </c:pt>
                <c:pt idx="57">
                  <c:v>-0.585719</c:v>
                </c:pt>
                <c:pt idx="58">
                  <c:v>0.2416</c:v>
                </c:pt>
                <c:pt idx="59">
                  <c:v>0.679921</c:v>
                </c:pt>
                <c:pt idx="60">
                  <c:v>-0.101834</c:v>
                </c:pt>
                <c:pt idx="61">
                  <c:v>-0.780964</c:v>
                </c:pt>
                <c:pt idx="62">
                  <c:v>-0.561259</c:v>
                </c:pt>
                <c:pt idx="63">
                  <c:v>-0.403306</c:v>
                </c:pt>
                <c:pt idx="64">
                  <c:v>0.113894</c:v>
                </c:pt>
                <c:pt idx="65">
                  <c:v>0.003082</c:v>
                </c:pt>
                <c:pt idx="66">
                  <c:v>-0.169496</c:v>
                </c:pt>
                <c:pt idx="67">
                  <c:v>-0.214208</c:v>
                </c:pt>
                <c:pt idx="68">
                  <c:v>0.032937</c:v>
                </c:pt>
                <c:pt idx="69">
                  <c:v>0.099824</c:v>
                </c:pt>
                <c:pt idx="70">
                  <c:v>0.053205</c:v>
                </c:pt>
                <c:pt idx="71">
                  <c:v>-0.009092</c:v>
                </c:pt>
                <c:pt idx="72">
                  <c:v>-0.104943</c:v>
                </c:pt>
                <c:pt idx="73">
                  <c:v>0.00060700000000001</c:v>
                </c:pt>
                <c:pt idx="74">
                  <c:v>0.088982</c:v>
                </c:pt>
                <c:pt idx="75">
                  <c:v>0.074987</c:v>
                </c:pt>
                <c:pt idx="76">
                  <c:v>0.098859</c:v>
                </c:pt>
                <c:pt idx="77">
                  <c:v>0.173916</c:v>
                </c:pt>
                <c:pt idx="78">
                  <c:v>-0.329075</c:v>
                </c:pt>
                <c:pt idx="79">
                  <c:v>-0.82667</c:v>
                </c:pt>
                <c:pt idx="80">
                  <c:v>-0.373077</c:v>
                </c:pt>
                <c:pt idx="81">
                  <c:v>-0.512449</c:v>
                </c:pt>
                <c:pt idx="82">
                  <c:v>-0.007768</c:v>
                </c:pt>
                <c:pt idx="83">
                  <c:v>-0.201723</c:v>
                </c:pt>
                <c:pt idx="84">
                  <c:v>-0.462775</c:v>
                </c:pt>
                <c:pt idx="85">
                  <c:v>-0.989188</c:v>
                </c:pt>
                <c:pt idx="86">
                  <c:v>-0.457569</c:v>
                </c:pt>
                <c:pt idx="87">
                  <c:v>-0.660246</c:v>
                </c:pt>
                <c:pt idx="88">
                  <c:v>-0.028071</c:v>
                </c:pt>
                <c:pt idx="89">
                  <c:v>-0.363799</c:v>
                </c:pt>
                <c:pt idx="90">
                  <c:v>-0.494616</c:v>
                </c:pt>
                <c:pt idx="91">
                  <c:v>-0.615469</c:v>
                </c:pt>
                <c:pt idx="92">
                  <c:v>0.292915</c:v>
                </c:pt>
                <c:pt idx="93">
                  <c:v>0.625075</c:v>
                </c:pt>
                <c:pt idx="94">
                  <c:v>0.433594</c:v>
                </c:pt>
                <c:pt idx="95">
                  <c:v>0.91059</c:v>
                </c:pt>
                <c:pt idx="96">
                  <c:v>0.313028</c:v>
                </c:pt>
                <c:pt idx="97">
                  <c:v>0.396401</c:v>
                </c:pt>
                <c:pt idx="98">
                  <c:v>-0.238782</c:v>
                </c:pt>
                <c:pt idx="99">
                  <c:v>-0.241365</c:v>
                </c:pt>
                <c:pt idx="100">
                  <c:v>0.767144</c:v>
                </c:pt>
                <c:pt idx="101">
                  <c:v>1.540231</c:v>
                </c:pt>
                <c:pt idx="102">
                  <c:v>0.220621</c:v>
                </c:pt>
                <c:pt idx="103">
                  <c:v>0.262164</c:v>
                </c:pt>
                <c:pt idx="104">
                  <c:v>0.518677</c:v>
                </c:pt>
                <c:pt idx="105">
                  <c:v>1.126259</c:v>
                </c:pt>
                <c:pt idx="106">
                  <c:v>0.116095</c:v>
                </c:pt>
                <c:pt idx="107">
                  <c:v>0.186699</c:v>
                </c:pt>
                <c:pt idx="108">
                  <c:v>0.466754</c:v>
                </c:pt>
                <c:pt idx="109">
                  <c:v>1.304901</c:v>
                </c:pt>
                <c:pt idx="110">
                  <c:v>0.738965</c:v>
                </c:pt>
                <c:pt idx="111">
                  <c:v>1.459933</c:v>
                </c:pt>
                <c:pt idx="112">
                  <c:v>0.925429</c:v>
                </c:pt>
                <c:pt idx="113">
                  <c:v>1.971633</c:v>
                </c:pt>
                <c:pt idx="114">
                  <c:v>0.829552</c:v>
                </c:pt>
                <c:pt idx="115">
                  <c:v>1.443856</c:v>
                </c:pt>
                <c:pt idx="116">
                  <c:v>0.507418</c:v>
                </c:pt>
                <c:pt idx="117">
                  <c:v>0.815421</c:v>
                </c:pt>
                <c:pt idx="118">
                  <c:v>0.110688</c:v>
                </c:pt>
                <c:pt idx="119">
                  <c:v>0.15688</c:v>
                </c:pt>
                <c:pt idx="120">
                  <c:v>0.014945</c:v>
                </c:pt>
                <c:pt idx="121">
                  <c:v>0.008279</c:v>
                </c:pt>
                <c:pt idx="122">
                  <c:v>-0.049957</c:v>
                </c:pt>
                <c:pt idx="123">
                  <c:v>-0.09703</c:v>
                </c:pt>
                <c:pt idx="124">
                  <c:v>0.02008</c:v>
                </c:pt>
                <c:pt idx="125">
                  <c:v>0.12978</c:v>
                </c:pt>
                <c:pt idx="126">
                  <c:v>0.073807</c:v>
                </c:pt>
                <c:pt idx="127">
                  <c:v>0.03677</c:v>
                </c:pt>
                <c:pt idx="128">
                  <c:v>-0.058578</c:v>
                </c:pt>
                <c:pt idx="129">
                  <c:v>-0.074788</c:v>
                </c:pt>
                <c:pt idx="130">
                  <c:v>0.000412</c:v>
                </c:pt>
                <c:pt idx="131">
                  <c:v>0.02546</c:v>
                </c:pt>
                <c:pt idx="132">
                  <c:v>-0.028226</c:v>
                </c:pt>
                <c:pt idx="133">
                  <c:v>-0.123454</c:v>
                </c:pt>
                <c:pt idx="134">
                  <c:v>-0.071422</c:v>
                </c:pt>
                <c:pt idx="135">
                  <c:v>-0.00424099999999999</c:v>
                </c:pt>
                <c:pt idx="136">
                  <c:v>0.161412</c:v>
                </c:pt>
                <c:pt idx="137">
                  <c:v>0.291477</c:v>
                </c:pt>
                <c:pt idx="138">
                  <c:v>0.043943</c:v>
                </c:pt>
                <c:pt idx="139">
                  <c:v>0.135212</c:v>
                </c:pt>
                <c:pt idx="140">
                  <c:v>0.222314</c:v>
                </c:pt>
                <c:pt idx="141">
                  <c:v>0.483603</c:v>
                </c:pt>
                <c:pt idx="142">
                  <c:v>0.174146</c:v>
                </c:pt>
                <c:pt idx="143">
                  <c:v>0.062466</c:v>
                </c:pt>
                <c:pt idx="144">
                  <c:v>-0.047365</c:v>
                </c:pt>
                <c:pt idx="145">
                  <c:v>0.316308</c:v>
                </c:pt>
                <c:pt idx="146">
                  <c:v>-0.081792</c:v>
                </c:pt>
                <c:pt idx="147">
                  <c:v>-0.617226</c:v>
                </c:pt>
                <c:pt idx="148">
                  <c:v>-0.125924</c:v>
                </c:pt>
                <c:pt idx="149">
                  <c:v>0.23842</c:v>
                </c:pt>
                <c:pt idx="150">
                  <c:v>-0.040722</c:v>
                </c:pt>
                <c:pt idx="151">
                  <c:v>-1.013419</c:v>
                </c:pt>
                <c:pt idx="152">
                  <c:v>-1.125088</c:v>
                </c:pt>
                <c:pt idx="153">
                  <c:v>-1.833053</c:v>
                </c:pt>
                <c:pt idx="154">
                  <c:v>-0.855752</c:v>
                </c:pt>
                <c:pt idx="155">
                  <c:v>-1.712368</c:v>
                </c:pt>
                <c:pt idx="156">
                  <c:v>-0.408026</c:v>
                </c:pt>
                <c:pt idx="157">
                  <c:v>-0.363813</c:v>
                </c:pt>
                <c:pt idx="158">
                  <c:v>0.509985</c:v>
                </c:pt>
                <c:pt idx="159">
                  <c:v>1.404574</c:v>
                </c:pt>
                <c:pt idx="160">
                  <c:v>1.193199</c:v>
                </c:pt>
                <c:pt idx="161">
                  <c:v>2.671652</c:v>
                </c:pt>
                <c:pt idx="162">
                  <c:v>2.018677</c:v>
                </c:pt>
                <c:pt idx="163">
                  <c:v>4.401252</c:v>
                </c:pt>
                <c:pt idx="164">
                  <c:v>2.266552</c:v>
                </c:pt>
                <c:pt idx="165">
                  <c:v>4.188083</c:v>
                </c:pt>
                <c:pt idx="166">
                  <c:v>1.358656</c:v>
                </c:pt>
                <c:pt idx="167">
                  <c:v>2.32065</c:v>
                </c:pt>
                <c:pt idx="168">
                  <c:v>0.778716</c:v>
                </c:pt>
                <c:pt idx="169">
                  <c:v>1.558812</c:v>
                </c:pt>
                <c:pt idx="170">
                  <c:v>0.584816</c:v>
                </c:pt>
                <c:pt idx="171">
                  <c:v>0.494051</c:v>
                </c:pt>
                <c:pt idx="172">
                  <c:v>-0.868248</c:v>
                </c:pt>
                <c:pt idx="173">
                  <c:v>-2.197364</c:v>
                </c:pt>
                <c:pt idx="174">
                  <c:v>-1.390572</c:v>
                </c:pt>
                <c:pt idx="175">
                  <c:v>-2.768721</c:v>
                </c:pt>
                <c:pt idx="176">
                  <c:v>-1.231846</c:v>
                </c:pt>
                <c:pt idx="177">
                  <c:v>-2.175405</c:v>
                </c:pt>
                <c:pt idx="178">
                  <c:v>-0.629934</c:v>
                </c:pt>
                <c:pt idx="179">
                  <c:v>-1.278193</c:v>
                </c:pt>
                <c:pt idx="180">
                  <c:v>-0.550431</c:v>
                </c:pt>
                <c:pt idx="181">
                  <c:v>-0.826967</c:v>
                </c:pt>
                <c:pt idx="182">
                  <c:v>-0.084857</c:v>
                </c:pt>
                <c:pt idx="183">
                  <c:v>-0.216737</c:v>
                </c:pt>
                <c:pt idx="184">
                  <c:v>-0.165529</c:v>
                </c:pt>
                <c:pt idx="185">
                  <c:v>-0.339907</c:v>
                </c:pt>
                <c:pt idx="186">
                  <c:v>0.109032</c:v>
                </c:pt>
                <c:pt idx="187">
                  <c:v>0.498051</c:v>
                </c:pt>
                <c:pt idx="188">
                  <c:v>0.411253</c:v>
                </c:pt>
                <c:pt idx="189">
                  <c:v>0.574454</c:v>
                </c:pt>
                <c:pt idx="190">
                  <c:v>0.207925</c:v>
                </c:pt>
                <c:pt idx="191">
                  <c:v>0.745924</c:v>
                </c:pt>
                <c:pt idx="192">
                  <c:v>0.729521</c:v>
                </c:pt>
                <c:pt idx="193">
                  <c:v>1.385629</c:v>
                </c:pt>
                <c:pt idx="194">
                  <c:v>0.487639</c:v>
                </c:pt>
                <c:pt idx="195">
                  <c:v>1.020383</c:v>
                </c:pt>
                <c:pt idx="196">
                  <c:v>0.651582</c:v>
                </c:pt>
                <c:pt idx="197">
                  <c:v>1.321177</c:v>
                </c:pt>
                <c:pt idx="198">
                  <c:v>0.503671</c:v>
                </c:pt>
                <c:pt idx="199">
                  <c:v>0.936266</c:v>
                </c:pt>
                <c:pt idx="200">
                  <c:v>0.428611</c:v>
                </c:pt>
                <c:pt idx="201">
                  <c:v>0.750219</c:v>
                </c:pt>
                <c:pt idx="202">
                  <c:v>0.07093</c:v>
                </c:pt>
                <c:pt idx="203">
                  <c:v>-0.061069</c:v>
                </c:pt>
                <c:pt idx="204">
                  <c:v>-0.132385</c:v>
                </c:pt>
                <c:pt idx="205">
                  <c:v>-0.043597</c:v>
                </c:pt>
                <c:pt idx="206">
                  <c:v>0.072157</c:v>
                </c:pt>
                <c:pt idx="207">
                  <c:v>-0.149434</c:v>
                </c:pt>
                <c:pt idx="208">
                  <c:v>-0.242832</c:v>
                </c:pt>
                <c:pt idx="209">
                  <c:v>-0.40555</c:v>
                </c:pt>
                <c:pt idx="210">
                  <c:v>0.292756</c:v>
                </c:pt>
                <c:pt idx="211">
                  <c:v>0.943716</c:v>
                </c:pt>
                <c:pt idx="212">
                  <c:v>-0.29734</c:v>
                </c:pt>
                <c:pt idx="213">
                  <c:v>-2.272966</c:v>
                </c:pt>
                <c:pt idx="214">
                  <c:v>-2.512061</c:v>
                </c:pt>
                <c:pt idx="215">
                  <c:v>-4.166966</c:v>
                </c:pt>
                <c:pt idx="216">
                  <c:v>-1.502125</c:v>
                </c:pt>
                <c:pt idx="217">
                  <c:v>-3.299219</c:v>
                </c:pt>
                <c:pt idx="218">
                  <c:v>-1.02942</c:v>
                </c:pt>
                <c:pt idx="219">
                  <c:v>-1.247489</c:v>
                </c:pt>
                <c:pt idx="220">
                  <c:v>0.232145</c:v>
                </c:pt>
                <c:pt idx="221">
                  <c:v>0.540902</c:v>
                </c:pt>
                <c:pt idx="222">
                  <c:v>0.442623</c:v>
                </c:pt>
                <c:pt idx="223">
                  <c:v>1.134727</c:v>
                </c:pt>
                <c:pt idx="224">
                  <c:v>0.953515</c:v>
                </c:pt>
                <c:pt idx="225">
                  <c:v>2.19153</c:v>
                </c:pt>
                <c:pt idx="226">
                  <c:v>1.403404</c:v>
                </c:pt>
                <c:pt idx="227">
                  <c:v>2.842843</c:v>
                </c:pt>
                <c:pt idx="228">
                  <c:v>1.451772</c:v>
                </c:pt>
                <c:pt idx="229">
                  <c:v>2.964804</c:v>
                </c:pt>
                <c:pt idx="230">
                  <c:v>1.375525</c:v>
                </c:pt>
                <c:pt idx="231">
                  <c:v>2.373776</c:v>
                </c:pt>
                <c:pt idx="232">
                  <c:v>0.497591</c:v>
                </c:pt>
                <c:pt idx="233">
                  <c:v>0.572035</c:v>
                </c:pt>
                <c:pt idx="234">
                  <c:v>-0.257387</c:v>
                </c:pt>
                <c:pt idx="235">
                  <c:v>-0.864985</c:v>
                </c:pt>
                <c:pt idx="236">
                  <c:v>-1.007761</c:v>
                </c:pt>
                <c:pt idx="237">
                  <c:v>-2.252668</c:v>
                </c:pt>
                <c:pt idx="238">
                  <c:v>-1.066774</c:v>
                </c:pt>
                <c:pt idx="239">
                  <c:v>-2.114266</c:v>
                </c:pt>
                <c:pt idx="240">
                  <c:v>-1.34125</c:v>
                </c:pt>
                <c:pt idx="241">
                  <c:v>-2.587371</c:v>
                </c:pt>
                <c:pt idx="242">
                  <c:v>-0.789261</c:v>
                </c:pt>
                <c:pt idx="243">
                  <c:v>-1.269394</c:v>
                </c:pt>
                <c:pt idx="244">
                  <c:v>-0.204167</c:v>
                </c:pt>
                <c:pt idx="245">
                  <c:v>-0.393499</c:v>
                </c:pt>
                <c:pt idx="246">
                  <c:v>-0.335043</c:v>
                </c:pt>
                <c:pt idx="247">
                  <c:v>-0.863594</c:v>
                </c:pt>
                <c:pt idx="248">
                  <c:v>-0.375126</c:v>
                </c:pt>
                <c:pt idx="249">
                  <c:v>-0.082799</c:v>
                </c:pt>
                <c:pt idx="250">
                  <c:v>0.740743</c:v>
                </c:pt>
                <c:pt idx="251">
                  <c:v>1.30627</c:v>
                </c:pt>
                <c:pt idx="252">
                  <c:v>0.396839</c:v>
                </c:pt>
                <c:pt idx="253">
                  <c:v>0.879535</c:v>
                </c:pt>
                <c:pt idx="254">
                  <c:v>0.788674</c:v>
                </c:pt>
                <c:pt idx="255">
                  <c:v>1.713994</c:v>
                </c:pt>
                <c:pt idx="256">
                  <c:v>0.835661</c:v>
                </c:pt>
                <c:pt idx="257">
                  <c:v>1.416663</c:v>
                </c:pt>
                <c:pt idx="258">
                  <c:v>0.469157</c:v>
                </c:pt>
                <c:pt idx="259">
                  <c:v>0.940598</c:v>
                </c:pt>
                <c:pt idx="260">
                  <c:v>0.474382</c:v>
                </c:pt>
                <c:pt idx="261">
                  <c:v>0.839801</c:v>
                </c:pt>
                <c:pt idx="262">
                  <c:v>0.283487</c:v>
                </c:pt>
                <c:pt idx="263">
                  <c:v>0.533873</c:v>
                </c:pt>
                <c:pt idx="264">
                  <c:v>0.110072</c:v>
                </c:pt>
                <c:pt idx="265">
                  <c:v>0.219279</c:v>
                </c:pt>
                <c:pt idx="266">
                  <c:v>0.20688</c:v>
                </c:pt>
                <c:pt idx="267">
                  <c:v>0.454806</c:v>
                </c:pt>
                <c:pt idx="268">
                  <c:v>0.366016</c:v>
                </c:pt>
                <c:pt idx="269">
                  <c:v>0.720954</c:v>
                </c:pt>
                <c:pt idx="270">
                  <c:v>-0.026342</c:v>
                </c:pt>
                <c:pt idx="271">
                  <c:v>-0.338847</c:v>
                </c:pt>
                <c:pt idx="272">
                  <c:v>-0.24087</c:v>
                </c:pt>
                <c:pt idx="273">
                  <c:v>-0.415803</c:v>
                </c:pt>
                <c:pt idx="274">
                  <c:v>-0.61575</c:v>
                </c:pt>
                <c:pt idx="275">
                  <c:v>-1.966005</c:v>
                </c:pt>
                <c:pt idx="276">
                  <c:v>-1.952328</c:v>
                </c:pt>
                <c:pt idx="277">
                  <c:v>-4.359326</c:v>
                </c:pt>
                <c:pt idx="278">
                  <c:v>-2.796308</c:v>
                </c:pt>
                <c:pt idx="279">
                  <c:v>-5.588271</c:v>
                </c:pt>
                <c:pt idx="280">
                  <c:v>-2.209459</c:v>
                </c:pt>
                <c:pt idx="281">
                  <c:v>-4.185122</c:v>
                </c:pt>
                <c:pt idx="282">
                  <c:v>-1.704631</c:v>
                </c:pt>
                <c:pt idx="283">
                  <c:v>-3.012871</c:v>
                </c:pt>
                <c:pt idx="284">
                  <c:v>-0.975615</c:v>
                </c:pt>
                <c:pt idx="285">
                  <c:v>-1.652824</c:v>
                </c:pt>
                <c:pt idx="286">
                  <c:v>-0.227904</c:v>
                </c:pt>
                <c:pt idx="287">
                  <c:v>-0.058235</c:v>
                </c:pt>
                <c:pt idx="288">
                  <c:v>0.516842</c:v>
                </c:pt>
                <c:pt idx="289">
                  <c:v>1.350834</c:v>
                </c:pt>
                <c:pt idx="290">
                  <c:v>1.082036</c:v>
                </c:pt>
                <c:pt idx="291">
                  <c:v>2.211473</c:v>
                </c:pt>
                <c:pt idx="292">
                  <c:v>1.010106</c:v>
                </c:pt>
                <c:pt idx="293">
                  <c:v>1.905676</c:v>
                </c:pt>
                <c:pt idx="294">
                  <c:v>0.694874</c:v>
                </c:pt>
                <c:pt idx="295">
                  <c:v>0.999811</c:v>
                </c:pt>
                <c:pt idx="296">
                  <c:v>-0.024605</c:v>
                </c:pt>
                <c:pt idx="297">
                  <c:v>-0.300096</c:v>
                </c:pt>
                <c:pt idx="298">
                  <c:v>-0.575429</c:v>
                </c:pt>
                <c:pt idx="299">
                  <c:v>-1.469038</c:v>
                </c:pt>
                <c:pt idx="300">
                  <c:v>-0.625469</c:v>
                </c:pt>
                <c:pt idx="301">
                  <c:v>-0.733198</c:v>
                </c:pt>
                <c:pt idx="302">
                  <c:v>0.000432</c:v>
                </c:pt>
                <c:pt idx="303">
                  <c:v>-0.073571</c:v>
                </c:pt>
                <c:pt idx="304">
                  <c:v>0.019676</c:v>
                </c:pt>
                <c:pt idx="305">
                  <c:v>0.322196</c:v>
                </c:pt>
                <c:pt idx="306">
                  <c:v>0.553443</c:v>
                </c:pt>
                <c:pt idx="307">
                  <c:v>1.229203</c:v>
                </c:pt>
                <c:pt idx="308">
                  <c:v>0.604192</c:v>
                </c:pt>
                <c:pt idx="309">
                  <c:v>0.944727</c:v>
                </c:pt>
                <c:pt idx="310">
                  <c:v>0.309509</c:v>
                </c:pt>
                <c:pt idx="311">
                  <c:v>0.746674</c:v>
                </c:pt>
                <c:pt idx="312">
                  <c:v>0.359293</c:v>
                </c:pt>
                <c:pt idx="313">
                  <c:v>0.679549</c:v>
                </c:pt>
                <c:pt idx="314">
                  <c:v>0.347158</c:v>
                </c:pt>
                <c:pt idx="315">
                  <c:v>0.73415</c:v>
                </c:pt>
                <c:pt idx="316">
                  <c:v>0.3149</c:v>
                </c:pt>
                <c:pt idx="317">
                  <c:v>0.366443</c:v>
                </c:pt>
                <c:pt idx="318">
                  <c:v>-0.034736</c:v>
                </c:pt>
                <c:pt idx="319">
                  <c:v>-0.023774</c:v>
                </c:pt>
                <c:pt idx="320">
                  <c:v>-0.041523</c:v>
                </c:pt>
                <c:pt idx="321">
                  <c:v>-0.163541</c:v>
                </c:pt>
                <c:pt idx="322">
                  <c:v>0.032021</c:v>
                </c:pt>
                <c:pt idx="323">
                  <c:v>0.188248</c:v>
                </c:pt>
                <c:pt idx="324">
                  <c:v>0.028713</c:v>
                </c:pt>
                <c:pt idx="325">
                  <c:v>-0.019885</c:v>
                </c:pt>
                <c:pt idx="326">
                  <c:v>0.13176</c:v>
                </c:pt>
                <c:pt idx="327">
                  <c:v>0.368639</c:v>
                </c:pt>
                <c:pt idx="328">
                  <c:v>0.125321</c:v>
                </c:pt>
                <c:pt idx="329">
                  <c:v>0.044152</c:v>
                </c:pt>
                <c:pt idx="330">
                  <c:v>-0.061125</c:v>
                </c:pt>
                <c:pt idx="331">
                  <c:v>0.049916</c:v>
                </c:pt>
                <c:pt idx="332">
                  <c:v>0.110154</c:v>
                </c:pt>
                <c:pt idx="333">
                  <c:v>0.029268</c:v>
                </c:pt>
                <c:pt idx="334">
                  <c:v>-0.225834</c:v>
                </c:pt>
                <c:pt idx="335">
                  <c:v>-0.579739</c:v>
                </c:pt>
                <c:pt idx="336">
                  <c:v>-0.167111</c:v>
                </c:pt>
                <c:pt idx="337">
                  <c:v>-0.360418</c:v>
                </c:pt>
                <c:pt idx="338">
                  <c:v>-0.342085</c:v>
                </c:pt>
                <c:pt idx="339">
                  <c:v>-0.692985</c:v>
                </c:pt>
                <c:pt idx="340">
                  <c:v>-0.039333</c:v>
                </c:pt>
                <c:pt idx="341">
                  <c:v>-0.001377</c:v>
                </c:pt>
                <c:pt idx="342">
                  <c:v>-0.03382</c:v>
                </c:pt>
                <c:pt idx="343">
                  <c:v>-0.130626</c:v>
                </c:pt>
                <c:pt idx="344">
                  <c:v>-0.22162</c:v>
                </c:pt>
                <c:pt idx="345">
                  <c:v>-0.371623</c:v>
                </c:pt>
                <c:pt idx="346">
                  <c:v>0.115216</c:v>
                </c:pt>
                <c:pt idx="347">
                  <c:v>0.491827</c:v>
                </c:pt>
                <c:pt idx="348">
                  <c:v>0.578805</c:v>
                </c:pt>
                <c:pt idx="349">
                  <c:v>1.319557</c:v>
                </c:pt>
                <c:pt idx="350">
                  <c:v>0.831025</c:v>
                </c:pt>
                <c:pt idx="351">
                  <c:v>1.674863</c:v>
                </c:pt>
                <c:pt idx="352">
                  <c:v>0.792458</c:v>
                </c:pt>
                <c:pt idx="353">
                  <c:v>1.391393</c:v>
                </c:pt>
                <c:pt idx="354">
                  <c:v>0.293329</c:v>
                </c:pt>
                <c:pt idx="355">
                  <c:v>0.313265</c:v>
                </c:pt>
                <c:pt idx="356">
                  <c:v>-0.162691</c:v>
                </c:pt>
                <c:pt idx="357">
                  <c:v>-0.395404</c:v>
                </c:pt>
                <c:pt idx="358">
                  <c:v>-0.362577</c:v>
                </c:pt>
                <c:pt idx="359">
                  <c:v>-0.924653</c:v>
                </c:pt>
                <c:pt idx="360">
                  <c:v>-0.684187</c:v>
                </c:pt>
                <c:pt idx="361">
                  <c:v>-1.396839</c:v>
                </c:pt>
                <c:pt idx="362">
                  <c:v>-0.701105</c:v>
                </c:pt>
                <c:pt idx="363">
                  <c:v>-1.273201</c:v>
                </c:pt>
                <c:pt idx="364">
                  <c:v>-0.41555</c:v>
                </c:pt>
                <c:pt idx="365">
                  <c:v>-0.669228</c:v>
                </c:pt>
                <c:pt idx="366">
                  <c:v>-0.141179</c:v>
                </c:pt>
                <c:pt idx="367">
                  <c:v>-0.180211</c:v>
                </c:pt>
                <c:pt idx="368">
                  <c:v>0.209438</c:v>
                </c:pt>
                <c:pt idx="369">
                  <c:v>0.85641</c:v>
                </c:pt>
                <c:pt idx="370">
                  <c:v>0.773132</c:v>
                </c:pt>
                <c:pt idx="371">
                  <c:v>1.373419</c:v>
                </c:pt>
                <c:pt idx="372">
                  <c:v>0.506413</c:v>
                </c:pt>
                <c:pt idx="373">
                  <c:v>1.252916</c:v>
                </c:pt>
                <c:pt idx="374">
                  <c:v>1.065308</c:v>
                </c:pt>
                <c:pt idx="375">
                  <c:v>2.328823</c:v>
                </c:pt>
                <c:pt idx="376">
                  <c:v>1.211866</c:v>
                </c:pt>
                <c:pt idx="377">
                  <c:v>2.314102</c:v>
                </c:pt>
                <c:pt idx="378">
                  <c:v>1.107708</c:v>
                </c:pt>
                <c:pt idx="379">
                  <c:v>2.193944</c:v>
                </c:pt>
                <c:pt idx="380">
                  <c:v>1.067735</c:v>
                </c:pt>
                <c:pt idx="381">
                  <c:v>2.069593</c:v>
                </c:pt>
                <c:pt idx="382">
                  <c:v>0.880337</c:v>
                </c:pt>
                <c:pt idx="383">
                  <c:v>1.563616</c:v>
                </c:pt>
                <c:pt idx="384">
                  <c:v>0.525702</c:v>
                </c:pt>
                <c:pt idx="385">
                  <c:v>1.091881</c:v>
                </c:pt>
                <c:pt idx="386">
                  <c:v>0.583241</c:v>
                </c:pt>
                <c:pt idx="387">
                  <c:v>0.962257</c:v>
                </c:pt>
                <c:pt idx="388">
                  <c:v>0.155328</c:v>
                </c:pt>
                <c:pt idx="389">
                  <c:v>0.431529</c:v>
                </c:pt>
                <c:pt idx="390">
                  <c:v>0.575779</c:v>
                </c:pt>
                <c:pt idx="391">
                  <c:v>0.737432</c:v>
                </c:pt>
                <c:pt idx="392">
                  <c:v>-0.856857</c:v>
                </c:pt>
                <c:pt idx="393">
                  <c:v>-2.378667</c:v>
                </c:pt>
                <c:pt idx="394">
                  <c:v>-0.915663</c:v>
                </c:pt>
                <c:pt idx="395">
                  <c:v>-0.181828</c:v>
                </c:pt>
                <c:pt idx="396">
                  <c:v>-0.524101</c:v>
                </c:pt>
                <c:pt idx="397">
                  <c:v>-3.108618</c:v>
                </c:pt>
                <c:pt idx="398">
                  <c:v>-2.460219</c:v>
                </c:pt>
                <c:pt idx="399">
                  <c:v>-3.17052</c:v>
                </c:pt>
                <c:pt idx="400">
                  <c:v>-1.052263</c:v>
                </c:pt>
                <c:pt idx="401">
                  <c:v>-3.004321</c:v>
                </c:pt>
                <c:pt idx="402">
                  <c:v>-1.806314</c:v>
                </c:pt>
                <c:pt idx="403">
                  <c:v>-2.909748</c:v>
                </c:pt>
                <c:pt idx="404">
                  <c:v>-0.574504</c:v>
                </c:pt>
                <c:pt idx="405">
                  <c:v>-0.832671</c:v>
                </c:pt>
                <c:pt idx="406">
                  <c:v>0.178434</c:v>
                </c:pt>
                <c:pt idx="407">
                  <c:v>0.714113</c:v>
                </c:pt>
                <c:pt idx="408">
                  <c:v>0.688827</c:v>
                </c:pt>
                <c:pt idx="409">
                  <c:v>1.451078</c:v>
                </c:pt>
                <c:pt idx="410">
                  <c:v>0.68531</c:v>
                </c:pt>
                <c:pt idx="411">
                  <c:v>1.231675</c:v>
                </c:pt>
                <c:pt idx="412">
                  <c:v>0.414992</c:v>
                </c:pt>
                <c:pt idx="413">
                  <c:v>0.818799</c:v>
                </c:pt>
                <c:pt idx="414">
                  <c:v>0.492872</c:v>
                </c:pt>
                <c:pt idx="415">
                  <c:v>1.009044</c:v>
                </c:pt>
                <c:pt idx="416">
                  <c:v>0.304685</c:v>
                </c:pt>
                <c:pt idx="417">
                  <c:v>0.216888</c:v>
                </c:pt>
                <c:pt idx="418">
                  <c:v>-0.495292</c:v>
                </c:pt>
                <c:pt idx="419">
                  <c:v>-1.152406</c:v>
                </c:pt>
                <c:pt idx="420">
                  <c:v>-0.428001</c:v>
                </c:pt>
                <c:pt idx="421">
                  <c:v>-0.412488</c:v>
                </c:pt>
                <c:pt idx="422">
                  <c:v>0.294151</c:v>
                </c:pt>
                <c:pt idx="423">
                  <c:v>0.28626</c:v>
                </c:pt>
                <c:pt idx="424">
                  <c:v>-0.327524</c:v>
                </c:pt>
                <c:pt idx="425">
                  <c:v>-0.790753</c:v>
                </c:pt>
                <c:pt idx="426">
                  <c:v>-0.331738</c:v>
                </c:pt>
                <c:pt idx="427">
                  <c:v>-0.236828</c:v>
                </c:pt>
                <c:pt idx="428">
                  <c:v>0.416244</c:v>
                </c:pt>
                <c:pt idx="429">
                  <c:v>0.845604</c:v>
                </c:pt>
                <c:pt idx="430">
                  <c:v>0.386196</c:v>
                </c:pt>
                <c:pt idx="431">
                  <c:v>1.281993</c:v>
                </c:pt>
                <c:pt idx="432">
                  <c:v>1.541785</c:v>
                </c:pt>
                <c:pt idx="433">
                  <c:v>3.124088</c:v>
                </c:pt>
                <c:pt idx="434">
                  <c:v>1.324034</c:v>
                </c:pt>
                <c:pt idx="435">
                  <c:v>2.635834</c:v>
                </c:pt>
                <c:pt idx="436">
                  <c:v>1.666475</c:v>
                </c:pt>
                <c:pt idx="437">
                  <c:v>3.343531</c:v>
                </c:pt>
                <c:pt idx="438">
                  <c:v>1.303749</c:v>
                </c:pt>
                <c:pt idx="439">
                  <c:v>2.405428</c:v>
                </c:pt>
                <c:pt idx="440">
                  <c:v>0.789158</c:v>
                </c:pt>
                <c:pt idx="441">
                  <c:v>1.439317</c:v>
                </c:pt>
                <c:pt idx="442">
                  <c:v>0.656171</c:v>
                </c:pt>
                <c:pt idx="443">
                  <c:v>1.264603</c:v>
                </c:pt>
                <c:pt idx="444">
                  <c:v>0.451184</c:v>
                </c:pt>
                <c:pt idx="445">
                  <c:v>0.506731</c:v>
                </c:pt>
                <c:pt idx="446">
                  <c:v>-0.273794</c:v>
                </c:pt>
                <c:pt idx="447">
                  <c:v>-0.624758</c:v>
                </c:pt>
                <c:pt idx="448">
                  <c:v>-0.660448</c:v>
                </c:pt>
                <c:pt idx="449">
                  <c:v>-1.546447</c:v>
                </c:pt>
                <c:pt idx="450">
                  <c:v>-0.87392</c:v>
                </c:pt>
                <c:pt idx="451">
                  <c:v>-1.993285</c:v>
                </c:pt>
                <c:pt idx="452">
                  <c:v>-1.558457</c:v>
                </c:pt>
                <c:pt idx="453">
                  <c:v>-2.984442</c:v>
                </c:pt>
                <c:pt idx="454">
                  <c:v>-1.143624</c:v>
                </c:pt>
                <c:pt idx="455">
                  <c:v>-2.193587</c:v>
                </c:pt>
                <c:pt idx="456">
                  <c:v>-1.191647</c:v>
                </c:pt>
                <c:pt idx="457">
                  <c:v>-2.15826</c:v>
                </c:pt>
                <c:pt idx="458">
                  <c:v>-0.604871</c:v>
                </c:pt>
                <c:pt idx="459">
                  <c:v>-1.227664</c:v>
                </c:pt>
                <c:pt idx="460">
                  <c:v>-0.347957</c:v>
                </c:pt>
                <c:pt idx="461">
                  <c:v>-0.837088</c:v>
                </c:pt>
                <c:pt idx="462">
                  <c:v>-1.431883</c:v>
                </c:pt>
                <c:pt idx="463">
                  <c:v>-2.811689</c:v>
                </c:pt>
                <c:pt idx="464">
                  <c:v>-0.725084</c:v>
                </c:pt>
                <c:pt idx="465">
                  <c:v>-0.944103</c:v>
                </c:pt>
                <c:pt idx="466">
                  <c:v>-0.126688</c:v>
                </c:pt>
                <c:pt idx="467">
                  <c:v>-0.158081</c:v>
                </c:pt>
                <c:pt idx="468">
                  <c:v>0.144572</c:v>
                </c:pt>
                <c:pt idx="469">
                  <c:v>0.795114</c:v>
                </c:pt>
                <c:pt idx="470">
                  <c:v>1.036175</c:v>
                </c:pt>
                <c:pt idx="471">
                  <c:v>2.06927</c:v>
                </c:pt>
                <c:pt idx="472">
                  <c:v>0.932468</c:v>
                </c:pt>
                <c:pt idx="473">
                  <c:v>2.023181</c:v>
                </c:pt>
                <c:pt idx="474">
                  <c:v>1.26144</c:v>
                </c:pt>
                <c:pt idx="475">
                  <c:v>2.798629</c:v>
                </c:pt>
                <c:pt idx="476">
                  <c:v>1.541636</c:v>
                </c:pt>
                <c:pt idx="477">
                  <c:v>2.872053</c:v>
                </c:pt>
                <c:pt idx="478">
                  <c:v>1.105525</c:v>
                </c:pt>
                <c:pt idx="479">
                  <c:v>1.978706</c:v>
                </c:pt>
                <c:pt idx="480">
                  <c:v>0.577635</c:v>
                </c:pt>
                <c:pt idx="481">
                  <c:v>1.128243</c:v>
                </c:pt>
                <c:pt idx="482">
                  <c:v>0.944912</c:v>
                </c:pt>
                <c:pt idx="483">
                  <c:v>2.141803</c:v>
                </c:pt>
                <c:pt idx="484">
                  <c:v>0.727077</c:v>
                </c:pt>
                <c:pt idx="485">
                  <c:v>0.828878</c:v>
                </c:pt>
                <c:pt idx="486">
                  <c:v>0.103482</c:v>
                </c:pt>
                <c:pt idx="487">
                  <c:v>0.307102</c:v>
                </c:pt>
                <c:pt idx="488">
                  <c:v>0.216369</c:v>
                </c:pt>
                <c:pt idx="489">
                  <c:v>0.370972</c:v>
                </c:pt>
                <c:pt idx="490">
                  <c:v>0.034871</c:v>
                </c:pt>
                <c:pt idx="491">
                  <c:v>-0.016833</c:v>
                </c:pt>
                <c:pt idx="492">
                  <c:v>-0.072631</c:v>
                </c:pt>
                <c:pt idx="493">
                  <c:v>-0.048455</c:v>
                </c:pt>
                <c:pt idx="494">
                  <c:v>-0.004288</c:v>
                </c:pt>
                <c:pt idx="495">
                  <c:v>-0.195931</c:v>
                </c:pt>
                <c:pt idx="496">
                  <c:v>-0.166707</c:v>
                </c:pt>
                <c:pt idx="497">
                  <c:v>-0.251407</c:v>
                </c:pt>
                <c:pt idx="498">
                  <c:v>-0.150779</c:v>
                </c:pt>
                <c:pt idx="499">
                  <c:v>-0.272182</c:v>
                </c:pt>
                <c:pt idx="500">
                  <c:v>-0.142006</c:v>
                </c:pt>
                <c:pt idx="501">
                  <c:v>-0.376385</c:v>
                </c:pt>
                <c:pt idx="502">
                  <c:v>0.041651</c:v>
                </c:pt>
                <c:pt idx="503">
                  <c:v>0.120122</c:v>
                </c:pt>
                <c:pt idx="504">
                  <c:v>-0.028343</c:v>
                </c:pt>
                <c:pt idx="505">
                  <c:v>-0.064174</c:v>
                </c:pt>
                <c:pt idx="506">
                  <c:v>0.008233</c:v>
                </c:pt>
                <c:pt idx="507">
                  <c:v>0.054754</c:v>
                </c:pt>
                <c:pt idx="508">
                  <c:v>0.057052</c:v>
                </c:pt>
                <c:pt idx="509">
                  <c:v>0.068831</c:v>
                </c:pt>
                <c:pt idx="510">
                  <c:v>-0.00419</c:v>
                </c:pt>
                <c:pt idx="511">
                  <c:v>0.025935</c:v>
                </c:pt>
                <c:pt idx="512">
                  <c:v>-0.005526</c:v>
                </c:pt>
                <c:pt idx="513">
                  <c:v>-0.041195</c:v>
                </c:pt>
                <c:pt idx="514">
                  <c:v>0.011851</c:v>
                </c:pt>
                <c:pt idx="515">
                  <c:v>0.068308</c:v>
                </c:pt>
                <c:pt idx="516">
                  <c:v>0.073574</c:v>
                </c:pt>
                <c:pt idx="517">
                  <c:v>0.161736</c:v>
                </c:pt>
                <c:pt idx="518">
                  <c:v>0.046357</c:v>
                </c:pt>
                <c:pt idx="519">
                  <c:v>0.091641</c:v>
                </c:pt>
                <c:pt idx="520">
                  <c:v>0.100803</c:v>
                </c:pt>
                <c:pt idx="521">
                  <c:v>0.150159</c:v>
                </c:pt>
                <c:pt idx="522">
                  <c:v>-0.03744</c:v>
                </c:pt>
                <c:pt idx="523">
                  <c:v>-0.073767</c:v>
                </c:pt>
                <c:pt idx="524">
                  <c:v>0.013295</c:v>
                </c:pt>
                <c:pt idx="525">
                  <c:v>-0.035048</c:v>
                </c:pt>
                <c:pt idx="526">
                  <c:v>-0.161942</c:v>
                </c:pt>
                <c:pt idx="527">
                  <c:v>-0.315001</c:v>
                </c:pt>
                <c:pt idx="528">
                  <c:v>0.045535</c:v>
                </c:pt>
                <c:pt idx="529">
                  <c:v>-0.014647</c:v>
                </c:pt>
                <c:pt idx="530">
                  <c:v>-0.053544</c:v>
                </c:pt>
                <c:pt idx="531">
                  <c:v>-0.057754</c:v>
                </c:pt>
                <c:pt idx="532">
                  <c:v>-0.02241</c:v>
                </c:pt>
                <c:pt idx="533">
                  <c:v>-0.053609</c:v>
                </c:pt>
                <c:pt idx="534">
                  <c:v>0.004235</c:v>
                </c:pt>
                <c:pt idx="535">
                  <c:v>0.010626</c:v>
                </c:pt>
                <c:pt idx="536">
                  <c:v>-0.033357</c:v>
                </c:pt>
                <c:pt idx="537">
                  <c:v>-0.039102</c:v>
                </c:pt>
                <c:pt idx="538">
                  <c:v>-0.028628</c:v>
                </c:pt>
                <c:pt idx="539">
                  <c:v>-0.073941</c:v>
                </c:pt>
                <c:pt idx="540">
                  <c:v>-0.037812</c:v>
                </c:pt>
                <c:pt idx="541">
                  <c:v>-0.067322</c:v>
                </c:pt>
                <c:pt idx="542">
                  <c:v>-0.066972</c:v>
                </c:pt>
                <c:pt idx="543">
                  <c:v>-0.092359</c:v>
                </c:pt>
                <c:pt idx="544">
                  <c:v>0.05582</c:v>
                </c:pt>
                <c:pt idx="545">
                  <c:v>0.081827</c:v>
                </c:pt>
                <c:pt idx="546">
                  <c:v>0.046339</c:v>
                </c:pt>
                <c:pt idx="547">
                  <c:v>0.107396</c:v>
                </c:pt>
                <c:pt idx="548">
                  <c:v>-0.023918</c:v>
                </c:pt>
                <c:pt idx="549">
                  <c:v>-0.089518</c:v>
                </c:pt>
                <c:pt idx="550">
                  <c:v>0.017806</c:v>
                </c:pt>
                <c:pt idx="551">
                  <c:v>0.157253</c:v>
                </c:pt>
                <c:pt idx="552">
                  <c:v>0.198767</c:v>
                </c:pt>
                <c:pt idx="553">
                  <c:v>0.344097</c:v>
                </c:pt>
                <c:pt idx="554">
                  <c:v>0.067849</c:v>
                </c:pt>
                <c:pt idx="555">
                  <c:v>0.091795</c:v>
                </c:pt>
                <c:pt idx="556">
                  <c:v>0.020286</c:v>
                </c:pt>
                <c:pt idx="557">
                  <c:v>0.066618</c:v>
                </c:pt>
                <c:pt idx="558">
                  <c:v>0.04795</c:v>
                </c:pt>
                <c:pt idx="559">
                  <c:v>0.010417</c:v>
                </c:pt>
                <c:pt idx="560">
                  <c:v>-0.106771</c:v>
                </c:pt>
                <c:pt idx="561">
                  <c:v>-0.161394</c:v>
                </c:pt>
                <c:pt idx="562">
                  <c:v>0.032345</c:v>
                </c:pt>
                <c:pt idx="563">
                  <c:v>0.051484</c:v>
                </c:pt>
                <c:pt idx="564">
                  <c:v>-0.028836</c:v>
                </c:pt>
                <c:pt idx="565">
                  <c:v>-0.017457</c:v>
                </c:pt>
                <c:pt idx="566">
                  <c:v>-0.000637</c:v>
                </c:pt>
                <c:pt idx="567">
                  <c:v>-0.02472</c:v>
                </c:pt>
                <c:pt idx="568">
                  <c:v>0.038487</c:v>
                </c:pt>
                <c:pt idx="569">
                  <c:v>0.046081</c:v>
                </c:pt>
                <c:pt idx="570">
                  <c:v>-0.117061</c:v>
                </c:pt>
                <c:pt idx="571">
                  <c:v>-0.181378</c:v>
                </c:pt>
                <c:pt idx="572">
                  <c:v>-0.022319</c:v>
                </c:pt>
                <c:pt idx="573">
                  <c:v>0.009018</c:v>
                </c:pt>
                <c:pt idx="574">
                  <c:v>0.169934</c:v>
                </c:pt>
                <c:pt idx="575">
                  <c:v>0.28349</c:v>
                </c:pt>
                <c:pt idx="576">
                  <c:v>-0.034937</c:v>
                </c:pt>
                <c:pt idx="577">
                  <c:v>-0.058936</c:v>
                </c:pt>
                <c:pt idx="578">
                  <c:v>-0.035872</c:v>
                </c:pt>
                <c:pt idx="579">
                  <c:v>-0.174665</c:v>
                </c:pt>
                <c:pt idx="580">
                  <c:v>-0.186194</c:v>
                </c:pt>
                <c:pt idx="581">
                  <c:v>-0.238619</c:v>
                </c:pt>
                <c:pt idx="582">
                  <c:v>0.014375</c:v>
                </c:pt>
                <c:pt idx="583">
                  <c:v>-0.104497</c:v>
                </c:pt>
                <c:pt idx="584">
                  <c:v>-0.223013</c:v>
                </c:pt>
                <c:pt idx="585">
                  <c:v>-0.444069</c:v>
                </c:pt>
                <c:pt idx="586">
                  <c:v>-0.285255</c:v>
                </c:pt>
                <c:pt idx="587">
                  <c:v>-0.534456</c:v>
                </c:pt>
                <c:pt idx="588">
                  <c:v>-0.114704</c:v>
                </c:pt>
                <c:pt idx="589">
                  <c:v>-0.211295</c:v>
                </c:pt>
                <c:pt idx="590">
                  <c:v>-0.236137</c:v>
                </c:pt>
                <c:pt idx="591">
                  <c:v>-0.521091</c:v>
                </c:pt>
                <c:pt idx="592">
                  <c:v>-0.181648</c:v>
                </c:pt>
                <c:pt idx="593">
                  <c:v>-0.225498</c:v>
                </c:pt>
                <c:pt idx="594">
                  <c:v>-0.015153</c:v>
                </c:pt>
              </c:numCache>
            </c:numRef>
          </c:val>
          <c:smooth val="0"/>
        </c:ser>
        <c:ser>
          <c:idx val="1"/>
          <c:order val="1"/>
          <c:tx>
            <c:strRef>
              <c:f>'[action2 5 times gyro.csv]action2 5 times gyro'!$K$1</c:f>
              <c:strCache>
                <c:ptCount val="1"/>
                <c:pt idx="0">
                  <c:v>Y_gyro</c:v>
                </c:pt>
              </c:strCache>
            </c:strRef>
          </c:tx>
          <c:spPr>
            <a:ln w="28575" cap="rnd">
              <a:solidFill>
                <a:schemeClr val="accent2"/>
              </a:solidFill>
              <a:round/>
            </a:ln>
            <a:effectLst/>
          </c:spPr>
          <c:marker>
            <c:symbol val="none"/>
          </c:marker>
          <c:dLbls>
            <c:delete val="1"/>
          </c:dLbls>
          <c:val>
            <c:numRef>
              <c:f>'[action2 5 times gyro.csv]action2 5 times gyro'!$K$2:$K$596</c:f>
              <c:numCache>
                <c:formatCode>General</c:formatCode>
                <c:ptCount val="595"/>
                <c:pt idx="0">
                  <c:v>-0.032975</c:v>
                </c:pt>
                <c:pt idx="1">
                  <c:v>0.121457</c:v>
                </c:pt>
                <c:pt idx="2">
                  <c:v>-0.152228</c:v>
                </c:pt>
                <c:pt idx="3">
                  <c:v>-0.272532</c:v>
                </c:pt>
                <c:pt idx="4">
                  <c:v>-0.042609</c:v>
                </c:pt>
                <c:pt idx="5">
                  <c:v>-0.110724</c:v>
                </c:pt>
                <c:pt idx="6">
                  <c:v>-0.09782</c:v>
                </c:pt>
                <c:pt idx="7">
                  <c:v>-0.150839</c:v>
                </c:pt>
                <c:pt idx="8">
                  <c:v>-0.002884</c:v>
                </c:pt>
                <c:pt idx="9">
                  <c:v>-0.067554</c:v>
                </c:pt>
                <c:pt idx="10">
                  <c:v>-0.072095</c:v>
                </c:pt>
                <c:pt idx="11">
                  <c:v>-0.065336</c:v>
                </c:pt>
                <c:pt idx="12">
                  <c:v>0.067509</c:v>
                </c:pt>
                <c:pt idx="13">
                  <c:v>0.035987</c:v>
                </c:pt>
                <c:pt idx="14">
                  <c:v>-0.106035</c:v>
                </c:pt>
                <c:pt idx="15">
                  <c:v>-0.139571</c:v>
                </c:pt>
                <c:pt idx="16">
                  <c:v>0.022913</c:v>
                </c:pt>
                <c:pt idx="17">
                  <c:v>0.021191</c:v>
                </c:pt>
                <c:pt idx="18">
                  <c:v>-0.02525</c:v>
                </c:pt>
                <c:pt idx="19">
                  <c:v>0.002826</c:v>
                </c:pt>
                <c:pt idx="20">
                  <c:v>0.078198</c:v>
                </c:pt>
                <c:pt idx="21">
                  <c:v>0.120081</c:v>
                </c:pt>
                <c:pt idx="22">
                  <c:v>-0.044628</c:v>
                </c:pt>
                <c:pt idx="23">
                  <c:v>-0.150164</c:v>
                </c:pt>
                <c:pt idx="24">
                  <c:v>0.016995</c:v>
                </c:pt>
                <c:pt idx="25">
                  <c:v>0.281292</c:v>
                </c:pt>
                <c:pt idx="26">
                  <c:v>-0.119434</c:v>
                </c:pt>
                <c:pt idx="27">
                  <c:v>-0.477348</c:v>
                </c:pt>
                <c:pt idx="28">
                  <c:v>-0.101955</c:v>
                </c:pt>
                <c:pt idx="29">
                  <c:v>-0.102851</c:v>
                </c:pt>
                <c:pt idx="30">
                  <c:v>-0.073229</c:v>
                </c:pt>
                <c:pt idx="31">
                  <c:v>-0.216812</c:v>
                </c:pt>
                <c:pt idx="32">
                  <c:v>-0.129823</c:v>
                </c:pt>
                <c:pt idx="33">
                  <c:v>-0.236292</c:v>
                </c:pt>
                <c:pt idx="34">
                  <c:v>-0.051116</c:v>
                </c:pt>
                <c:pt idx="35">
                  <c:v>-0.075565</c:v>
                </c:pt>
                <c:pt idx="36">
                  <c:v>-0.061598</c:v>
                </c:pt>
                <c:pt idx="37">
                  <c:v>-0.117776</c:v>
                </c:pt>
                <c:pt idx="38">
                  <c:v>-0.014664</c:v>
                </c:pt>
                <c:pt idx="39">
                  <c:v>-0.070997</c:v>
                </c:pt>
                <c:pt idx="40">
                  <c:v>-0.123576</c:v>
                </c:pt>
                <c:pt idx="41">
                  <c:v>-0.195028</c:v>
                </c:pt>
                <c:pt idx="42">
                  <c:v>0.013674</c:v>
                </c:pt>
                <c:pt idx="43">
                  <c:v>0.013373</c:v>
                </c:pt>
                <c:pt idx="44">
                  <c:v>-0.100691</c:v>
                </c:pt>
                <c:pt idx="45">
                  <c:v>-0.083301</c:v>
                </c:pt>
                <c:pt idx="46">
                  <c:v>0.267686</c:v>
                </c:pt>
                <c:pt idx="47">
                  <c:v>0.547292</c:v>
                </c:pt>
                <c:pt idx="48">
                  <c:v>0.190216</c:v>
                </c:pt>
                <c:pt idx="49">
                  <c:v>0.491165</c:v>
                </c:pt>
                <c:pt idx="50">
                  <c:v>0.605542</c:v>
                </c:pt>
                <c:pt idx="51">
                  <c:v>1.385903</c:v>
                </c:pt>
                <c:pt idx="52">
                  <c:v>0.543979</c:v>
                </c:pt>
                <c:pt idx="53">
                  <c:v>0.727844</c:v>
                </c:pt>
                <c:pt idx="54">
                  <c:v>0.01652</c:v>
                </c:pt>
                <c:pt idx="55">
                  <c:v>0.306973</c:v>
                </c:pt>
                <c:pt idx="56">
                  <c:v>0.635862</c:v>
                </c:pt>
                <c:pt idx="57">
                  <c:v>1.077949</c:v>
                </c:pt>
                <c:pt idx="58">
                  <c:v>-0.23021</c:v>
                </c:pt>
                <c:pt idx="59">
                  <c:v>-0.917513</c:v>
                </c:pt>
                <c:pt idx="60">
                  <c:v>-0.191646</c:v>
                </c:pt>
                <c:pt idx="61">
                  <c:v>0.53098</c:v>
                </c:pt>
                <c:pt idx="62">
                  <c:v>0.651219</c:v>
                </c:pt>
                <c:pt idx="63">
                  <c:v>0.409911</c:v>
                </c:pt>
                <c:pt idx="64">
                  <c:v>-0.384098</c:v>
                </c:pt>
                <c:pt idx="65">
                  <c:v>-0.397125</c:v>
                </c:pt>
                <c:pt idx="66">
                  <c:v>0.214298</c:v>
                </c:pt>
                <c:pt idx="67">
                  <c:v>0.023765</c:v>
                </c:pt>
                <c:pt idx="68">
                  <c:v>-0.3731</c:v>
                </c:pt>
                <c:pt idx="69">
                  <c:v>-0.686573</c:v>
                </c:pt>
                <c:pt idx="70">
                  <c:v>-0.011348</c:v>
                </c:pt>
                <c:pt idx="71">
                  <c:v>0.36039</c:v>
                </c:pt>
                <c:pt idx="72">
                  <c:v>0.225615</c:v>
                </c:pt>
                <c:pt idx="73">
                  <c:v>-0.044981</c:v>
                </c:pt>
                <c:pt idx="74">
                  <c:v>-0.364813</c:v>
                </c:pt>
                <c:pt idx="75">
                  <c:v>-0.071681</c:v>
                </c:pt>
                <c:pt idx="76">
                  <c:v>0.52726</c:v>
                </c:pt>
                <c:pt idx="77">
                  <c:v>0.389114</c:v>
                </c:pt>
                <c:pt idx="78">
                  <c:v>-0.038431</c:v>
                </c:pt>
                <c:pt idx="79">
                  <c:v>0.650262</c:v>
                </c:pt>
                <c:pt idx="80">
                  <c:v>1.014188</c:v>
                </c:pt>
                <c:pt idx="81">
                  <c:v>1.888536</c:v>
                </c:pt>
                <c:pt idx="82">
                  <c:v>0.587007</c:v>
                </c:pt>
                <c:pt idx="83">
                  <c:v>1.346859</c:v>
                </c:pt>
                <c:pt idx="84">
                  <c:v>1.111037</c:v>
                </c:pt>
                <c:pt idx="85">
                  <c:v>3.040799</c:v>
                </c:pt>
                <c:pt idx="86">
                  <c:v>2.287041</c:v>
                </c:pt>
                <c:pt idx="87">
                  <c:v>4.215475</c:v>
                </c:pt>
                <c:pt idx="88">
                  <c:v>1.283208</c:v>
                </c:pt>
                <c:pt idx="89">
                  <c:v>2.986427</c:v>
                </c:pt>
                <c:pt idx="90">
                  <c:v>2.666898</c:v>
                </c:pt>
                <c:pt idx="91">
                  <c:v>5.353178</c:v>
                </c:pt>
                <c:pt idx="92">
                  <c:v>2.155531</c:v>
                </c:pt>
                <c:pt idx="93">
                  <c:v>3.989652</c:v>
                </c:pt>
                <c:pt idx="94">
                  <c:v>2.366589</c:v>
                </c:pt>
                <c:pt idx="95">
                  <c:v>5.055915</c:v>
                </c:pt>
                <c:pt idx="96">
                  <c:v>2.862873</c:v>
                </c:pt>
                <c:pt idx="97">
                  <c:v>5.600334</c:v>
                </c:pt>
                <c:pt idx="98">
                  <c:v>2.556602</c:v>
                </c:pt>
                <c:pt idx="99">
                  <c:v>5.543066</c:v>
                </c:pt>
                <c:pt idx="100">
                  <c:v>3.128077</c:v>
                </c:pt>
                <c:pt idx="101">
                  <c:v>5.691268</c:v>
                </c:pt>
                <c:pt idx="102">
                  <c:v>3.041184</c:v>
                </c:pt>
                <c:pt idx="103">
                  <c:v>7.151703</c:v>
                </c:pt>
                <c:pt idx="104">
                  <c:v>4.420843</c:v>
                </c:pt>
                <c:pt idx="105">
                  <c:v>7.956924</c:v>
                </c:pt>
                <c:pt idx="106">
                  <c:v>3.492806</c:v>
                </c:pt>
                <c:pt idx="107">
                  <c:v>7.820112</c:v>
                </c:pt>
                <c:pt idx="108">
                  <c:v>4.487658</c:v>
                </c:pt>
                <c:pt idx="109">
                  <c:v>8.479067</c:v>
                </c:pt>
                <c:pt idx="110">
                  <c:v>3.507353</c:v>
                </c:pt>
                <c:pt idx="111">
                  <c:v>7.191744</c:v>
                </c:pt>
                <c:pt idx="112">
                  <c:v>3.680092</c:v>
                </c:pt>
                <c:pt idx="113">
                  <c:v>7.163622</c:v>
                </c:pt>
                <c:pt idx="114">
                  <c:v>3.28211</c:v>
                </c:pt>
                <c:pt idx="115">
                  <c:v>5.857833</c:v>
                </c:pt>
                <c:pt idx="116">
                  <c:v>1.849982</c:v>
                </c:pt>
                <c:pt idx="117">
                  <c:v>3.614364</c:v>
                </c:pt>
                <c:pt idx="118">
                  <c:v>1.583112</c:v>
                </c:pt>
                <c:pt idx="119">
                  <c:v>2.600534</c:v>
                </c:pt>
                <c:pt idx="120">
                  <c:v>0.651987</c:v>
                </c:pt>
                <c:pt idx="121">
                  <c:v>1.092069</c:v>
                </c:pt>
                <c:pt idx="122">
                  <c:v>0.341006</c:v>
                </c:pt>
                <c:pt idx="123">
                  <c:v>0.618974</c:v>
                </c:pt>
                <c:pt idx="124">
                  <c:v>0.11916</c:v>
                </c:pt>
                <c:pt idx="125">
                  <c:v>0.195821</c:v>
                </c:pt>
                <c:pt idx="126">
                  <c:v>0.013765</c:v>
                </c:pt>
                <c:pt idx="127">
                  <c:v>0.067847</c:v>
                </c:pt>
                <c:pt idx="128">
                  <c:v>0.129644</c:v>
                </c:pt>
                <c:pt idx="129">
                  <c:v>0.267935</c:v>
                </c:pt>
                <c:pt idx="130">
                  <c:v>0.136357</c:v>
                </c:pt>
                <c:pt idx="131">
                  <c:v>0.242913</c:v>
                </c:pt>
                <c:pt idx="132">
                  <c:v>0.221331</c:v>
                </c:pt>
                <c:pt idx="133">
                  <c:v>0.546741</c:v>
                </c:pt>
                <c:pt idx="134">
                  <c:v>0.233847</c:v>
                </c:pt>
                <c:pt idx="135">
                  <c:v>0.41719</c:v>
                </c:pt>
                <c:pt idx="136">
                  <c:v>0.102875</c:v>
                </c:pt>
                <c:pt idx="137">
                  <c:v>0.078949</c:v>
                </c:pt>
                <c:pt idx="138">
                  <c:v>0.008881</c:v>
                </c:pt>
                <c:pt idx="139">
                  <c:v>0.019744</c:v>
                </c:pt>
                <c:pt idx="140">
                  <c:v>-0.320106</c:v>
                </c:pt>
                <c:pt idx="141">
                  <c:v>-0.828169</c:v>
                </c:pt>
                <c:pt idx="142">
                  <c:v>-0.371705</c:v>
                </c:pt>
                <c:pt idx="143">
                  <c:v>-0.242352</c:v>
                </c:pt>
                <c:pt idx="144">
                  <c:v>-0.255887</c:v>
                </c:pt>
                <c:pt idx="145">
                  <c:v>-2.172953</c:v>
                </c:pt>
                <c:pt idx="146">
                  <c:v>-1.356318</c:v>
                </c:pt>
                <c:pt idx="147">
                  <c:v>-1.289104</c:v>
                </c:pt>
                <c:pt idx="148">
                  <c:v>-1.061306</c:v>
                </c:pt>
                <c:pt idx="149">
                  <c:v>-3.763065</c:v>
                </c:pt>
                <c:pt idx="150">
                  <c:v>-2.274549</c:v>
                </c:pt>
                <c:pt idx="151">
                  <c:v>-2.712965</c:v>
                </c:pt>
                <c:pt idx="152">
                  <c:v>0.546956</c:v>
                </c:pt>
                <c:pt idx="153">
                  <c:v>1.487449</c:v>
                </c:pt>
                <c:pt idx="154">
                  <c:v>0.240231</c:v>
                </c:pt>
                <c:pt idx="155">
                  <c:v>-0.141493</c:v>
                </c:pt>
                <c:pt idx="156">
                  <c:v>-0.615606</c:v>
                </c:pt>
                <c:pt idx="157">
                  <c:v>-1.420182</c:v>
                </c:pt>
                <c:pt idx="158">
                  <c:v>-1.047795</c:v>
                </c:pt>
                <c:pt idx="159">
                  <c:v>-1.885625</c:v>
                </c:pt>
                <c:pt idx="160">
                  <c:v>-0.487732</c:v>
                </c:pt>
                <c:pt idx="161">
                  <c:v>-0.851419</c:v>
                </c:pt>
                <c:pt idx="162">
                  <c:v>-0.612103</c:v>
                </c:pt>
                <c:pt idx="163">
                  <c:v>-1.612894</c:v>
                </c:pt>
                <c:pt idx="164">
                  <c:v>-1.104956</c:v>
                </c:pt>
                <c:pt idx="165">
                  <c:v>-2.029558</c:v>
                </c:pt>
                <c:pt idx="166">
                  <c:v>-0.593263</c:v>
                </c:pt>
                <c:pt idx="167">
                  <c:v>-1.009644</c:v>
                </c:pt>
                <c:pt idx="168">
                  <c:v>-0.450382</c:v>
                </c:pt>
                <c:pt idx="169">
                  <c:v>-1.047881</c:v>
                </c:pt>
                <c:pt idx="170">
                  <c:v>-0.589312</c:v>
                </c:pt>
                <c:pt idx="171">
                  <c:v>-0.77625</c:v>
                </c:pt>
                <c:pt idx="172">
                  <c:v>0.263918</c:v>
                </c:pt>
                <c:pt idx="173">
                  <c:v>0.838562</c:v>
                </c:pt>
                <c:pt idx="174">
                  <c:v>0.826416</c:v>
                </c:pt>
                <c:pt idx="175">
                  <c:v>1.855785</c:v>
                </c:pt>
                <c:pt idx="176">
                  <c:v>0.990986</c:v>
                </c:pt>
                <c:pt idx="177">
                  <c:v>1.631205</c:v>
                </c:pt>
                <c:pt idx="178">
                  <c:v>0.539239</c:v>
                </c:pt>
                <c:pt idx="179">
                  <c:v>1.354081</c:v>
                </c:pt>
                <c:pt idx="180">
                  <c:v>0.934701</c:v>
                </c:pt>
                <c:pt idx="181">
                  <c:v>1.37134</c:v>
                </c:pt>
                <c:pt idx="182">
                  <c:v>0.264349</c:v>
                </c:pt>
                <c:pt idx="183">
                  <c:v>1.020339</c:v>
                </c:pt>
                <c:pt idx="184">
                  <c:v>0.909487</c:v>
                </c:pt>
                <c:pt idx="185">
                  <c:v>1.173223</c:v>
                </c:pt>
                <c:pt idx="186">
                  <c:v>-0.367181</c:v>
                </c:pt>
                <c:pt idx="187">
                  <c:v>-0.346141</c:v>
                </c:pt>
                <c:pt idx="188">
                  <c:v>0.389415</c:v>
                </c:pt>
                <c:pt idx="189">
                  <c:v>0.314102</c:v>
                </c:pt>
                <c:pt idx="190">
                  <c:v>-0.188749</c:v>
                </c:pt>
                <c:pt idx="191">
                  <c:v>0.066145</c:v>
                </c:pt>
                <c:pt idx="192">
                  <c:v>0.462759</c:v>
                </c:pt>
                <c:pt idx="193">
                  <c:v>0.59645</c:v>
                </c:pt>
                <c:pt idx="194">
                  <c:v>-0.065834</c:v>
                </c:pt>
                <c:pt idx="195">
                  <c:v>0.331684</c:v>
                </c:pt>
                <c:pt idx="196">
                  <c:v>0.167396</c:v>
                </c:pt>
                <c:pt idx="197">
                  <c:v>0.04975</c:v>
                </c:pt>
                <c:pt idx="198">
                  <c:v>0.228775</c:v>
                </c:pt>
                <c:pt idx="199">
                  <c:v>0.630924</c:v>
                </c:pt>
                <c:pt idx="200">
                  <c:v>0.053314</c:v>
                </c:pt>
                <c:pt idx="201">
                  <c:v>-0.220728</c:v>
                </c:pt>
                <c:pt idx="202">
                  <c:v>-0.196258</c:v>
                </c:pt>
                <c:pt idx="203">
                  <c:v>0.124921</c:v>
                </c:pt>
                <c:pt idx="204">
                  <c:v>0.241158</c:v>
                </c:pt>
                <c:pt idx="205">
                  <c:v>0.047594</c:v>
                </c:pt>
                <c:pt idx="206">
                  <c:v>-0.154589</c:v>
                </c:pt>
                <c:pt idx="207">
                  <c:v>0.300161</c:v>
                </c:pt>
                <c:pt idx="208">
                  <c:v>0.356892</c:v>
                </c:pt>
                <c:pt idx="209">
                  <c:v>0.369654</c:v>
                </c:pt>
                <c:pt idx="210">
                  <c:v>-1.465656</c:v>
                </c:pt>
                <c:pt idx="211">
                  <c:v>-6.202438</c:v>
                </c:pt>
                <c:pt idx="212">
                  <c:v>-4.269518</c:v>
                </c:pt>
                <c:pt idx="213">
                  <c:v>-1.975976</c:v>
                </c:pt>
                <c:pt idx="214">
                  <c:v>5.750363</c:v>
                </c:pt>
                <c:pt idx="215">
                  <c:v>10.452817</c:v>
                </c:pt>
                <c:pt idx="216">
                  <c:v>0.752223</c:v>
                </c:pt>
                <c:pt idx="217">
                  <c:v>0.104809</c:v>
                </c:pt>
                <c:pt idx="218">
                  <c:v>-0.296568</c:v>
                </c:pt>
                <c:pt idx="219">
                  <c:v>-0.745565</c:v>
                </c:pt>
                <c:pt idx="220">
                  <c:v>-0.48801</c:v>
                </c:pt>
                <c:pt idx="221">
                  <c:v>-1.552066</c:v>
                </c:pt>
                <c:pt idx="222">
                  <c:v>-1.450691</c:v>
                </c:pt>
                <c:pt idx="223">
                  <c:v>-2.67505</c:v>
                </c:pt>
                <c:pt idx="224">
                  <c:v>-0.960448</c:v>
                </c:pt>
                <c:pt idx="225">
                  <c:v>-1.816737</c:v>
                </c:pt>
                <c:pt idx="226">
                  <c:v>-0.719369</c:v>
                </c:pt>
                <c:pt idx="227">
                  <c:v>-1.380424</c:v>
                </c:pt>
                <c:pt idx="228">
                  <c:v>-0.770632</c:v>
                </c:pt>
                <c:pt idx="229">
                  <c:v>-1.652889</c:v>
                </c:pt>
                <c:pt idx="230">
                  <c:v>-0.860915</c:v>
                </c:pt>
                <c:pt idx="231">
                  <c:v>-1.700684</c:v>
                </c:pt>
                <c:pt idx="232">
                  <c:v>-0.76309</c:v>
                </c:pt>
                <c:pt idx="233">
                  <c:v>-1.3547</c:v>
                </c:pt>
                <c:pt idx="234">
                  <c:v>-0.559019</c:v>
                </c:pt>
                <c:pt idx="235">
                  <c:v>-0.84357</c:v>
                </c:pt>
                <c:pt idx="236">
                  <c:v>0.155055</c:v>
                </c:pt>
                <c:pt idx="237">
                  <c:v>0.714775</c:v>
                </c:pt>
                <c:pt idx="238">
                  <c:v>0.66203</c:v>
                </c:pt>
                <c:pt idx="239">
                  <c:v>1.701009</c:v>
                </c:pt>
                <c:pt idx="240">
                  <c:v>1.54359</c:v>
                </c:pt>
                <c:pt idx="241">
                  <c:v>2.876361</c:v>
                </c:pt>
                <c:pt idx="242">
                  <c:v>1.252814</c:v>
                </c:pt>
                <c:pt idx="243">
                  <c:v>2.76436</c:v>
                </c:pt>
                <c:pt idx="244">
                  <c:v>1.255911</c:v>
                </c:pt>
                <c:pt idx="245">
                  <c:v>2.381892</c:v>
                </c:pt>
                <c:pt idx="246">
                  <c:v>1.217795</c:v>
                </c:pt>
                <c:pt idx="247">
                  <c:v>2.782902</c:v>
                </c:pt>
                <c:pt idx="248">
                  <c:v>1.265161</c:v>
                </c:pt>
                <c:pt idx="249">
                  <c:v>1.882534</c:v>
                </c:pt>
                <c:pt idx="250">
                  <c:v>0.722017</c:v>
                </c:pt>
                <c:pt idx="251">
                  <c:v>2.494132</c:v>
                </c:pt>
                <c:pt idx="252">
                  <c:v>1.648166</c:v>
                </c:pt>
                <c:pt idx="253">
                  <c:v>2.405842</c:v>
                </c:pt>
                <c:pt idx="254">
                  <c:v>0.337919</c:v>
                </c:pt>
                <c:pt idx="255">
                  <c:v>0.662471</c:v>
                </c:pt>
                <c:pt idx="256">
                  <c:v>0.445122</c:v>
                </c:pt>
                <c:pt idx="257">
                  <c:v>0.650642</c:v>
                </c:pt>
                <c:pt idx="258">
                  <c:v>0.164489</c:v>
                </c:pt>
                <c:pt idx="259">
                  <c:v>0.537838</c:v>
                </c:pt>
                <c:pt idx="260">
                  <c:v>0.386043</c:v>
                </c:pt>
                <c:pt idx="261">
                  <c:v>0.629028</c:v>
                </c:pt>
                <c:pt idx="262">
                  <c:v>0.288854</c:v>
                </c:pt>
                <c:pt idx="263">
                  <c:v>0.578599</c:v>
                </c:pt>
                <c:pt idx="264">
                  <c:v>0.092183</c:v>
                </c:pt>
                <c:pt idx="265">
                  <c:v>-0.010895</c:v>
                </c:pt>
                <c:pt idx="266">
                  <c:v>-0.064572</c:v>
                </c:pt>
                <c:pt idx="267">
                  <c:v>-0.199955</c:v>
                </c:pt>
                <c:pt idx="268">
                  <c:v>-0.627717</c:v>
                </c:pt>
                <c:pt idx="269">
                  <c:v>-1.486591</c:v>
                </c:pt>
                <c:pt idx="270">
                  <c:v>-0.384292</c:v>
                </c:pt>
                <c:pt idx="271">
                  <c:v>0.243298</c:v>
                </c:pt>
                <c:pt idx="272">
                  <c:v>0.280516</c:v>
                </c:pt>
                <c:pt idx="273">
                  <c:v>0.111154</c:v>
                </c:pt>
                <c:pt idx="274">
                  <c:v>-1.438584</c:v>
                </c:pt>
                <c:pt idx="275">
                  <c:v>-5.187637</c:v>
                </c:pt>
                <c:pt idx="276">
                  <c:v>-2.73243</c:v>
                </c:pt>
                <c:pt idx="277">
                  <c:v>-2.497001</c:v>
                </c:pt>
                <c:pt idx="278">
                  <c:v>1.146754</c:v>
                </c:pt>
                <c:pt idx="279">
                  <c:v>2.488751</c:v>
                </c:pt>
                <c:pt idx="280">
                  <c:v>0.909043</c:v>
                </c:pt>
                <c:pt idx="281">
                  <c:v>1.453165</c:v>
                </c:pt>
                <c:pt idx="282">
                  <c:v>0.024037</c:v>
                </c:pt>
                <c:pt idx="283">
                  <c:v>-0.355419</c:v>
                </c:pt>
                <c:pt idx="284">
                  <c:v>-0.368615</c:v>
                </c:pt>
                <c:pt idx="285">
                  <c:v>-1.045141</c:v>
                </c:pt>
                <c:pt idx="286">
                  <c:v>-1.197215</c:v>
                </c:pt>
                <c:pt idx="287">
                  <c:v>-2.364376</c:v>
                </c:pt>
                <c:pt idx="288">
                  <c:v>-1.182559</c:v>
                </c:pt>
                <c:pt idx="289">
                  <c:v>-2.915329</c:v>
                </c:pt>
                <c:pt idx="290">
                  <c:v>-2.210191</c:v>
                </c:pt>
                <c:pt idx="291">
                  <c:v>-3.820764</c:v>
                </c:pt>
                <c:pt idx="292">
                  <c:v>-0.954093</c:v>
                </c:pt>
                <c:pt idx="293">
                  <c:v>-2.024666</c:v>
                </c:pt>
                <c:pt idx="294">
                  <c:v>-1.178237</c:v>
                </c:pt>
                <c:pt idx="295">
                  <c:v>-2.161651</c:v>
                </c:pt>
                <c:pt idx="296">
                  <c:v>-0.653376</c:v>
                </c:pt>
                <c:pt idx="297">
                  <c:v>-0.995085</c:v>
                </c:pt>
                <c:pt idx="298">
                  <c:v>0.068187</c:v>
                </c:pt>
                <c:pt idx="299">
                  <c:v>0.76151</c:v>
                </c:pt>
                <c:pt idx="300">
                  <c:v>0.804623</c:v>
                </c:pt>
                <c:pt idx="301">
                  <c:v>1.530072</c:v>
                </c:pt>
                <c:pt idx="302">
                  <c:v>1.521792</c:v>
                </c:pt>
                <c:pt idx="303">
                  <c:v>3.12673</c:v>
                </c:pt>
                <c:pt idx="304">
                  <c:v>1.478886</c:v>
                </c:pt>
                <c:pt idx="305">
                  <c:v>3.062621</c:v>
                </c:pt>
                <c:pt idx="306">
                  <c:v>1.444013</c:v>
                </c:pt>
                <c:pt idx="307">
                  <c:v>2.43549</c:v>
                </c:pt>
                <c:pt idx="308">
                  <c:v>1.074861</c:v>
                </c:pt>
                <c:pt idx="309">
                  <c:v>2.641761</c:v>
                </c:pt>
                <c:pt idx="310">
                  <c:v>1.351279</c:v>
                </c:pt>
                <c:pt idx="311">
                  <c:v>1.711795</c:v>
                </c:pt>
                <c:pt idx="312">
                  <c:v>0.632925</c:v>
                </c:pt>
                <c:pt idx="313">
                  <c:v>2.191589</c:v>
                </c:pt>
                <c:pt idx="314">
                  <c:v>1.648327</c:v>
                </c:pt>
                <c:pt idx="315">
                  <c:v>2.215634</c:v>
                </c:pt>
                <c:pt idx="316">
                  <c:v>0.389199</c:v>
                </c:pt>
                <c:pt idx="317">
                  <c:v>1.788439</c:v>
                </c:pt>
                <c:pt idx="318">
                  <c:v>1.655028</c:v>
                </c:pt>
                <c:pt idx="319">
                  <c:v>2.825965</c:v>
                </c:pt>
                <c:pt idx="320">
                  <c:v>1.005598</c:v>
                </c:pt>
                <c:pt idx="321">
                  <c:v>2.11326</c:v>
                </c:pt>
                <c:pt idx="322">
                  <c:v>0.864079</c:v>
                </c:pt>
                <c:pt idx="323">
                  <c:v>1.298496</c:v>
                </c:pt>
                <c:pt idx="324">
                  <c:v>0.551826</c:v>
                </c:pt>
                <c:pt idx="325">
                  <c:v>1.406041</c:v>
                </c:pt>
                <c:pt idx="326">
                  <c:v>0.500393</c:v>
                </c:pt>
                <c:pt idx="327">
                  <c:v>0.504883</c:v>
                </c:pt>
                <c:pt idx="328">
                  <c:v>0.020652</c:v>
                </c:pt>
                <c:pt idx="329">
                  <c:v>0.586977</c:v>
                </c:pt>
                <c:pt idx="330">
                  <c:v>0.798292</c:v>
                </c:pt>
                <c:pt idx="331">
                  <c:v>1.031493</c:v>
                </c:pt>
                <c:pt idx="332">
                  <c:v>-0.590745</c:v>
                </c:pt>
                <c:pt idx="333">
                  <c:v>-1.363421</c:v>
                </c:pt>
                <c:pt idx="334">
                  <c:v>-0.822308</c:v>
                </c:pt>
                <c:pt idx="335">
                  <c:v>-2.067851</c:v>
                </c:pt>
                <c:pt idx="336">
                  <c:v>-0.988115</c:v>
                </c:pt>
                <c:pt idx="337">
                  <c:v>-1.129524</c:v>
                </c:pt>
                <c:pt idx="338">
                  <c:v>-0.328198</c:v>
                </c:pt>
                <c:pt idx="339">
                  <c:v>-0.952903</c:v>
                </c:pt>
                <c:pt idx="340">
                  <c:v>-0.85745</c:v>
                </c:pt>
                <c:pt idx="341">
                  <c:v>-2.298843</c:v>
                </c:pt>
                <c:pt idx="342">
                  <c:v>-1.845391</c:v>
                </c:pt>
                <c:pt idx="343">
                  <c:v>-3.97811</c:v>
                </c:pt>
                <c:pt idx="344">
                  <c:v>-1.933954</c:v>
                </c:pt>
                <c:pt idx="345">
                  <c:v>-3.629794</c:v>
                </c:pt>
                <c:pt idx="346">
                  <c:v>-1.553554</c:v>
                </c:pt>
                <c:pt idx="347">
                  <c:v>-3.006472</c:v>
                </c:pt>
                <c:pt idx="348">
                  <c:v>-1.431202</c:v>
                </c:pt>
                <c:pt idx="349">
                  <c:v>-2.677716</c:v>
                </c:pt>
                <c:pt idx="350">
                  <c:v>-1.10155</c:v>
                </c:pt>
                <c:pt idx="351">
                  <c:v>-2.10618</c:v>
                </c:pt>
                <c:pt idx="352">
                  <c:v>-0.991644</c:v>
                </c:pt>
                <c:pt idx="353">
                  <c:v>-1.811391</c:v>
                </c:pt>
                <c:pt idx="354">
                  <c:v>-0.530468</c:v>
                </c:pt>
                <c:pt idx="355">
                  <c:v>-1.035841</c:v>
                </c:pt>
                <c:pt idx="356">
                  <c:v>-0.388851</c:v>
                </c:pt>
                <c:pt idx="357">
                  <c:v>-0.641186</c:v>
                </c:pt>
                <c:pt idx="358">
                  <c:v>0.024538</c:v>
                </c:pt>
                <c:pt idx="359">
                  <c:v>0.27776</c:v>
                </c:pt>
                <c:pt idx="360">
                  <c:v>0.609716</c:v>
                </c:pt>
                <c:pt idx="361">
                  <c:v>1.563298</c:v>
                </c:pt>
                <c:pt idx="362">
                  <c:v>1.001235</c:v>
                </c:pt>
                <c:pt idx="363">
                  <c:v>2.084757</c:v>
                </c:pt>
                <c:pt idx="364">
                  <c:v>1.147383</c:v>
                </c:pt>
                <c:pt idx="365">
                  <c:v>2.208728</c:v>
                </c:pt>
                <c:pt idx="366">
                  <c:v>0.852088</c:v>
                </c:pt>
                <c:pt idx="367">
                  <c:v>1.614746</c:v>
                </c:pt>
                <c:pt idx="368">
                  <c:v>0.789539</c:v>
                </c:pt>
                <c:pt idx="369">
                  <c:v>1.357147</c:v>
                </c:pt>
                <c:pt idx="370">
                  <c:v>0.564966</c:v>
                </c:pt>
                <c:pt idx="371">
                  <c:v>1.321866</c:v>
                </c:pt>
                <c:pt idx="372">
                  <c:v>0.778573</c:v>
                </c:pt>
                <c:pt idx="373">
                  <c:v>1.68701</c:v>
                </c:pt>
                <c:pt idx="374">
                  <c:v>0.843595</c:v>
                </c:pt>
                <c:pt idx="375">
                  <c:v>1.141681</c:v>
                </c:pt>
                <c:pt idx="376">
                  <c:v>-0.142784</c:v>
                </c:pt>
                <c:pt idx="377">
                  <c:v>0.054596</c:v>
                </c:pt>
                <c:pt idx="378">
                  <c:v>0.263339</c:v>
                </c:pt>
                <c:pt idx="379">
                  <c:v>0.268206</c:v>
                </c:pt>
                <c:pt idx="380">
                  <c:v>-0.150826</c:v>
                </c:pt>
                <c:pt idx="381">
                  <c:v>-0.638362</c:v>
                </c:pt>
                <c:pt idx="382">
                  <c:v>-0.403531</c:v>
                </c:pt>
                <c:pt idx="383">
                  <c:v>-0.20346</c:v>
                </c:pt>
                <c:pt idx="384">
                  <c:v>0.354315</c:v>
                </c:pt>
                <c:pt idx="385">
                  <c:v>0.363144</c:v>
                </c:pt>
                <c:pt idx="386">
                  <c:v>0.044812</c:v>
                </c:pt>
                <c:pt idx="387">
                  <c:v>0.539732</c:v>
                </c:pt>
                <c:pt idx="388">
                  <c:v>0.37199</c:v>
                </c:pt>
                <c:pt idx="389">
                  <c:v>0.048486</c:v>
                </c:pt>
                <c:pt idx="390">
                  <c:v>-0.98319</c:v>
                </c:pt>
                <c:pt idx="391">
                  <c:v>-1.73183</c:v>
                </c:pt>
                <c:pt idx="392">
                  <c:v>0.26258</c:v>
                </c:pt>
                <c:pt idx="393">
                  <c:v>1.25812</c:v>
                </c:pt>
                <c:pt idx="394">
                  <c:v>0.398969</c:v>
                </c:pt>
                <c:pt idx="395">
                  <c:v>-1.958353</c:v>
                </c:pt>
                <c:pt idx="396">
                  <c:v>-3.643324</c:v>
                </c:pt>
                <c:pt idx="397">
                  <c:v>-4.384571</c:v>
                </c:pt>
                <c:pt idx="398">
                  <c:v>1.302693</c:v>
                </c:pt>
                <c:pt idx="399">
                  <c:v>0.962121</c:v>
                </c:pt>
                <c:pt idx="400">
                  <c:v>-1.684203</c:v>
                </c:pt>
                <c:pt idx="401">
                  <c:v>-2.327599</c:v>
                </c:pt>
                <c:pt idx="402">
                  <c:v>-0.298885</c:v>
                </c:pt>
                <c:pt idx="403">
                  <c:v>-1.089527</c:v>
                </c:pt>
                <c:pt idx="404">
                  <c:v>-0.98688</c:v>
                </c:pt>
                <c:pt idx="405">
                  <c:v>-1.747874</c:v>
                </c:pt>
                <c:pt idx="406">
                  <c:v>-0.9992</c:v>
                </c:pt>
                <c:pt idx="407">
                  <c:v>-2.429783</c:v>
                </c:pt>
                <c:pt idx="408">
                  <c:v>-0.949612</c:v>
                </c:pt>
                <c:pt idx="409">
                  <c:v>-1.236774</c:v>
                </c:pt>
                <c:pt idx="410">
                  <c:v>-0.146625</c:v>
                </c:pt>
                <c:pt idx="411">
                  <c:v>-0.325357</c:v>
                </c:pt>
                <c:pt idx="412">
                  <c:v>0.085568</c:v>
                </c:pt>
                <c:pt idx="413">
                  <c:v>0.288468</c:v>
                </c:pt>
                <c:pt idx="414">
                  <c:v>0.043414</c:v>
                </c:pt>
                <c:pt idx="415">
                  <c:v>-0.179153</c:v>
                </c:pt>
                <c:pt idx="416">
                  <c:v>-0.153256</c:v>
                </c:pt>
                <c:pt idx="417">
                  <c:v>-0.011136</c:v>
                </c:pt>
                <c:pt idx="418">
                  <c:v>0.524083</c:v>
                </c:pt>
                <c:pt idx="419">
                  <c:v>1.22658</c:v>
                </c:pt>
                <c:pt idx="420">
                  <c:v>0.713488</c:v>
                </c:pt>
                <c:pt idx="421">
                  <c:v>1.207522</c:v>
                </c:pt>
                <c:pt idx="422">
                  <c:v>0.51823</c:v>
                </c:pt>
                <c:pt idx="423">
                  <c:v>1.759974</c:v>
                </c:pt>
                <c:pt idx="424">
                  <c:v>1.239062</c:v>
                </c:pt>
                <c:pt idx="425">
                  <c:v>2.223358</c:v>
                </c:pt>
                <c:pt idx="426">
                  <c:v>0.911043</c:v>
                </c:pt>
                <c:pt idx="427">
                  <c:v>1.899434</c:v>
                </c:pt>
                <c:pt idx="428">
                  <c:v>1.016672</c:v>
                </c:pt>
                <c:pt idx="429">
                  <c:v>2.077425</c:v>
                </c:pt>
                <c:pt idx="430">
                  <c:v>1.199326</c:v>
                </c:pt>
                <c:pt idx="431">
                  <c:v>2.314711</c:v>
                </c:pt>
                <c:pt idx="432">
                  <c:v>-0.121617</c:v>
                </c:pt>
                <c:pt idx="433">
                  <c:v>-0.825821</c:v>
                </c:pt>
                <c:pt idx="434">
                  <c:v>-0.22529</c:v>
                </c:pt>
                <c:pt idx="435">
                  <c:v>-0.398281</c:v>
                </c:pt>
                <c:pt idx="436">
                  <c:v>-1.826823</c:v>
                </c:pt>
                <c:pt idx="437">
                  <c:v>-3.686465</c:v>
                </c:pt>
                <c:pt idx="438">
                  <c:v>-0.004304</c:v>
                </c:pt>
                <c:pt idx="439">
                  <c:v>-0.659592</c:v>
                </c:pt>
                <c:pt idx="440">
                  <c:v>-2.036287</c:v>
                </c:pt>
                <c:pt idx="441">
                  <c:v>-3.212203</c:v>
                </c:pt>
                <c:pt idx="442">
                  <c:v>0.220369</c:v>
                </c:pt>
                <c:pt idx="443">
                  <c:v>0.306651</c:v>
                </c:pt>
                <c:pt idx="444">
                  <c:v>-0.721073</c:v>
                </c:pt>
                <c:pt idx="445">
                  <c:v>-2.090972</c:v>
                </c:pt>
                <c:pt idx="446">
                  <c:v>-1.398055</c:v>
                </c:pt>
                <c:pt idx="447">
                  <c:v>-3.00889</c:v>
                </c:pt>
                <c:pt idx="448">
                  <c:v>-1.801649</c:v>
                </c:pt>
                <c:pt idx="449">
                  <c:v>-3.309486</c:v>
                </c:pt>
                <c:pt idx="450">
                  <c:v>-1.307213</c:v>
                </c:pt>
                <c:pt idx="451">
                  <c:v>-2.965593</c:v>
                </c:pt>
                <c:pt idx="452">
                  <c:v>-2.003449</c:v>
                </c:pt>
                <c:pt idx="453">
                  <c:v>-3.630746</c:v>
                </c:pt>
                <c:pt idx="454">
                  <c:v>-1.24857</c:v>
                </c:pt>
                <c:pt idx="455">
                  <c:v>-4.091947</c:v>
                </c:pt>
                <c:pt idx="456">
                  <c:v>-4.890728</c:v>
                </c:pt>
                <c:pt idx="457">
                  <c:v>-9.404547</c:v>
                </c:pt>
                <c:pt idx="458">
                  <c:v>-3.982326</c:v>
                </c:pt>
                <c:pt idx="459">
                  <c:v>-8.43219</c:v>
                </c:pt>
                <c:pt idx="460">
                  <c:v>-4.20401</c:v>
                </c:pt>
                <c:pt idx="461">
                  <c:v>-7.640052</c:v>
                </c:pt>
                <c:pt idx="462">
                  <c:v>-3.870987</c:v>
                </c:pt>
                <c:pt idx="463">
                  <c:v>-7.997032</c:v>
                </c:pt>
                <c:pt idx="464">
                  <c:v>-3.513212</c:v>
                </c:pt>
                <c:pt idx="465">
                  <c:v>-6.183057</c:v>
                </c:pt>
                <c:pt idx="466">
                  <c:v>-2.750065</c:v>
                </c:pt>
                <c:pt idx="467">
                  <c:v>-5.358842</c:v>
                </c:pt>
                <c:pt idx="468">
                  <c:v>-2.797932</c:v>
                </c:pt>
                <c:pt idx="469">
                  <c:v>-5.743763</c:v>
                </c:pt>
                <c:pt idx="470">
                  <c:v>-2.409362</c:v>
                </c:pt>
                <c:pt idx="471">
                  <c:v>-4.5855</c:v>
                </c:pt>
                <c:pt idx="472">
                  <c:v>-2.113921</c:v>
                </c:pt>
                <c:pt idx="473">
                  <c:v>-4.126045</c:v>
                </c:pt>
                <c:pt idx="474">
                  <c:v>-2.258113</c:v>
                </c:pt>
                <c:pt idx="475">
                  <c:v>-4.449364</c:v>
                </c:pt>
                <c:pt idx="476">
                  <c:v>-1.345843</c:v>
                </c:pt>
                <c:pt idx="477">
                  <c:v>-2.29281</c:v>
                </c:pt>
                <c:pt idx="478">
                  <c:v>-1.541436</c:v>
                </c:pt>
                <c:pt idx="479">
                  <c:v>-3.6257</c:v>
                </c:pt>
                <c:pt idx="480">
                  <c:v>-2.197318</c:v>
                </c:pt>
                <c:pt idx="481">
                  <c:v>-4.483629</c:v>
                </c:pt>
                <c:pt idx="482">
                  <c:v>-1.760083</c:v>
                </c:pt>
                <c:pt idx="483">
                  <c:v>-2.663337</c:v>
                </c:pt>
                <c:pt idx="484">
                  <c:v>-0.688043</c:v>
                </c:pt>
                <c:pt idx="485">
                  <c:v>-1.301834</c:v>
                </c:pt>
                <c:pt idx="486">
                  <c:v>-0.243352</c:v>
                </c:pt>
                <c:pt idx="487">
                  <c:v>-0.265646</c:v>
                </c:pt>
                <c:pt idx="488">
                  <c:v>-0.043085</c:v>
                </c:pt>
                <c:pt idx="489">
                  <c:v>-0.095361</c:v>
                </c:pt>
                <c:pt idx="490">
                  <c:v>0.236346</c:v>
                </c:pt>
                <c:pt idx="491">
                  <c:v>0.788931</c:v>
                </c:pt>
                <c:pt idx="492">
                  <c:v>0.327018</c:v>
                </c:pt>
                <c:pt idx="493">
                  <c:v>0.345424</c:v>
                </c:pt>
                <c:pt idx="494">
                  <c:v>0.225396</c:v>
                </c:pt>
                <c:pt idx="495">
                  <c:v>0.90586</c:v>
                </c:pt>
                <c:pt idx="496">
                  <c:v>0.748793</c:v>
                </c:pt>
                <c:pt idx="497">
                  <c:v>1.196973</c:v>
                </c:pt>
                <c:pt idx="498">
                  <c:v>0.165949</c:v>
                </c:pt>
                <c:pt idx="499">
                  <c:v>0.233859</c:v>
                </c:pt>
                <c:pt idx="500">
                  <c:v>0.143526</c:v>
                </c:pt>
                <c:pt idx="501">
                  <c:v>0.33406</c:v>
                </c:pt>
                <c:pt idx="502">
                  <c:v>-0.039341</c:v>
                </c:pt>
                <c:pt idx="503">
                  <c:v>-0.154382</c:v>
                </c:pt>
                <c:pt idx="504">
                  <c:v>-0.072497</c:v>
                </c:pt>
                <c:pt idx="505">
                  <c:v>-0.156683</c:v>
                </c:pt>
                <c:pt idx="506">
                  <c:v>-0.164042</c:v>
                </c:pt>
                <c:pt idx="507">
                  <c:v>-0.316327</c:v>
                </c:pt>
                <c:pt idx="508">
                  <c:v>-0.085245</c:v>
                </c:pt>
                <c:pt idx="509">
                  <c:v>-0.112901</c:v>
                </c:pt>
                <c:pt idx="510">
                  <c:v>-0.038307</c:v>
                </c:pt>
                <c:pt idx="511">
                  <c:v>-0.088371</c:v>
                </c:pt>
                <c:pt idx="512">
                  <c:v>0.006457</c:v>
                </c:pt>
                <c:pt idx="513">
                  <c:v>-0.017815</c:v>
                </c:pt>
                <c:pt idx="514">
                  <c:v>-0.14357</c:v>
                </c:pt>
                <c:pt idx="515">
                  <c:v>-0.455465</c:v>
                </c:pt>
                <c:pt idx="516">
                  <c:v>-0.301277</c:v>
                </c:pt>
                <c:pt idx="517">
                  <c:v>-0.531173</c:v>
                </c:pt>
                <c:pt idx="518">
                  <c:v>-0.175606</c:v>
                </c:pt>
                <c:pt idx="519">
                  <c:v>-0.357589</c:v>
                </c:pt>
                <c:pt idx="520">
                  <c:v>-0.175603</c:v>
                </c:pt>
                <c:pt idx="521">
                  <c:v>-0.270324</c:v>
                </c:pt>
                <c:pt idx="522">
                  <c:v>-0.007413</c:v>
                </c:pt>
                <c:pt idx="523">
                  <c:v>-0.018034</c:v>
                </c:pt>
                <c:pt idx="524">
                  <c:v>-0.051232</c:v>
                </c:pt>
                <c:pt idx="525">
                  <c:v>-0.107901</c:v>
                </c:pt>
                <c:pt idx="526">
                  <c:v>0.011549</c:v>
                </c:pt>
                <c:pt idx="527">
                  <c:v>-0.111002</c:v>
                </c:pt>
                <c:pt idx="528">
                  <c:v>0.045873</c:v>
                </c:pt>
                <c:pt idx="529">
                  <c:v>0.154477</c:v>
                </c:pt>
                <c:pt idx="530">
                  <c:v>0.057476</c:v>
                </c:pt>
                <c:pt idx="531">
                  <c:v>0.028745</c:v>
                </c:pt>
                <c:pt idx="532">
                  <c:v>-0.032963</c:v>
                </c:pt>
                <c:pt idx="533">
                  <c:v>-0.020107</c:v>
                </c:pt>
                <c:pt idx="534">
                  <c:v>-0.016996</c:v>
                </c:pt>
                <c:pt idx="535">
                  <c:v>-0.040379</c:v>
                </c:pt>
                <c:pt idx="536">
                  <c:v>0.047949</c:v>
                </c:pt>
                <c:pt idx="537">
                  <c:v>0.11935</c:v>
                </c:pt>
                <c:pt idx="538">
                  <c:v>-0.070252</c:v>
                </c:pt>
                <c:pt idx="539">
                  <c:v>-0.209775</c:v>
                </c:pt>
                <c:pt idx="540">
                  <c:v>-0.137408</c:v>
                </c:pt>
                <c:pt idx="541">
                  <c:v>-0.244948</c:v>
                </c:pt>
                <c:pt idx="542">
                  <c:v>-0.080923</c:v>
                </c:pt>
                <c:pt idx="543">
                  <c:v>-0.152254</c:v>
                </c:pt>
                <c:pt idx="544">
                  <c:v>-0.085177</c:v>
                </c:pt>
                <c:pt idx="545">
                  <c:v>-0.198031</c:v>
                </c:pt>
                <c:pt idx="546">
                  <c:v>-0.139451</c:v>
                </c:pt>
                <c:pt idx="547">
                  <c:v>-0.226712</c:v>
                </c:pt>
                <c:pt idx="548">
                  <c:v>0.053336</c:v>
                </c:pt>
                <c:pt idx="549">
                  <c:v>0.110942</c:v>
                </c:pt>
                <c:pt idx="550">
                  <c:v>-0.045572</c:v>
                </c:pt>
                <c:pt idx="551">
                  <c:v>-0.111311</c:v>
                </c:pt>
                <c:pt idx="552">
                  <c:v>0.031205</c:v>
                </c:pt>
                <c:pt idx="553">
                  <c:v>0.082631</c:v>
                </c:pt>
                <c:pt idx="554">
                  <c:v>-0.028503</c:v>
                </c:pt>
                <c:pt idx="555">
                  <c:v>-0.047385</c:v>
                </c:pt>
                <c:pt idx="556">
                  <c:v>0.030214</c:v>
                </c:pt>
                <c:pt idx="557">
                  <c:v>0.014537</c:v>
                </c:pt>
                <c:pt idx="558">
                  <c:v>-0.033981</c:v>
                </c:pt>
                <c:pt idx="559">
                  <c:v>-0.008397</c:v>
                </c:pt>
                <c:pt idx="560">
                  <c:v>0.124834</c:v>
                </c:pt>
                <c:pt idx="561">
                  <c:v>0.255055</c:v>
                </c:pt>
                <c:pt idx="562">
                  <c:v>0.04284</c:v>
                </c:pt>
                <c:pt idx="563">
                  <c:v>0.006726</c:v>
                </c:pt>
                <c:pt idx="564">
                  <c:v>0.008509</c:v>
                </c:pt>
                <c:pt idx="565">
                  <c:v>0.121356</c:v>
                </c:pt>
                <c:pt idx="566">
                  <c:v>0.17037</c:v>
                </c:pt>
                <c:pt idx="567">
                  <c:v>0.31627</c:v>
                </c:pt>
                <c:pt idx="568">
                  <c:v>0.012737</c:v>
                </c:pt>
                <c:pt idx="569">
                  <c:v>0.047771</c:v>
                </c:pt>
                <c:pt idx="570">
                  <c:v>0.199093</c:v>
                </c:pt>
                <c:pt idx="571">
                  <c:v>0.276809</c:v>
                </c:pt>
                <c:pt idx="572">
                  <c:v>-0.031937</c:v>
                </c:pt>
                <c:pt idx="573">
                  <c:v>-0.154355</c:v>
                </c:pt>
                <c:pt idx="574">
                  <c:v>-0.257798</c:v>
                </c:pt>
                <c:pt idx="575">
                  <c:v>-0.345134</c:v>
                </c:pt>
                <c:pt idx="576">
                  <c:v>0.2087</c:v>
                </c:pt>
                <c:pt idx="577">
                  <c:v>0.386459</c:v>
                </c:pt>
                <c:pt idx="578">
                  <c:v>0.175686</c:v>
                </c:pt>
                <c:pt idx="579">
                  <c:v>0.584824</c:v>
                </c:pt>
                <c:pt idx="580">
                  <c:v>0.531576</c:v>
                </c:pt>
                <c:pt idx="581">
                  <c:v>0.837191</c:v>
                </c:pt>
                <c:pt idx="582">
                  <c:v>0.222438</c:v>
                </c:pt>
                <c:pt idx="583">
                  <c:v>0.579807</c:v>
                </c:pt>
                <c:pt idx="584">
                  <c:v>0.424141</c:v>
                </c:pt>
                <c:pt idx="585">
                  <c:v>0.799006</c:v>
                </c:pt>
                <c:pt idx="586">
                  <c:v>0.285172</c:v>
                </c:pt>
                <c:pt idx="587">
                  <c:v>0.653374</c:v>
                </c:pt>
                <c:pt idx="588">
                  <c:v>0.339511</c:v>
                </c:pt>
                <c:pt idx="589">
                  <c:v>0.740701</c:v>
                </c:pt>
                <c:pt idx="590">
                  <c:v>0.593931</c:v>
                </c:pt>
                <c:pt idx="591">
                  <c:v>1.234962</c:v>
                </c:pt>
                <c:pt idx="592">
                  <c:v>0.518877</c:v>
                </c:pt>
                <c:pt idx="593">
                  <c:v>0.943107</c:v>
                </c:pt>
                <c:pt idx="594">
                  <c:v>0.401958</c:v>
                </c:pt>
              </c:numCache>
            </c:numRef>
          </c:val>
          <c:smooth val="0"/>
        </c:ser>
        <c:ser>
          <c:idx val="2"/>
          <c:order val="2"/>
          <c:tx>
            <c:strRef>
              <c:f>'[action2 5 times gyro.csv]action2 5 times gyro'!$L$1</c:f>
              <c:strCache>
                <c:ptCount val="1"/>
                <c:pt idx="0">
                  <c:v>Z_gyro</c:v>
                </c:pt>
              </c:strCache>
            </c:strRef>
          </c:tx>
          <c:spPr>
            <a:ln w="28575" cap="rnd">
              <a:solidFill>
                <a:schemeClr val="accent3"/>
              </a:solidFill>
              <a:round/>
            </a:ln>
            <a:effectLst/>
          </c:spPr>
          <c:marker>
            <c:symbol val="none"/>
          </c:marker>
          <c:dLbls>
            <c:delete val="1"/>
          </c:dLbls>
          <c:val>
            <c:numRef>
              <c:f>'[action2 5 times gyro.csv]action2 5 times gyro'!$L$2:$L$596</c:f>
              <c:numCache>
                <c:formatCode>General</c:formatCode>
                <c:ptCount val="595"/>
                <c:pt idx="0">
                  <c:v>0.083039</c:v>
                </c:pt>
                <c:pt idx="1">
                  <c:v>0.16171</c:v>
                </c:pt>
                <c:pt idx="2">
                  <c:v>0.029562</c:v>
                </c:pt>
                <c:pt idx="3">
                  <c:v>0.044107</c:v>
                </c:pt>
                <c:pt idx="4">
                  <c:v>0.004312</c:v>
                </c:pt>
                <c:pt idx="5">
                  <c:v>0.026995</c:v>
                </c:pt>
                <c:pt idx="6">
                  <c:v>0.06564</c:v>
                </c:pt>
                <c:pt idx="7">
                  <c:v>0.166164</c:v>
                </c:pt>
                <c:pt idx="8">
                  <c:v>0.128152</c:v>
                </c:pt>
                <c:pt idx="9">
                  <c:v>0.2502</c:v>
                </c:pt>
                <c:pt idx="10">
                  <c:v>0.128623</c:v>
                </c:pt>
                <c:pt idx="11">
                  <c:v>0.267692</c:v>
                </c:pt>
                <c:pt idx="12">
                  <c:v>0.147529</c:v>
                </c:pt>
                <c:pt idx="13">
                  <c:v>0.304036</c:v>
                </c:pt>
                <c:pt idx="14">
                  <c:v>0.173923</c:v>
                </c:pt>
                <c:pt idx="15">
                  <c:v>0.377441</c:v>
                </c:pt>
                <c:pt idx="16">
                  <c:v>0.201183</c:v>
                </c:pt>
                <c:pt idx="17">
                  <c:v>0.346917</c:v>
                </c:pt>
                <c:pt idx="18">
                  <c:v>0.119903</c:v>
                </c:pt>
                <c:pt idx="19">
                  <c:v>0.266335</c:v>
                </c:pt>
                <c:pt idx="20">
                  <c:v>0.167678</c:v>
                </c:pt>
                <c:pt idx="21">
                  <c:v>0.294897</c:v>
                </c:pt>
                <c:pt idx="22">
                  <c:v>0.033519</c:v>
                </c:pt>
                <c:pt idx="23">
                  <c:v>-0.000287999999999997</c:v>
                </c:pt>
                <c:pt idx="24">
                  <c:v>0.021442</c:v>
                </c:pt>
                <c:pt idx="25">
                  <c:v>0.13452</c:v>
                </c:pt>
                <c:pt idx="26">
                  <c:v>0.007567</c:v>
                </c:pt>
                <c:pt idx="27">
                  <c:v>-0.016387</c:v>
                </c:pt>
                <c:pt idx="28">
                  <c:v>0.039633</c:v>
                </c:pt>
                <c:pt idx="29">
                  <c:v>0.11323</c:v>
                </c:pt>
                <c:pt idx="30">
                  <c:v>0.10294</c:v>
                </c:pt>
                <c:pt idx="31">
                  <c:v>0.182675</c:v>
                </c:pt>
                <c:pt idx="32">
                  <c:v>0.051744</c:v>
                </c:pt>
                <c:pt idx="33">
                  <c:v>0.080756</c:v>
                </c:pt>
                <c:pt idx="34">
                  <c:v>0.018046</c:v>
                </c:pt>
                <c:pt idx="35">
                  <c:v>0.060363</c:v>
                </c:pt>
                <c:pt idx="36">
                  <c:v>0.100037</c:v>
                </c:pt>
                <c:pt idx="37">
                  <c:v>0.256264</c:v>
                </c:pt>
                <c:pt idx="38">
                  <c:v>0.154785</c:v>
                </c:pt>
                <c:pt idx="39">
                  <c:v>0.242767</c:v>
                </c:pt>
                <c:pt idx="40">
                  <c:v>0.014917</c:v>
                </c:pt>
                <c:pt idx="41">
                  <c:v>0.014401</c:v>
                </c:pt>
                <c:pt idx="42">
                  <c:v>0.005701</c:v>
                </c:pt>
                <c:pt idx="43">
                  <c:v>-0.038792</c:v>
                </c:pt>
                <c:pt idx="44">
                  <c:v>-0.164536</c:v>
                </c:pt>
                <c:pt idx="45">
                  <c:v>-0.35594</c:v>
                </c:pt>
                <c:pt idx="46">
                  <c:v>-0.131876</c:v>
                </c:pt>
                <c:pt idx="47">
                  <c:v>-0.176321</c:v>
                </c:pt>
                <c:pt idx="48">
                  <c:v>-0.056946</c:v>
                </c:pt>
                <c:pt idx="49">
                  <c:v>-0.14184</c:v>
                </c:pt>
                <c:pt idx="50">
                  <c:v>-0.076986</c:v>
                </c:pt>
                <c:pt idx="51">
                  <c:v>-0.101187</c:v>
                </c:pt>
                <c:pt idx="52">
                  <c:v>-0.037215</c:v>
                </c:pt>
                <c:pt idx="53">
                  <c:v>-0.155406</c:v>
                </c:pt>
                <c:pt idx="54">
                  <c:v>-0.169798</c:v>
                </c:pt>
                <c:pt idx="55">
                  <c:v>-0.250127</c:v>
                </c:pt>
                <c:pt idx="56">
                  <c:v>0.058968</c:v>
                </c:pt>
                <c:pt idx="57">
                  <c:v>0.12775</c:v>
                </c:pt>
                <c:pt idx="58">
                  <c:v>-0.11528</c:v>
                </c:pt>
                <c:pt idx="59">
                  <c:v>-0.324156</c:v>
                </c:pt>
                <c:pt idx="60">
                  <c:v>0.071424</c:v>
                </c:pt>
                <c:pt idx="61">
                  <c:v>0.418554</c:v>
                </c:pt>
                <c:pt idx="62">
                  <c:v>0.298968</c:v>
                </c:pt>
                <c:pt idx="63">
                  <c:v>0.456692</c:v>
                </c:pt>
                <c:pt idx="64">
                  <c:v>0.153541</c:v>
                </c:pt>
                <c:pt idx="65">
                  <c:v>0.515054</c:v>
                </c:pt>
                <c:pt idx="66">
                  <c:v>0.547488</c:v>
                </c:pt>
                <c:pt idx="67">
                  <c:v>1.047767</c:v>
                </c:pt>
                <c:pt idx="68">
                  <c:v>0.315378</c:v>
                </c:pt>
                <c:pt idx="69">
                  <c:v>0.609453</c:v>
                </c:pt>
                <c:pt idx="70">
                  <c:v>0.559221</c:v>
                </c:pt>
                <c:pt idx="71">
                  <c:v>1.413667</c:v>
                </c:pt>
                <c:pt idx="72">
                  <c:v>0.794719</c:v>
                </c:pt>
                <c:pt idx="73">
                  <c:v>1.184036</c:v>
                </c:pt>
                <c:pt idx="74">
                  <c:v>0.204609</c:v>
                </c:pt>
                <c:pt idx="75">
                  <c:v>0.708055</c:v>
                </c:pt>
                <c:pt idx="76">
                  <c:v>1.230158</c:v>
                </c:pt>
                <c:pt idx="77">
                  <c:v>3.050714</c:v>
                </c:pt>
                <c:pt idx="78">
                  <c:v>1.770543</c:v>
                </c:pt>
                <c:pt idx="79">
                  <c:v>2.98021</c:v>
                </c:pt>
                <c:pt idx="80">
                  <c:v>0.980961</c:v>
                </c:pt>
                <c:pt idx="81">
                  <c:v>2.204294</c:v>
                </c:pt>
                <c:pt idx="82">
                  <c:v>1.725065</c:v>
                </c:pt>
                <c:pt idx="83">
                  <c:v>3.612955</c:v>
                </c:pt>
                <c:pt idx="84">
                  <c:v>1.824216</c:v>
                </c:pt>
                <c:pt idx="85">
                  <c:v>3.478021</c:v>
                </c:pt>
                <c:pt idx="86">
                  <c:v>1.798616</c:v>
                </c:pt>
                <c:pt idx="87">
                  <c:v>3.678997</c:v>
                </c:pt>
                <c:pt idx="88">
                  <c:v>1.534978</c:v>
                </c:pt>
                <c:pt idx="89">
                  <c:v>2.850899</c:v>
                </c:pt>
                <c:pt idx="90">
                  <c:v>1.630646</c:v>
                </c:pt>
                <c:pt idx="91">
                  <c:v>3.661247</c:v>
                </c:pt>
                <c:pt idx="92">
                  <c:v>2.238922</c:v>
                </c:pt>
                <c:pt idx="93">
                  <c:v>4.58797</c:v>
                </c:pt>
                <c:pt idx="94">
                  <c:v>2.251051</c:v>
                </c:pt>
                <c:pt idx="95">
                  <c:v>4.472668</c:v>
                </c:pt>
                <c:pt idx="96">
                  <c:v>2.232861</c:v>
                </c:pt>
                <c:pt idx="97">
                  <c:v>4.649365</c:v>
                </c:pt>
                <c:pt idx="98">
                  <c:v>2.606085</c:v>
                </c:pt>
                <c:pt idx="99">
                  <c:v>4.939057</c:v>
                </c:pt>
                <c:pt idx="100">
                  <c:v>1.652867</c:v>
                </c:pt>
                <c:pt idx="101">
                  <c:v>2.7613</c:v>
                </c:pt>
                <c:pt idx="102">
                  <c:v>1.144009</c:v>
                </c:pt>
                <c:pt idx="103">
                  <c:v>2.686732</c:v>
                </c:pt>
                <c:pt idx="104">
                  <c:v>1.534414</c:v>
                </c:pt>
                <c:pt idx="105">
                  <c:v>2.808979</c:v>
                </c:pt>
                <c:pt idx="106">
                  <c:v>1.152761</c:v>
                </c:pt>
                <c:pt idx="107">
                  <c:v>2.474977</c:v>
                </c:pt>
                <c:pt idx="108">
                  <c:v>1.430237</c:v>
                </c:pt>
                <c:pt idx="109">
                  <c:v>2.819451</c:v>
                </c:pt>
                <c:pt idx="110">
                  <c:v>1.249886</c:v>
                </c:pt>
                <c:pt idx="111">
                  <c:v>2.159383</c:v>
                </c:pt>
                <c:pt idx="112">
                  <c:v>0.40762</c:v>
                </c:pt>
                <c:pt idx="113">
                  <c:v>0.559078</c:v>
                </c:pt>
                <c:pt idx="114">
                  <c:v>0.18153</c:v>
                </c:pt>
                <c:pt idx="115">
                  <c:v>0.382761</c:v>
                </c:pt>
                <c:pt idx="116">
                  <c:v>0.117001</c:v>
                </c:pt>
                <c:pt idx="117">
                  <c:v>0.140997</c:v>
                </c:pt>
                <c:pt idx="118">
                  <c:v>0.012472</c:v>
                </c:pt>
                <c:pt idx="119">
                  <c:v>0.032457</c:v>
                </c:pt>
                <c:pt idx="120">
                  <c:v>0.011151</c:v>
                </c:pt>
                <c:pt idx="121">
                  <c:v>0.062267</c:v>
                </c:pt>
                <c:pt idx="122">
                  <c:v>0.061778</c:v>
                </c:pt>
                <c:pt idx="123">
                  <c:v>0.047883</c:v>
                </c:pt>
                <c:pt idx="124">
                  <c:v>-0.066436</c:v>
                </c:pt>
                <c:pt idx="125">
                  <c:v>-0.113987</c:v>
                </c:pt>
                <c:pt idx="126">
                  <c:v>-0.055102</c:v>
                </c:pt>
                <c:pt idx="127">
                  <c:v>-0.143117</c:v>
                </c:pt>
                <c:pt idx="128">
                  <c:v>-0.110804</c:v>
                </c:pt>
                <c:pt idx="129">
                  <c:v>-0.183948</c:v>
                </c:pt>
                <c:pt idx="130">
                  <c:v>0.000701</c:v>
                </c:pt>
                <c:pt idx="131">
                  <c:v>0.004854</c:v>
                </c:pt>
                <c:pt idx="132">
                  <c:v>-0.090547</c:v>
                </c:pt>
                <c:pt idx="133">
                  <c:v>-0.28868</c:v>
                </c:pt>
                <c:pt idx="134">
                  <c:v>-0.184901</c:v>
                </c:pt>
                <c:pt idx="135">
                  <c:v>-0.158233</c:v>
                </c:pt>
                <c:pt idx="136">
                  <c:v>0.196347</c:v>
                </c:pt>
                <c:pt idx="137">
                  <c:v>0.388553</c:v>
                </c:pt>
                <c:pt idx="138">
                  <c:v>0.130631</c:v>
                </c:pt>
                <c:pt idx="139">
                  <c:v>0.187848</c:v>
                </c:pt>
                <c:pt idx="140">
                  <c:v>0.151962</c:v>
                </c:pt>
                <c:pt idx="141">
                  <c:v>0.531222</c:v>
                </c:pt>
                <c:pt idx="142">
                  <c:v>0.406083</c:v>
                </c:pt>
                <c:pt idx="143">
                  <c:v>0.620817</c:v>
                </c:pt>
                <c:pt idx="144">
                  <c:v>-0.07442</c:v>
                </c:pt>
                <c:pt idx="145">
                  <c:v>-0.00905599999999999</c:v>
                </c:pt>
                <c:pt idx="146">
                  <c:v>1.214825</c:v>
                </c:pt>
                <c:pt idx="147">
                  <c:v>3.545725</c:v>
                </c:pt>
                <c:pt idx="148">
                  <c:v>2.479911</c:v>
                </c:pt>
                <c:pt idx="149">
                  <c:v>4.84471</c:v>
                </c:pt>
                <c:pt idx="150">
                  <c:v>2.92401</c:v>
                </c:pt>
                <c:pt idx="151">
                  <c:v>7.667098</c:v>
                </c:pt>
                <c:pt idx="152">
                  <c:v>7.34441</c:v>
                </c:pt>
                <c:pt idx="153">
                  <c:v>16.453609</c:v>
                </c:pt>
                <c:pt idx="154">
                  <c:v>9.42852</c:v>
                </c:pt>
                <c:pt idx="155">
                  <c:v>18.070165</c:v>
                </c:pt>
                <c:pt idx="156">
                  <c:v>7.421862</c:v>
                </c:pt>
                <c:pt idx="157">
                  <c:v>13.691162</c:v>
                </c:pt>
                <c:pt idx="158">
                  <c:v>5.571093</c:v>
                </c:pt>
                <c:pt idx="159">
                  <c:v>10.645216</c:v>
                </c:pt>
                <c:pt idx="160">
                  <c:v>4.408436</c:v>
                </c:pt>
                <c:pt idx="161">
                  <c:v>8.069434</c:v>
                </c:pt>
                <c:pt idx="162">
                  <c:v>2.993226</c:v>
                </c:pt>
                <c:pt idx="163">
                  <c:v>5.508066</c:v>
                </c:pt>
                <c:pt idx="164">
                  <c:v>2.215157</c:v>
                </c:pt>
                <c:pt idx="165">
                  <c:v>4.234095</c:v>
                </c:pt>
                <c:pt idx="166">
                  <c:v>1.772756</c:v>
                </c:pt>
                <c:pt idx="167">
                  <c:v>3.253856</c:v>
                </c:pt>
                <c:pt idx="168">
                  <c:v>1.143375</c:v>
                </c:pt>
                <c:pt idx="169">
                  <c:v>1.815946</c:v>
                </c:pt>
                <c:pt idx="170">
                  <c:v>0.169031</c:v>
                </c:pt>
                <c:pt idx="171">
                  <c:v>-0.010583</c:v>
                </c:pt>
                <c:pt idx="172">
                  <c:v>-0.280116</c:v>
                </c:pt>
                <c:pt idx="173">
                  <c:v>-0.558844</c:v>
                </c:pt>
                <c:pt idx="174">
                  <c:v>-0.540543</c:v>
                </c:pt>
                <c:pt idx="175">
                  <c:v>-1.717318</c:v>
                </c:pt>
                <c:pt idx="176">
                  <c:v>-2.086054</c:v>
                </c:pt>
                <c:pt idx="177">
                  <c:v>-5.227035</c:v>
                </c:pt>
                <c:pt idx="178">
                  <c:v>-3.997672</c:v>
                </c:pt>
                <c:pt idx="179">
                  <c:v>-8.537952</c:v>
                </c:pt>
                <c:pt idx="180">
                  <c:v>-4.776086</c:v>
                </c:pt>
                <c:pt idx="181">
                  <c:v>-9.864181</c:v>
                </c:pt>
                <c:pt idx="182">
                  <c:v>-5.457106</c:v>
                </c:pt>
                <c:pt idx="183">
                  <c:v>-11.107129</c:v>
                </c:pt>
                <c:pt idx="184">
                  <c:v>-6.027852</c:v>
                </c:pt>
                <c:pt idx="185">
                  <c:v>-12.557277</c:v>
                </c:pt>
                <c:pt idx="186">
                  <c:v>-6.722403</c:v>
                </c:pt>
                <c:pt idx="187">
                  <c:v>-13.342463</c:v>
                </c:pt>
                <c:pt idx="188">
                  <c:v>-6.710666</c:v>
                </c:pt>
                <c:pt idx="189">
                  <c:v>-13.455936</c:v>
                </c:pt>
                <c:pt idx="190">
                  <c:v>-6.112102</c:v>
                </c:pt>
                <c:pt idx="191">
                  <c:v>-11.272207</c:v>
                </c:pt>
                <c:pt idx="192">
                  <c:v>-4.735179</c:v>
                </c:pt>
                <c:pt idx="193">
                  <c:v>-9.407985</c:v>
                </c:pt>
                <c:pt idx="194">
                  <c:v>-4.323998</c:v>
                </c:pt>
                <c:pt idx="195">
                  <c:v>-7.825129</c:v>
                </c:pt>
                <c:pt idx="196">
                  <c:v>-2.69191</c:v>
                </c:pt>
                <c:pt idx="197">
                  <c:v>-4.781352</c:v>
                </c:pt>
                <c:pt idx="198">
                  <c:v>-1.531604</c:v>
                </c:pt>
                <c:pt idx="199">
                  <c:v>-2.722235</c:v>
                </c:pt>
                <c:pt idx="200">
                  <c:v>-0.958912</c:v>
                </c:pt>
                <c:pt idx="201">
                  <c:v>-1.586418</c:v>
                </c:pt>
                <c:pt idx="202">
                  <c:v>-0.11973</c:v>
                </c:pt>
                <c:pt idx="203">
                  <c:v>0.131743</c:v>
                </c:pt>
                <c:pt idx="204">
                  <c:v>0.201468</c:v>
                </c:pt>
                <c:pt idx="205">
                  <c:v>0.301965</c:v>
                </c:pt>
                <c:pt idx="206">
                  <c:v>0.355653</c:v>
                </c:pt>
                <c:pt idx="207">
                  <c:v>1.224826</c:v>
                </c:pt>
                <c:pt idx="208">
                  <c:v>0.934475</c:v>
                </c:pt>
                <c:pt idx="209">
                  <c:v>1.400281</c:v>
                </c:pt>
                <c:pt idx="210">
                  <c:v>-0.020753</c:v>
                </c:pt>
                <c:pt idx="211">
                  <c:v>0.414302</c:v>
                </c:pt>
                <c:pt idx="212">
                  <c:v>2.689422</c:v>
                </c:pt>
                <c:pt idx="213">
                  <c:v>8.816997</c:v>
                </c:pt>
                <c:pt idx="214">
                  <c:v>8.419337</c:v>
                </c:pt>
                <c:pt idx="215">
                  <c:v>17.995956</c:v>
                </c:pt>
                <c:pt idx="216">
                  <c:v>9.45589</c:v>
                </c:pt>
                <c:pt idx="217">
                  <c:v>18.19876</c:v>
                </c:pt>
                <c:pt idx="218">
                  <c:v>8.239555</c:v>
                </c:pt>
                <c:pt idx="219">
                  <c:v>16.202913</c:v>
                </c:pt>
                <c:pt idx="220">
                  <c:v>7.565811</c:v>
                </c:pt>
                <c:pt idx="221">
                  <c:v>14.363309</c:v>
                </c:pt>
                <c:pt idx="222">
                  <c:v>5.928616</c:v>
                </c:pt>
                <c:pt idx="223">
                  <c:v>11.128507</c:v>
                </c:pt>
                <c:pt idx="224">
                  <c:v>4.585477</c:v>
                </c:pt>
                <c:pt idx="225">
                  <c:v>8.565676</c:v>
                </c:pt>
                <c:pt idx="226">
                  <c:v>3.304576</c:v>
                </c:pt>
                <c:pt idx="227">
                  <c:v>6.061091</c:v>
                </c:pt>
                <c:pt idx="228">
                  <c:v>2.385054</c:v>
                </c:pt>
                <c:pt idx="229">
                  <c:v>4.417148</c:v>
                </c:pt>
                <c:pt idx="230">
                  <c:v>1.660335</c:v>
                </c:pt>
                <c:pt idx="231">
                  <c:v>2.940882</c:v>
                </c:pt>
                <c:pt idx="232">
                  <c:v>0.992736</c:v>
                </c:pt>
                <c:pt idx="233">
                  <c:v>1.671214</c:v>
                </c:pt>
                <c:pt idx="234">
                  <c:v>0.176087</c:v>
                </c:pt>
                <c:pt idx="235">
                  <c:v>-0.12108</c:v>
                </c:pt>
                <c:pt idx="236">
                  <c:v>-0.7477</c:v>
                </c:pt>
                <c:pt idx="237">
                  <c:v>-1.908409</c:v>
                </c:pt>
                <c:pt idx="238">
                  <c:v>-1.62245</c:v>
                </c:pt>
                <c:pt idx="239">
                  <c:v>-3.740514</c:v>
                </c:pt>
                <c:pt idx="240">
                  <c:v>-2.590495</c:v>
                </c:pt>
                <c:pt idx="241">
                  <c:v>-5.593288</c:v>
                </c:pt>
                <c:pt idx="242">
                  <c:v>-3.588242</c:v>
                </c:pt>
                <c:pt idx="243">
                  <c:v>-7.745686</c:v>
                </c:pt>
                <c:pt idx="244">
                  <c:v>-4.652812</c:v>
                </c:pt>
                <c:pt idx="245">
                  <c:v>-9.722959</c:v>
                </c:pt>
                <c:pt idx="246">
                  <c:v>-5.373768</c:v>
                </c:pt>
                <c:pt idx="247">
                  <c:v>-11.104532</c:v>
                </c:pt>
                <c:pt idx="248">
                  <c:v>-6.017411</c:v>
                </c:pt>
                <c:pt idx="249">
                  <c:v>-12.271109</c:v>
                </c:pt>
                <c:pt idx="250">
                  <c:v>-6.286217</c:v>
                </c:pt>
                <c:pt idx="251">
                  <c:v>-12.62669</c:v>
                </c:pt>
                <c:pt idx="252">
                  <c:v>-6.015379</c:v>
                </c:pt>
                <c:pt idx="253">
                  <c:v>-11.597148</c:v>
                </c:pt>
                <c:pt idx="254">
                  <c:v>-5.260148</c:v>
                </c:pt>
                <c:pt idx="255">
                  <c:v>-10.367608</c:v>
                </c:pt>
                <c:pt idx="256">
                  <c:v>-5.003679</c:v>
                </c:pt>
                <c:pt idx="257">
                  <c:v>-9.472033</c:v>
                </c:pt>
                <c:pt idx="258">
                  <c:v>-3.375911</c:v>
                </c:pt>
                <c:pt idx="259">
                  <c:v>-5.87299</c:v>
                </c:pt>
                <c:pt idx="260">
                  <c:v>-2.107088</c:v>
                </c:pt>
                <c:pt idx="261">
                  <c:v>-3.880078</c:v>
                </c:pt>
                <c:pt idx="262">
                  <c:v>-1.297112</c:v>
                </c:pt>
                <c:pt idx="263">
                  <c:v>-2.227951</c:v>
                </c:pt>
                <c:pt idx="264">
                  <c:v>-0.65771</c:v>
                </c:pt>
                <c:pt idx="265">
                  <c:v>-1.014644</c:v>
                </c:pt>
                <c:pt idx="266">
                  <c:v>-0.323256</c:v>
                </c:pt>
                <c:pt idx="267">
                  <c:v>-0.859744</c:v>
                </c:pt>
                <c:pt idx="268">
                  <c:v>-0.642273</c:v>
                </c:pt>
                <c:pt idx="269">
                  <c:v>-0.851245</c:v>
                </c:pt>
                <c:pt idx="270">
                  <c:v>0.970006</c:v>
                </c:pt>
                <c:pt idx="271">
                  <c:v>2.8254</c:v>
                </c:pt>
                <c:pt idx="272">
                  <c:v>1.916657</c:v>
                </c:pt>
                <c:pt idx="273">
                  <c:v>3.681116</c:v>
                </c:pt>
                <c:pt idx="274">
                  <c:v>1.275556</c:v>
                </c:pt>
                <c:pt idx="275">
                  <c:v>2.812083</c:v>
                </c:pt>
                <c:pt idx="276">
                  <c:v>3.559871</c:v>
                </c:pt>
                <c:pt idx="277">
                  <c:v>8.960336</c:v>
                </c:pt>
                <c:pt idx="278">
                  <c:v>6.147592</c:v>
                </c:pt>
                <c:pt idx="279">
                  <c:v>12.839623</c:v>
                </c:pt>
                <c:pt idx="280">
                  <c:v>6.766592</c:v>
                </c:pt>
                <c:pt idx="281">
                  <c:v>13.225886</c:v>
                </c:pt>
                <c:pt idx="282">
                  <c:v>6.2873</c:v>
                </c:pt>
                <c:pt idx="283">
                  <c:v>12.557002</c:v>
                </c:pt>
                <c:pt idx="284">
                  <c:v>6.247342</c:v>
                </c:pt>
                <c:pt idx="285">
                  <c:v>12.388547</c:v>
                </c:pt>
                <c:pt idx="286">
                  <c:v>6.101843</c:v>
                </c:pt>
                <c:pt idx="287">
                  <c:v>12.177438</c:v>
                </c:pt>
                <c:pt idx="288">
                  <c:v>5.779865</c:v>
                </c:pt>
                <c:pt idx="289">
                  <c:v>10.82823</c:v>
                </c:pt>
                <c:pt idx="290">
                  <c:v>4.051211</c:v>
                </c:pt>
                <c:pt idx="291">
                  <c:v>7.182193</c:v>
                </c:pt>
                <c:pt idx="292">
                  <c:v>2.421038</c:v>
                </c:pt>
                <c:pt idx="293">
                  <c:v>4.303091</c:v>
                </c:pt>
                <c:pt idx="294">
                  <c:v>1.485642</c:v>
                </c:pt>
                <c:pt idx="295">
                  <c:v>2.610172</c:v>
                </c:pt>
                <c:pt idx="296">
                  <c:v>0.715375</c:v>
                </c:pt>
                <c:pt idx="297">
                  <c:v>0.893954</c:v>
                </c:pt>
                <c:pt idx="298">
                  <c:v>-0.2541</c:v>
                </c:pt>
                <c:pt idx="299">
                  <c:v>-0.913807</c:v>
                </c:pt>
                <c:pt idx="300">
                  <c:v>-1.386924</c:v>
                </c:pt>
                <c:pt idx="301">
                  <c:v>-3.91665</c:v>
                </c:pt>
                <c:pt idx="302">
                  <c:v>-3.608219</c:v>
                </c:pt>
                <c:pt idx="303">
                  <c:v>-8.026029</c:v>
                </c:pt>
                <c:pt idx="304">
                  <c:v>-5.011996</c:v>
                </c:pt>
                <c:pt idx="305">
                  <c:v>-10.352538</c:v>
                </c:pt>
                <c:pt idx="306">
                  <c:v>-5.482718</c:v>
                </c:pt>
                <c:pt idx="307">
                  <c:v>-10.918502</c:v>
                </c:pt>
                <c:pt idx="308">
                  <c:v>-5.297588</c:v>
                </c:pt>
                <c:pt idx="309">
                  <c:v>-10.565169</c:v>
                </c:pt>
                <c:pt idx="310">
                  <c:v>-5.432823</c:v>
                </c:pt>
                <c:pt idx="311">
                  <c:v>-10.926203</c:v>
                </c:pt>
                <c:pt idx="312">
                  <c:v>-5.164475</c:v>
                </c:pt>
                <c:pt idx="313">
                  <c:v>-9.885093</c:v>
                </c:pt>
                <c:pt idx="314">
                  <c:v>-4.656569</c:v>
                </c:pt>
                <c:pt idx="315">
                  <c:v>-9.230861</c:v>
                </c:pt>
                <c:pt idx="316">
                  <c:v>-3.782529</c:v>
                </c:pt>
                <c:pt idx="317">
                  <c:v>-6.570523</c:v>
                </c:pt>
                <c:pt idx="318">
                  <c:v>-2.287071</c:v>
                </c:pt>
                <c:pt idx="319">
                  <c:v>-4.343857</c:v>
                </c:pt>
                <c:pt idx="320">
                  <c:v>-1.703014</c:v>
                </c:pt>
                <c:pt idx="321">
                  <c:v>-3.037144</c:v>
                </c:pt>
                <c:pt idx="322">
                  <c:v>-1.233057</c:v>
                </c:pt>
                <c:pt idx="323">
                  <c:v>-2.21835</c:v>
                </c:pt>
                <c:pt idx="324">
                  <c:v>-0.429779</c:v>
                </c:pt>
                <c:pt idx="325">
                  <c:v>-0.469827</c:v>
                </c:pt>
                <c:pt idx="326">
                  <c:v>-0.153268</c:v>
                </c:pt>
                <c:pt idx="327">
                  <c:v>-0.557716</c:v>
                </c:pt>
                <c:pt idx="328">
                  <c:v>-0.298393</c:v>
                </c:pt>
                <c:pt idx="329">
                  <c:v>-0.00877700000000003</c:v>
                </c:pt>
                <c:pt idx="330">
                  <c:v>1.031736</c:v>
                </c:pt>
                <c:pt idx="331">
                  <c:v>2.241406</c:v>
                </c:pt>
                <c:pt idx="332">
                  <c:v>0.587893</c:v>
                </c:pt>
                <c:pt idx="333">
                  <c:v>0.470843</c:v>
                </c:pt>
                <c:pt idx="334">
                  <c:v>0.100082</c:v>
                </c:pt>
                <c:pt idx="335">
                  <c:v>1.816038</c:v>
                </c:pt>
                <c:pt idx="336">
                  <c:v>4.499988</c:v>
                </c:pt>
                <c:pt idx="337">
                  <c:v>10.212394</c:v>
                </c:pt>
                <c:pt idx="338">
                  <c:v>5.609333</c:v>
                </c:pt>
                <c:pt idx="339">
                  <c:v>11.503636</c:v>
                </c:pt>
                <c:pt idx="340">
                  <c:v>6.023122</c:v>
                </c:pt>
                <c:pt idx="341">
                  <c:v>11.527988</c:v>
                </c:pt>
                <c:pt idx="342">
                  <c:v>4.9958</c:v>
                </c:pt>
                <c:pt idx="343">
                  <c:v>9.70239</c:v>
                </c:pt>
                <c:pt idx="344">
                  <c:v>4.566301</c:v>
                </c:pt>
                <c:pt idx="345">
                  <c:v>8.908051</c:v>
                </c:pt>
                <c:pt idx="346">
                  <c:v>4.079231</c:v>
                </c:pt>
                <c:pt idx="347">
                  <c:v>7.855427</c:v>
                </c:pt>
                <c:pt idx="348">
                  <c:v>3.454811</c:v>
                </c:pt>
                <c:pt idx="349">
                  <c:v>6.593934</c:v>
                </c:pt>
                <c:pt idx="350">
                  <c:v>2.720482</c:v>
                </c:pt>
                <c:pt idx="351">
                  <c:v>5.002698</c:v>
                </c:pt>
                <c:pt idx="352">
                  <c:v>1.951664</c:v>
                </c:pt>
                <c:pt idx="353">
                  <c:v>3.688921</c:v>
                </c:pt>
                <c:pt idx="354">
                  <c:v>1.636106</c:v>
                </c:pt>
                <c:pt idx="355">
                  <c:v>3.163447</c:v>
                </c:pt>
                <c:pt idx="356">
                  <c:v>1.317433</c:v>
                </c:pt>
                <c:pt idx="357">
                  <c:v>2.293167</c:v>
                </c:pt>
                <c:pt idx="358">
                  <c:v>0.547769</c:v>
                </c:pt>
                <c:pt idx="359">
                  <c:v>0.587096</c:v>
                </c:pt>
                <c:pt idx="360">
                  <c:v>-0.500995</c:v>
                </c:pt>
                <c:pt idx="361">
                  <c:v>-1.507454</c:v>
                </c:pt>
                <c:pt idx="362">
                  <c:v>-1.550382</c:v>
                </c:pt>
                <c:pt idx="363">
                  <c:v>-3.887609</c:v>
                </c:pt>
                <c:pt idx="364">
                  <c:v>-3.258469</c:v>
                </c:pt>
                <c:pt idx="365">
                  <c:v>-7.318063</c:v>
                </c:pt>
                <c:pt idx="366">
                  <c:v>-4.704715</c:v>
                </c:pt>
                <c:pt idx="367">
                  <c:v>-9.84445</c:v>
                </c:pt>
                <c:pt idx="368">
                  <c:v>-5.539892</c:v>
                </c:pt>
                <c:pt idx="369">
                  <c:v>-11.349766</c:v>
                </c:pt>
                <c:pt idx="370">
                  <c:v>-6.051568</c:v>
                </c:pt>
                <c:pt idx="371">
                  <c:v>-12.405075</c:v>
                </c:pt>
                <c:pt idx="372">
                  <c:v>-6.178964</c:v>
                </c:pt>
                <c:pt idx="373">
                  <c:v>-11.615114</c:v>
                </c:pt>
                <c:pt idx="374">
                  <c:v>-5.047022</c:v>
                </c:pt>
                <c:pt idx="375">
                  <c:v>-10.187389</c:v>
                </c:pt>
                <c:pt idx="376">
                  <c:v>-5.063654</c:v>
                </c:pt>
                <c:pt idx="377">
                  <c:v>-9.531674</c:v>
                </c:pt>
                <c:pt idx="378">
                  <c:v>-3.65182</c:v>
                </c:pt>
                <c:pt idx="379">
                  <c:v>-6.714334</c:v>
                </c:pt>
                <c:pt idx="380">
                  <c:v>-2.695716</c:v>
                </c:pt>
                <c:pt idx="381">
                  <c:v>-4.978516</c:v>
                </c:pt>
                <c:pt idx="382">
                  <c:v>-1.454685</c:v>
                </c:pt>
                <c:pt idx="383">
                  <c:v>-2.162246</c:v>
                </c:pt>
                <c:pt idx="384">
                  <c:v>-0.323311</c:v>
                </c:pt>
                <c:pt idx="385">
                  <c:v>-0.366529</c:v>
                </c:pt>
                <c:pt idx="386">
                  <c:v>0.283764</c:v>
                </c:pt>
                <c:pt idx="387">
                  <c:v>0.852356</c:v>
                </c:pt>
                <c:pt idx="388">
                  <c:v>0.464839</c:v>
                </c:pt>
                <c:pt idx="389">
                  <c:v>0.519939</c:v>
                </c:pt>
                <c:pt idx="390">
                  <c:v>-0.145171</c:v>
                </c:pt>
                <c:pt idx="391">
                  <c:v>0.333442</c:v>
                </c:pt>
                <c:pt idx="392">
                  <c:v>1.740519</c:v>
                </c:pt>
                <c:pt idx="393">
                  <c:v>4.123144</c:v>
                </c:pt>
                <c:pt idx="394">
                  <c:v>2.198142</c:v>
                </c:pt>
                <c:pt idx="395">
                  <c:v>4.16915</c:v>
                </c:pt>
                <c:pt idx="396">
                  <c:v>2.680847</c:v>
                </c:pt>
                <c:pt idx="397">
                  <c:v>7.352975</c:v>
                </c:pt>
                <c:pt idx="398">
                  <c:v>5.786143</c:v>
                </c:pt>
                <c:pt idx="399">
                  <c:v>11.667631</c:v>
                </c:pt>
                <c:pt idx="400">
                  <c:v>5.853983</c:v>
                </c:pt>
                <c:pt idx="401">
                  <c:v>11.985426</c:v>
                </c:pt>
                <c:pt idx="402">
                  <c:v>6.259711</c:v>
                </c:pt>
                <c:pt idx="403">
                  <c:v>12.473145</c:v>
                </c:pt>
                <c:pt idx="404">
                  <c:v>5.967505</c:v>
                </c:pt>
                <c:pt idx="405">
                  <c:v>11.434331</c:v>
                </c:pt>
                <c:pt idx="406">
                  <c:v>4.651941</c:v>
                </c:pt>
                <c:pt idx="407">
                  <c:v>8.367176</c:v>
                </c:pt>
                <c:pt idx="408">
                  <c:v>3.030046</c:v>
                </c:pt>
                <c:pt idx="409">
                  <c:v>5.551245</c:v>
                </c:pt>
                <c:pt idx="410">
                  <c:v>2.085414</c:v>
                </c:pt>
                <c:pt idx="411">
                  <c:v>3.725477</c:v>
                </c:pt>
                <c:pt idx="412">
                  <c:v>1.296534</c:v>
                </c:pt>
                <c:pt idx="413">
                  <c:v>2.230449</c:v>
                </c:pt>
                <c:pt idx="414">
                  <c:v>0.603711</c:v>
                </c:pt>
                <c:pt idx="415">
                  <c:v>0.909119</c:v>
                </c:pt>
                <c:pt idx="416">
                  <c:v>-0.03172</c:v>
                </c:pt>
                <c:pt idx="417">
                  <c:v>-0.257086</c:v>
                </c:pt>
                <c:pt idx="418">
                  <c:v>-0.294333</c:v>
                </c:pt>
                <c:pt idx="419">
                  <c:v>-0.762274</c:v>
                </c:pt>
                <c:pt idx="420">
                  <c:v>-0.826512</c:v>
                </c:pt>
                <c:pt idx="421">
                  <c:v>-2.21254</c:v>
                </c:pt>
                <c:pt idx="422">
                  <c:v>-2.016771</c:v>
                </c:pt>
                <c:pt idx="423">
                  <c:v>-4.721394</c:v>
                </c:pt>
                <c:pt idx="424">
                  <c:v>-3.258124</c:v>
                </c:pt>
                <c:pt idx="425">
                  <c:v>-6.96952</c:v>
                </c:pt>
                <c:pt idx="426">
                  <c:v>-4.07574</c:v>
                </c:pt>
                <c:pt idx="427">
                  <c:v>-8.44372</c:v>
                </c:pt>
                <c:pt idx="428">
                  <c:v>-4.655455</c:v>
                </c:pt>
                <c:pt idx="429">
                  <c:v>-9.579137</c:v>
                </c:pt>
                <c:pt idx="430">
                  <c:v>-5.302603</c:v>
                </c:pt>
                <c:pt idx="431">
                  <c:v>-11.09519</c:v>
                </c:pt>
                <c:pt idx="432">
                  <c:v>-6.06909</c:v>
                </c:pt>
                <c:pt idx="433">
                  <c:v>-11.675795</c:v>
                </c:pt>
                <c:pt idx="434">
                  <c:v>-4.861792</c:v>
                </c:pt>
                <c:pt idx="435">
                  <c:v>-9.68</c:v>
                </c:pt>
                <c:pt idx="436">
                  <c:v>-4.705537</c:v>
                </c:pt>
                <c:pt idx="437">
                  <c:v>-8.479172</c:v>
                </c:pt>
                <c:pt idx="438">
                  <c:v>-2.533176</c:v>
                </c:pt>
                <c:pt idx="439">
                  <c:v>-4.620378</c:v>
                </c:pt>
                <c:pt idx="440">
                  <c:v>-1.303408</c:v>
                </c:pt>
                <c:pt idx="441">
                  <c:v>-1.434731</c:v>
                </c:pt>
                <c:pt idx="442">
                  <c:v>0.603264</c:v>
                </c:pt>
                <c:pt idx="443">
                  <c:v>1.276023</c:v>
                </c:pt>
                <c:pt idx="444">
                  <c:v>0.341586</c:v>
                </c:pt>
                <c:pt idx="445">
                  <c:v>0.343547</c:v>
                </c:pt>
                <c:pt idx="446">
                  <c:v>-0.512002</c:v>
                </c:pt>
                <c:pt idx="447">
                  <c:v>-1.317786</c:v>
                </c:pt>
                <c:pt idx="448">
                  <c:v>-0.766751</c:v>
                </c:pt>
                <c:pt idx="449">
                  <c:v>-1.122309</c:v>
                </c:pt>
                <c:pt idx="450">
                  <c:v>-0.218184</c:v>
                </c:pt>
                <c:pt idx="451">
                  <c:v>-0.641156</c:v>
                </c:pt>
                <c:pt idx="452">
                  <c:v>-0.688919</c:v>
                </c:pt>
                <c:pt idx="453">
                  <c:v>-1.372624</c:v>
                </c:pt>
                <c:pt idx="454">
                  <c:v>-0.971326</c:v>
                </c:pt>
                <c:pt idx="455">
                  <c:v>-2.432406</c:v>
                </c:pt>
                <c:pt idx="456">
                  <c:v>-1.802669</c:v>
                </c:pt>
                <c:pt idx="457">
                  <c:v>-3.75123</c:v>
                </c:pt>
                <c:pt idx="458">
                  <c:v>-2.086471</c:v>
                </c:pt>
                <c:pt idx="459">
                  <c:v>-4.546839</c:v>
                </c:pt>
                <c:pt idx="460">
                  <c:v>-2.631212</c:v>
                </c:pt>
                <c:pt idx="461">
                  <c:v>-5.259053</c:v>
                </c:pt>
                <c:pt idx="462">
                  <c:v>-2.903354</c:v>
                </c:pt>
                <c:pt idx="463">
                  <c:v>-5.578071</c:v>
                </c:pt>
                <c:pt idx="464">
                  <c:v>-2.320424</c:v>
                </c:pt>
                <c:pt idx="465">
                  <c:v>-4.921811</c:v>
                </c:pt>
                <c:pt idx="466">
                  <c:v>-3.185022</c:v>
                </c:pt>
                <c:pt idx="467">
                  <c:v>-6.555705</c:v>
                </c:pt>
                <c:pt idx="468">
                  <c:v>-3.236486</c:v>
                </c:pt>
                <c:pt idx="469">
                  <c:v>-6.125095</c:v>
                </c:pt>
                <c:pt idx="470">
                  <c:v>-2.74749</c:v>
                </c:pt>
                <c:pt idx="471">
                  <c:v>-5.522348</c:v>
                </c:pt>
                <c:pt idx="472">
                  <c:v>-2.572689</c:v>
                </c:pt>
                <c:pt idx="473">
                  <c:v>-4.953323</c:v>
                </c:pt>
                <c:pt idx="474">
                  <c:v>-2.394841</c:v>
                </c:pt>
                <c:pt idx="475">
                  <c:v>-4.970718</c:v>
                </c:pt>
                <c:pt idx="476">
                  <c:v>-2.745901</c:v>
                </c:pt>
                <c:pt idx="477">
                  <c:v>-5.24428</c:v>
                </c:pt>
                <c:pt idx="478">
                  <c:v>-2.023862</c:v>
                </c:pt>
                <c:pt idx="479">
                  <c:v>-3.79458</c:v>
                </c:pt>
                <c:pt idx="480">
                  <c:v>-2.164549</c:v>
                </c:pt>
                <c:pt idx="481">
                  <c:v>-4.551288</c:v>
                </c:pt>
                <c:pt idx="482">
                  <c:v>-2.08312</c:v>
                </c:pt>
                <c:pt idx="483">
                  <c:v>-3.674285</c:v>
                </c:pt>
                <c:pt idx="484">
                  <c:v>-1.443192</c:v>
                </c:pt>
                <c:pt idx="485">
                  <c:v>-2.829901</c:v>
                </c:pt>
                <c:pt idx="486">
                  <c:v>-1.071425</c:v>
                </c:pt>
                <c:pt idx="487">
                  <c:v>-1.953649</c:v>
                </c:pt>
                <c:pt idx="488">
                  <c:v>-0.680132</c:v>
                </c:pt>
                <c:pt idx="489">
                  <c:v>-1.183284</c:v>
                </c:pt>
                <c:pt idx="490">
                  <c:v>-0.495127</c:v>
                </c:pt>
                <c:pt idx="491">
                  <c:v>-1.023754</c:v>
                </c:pt>
                <c:pt idx="492">
                  <c:v>-0.413824</c:v>
                </c:pt>
                <c:pt idx="493">
                  <c:v>-0.728921</c:v>
                </c:pt>
                <c:pt idx="494">
                  <c:v>-0.175877</c:v>
                </c:pt>
                <c:pt idx="495">
                  <c:v>-0.218555</c:v>
                </c:pt>
                <c:pt idx="496">
                  <c:v>0.01073</c:v>
                </c:pt>
                <c:pt idx="497">
                  <c:v>-0.085089</c:v>
                </c:pt>
                <c:pt idx="498">
                  <c:v>-0.049552</c:v>
                </c:pt>
                <c:pt idx="499">
                  <c:v>-0.121078</c:v>
                </c:pt>
                <c:pt idx="500">
                  <c:v>-0.072939</c:v>
                </c:pt>
                <c:pt idx="501">
                  <c:v>-0.064354</c:v>
                </c:pt>
                <c:pt idx="502">
                  <c:v>0.017484</c:v>
                </c:pt>
                <c:pt idx="503">
                  <c:v>-0.001975</c:v>
                </c:pt>
                <c:pt idx="504">
                  <c:v>-0.014953</c:v>
                </c:pt>
                <c:pt idx="505">
                  <c:v>-0.016035</c:v>
                </c:pt>
                <c:pt idx="506">
                  <c:v>0.00157</c:v>
                </c:pt>
                <c:pt idx="507">
                  <c:v>0.00764</c:v>
                </c:pt>
                <c:pt idx="508">
                  <c:v>-0.026096</c:v>
                </c:pt>
                <c:pt idx="509">
                  <c:v>-0.013119</c:v>
                </c:pt>
                <c:pt idx="510">
                  <c:v>0.018241</c:v>
                </c:pt>
                <c:pt idx="511">
                  <c:v>0.011101</c:v>
                </c:pt>
                <c:pt idx="512">
                  <c:v>0.027726</c:v>
                </c:pt>
                <c:pt idx="513">
                  <c:v>0.130128</c:v>
                </c:pt>
                <c:pt idx="514">
                  <c:v>0.093431</c:v>
                </c:pt>
                <c:pt idx="515">
                  <c:v>0.169455</c:v>
                </c:pt>
                <c:pt idx="516">
                  <c:v>0.056878</c:v>
                </c:pt>
                <c:pt idx="517">
                  <c:v>0.112592</c:v>
                </c:pt>
                <c:pt idx="518">
                  <c:v>0.052079</c:v>
                </c:pt>
                <c:pt idx="519">
                  <c:v>0.110579</c:v>
                </c:pt>
                <c:pt idx="520">
                  <c:v>0.037487</c:v>
                </c:pt>
                <c:pt idx="521">
                  <c:v>0.058379</c:v>
                </c:pt>
                <c:pt idx="522">
                  <c:v>0.028617</c:v>
                </c:pt>
                <c:pt idx="523">
                  <c:v>0.051908</c:v>
                </c:pt>
                <c:pt idx="524">
                  <c:v>-0.04358</c:v>
                </c:pt>
                <c:pt idx="525">
                  <c:v>-0.113205</c:v>
                </c:pt>
                <c:pt idx="526">
                  <c:v>-0.020357</c:v>
                </c:pt>
                <c:pt idx="527">
                  <c:v>0.006724</c:v>
                </c:pt>
                <c:pt idx="528">
                  <c:v>0.013005</c:v>
                </c:pt>
                <c:pt idx="529">
                  <c:v>0.009098</c:v>
                </c:pt>
                <c:pt idx="530">
                  <c:v>-0.003723</c:v>
                </c:pt>
                <c:pt idx="531">
                  <c:v>0.010217</c:v>
                </c:pt>
                <c:pt idx="532">
                  <c:v>0.030925</c:v>
                </c:pt>
                <c:pt idx="533">
                  <c:v>0.069146</c:v>
                </c:pt>
                <c:pt idx="534">
                  <c:v>0.018239</c:v>
                </c:pt>
                <c:pt idx="535">
                  <c:v>0.037579</c:v>
                </c:pt>
                <c:pt idx="536">
                  <c:v>0.014604</c:v>
                </c:pt>
                <c:pt idx="537">
                  <c:v>0.027193</c:v>
                </c:pt>
                <c:pt idx="538">
                  <c:v>0.030985</c:v>
                </c:pt>
                <c:pt idx="539">
                  <c:v>0.055634</c:v>
                </c:pt>
                <c:pt idx="540">
                  <c:v>0.016146</c:v>
                </c:pt>
                <c:pt idx="541">
                  <c:v>0.046157</c:v>
                </c:pt>
                <c:pt idx="542">
                  <c:v>0.035029</c:v>
                </c:pt>
                <c:pt idx="543">
                  <c:v>0.059627</c:v>
                </c:pt>
                <c:pt idx="544">
                  <c:v>0.001677</c:v>
                </c:pt>
                <c:pt idx="545">
                  <c:v>0.020324</c:v>
                </c:pt>
                <c:pt idx="546">
                  <c:v>0.026336</c:v>
                </c:pt>
                <c:pt idx="547">
                  <c:v>0.04515</c:v>
                </c:pt>
                <c:pt idx="548">
                  <c:v>0.036023</c:v>
                </c:pt>
                <c:pt idx="549">
                  <c:v>0.087781</c:v>
                </c:pt>
                <c:pt idx="550">
                  <c:v>0.08893</c:v>
                </c:pt>
                <c:pt idx="551">
                  <c:v>0.171257</c:v>
                </c:pt>
                <c:pt idx="552">
                  <c:v>0.066436</c:v>
                </c:pt>
                <c:pt idx="553">
                  <c:v>0.141004</c:v>
                </c:pt>
                <c:pt idx="554">
                  <c:v>0.083879</c:v>
                </c:pt>
                <c:pt idx="555">
                  <c:v>0.194149</c:v>
                </c:pt>
                <c:pt idx="556">
                  <c:v>0.148578</c:v>
                </c:pt>
                <c:pt idx="557">
                  <c:v>0.255784</c:v>
                </c:pt>
                <c:pt idx="558">
                  <c:v>0.029266</c:v>
                </c:pt>
                <c:pt idx="559">
                  <c:v>0.047108</c:v>
                </c:pt>
                <c:pt idx="560">
                  <c:v>0.110065</c:v>
                </c:pt>
                <c:pt idx="561">
                  <c:v>0.229016</c:v>
                </c:pt>
                <c:pt idx="562">
                  <c:v>0.082377</c:v>
                </c:pt>
                <c:pt idx="563">
                  <c:v>0.118934</c:v>
                </c:pt>
                <c:pt idx="564">
                  <c:v>0.002988</c:v>
                </c:pt>
                <c:pt idx="565">
                  <c:v>-0.029297</c:v>
                </c:pt>
                <c:pt idx="566">
                  <c:v>-0.029317</c:v>
                </c:pt>
                <c:pt idx="567">
                  <c:v>-0.039493</c:v>
                </c:pt>
                <c:pt idx="568">
                  <c:v>-0.029693</c:v>
                </c:pt>
                <c:pt idx="569">
                  <c:v>-0.079957</c:v>
                </c:pt>
                <c:pt idx="570">
                  <c:v>-0.010948</c:v>
                </c:pt>
                <c:pt idx="571">
                  <c:v>-0.011593</c:v>
                </c:pt>
                <c:pt idx="572">
                  <c:v>0.014895</c:v>
                </c:pt>
                <c:pt idx="573">
                  <c:v>0.041083</c:v>
                </c:pt>
                <c:pt idx="574">
                  <c:v>-0.05051</c:v>
                </c:pt>
                <c:pt idx="575">
                  <c:v>-0.077288</c:v>
                </c:pt>
                <c:pt idx="576">
                  <c:v>-0.027516</c:v>
                </c:pt>
                <c:pt idx="577">
                  <c:v>-0.077313</c:v>
                </c:pt>
                <c:pt idx="578">
                  <c:v>-0.023158</c:v>
                </c:pt>
                <c:pt idx="579">
                  <c:v>0.046384</c:v>
                </c:pt>
                <c:pt idx="580">
                  <c:v>0.056067</c:v>
                </c:pt>
                <c:pt idx="581">
                  <c:v>0.023896</c:v>
                </c:pt>
                <c:pt idx="582">
                  <c:v>-0.085988</c:v>
                </c:pt>
                <c:pt idx="583">
                  <c:v>-0.276888</c:v>
                </c:pt>
                <c:pt idx="584">
                  <c:v>-0.296498</c:v>
                </c:pt>
                <c:pt idx="585">
                  <c:v>-0.702906</c:v>
                </c:pt>
                <c:pt idx="586">
                  <c:v>-0.471776</c:v>
                </c:pt>
                <c:pt idx="587">
                  <c:v>-0.978796</c:v>
                </c:pt>
                <c:pt idx="588">
                  <c:v>-0.517787</c:v>
                </c:pt>
                <c:pt idx="589">
                  <c:v>-1.083703</c:v>
                </c:pt>
                <c:pt idx="590">
                  <c:v>-0.554559</c:v>
                </c:pt>
                <c:pt idx="591">
                  <c:v>-1.003793</c:v>
                </c:pt>
                <c:pt idx="592">
                  <c:v>-0.338148</c:v>
                </c:pt>
                <c:pt idx="593">
                  <c:v>-0.651602</c:v>
                </c:pt>
                <c:pt idx="594">
                  <c:v>-0.282213</c:v>
                </c:pt>
              </c:numCache>
            </c:numRef>
          </c:val>
          <c:smooth val="0"/>
        </c:ser>
        <c:dLbls>
          <c:showLegendKey val="0"/>
          <c:showVal val="0"/>
          <c:showCatName val="0"/>
          <c:showSerName val="0"/>
          <c:showPercent val="0"/>
          <c:showBubbleSize val="0"/>
        </c:dLbls>
        <c:marker val="0"/>
        <c:smooth val="0"/>
        <c:axId val="343678139"/>
        <c:axId val="541485359"/>
      </c:lineChart>
      <c:catAx>
        <c:axId val="34367813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41485359"/>
        <c:crosses val="autoZero"/>
        <c:auto val="1"/>
        <c:lblAlgn val="ctr"/>
        <c:lblOffset val="100"/>
        <c:noMultiLvlLbl val="0"/>
      </c:catAx>
      <c:valAx>
        <c:axId val="5414853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678139"/>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Action2  Accel</a:t>
            </a:r>
            <a:endParaRPr lang="en-US" altLang="zh-CN"/>
          </a:p>
        </c:rich>
      </c:tx>
      <c:layout/>
      <c:overlay val="0"/>
      <c:spPr>
        <a:noFill/>
        <a:ln>
          <a:noFill/>
        </a:ln>
        <a:effectLst/>
      </c:spPr>
    </c:title>
    <c:autoTitleDeleted val="0"/>
    <c:plotArea>
      <c:layout/>
      <c:lineChart>
        <c:grouping val="standard"/>
        <c:varyColors val="0"/>
        <c:ser>
          <c:idx val="0"/>
          <c:order val="0"/>
          <c:tx>
            <c:strRef>
              <c:f>'[action2 5 times accele.csv]action2 5 times accele'!$J$1</c:f>
              <c:strCache>
                <c:ptCount val="1"/>
                <c:pt idx="0">
                  <c:v>X-accel</c:v>
                </c:pt>
              </c:strCache>
            </c:strRef>
          </c:tx>
          <c:spPr>
            <a:ln w="28575" cap="rnd">
              <a:solidFill>
                <a:schemeClr val="accent1"/>
              </a:solidFill>
              <a:round/>
            </a:ln>
            <a:effectLst/>
          </c:spPr>
          <c:marker>
            <c:symbol val="none"/>
          </c:marker>
          <c:dLbls>
            <c:delete val="1"/>
          </c:dLbls>
          <c:val>
            <c:numRef>
              <c:f>'[action2 5 times accele.csv]action2 5 times accele'!$J$2:$J$450</c:f>
              <c:numCache>
                <c:formatCode>General</c:formatCode>
                <c:ptCount val="449"/>
                <c:pt idx="0">
                  <c:v>-14.8596935682437</c:v>
                </c:pt>
                <c:pt idx="1">
                  <c:v>-14.3201590066679</c:v>
                </c:pt>
                <c:pt idx="2">
                  <c:v>-11.7124063834362</c:v>
                </c:pt>
                <c:pt idx="3">
                  <c:v>-16.9072104541012</c:v>
                </c:pt>
                <c:pt idx="4">
                  <c:v>-21.3630481528361</c:v>
                </c:pt>
                <c:pt idx="5">
                  <c:v>-15.1311937218839</c:v>
                </c:pt>
                <c:pt idx="6">
                  <c:v>-14.9996973344835</c:v>
                </c:pt>
                <c:pt idx="7">
                  <c:v>-15.6314636728345</c:v>
                </c:pt>
                <c:pt idx="8">
                  <c:v>-16.2400950737927</c:v>
                </c:pt>
                <c:pt idx="9">
                  <c:v>-12.8537804160411</c:v>
                </c:pt>
                <c:pt idx="10">
                  <c:v>-12.6723153576757</c:v>
                </c:pt>
                <c:pt idx="11">
                  <c:v>-16.4575451466623</c:v>
                </c:pt>
                <c:pt idx="12">
                  <c:v>-17.7003974983152</c:v>
                </c:pt>
                <c:pt idx="13">
                  <c:v>-16.0895407670571</c:v>
                </c:pt>
                <c:pt idx="14">
                  <c:v>-12.5188633888783</c:v>
                </c:pt>
                <c:pt idx="15">
                  <c:v>-11.09490761666</c:v>
                </c:pt>
                <c:pt idx="16">
                  <c:v>-15.224403203842</c:v>
                </c:pt>
                <c:pt idx="17">
                  <c:v>-23.8076781570513</c:v>
                </c:pt>
                <c:pt idx="18">
                  <c:v>-32.5292685480661</c:v>
                </c:pt>
                <c:pt idx="19">
                  <c:v>-25.9266379183464</c:v>
                </c:pt>
                <c:pt idx="20">
                  <c:v>-8.51342350594541</c:v>
                </c:pt>
                <c:pt idx="21">
                  <c:v>-3.22602366037066</c:v>
                </c:pt>
                <c:pt idx="22">
                  <c:v>-12.4372516075871</c:v>
                </c:pt>
                <c:pt idx="23">
                  <c:v>-22.6072840212889</c:v>
                </c:pt>
                <c:pt idx="24">
                  <c:v>-22.8340851544444</c:v>
                </c:pt>
                <c:pt idx="25">
                  <c:v>-14.176558147614</c:v>
                </c:pt>
                <c:pt idx="26">
                  <c:v>-10.4821937110369</c:v>
                </c:pt>
                <c:pt idx="27">
                  <c:v>-8.96729894749564</c:v>
                </c:pt>
                <c:pt idx="28">
                  <c:v>-13.1166821429636</c:v>
                </c:pt>
                <c:pt idx="29">
                  <c:v>-11.3491216807104</c:v>
                </c:pt>
                <c:pt idx="30">
                  <c:v>-8.29512001355933</c:v>
                </c:pt>
                <c:pt idx="31">
                  <c:v>-5.20690692068419</c:v>
                </c:pt>
                <c:pt idx="32">
                  <c:v>-11.6015112201961</c:v>
                </c:pt>
                <c:pt idx="33">
                  <c:v>-19.7670264988316</c:v>
                </c:pt>
                <c:pt idx="34">
                  <c:v>-19.1711134870813</c:v>
                </c:pt>
                <c:pt idx="35">
                  <c:v>-13.7046459610854</c:v>
                </c:pt>
                <c:pt idx="36">
                  <c:v>-6.9215728371099</c:v>
                </c:pt>
                <c:pt idx="37">
                  <c:v>-11.136338390975</c:v>
                </c:pt>
                <c:pt idx="38">
                  <c:v>-13.5942463599434</c:v>
                </c:pt>
                <c:pt idx="39">
                  <c:v>-15.1769970962462</c:v>
                </c:pt>
                <c:pt idx="40">
                  <c:v>-15.2826014512558</c:v>
                </c:pt>
                <c:pt idx="41">
                  <c:v>-8.85236816394892</c:v>
                </c:pt>
                <c:pt idx="42">
                  <c:v>-9.19026824983036</c:v>
                </c:pt>
                <c:pt idx="43">
                  <c:v>-11.7925604832718</c:v>
                </c:pt>
                <c:pt idx="44">
                  <c:v>-13.1783967969453</c:v>
                </c:pt>
                <c:pt idx="45">
                  <c:v>-16.1259674128771</c:v>
                </c:pt>
                <c:pt idx="46">
                  <c:v>-23.392646730084</c:v>
                </c:pt>
                <c:pt idx="47">
                  <c:v>-30.4434700697561</c:v>
                </c:pt>
                <c:pt idx="48">
                  <c:v>-24.4662274736685</c:v>
                </c:pt>
                <c:pt idx="49">
                  <c:v>-24.2551384913149</c:v>
                </c:pt>
                <c:pt idx="50">
                  <c:v>-31.8069037594413</c:v>
                </c:pt>
                <c:pt idx="51">
                  <c:v>-35.3050587639023</c:v>
                </c:pt>
                <c:pt idx="52">
                  <c:v>-35.4827754182636</c:v>
                </c:pt>
                <c:pt idx="53">
                  <c:v>-34.7036825589989</c:v>
                </c:pt>
                <c:pt idx="54">
                  <c:v>-32.8119828562547</c:v>
                </c:pt>
                <c:pt idx="55">
                  <c:v>-39.332617728347</c:v>
                </c:pt>
                <c:pt idx="56">
                  <c:v>-47.9456847658629</c:v>
                </c:pt>
                <c:pt idx="57">
                  <c:v>-51.1067874723808</c:v>
                </c:pt>
                <c:pt idx="58">
                  <c:v>-51.5431754856618</c:v>
                </c:pt>
                <c:pt idx="59">
                  <c:v>-49.8890072848566</c:v>
                </c:pt>
                <c:pt idx="60">
                  <c:v>-51.5307661294948</c:v>
                </c:pt>
                <c:pt idx="61">
                  <c:v>-52.5522926501154</c:v>
                </c:pt>
                <c:pt idx="62">
                  <c:v>-50.7716243798513</c:v>
                </c:pt>
                <c:pt idx="63">
                  <c:v>-47.7269225235463</c:v>
                </c:pt>
                <c:pt idx="64">
                  <c:v>-46.6429950647401</c:v>
                </c:pt>
                <c:pt idx="65">
                  <c:v>-44.8430878508144</c:v>
                </c:pt>
                <c:pt idx="66">
                  <c:v>-42.9147895695679</c:v>
                </c:pt>
                <c:pt idx="67">
                  <c:v>-42.85717461885</c:v>
                </c:pt>
                <c:pt idx="68">
                  <c:v>-42.8875250642055</c:v>
                </c:pt>
                <c:pt idx="69">
                  <c:v>-42.8583226797201</c:v>
                </c:pt>
                <c:pt idx="70">
                  <c:v>-42.8684291574038</c:v>
                </c:pt>
                <c:pt idx="71">
                  <c:v>-43.1001519555349</c:v>
                </c:pt>
                <c:pt idx="72">
                  <c:v>-42.726929317428</c:v>
                </c:pt>
                <c:pt idx="73">
                  <c:v>-42.4742136335073</c:v>
                </c:pt>
                <c:pt idx="74">
                  <c:v>-40.1469270285108</c:v>
                </c:pt>
                <c:pt idx="75">
                  <c:v>-39.6820743517618</c:v>
                </c:pt>
                <c:pt idx="76">
                  <c:v>-42.7321756427745</c:v>
                </c:pt>
                <c:pt idx="77">
                  <c:v>-47.5867671204529</c:v>
                </c:pt>
                <c:pt idx="78">
                  <c:v>-50.5348917979904</c:v>
                </c:pt>
                <c:pt idx="79">
                  <c:v>-49.4352260302068</c:v>
                </c:pt>
                <c:pt idx="80">
                  <c:v>-46.1668851792406</c:v>
                </c:pt>
                <c:pt idx="81">
                  <c:v>-43.9687987739166</c:v>
                </c:pt>
                <c:pt idx="82">
                  <c:v>-45.4584726654657</c:v>
                </c:pt>
                <c:pt idx="83">
                  <c:v>-48.9778878875983</c:v>
                </c:pt>
                <c:pt idx="84">
                  <c:v>-48.9477793591611</c:v>
                </c:pt>
                <c:pt idx="85">
                  <c:v>-44.2996384234049</c:v>
                </c:pt>
                <c:pt idx="86">
                  <c:v>-44.148929005053</c:v>
                </c:pt>
                <c:pt idx="87">
                  <c:v>-53.6077587702386</c:v>
                </c:pt>
                <c:pt idx="88">
                  <c:v>-62.8541642993294</c:v>
                </c:pt>
                <c:pt idx="89">
                  <c:v>-62.8652518886193</c:v>
                </c:pt>
                <c:pt idx="90">
                  <c:v>-63.9646253285864</c:v>
                </c:pt>
                <c:pt idx="91">
                  <c:v>-67.0178522586498</c:v>
                </c:pt>
                <c:pt idx="92">
                  <c:v>-70.4903248990181</c:v>
                </c:pt>
                <c:pt idx="93">
                  <c:v>-64.9708377498558</c:v>
                </c:pt>
                <c:pt idx="94">
                  <c:v>-61.566477058047</c:v>
                </c:pt>
                <c:pt idx="95">
                  <c:v>-75.3214359001259</c:v>
                </c:pt>
                <c:pt idx="96">
                  <c:v>-84.7939988305716</c:v>
                </c:pt>
                <c:pt idx="97">
                  <c:v>-72.8061969372382</c:v>
                </c:pt>
                <c:pt idx="98">
                  <c:v>38.9476484135582</c:v>
                </c:pt>
                <c:pt idx="99">
                  <c:v>51.2024497657899</c:v>
                </c:pt>
                <c:pt idx="100">
                  <c:v>55.5572302307381</c:v>
                </c:pt>
                <c:pt idx="101">
                  <c:v>60.6049734670099</c:v>
                </c:pt>
                <c:pt idx="102">
                  <c:v>64.6702323548507</c:v>
                </c:pt>
                <c:pt idx="103">
                  <c:v>71.7226061707171</c:v>
                </c:pt>
                <c:pt idx="104">
                  <c:v>74.361506355218</c:v>
                </c:pt>
                <c:pt idx="105">
                  <c:v>77.9362376541931</c:v>
                </c:pt>
                <c:pt idx="106">
                  <c:v>84.6011131015578</c:v>
                </c:pt>
                <c:pt idx="107">
                  <c:v>88.5096997688665</c:v>
                </c:pt>
                <c:pt idx="108">
                  <c:v>81.809607170087</c:v>
                </c:pt>
                <c:pt idx="109">
                  <c:v>76.7083887736134</c:v>
                </c:pt>
                <c:pt idx="110">
                  <c:v>75.8337705741465</c:v>
                </c:pt>
                <c:pt idx="111">
                  <c:v>76.4879657166808</c:v>
                </c:pt>
                <c:pt idx="112">
                  <c:v>76.7057186004375</c:v>
                </c:pt>
                <c:pt idx="113">
                  <c:v>76.1704781195609</c:v>
                </c:pt>
                <c:pt idx="114">
                  <c:v>73.5280045115499</c:v>
                </c:pt>
                <c:pt idx="115">
                  <c:v>72.9655116239602</c:v>
                </c:pt>
                <c:pt idx="116">
                  <c:v>75.7763860918884</c:v>
                </c:pt>
                <c:pt idx="117">
                  <c:v>81.1264137154161</c:v>
                </c:pt>
                <c:pt idx="118">
                  <c:v>85.8305358385474</c:v>
                </c:pt>
                <c:pt idx="119">
                  <c:v>88.5580168265672</c:v>
                </c:pt>
                <c:pt idx="120">
                  <c:v>88.8364586412374</c:v>
                </c:pt>
                <c:pt idx="121">
                  <c:v>87.4834490048399</c:v>
                </c:pt>
                <c:pt idx="122">
                  <c:v>84.9812346276717</c:v>
                </c:pt>
                <c:pt idx="123">
                  <c:v>81.931878894599</c:v>
                </c:pt>
                <c:pt idx="124">
                  <c:v>77.3992827858917</c:v>
                </c:pt>
                <c:pt idx="125">
                  <c:v>72.3829582379879</c:v>
                </c:pt>
                <c:pt idx="126">
                  <c:v>70.0659716234442</c:v>
                </c:pt>
                <c:pt idx="127">
                  <c:v>66.252374659935</c:v>
                </c:pt>
                <c:pt idx="128">
                  <c:v>59.8506139219367</c:v>
                </c:pt>
                <c:pt idx="129">
                  <c:v>49.7814516776712</c:v>
                </c:pt>
                <c:pt idx="130">
                  <c:v>33.888368454978</c:v>
                </c:pt>
                <c:pt idx="131">
                  <c:v>22.293784597164</c:v>
                </c:pt>
                <c:pt idx="132">
                  <c:v>-0.460908162073816</c:v>
                </c:pt>
                <c:pt idx="133">
                  <c:v>-40.9403343322844</c:v>
                </c:pt>
                <c:pt idx="134">
                  <c:v>-60.6927968411957</c:v>
                </c:pt>
                <c:pt idx="135">
                  <c:v>-66.2307133571564</c:v>
                </c:pt>
                <c:pt idx="136">
                  <c:v>-64.2540059739505</c:v>
                </c:pt>
                <c:pt idx="137">
                  <c:v>-62.0663274946777</c:v>
                </c:pt>
                <c:pt idx="138">
                  <c:v>-65.4465043283332</c:v>
                </c:pt>
                <c:pt idx="139">
                  <c:v>-70.9576748050149</c:v>
                </c:pt>
                <c:pt idx="140">
                  <c:v>-73.8776703945404</c:v>
                </c:pt>
                <c:pt idx="141">
                  <c:v>-68.0118099894876</c:v>
                </c:pt>
                <c:pt idx="142">
                  <c:v>-63.689200903538</c:v>
                </c:pt>
                <c:pt idx="143">
                  <c:v>-64.4213702975056</c:v>
                </c:pt>
                <c:pt idx="144">
                  <c:v>-66.4511639851717</c:v>
                </c:pt>
                <c:pt idx="145">
                  <c:v>-64.545276818949</c:v>
                </c:pt>
                <c:pt idx="146">
                  <c:v>-61.8556323865556</c:v>
                </c:pt>
                <c:pt idx="147">
                  <c:v>-58.9541022278809</c:v>
                </c:pt>
                <c:pt idx="148">
                  <c:v>-56.3609233404459</c:v>
                </c:pt>
                <c:pt idx="149">
                  <c:v>-57.5612865071136</c:v>
                </c:pt>
                <c:pt idx="150">
                  <c:v>-56.2589837109987</c:v>
                </c:pt>
                <c:pt idx="151">
                  <c:v>-53.6096090046216</c:v>
                </c:pt>
                <c:pt idx="152">
                  <c:v>-57.5094707066444</c:v>
                </c:pt>
                <c:pt idx="153">
                  <c:v>-63.8177234120851</c:v>
                </c:pt>
                <c:pt idx="154">
                  <c:v>-75.8988917565825</c:v>
                </c:pt>
                <c:pt idx="155">
                  <c:v>-82.9531080764607</c:v>
                </c:pt>
                <c:pt idx="156">
                  <c:v>-66.6267251448289</c:v>
                </c:pt>
                <c:pt idx="157">
                  <c:v>-43.7242142659616</c:v>
                </c:pt>
                <c:pt idx="158">
                  <c:v>-45.0858395496696</c:v>
                </c:pt>
                <c:pt idx="159">
                  <c:v>-67.3344730782418</c:v>
                </c:pt>
                <c:pt idx="160">
                  <c:v>-83.7264969490236</c:v>
                </c:pt>
                <c:pt idx="161">
                  <c:v>-81.1403909951812</c:v>
                </c:pt>
                <c:pt idx="162">
                  <c:v>-23.140822625664</c:v>
                </c:pt>
                <c:pt idx="163">
                  <c:v>10.7371812702537</c:v>
                </c:pt>
                <c:pt idx="164">
                  <c:v>31.1315234577491</c:v>
                </c:pt>
                <c:pt idx="165">
                  <c:v>56.1373128041038</c:v>
                </c:pt>
                <c:pt idx="166">
                  <c:v>63.6567129366444</c:v>
                </c:pt>
                <c:pt idx="167">
                  <c:v>66.3349939991349</c:v>
                </c:pt>
                <c:pt idx="168">
                  <c:v>70.7225813033607</c:v>
                </c:pt>
                <c:pt idx="169">
                  <c:v>74.9542111427023</c:v>
                </c:pt>
                <c:pt idx="170">
                  <c:v>80.6861274238928</c:v>
                </c:pt>
                <c:pt idx="171">
                  <c:v>85.7525886756546</c:v>
                </c:pt>
                <c:pt idx="172">
                  <c:v>87.8584966385677</c:v>
                </c:pt>
                <c:pt idx="173">
                  <c:v>83.2457238091891</c:v>
                </c:pt>
                <c:pt idx="174">
                  <c:v>81.2575742384182</c:v>
                </c:pt>
                <c:pt idx="175">
                  <c:v>80.2969769535773</c:v>
                </c:pt>
                <c:pt idx="176">
                  <c:v>78.4515557171256</c:v>
                </c:pt>
                <c:pt idx="177">
                  <c:v>78.8938899396463</c:v>
                </c:pt>
                <c:pt idx="178">
                  <c:v>79.8947766414719</c:v>
                </c:pt>
                <c:pt idx="179">
                  <c:v>80.3482468660693</c:v>
                </c:pt>
                <c:pt idx="180">
                  <c:v>80.2059001550048</c:v>
                </c:pt>
                <c:pt idx="181">
                  <c:v>81.738389672269</c:v>
                </c:pt>
                <c:pt idx="182">
                  <c:v>82.9347671336064</c:v>
                </c:pt>
                <c:pt idx="183">
                  <c:v>82.5550394926588</c:v>
                </c:pt>
                <c:pt idx="184">
                  <c:v>87.5386217666535</c:v>
                </c:pt>
                <c:pt idx="185">
                  <c:v>89.1899346376236</c:v>
                </c:pt>
                <c:pt idx="186">
                  <c:v>80.9193484830541</c:v>
                </c:pt>
                <c:pt idx="187">
                  <c:v>76.4834199086281</c:v>
                </c:pt>
                <c:pt idx="188">
                  <c:v>76.7222815673061</c:v>
                </c:pt>
                <c:pt idx="189">
                  <c:v>74.5020047671302</c:v>
                </c:pt>
                <c:pt idx="190">
                  <c:v>70.324887319452</c:v>
                </c:pt>
                <c:pt idx="191">
                  <c:v>67.9896947033424</c:v>
                </c:pt>
                <c:pt idx="192">
                  <c:v>65.9125004350202</c:v>
                </c:pt>
                <c:pt idx="193">
                  <c:v>51.8606987381122</c:v>
                </c:pt>
                <c:pt idx="194">
                  <c:v>29.5772633640929</c:v>
                </c:pt>
                <c:pt idx="195">
                  <c:v>24.9782853747597</c:v>
                </c:pt>
                <c:pt idx="196">
                  <c:v>-0.671238482684497</c:v>
                </c:pt>
                <c:pt idx="197">
                  <c:v>-44.1069761058851</c:v>
                </c:pt>
                <c:pt idx="198">
                  <c:v>-53.6320492561755</c:v>
                </c:pt>
                <c:pt idx="199">
                  <c:v>-55.5324758345881</c:v>
                </c:pt>
                <c:pt idx="200">
                  <c:v>-56.1560616357633</c:v>
                </c:pt>
                <c:pt idx="201">
                  <c:v>-59.952120397903</c:v>
                </c:pt>
                <c:pt idx="202">
                  <c:v>-65.3184998282722</c:v>
                </c:pt>
                <c:pt idx="203">
                  <c:v>-70.1958156426104</c:v>
                </c:pt>
                <c:pt idx="204">
                  <c:v>-71.0925182876912</c:v>
                </c:pt>
                <c:pt idx="205">
                  <c:v>-66.7325870015137</c:v>
                </c:pt>
                <c:pt idx="206">
                  <c:v>-63.3663885829784</c:v>
                </c:pt>
                <c:pt idx="207">
                  <c:v>-64.1312131927923</c:v>
                </c:pt>
                <c:pt idx="208">
                  <c:v>-64.0732912472535</c:v>
                </c:pt>
                <c:pt idx="209">
                  <c:v>-61.5626865828407</c:v>
                </c:pt>
                <c:pt idx="210">
                  <c:v>-59.7537259722889</c:v>
                </c:pt>
                <c:pt idx="211">
                  <c:v>-56.7994415320887</c:v>
                </c:pt>
                <c:pt idx="212">
                  <c:v>-55.3218292954998</c:v>
                </c:pt>
                <c:pt idx="213">
                  <c:v>-59.1294001638088</c:v>
                </c:pt>
                <c:pt idx="214">
                  <c:v>-61.7516656295489</c:v>
                </c:pt>
                <c:pt idx="215">
                  <c:v>-61.8403954686539</c:v>
                </c:pt>
                <c:pt idx="216">
                  <c:v>-58.724228725961</c:v>
                </c:pt>
                <c:pt idx="217">
                  <c:v>-61.0675455682235</c:v>
                </c:pt>
                <c:pt idx="218">
                  <c:v>-65.4784851236619</c:v>
                </c:pt>
                <c:pt idx="219">
                  <c:v>-65.8995706877941</c:v>
                </c:pt>
                <c:pt idx="220">
                  <c:v>-74.1684350761905</c:v>
                </c:pt>
                <c:pt idx="221">
                  <c:v>-73.7777673828853</c:v>
                </c:pt>
                <c:pt idx="222">
                  <c:v>-65.0400728738822</c:v>
                </c:pt>
                <c:pt idx="223">
                  <c:v>-59.5874306941282</c:v>
                </c:pt>
                <c:pt idx="224">
                  <c:v>-63.301885601565</c:v>
                </c:pt>
                <c:pt idx="225">
                  <c:v>-66.9990118205561</c:v>
                </c:pt>
                <c:pt idx="226">
                  <c:v>-39.8966526983108</c:v>
                </c:pt>
                <c:pt idx="227">
                  <c:v>-11.880160782424</c:v>
                </c:pt>
                <c:pt idx="228">
                  <c:v>0.733718040300342</c:v>
                </c:pt>
                <c:pt idx="229">
                  <c:v>15.2343096400977</c:v>
                </c:pt>
                <c:pt idx="230">
                  <c:v>25.6732362057178</c:v>
                </c:pt>
                <c:pt idx="231">
                  <c:v>32.0658574119087</c:v>
                </c:pt>
                <c:pt idx="232">
                  <c:v>41.2019501398363</c:v>
                </c:pt>
                <c:pt idx="233">
                  <c:v>55.4122043246184</c:v>
                </c:pt>
                <c:pt idx="234">
                  <c:v>66.4034642311565</c:v>
                </c:pt>
                <c:pt idx="235">
                  <c:v>72.9725791752973</c:v>
                </c:pt>
                <c:pt idx="236">
                  <c:v>79.1651919847588</c:v>
                </c:pt>
                <c:pt idx="237">
                  <c:v>85.07640275479</c:v>
                </c:pt>
                <c:pt idx="238">
                  <c:v>86.5433183220219</c:v>
                </c:pt>
                <c:pt idx="239">
                  <c:v>85.5064360614342</c:v>
                </c:pt>
                <c:pt idx="240">
                  <c:v>83.7977698286209</c:v>
                </c:pt>
                <c:pt idx="241">
                  <c:v>84.487508931914</c:v>
                </c:pt>
                <c:pt idx="242">
                  <c:v>84.7497220553994</c:v>
                </c:pt>
                <c:pt idx="243">
                  <c:v>83.8375962049862</c:v>
                </c:pt>
                <c:pt idx="244">
                  <c:v>82.6210004229815</c:v>
                </c:pt>
                <c:pt idx="245">
                  <c:v>81.124064320726</c:v>
                </c:pt>
                <c:pt idx="246">
                  <c:v>76.9737009589191</c:v>
                </c:pt>
                <c:pt idx="247">
                  <c:v>77.7323488261412</c:v>
                </c:pt>
                <c:pt idx="248">
                  <c:v>81.4358691540543</c:v>
                </c:pt>
                <c:pt idx="249">
                  <c:v>78.4082402733479</c:v>
                </c:pt>
                <c:pt idx="250">
                  <c:v>75.6146425218129</c:v>
                </c:pt>
                <c:pt idx="251">
                  <c:v>71.659585762597</c:v>
                </c:pt>
                <c:pt idx="252">
                  <c:v>66.6557004432804</c:v>
                </c:pt>
                <c:pt idx="253">
                  <c:v>61.3901212570172</c:v>
                </c:pt>
                <c:pt idx="254">
                  <c:v>65.432548370006</c:v>
                </c:pt>
                <c:pt idx="255">
                  <c:v>54.1406206202</c:v>
                </c:pt>
                <c:pt idx="256">
                  <c:v>36.082513598848</c:v>
                </c:pt>
                <c:pt idx="257">
                  <c:v>7.47099242199859</c:v>
                </c:pt>
                <c:pt idx="258">
                  <c:v>-6.43037580145803</c:v>
                </c:pt>
                <c:pt idx="259">
                  <c:v>-16.4103061304326</c:v>
                </c:pt>
                <c:pt idx="260">
                  <c:v>-32.1980828932097</c:v>
                </c:pt>
                <c:pt idx="261">
                  <c:v>-45.6468488317982</c:v>
                </c:pt>
                <c:pt idx="262">
                  <c:v>-54.9221685230333</c:v>
                </c:pt>
                <c:pt idx="263">
                  <c:v>-56.1331458505541</c:v>
                </c:pt>
                <c:pt idx="264">
                  <c:v>-53.9597898658858</c:v>
                </c:pt>
                <c:pt idx="265">
                  <c:v>-53.8396789816949</c:v>
                </c:pt>
                <c:pt idx="266">
                  <c:v>-53.5957981843752</c:v>
                </c:pt>
                <c:pt idx="267">
                  <c:v>-53.9780450387877</c:v>
                </c:pt>
                <c:pt idx="268">
                  <c:v>-52.8605446330737</c:v>
                </c:pt>
                <c:pt idx="269">
                  <c:v>-53.1665304131242</c:v>
                </c:pt>
                <c:pt idx="270">
                  <c:v>-53.6601309239128</c:v>
                </c:pt>
                <c:pt idx="271">
                  <c:v>-51.3351450026693</c:v>
                </c:pt>
                <c:pt idx="272">
                  <c:v>-47.4430299035949</c:v>
                </c:pt>
                <c:pt idx="273">
                  <c:v>-43.8021054114819</c:v>
                </c:pt>
                <c:pt idx="274">
                  <c:v>-42.9265747145686</c:v>
                </c:pt>
                <c:pt idx="275">
                  <c:v>-46.240337993164</c:v>
                </c:pt>
                <c:pt idx="276">
                  <c:v>-50.5830566472252</c:v>
                </c:pt>
                <c:pt idx="277">
                  <c:v>-51.9534260326906</c:v>
                </c:pt>
                <c:pt idx="278">
                  <c:v>-48.3462363711803</c:v>
                </c:pt>
                <c:pt idx="279">
                  <c:v>-45.7547846424152</c:v>
                </c:pt>
                <c:pt idx="280">
                  <c:v>-56.0173647915084</c:v>
                </c:pt>
                <c:pt idx="281">
                  <c:v>-69.5822590106546</c:v>
                </c:pt>
                <c:pt idx="282">
                  <c:v>-77.3770073699934</c:v>
                </c:pt>
                <c:pt idx="283">
                  <c:v>-81.5022918817867</c:v>
                </c:pt>
                <c:pt idx="284">
                  <c:v>-70.6085041816633</c:v>
                </c:pt>
                <c:pt idx="285">
                  <c:v>-57.3498052409898</c:v>
                </c:pt>
                <c:pt idx="286">
                  <c:v>-49.7397312630133</c:v>
                </c:pt>
                <c:pt idx="287">
                  <c:v>-19.9767709405705</c:v>
                </c:pt>
                <c:pt idx="288">
                  <c:v>15.9902362058986</c:v>
                </c:pt>
                <c:pt idx="289">
                  <c:v>25.0007037718463</c:v>
                </c:pt>
                <c:pt idx="290">
                  <c:v>33.6728030861735</c:v>
                </c:pt>
                <c:pt idx="291">
                  <c:v>46.0369536534539</c:v>
                </c:pt>
                <c:pt idx="292">
                  <c:v>51.4166360001773</c:v>
                </c:pt>
                <c:pt idx="293">
                  <c:v>53.5882520377171</c:v>
                </c:pt>
                <c:pt idx="294">
                  <c:v>56.3496889338355</c:v>
                </c:pt>
                <c:pt idx="295">
                  <c:v>59.6625136167191</c:v>
                </c:pt>
                <c:pt idx="296">
                  <c:v>64.9062841459146</c:v>
                </c:pt>
                <c:pt idx="297">
                  <c:v>69.2156569443827</c:v>
                </c:pt>
                <c:pt idx="298">
                  <c:v>72.6376457902244</c:v>
                </c:pt>
                <c:pt idx="299">
                  <c:v>75.4848867993031</c:v>
                </c:pt>
                <c:pt idx="300">
                  <c:v>78.0511621456623</c:v>
                </c:pt>
                <c:pt idx="301">
                  <c:v>80.7944143757822</c:v>
                </c:pt>
                <c:pt idx="302">
                  <c:v>82.3701249151425</c:v>
                </c:pt>
                <c:pt idx="303">
                  <c:v>82.3874593645513</c:v>
                </c:pt>
                <c:pt idx="304">
                  <c:v>82.6643749591681</c:v>
                </c:pt>
                <c:pt idx="305">
                  <c:v>82.9420843017063</c:v>
                </c:pt>
                <c:pt idx="306">
                  <c:v>82.5232640778853</c:v>
                </c:pt>
                <c:pt idx="307">
                  <c:v>82.0003534449752</c:v>
                </c:pt>
                <c:pt idx="308">
                  <c:v>81.2192629610793</c:v>
                </c:pt>
                <c:pt idx="309">
                  <c:v>80.2142323607486</c:v>
                </c:pt>
                <c:pt idx="310">
                  <c:v>80.0515913267376</c:v>
                </c:pt>
                <c:pt idx="311">
                  <c:v>77.4054952099577</c:v>
                </c:pt>
                <c:pt idx="312">
                  <c:v>75.8429456269081</c:v>
                </c:pt>
                <c:pt idx="313">
                  <c:v>73.3777268915162</c:v>
                </c:pt>
                <c:pt idx="314">
                  <c:v>69.6861228941575</c:v>
                </c:pt>
                <c:pt idx="315">
                  <c:v>64.8254649503494</c:v>
                </c:pt>
                <c:pt idx="316">
                  <c:v>57.6338327705453</c:v>
                </c:pt>
                <c:pt idx="317">
                  <c:v>56.1572268541751</c:v>
                </c:pt>
                <c:pt idx="318">
                  <c:v>49.4930160804832</c:v>
                </c:pt>
                <c:pt idx="319">
                  <c:v>24.7745414196028</c:v>
                </c:pt>
                <c:pt idx="320">
                  <c:v>-16.4645736494817</c:v>
                </c:pt>
                <c:pt idx="321">
                  <c:v>-30.6859110409923</c:v>
                </c:pt>
                <c:pt idx="322">
                  <c:v>-35.9410130112179</c:v>
                </c:pt>
                <c:pt idx="323">
                  <c:v>-46.7558392113057</c:v>
                </c:pt>
                <c:pt idx="324">
                  <c:v>-57.2704552070099</c:v>
                </c:pt>
                <c:pt idx="325">
                  <c:v>-64.723259922296</c:v>
                </c:pt>
                <c:pt idx="326">
                  <c:v>-65.1139462916192</c:v>
                </c:pt>
                <c:pt idx="327">
                  <c:v>-63.4679612055027</c:v>
                </c:pt>
                <c:pt idx="328">
                  <c:v>-62.9347334971984</c:v>
                </c:pt>
                <c:pt idx="329">
                  <c:v>-63.6769218023907</c:v>
                </c:pt>
                <c:pt idx="330">
                  <c:v>-61.7214680371638</c:v>
                </c:pt>
                <c:pt idx="331">
                  <c:v>-58.020057119063</c:v>
                </c:pt>
                <c:pt idx="332">
                  <c:v>-57.6965782102724</c:v>
                </c:pt>
                <c:pt idx="333">
                  <c:v>-56.5020228820715</c:v>
                </c:pt>
                <c:pt idx="334">
                  <c:v>-50.874244287436</c:v>
                </c:pt>
                <c:pt idx="335">
                  <c:v>-44.4994651623042</c:v>
                </c:pt>
                <c:pt idx="336">
                  <c:v>-44.3046892970718</c:v>
                </c:pt>
                <c:pt idx="337">
                  <c:v>-50.8864897570485</c:v>
                </c:pt>
                <c:pt idx="338">
                  <c:v>-56.7461669095008</c:v>
                </c:pt>
                <c:pt idx="339">
                  <c:v>-53.3094267136414</c:v>
                </c:pt>
                <c:pt idx="340">
                  <c:v>-54.3791206280797</c:v>
                </c:pt>
                <c:pt idx="341">
                  <c:v>-62.7814115637478</c:v>
                </c:pt>
                <c:pt idx="342">
                  <c:v>-75.0690688090512</c:v>
                </c:pt>
                <c:pt idx="343">
                  <c:v>-77.4872897557091</c:v>
                </c:pt>
                <c:pt idx="344">
                  <c:v>-50.452405032702</c:v>
                </c:pt>
                <c:pt idx="345">
                  <c:v>-48.8970813541166</c:v>
                </c:pt>
                <c:pt idx="346">
                  <c:v>-74.4470261839264</c:v>
                </c:pt>
                <c:pt idx="347">
                  <c:v>-54.153074575816</c:v>
                </c:pt>
                <c:pt idx="348">
                  <c:v>-41.9158885598685</c:v>
                </c:pt>
                <c:pt idx="349">
                  <c:v>4.48655568125851</c:v>
                </c:pt>
                <c:pt idx="350">
                  <c:v>16.6692089641734</c:v>
                </c:pt>
                <c:pt idx="351">
                  <c:v>23.014805450745</c:v>
                </c:pt>
                <c:pt idx="352">
                  <c:v>42.9951635639794</c:v>
                </c:pt>
                <c:pt idx="353">
                  <c:v>58.5462837556951</c:v>
                </c:pt>
                <c:pt idx="354">
                  <c:v>62.778881788021</c:v>
                </c:pt>
                <c:pt idx="355">
                  <c:v>66.3179941805539</c:v>
                </c:pt>
                <c:pt idx="356">
                  <c:v>73.0090699499384</c:v>
                </c:pt>
                <c:pt idx="357">
                  <c:v>78.3377446167503</c:v>
                </c:pt>
                <c:pt idx="358">
                  <c:v>81.5087911423443</c:v>
                </c:pt>
                <c:pt idx="359">
                  <c:v>80.8499122439987</c:v>
                </c:pt>
                <c:pt idx="360">
                  <c:v>80.5640378715564</c:v>
                </c:pt>
                <c:pt idx="361">
                  <c:v>79.9259914717414</c:v>
                </c:pt>
                <c:pt idx="362">
                  <c:v>77.4178304846311</c:v>
                </c:pt>
                <c:pt idx="363">
                  <c:v>74.7615804087298</c:v>
                </c:pt>
                <c:pt idx="364">
                  <c:v>72.0461728245785</c:v>
                </c:pt>
                <c:pt idx="365">
                  <c:v>72.0563951428689</c:v>
                </c:pt>
                <c:pt idx="366">
                  <c:v>74.1529749645304</c:v>
                </c:pt>
                <c:pt idx="367">
                  <c:v>77.1179229214498</c:v>
                </c:pt>
                <c:pt idx="368">
                  <c:v>79.0301086281686</c:v>
                </c:pt>
                <c:pt idx="369">
                  <c:v>78.8728594529256</c:v>
                </c:pt>
                <c:pt idx="370">
                  <c:v>79.9910000703422</c:v>
                </c:pt>
                <c:pt idx="371">
                  <c:v>78.2068607025764</c:v>
                </c:pt>
                <c:pt idx="372">
                  <c:v>76.5289136352356</c:v>
                </c:pt>
                <c:pt idx="373">
                  <c:v>72.2672398657138</c:v>
                </c:pt>
                <c:pt idx="374">
                  <c:v>67.2297032866174</c:v>
                </c:pt>
                <c:pt idx="375">
                  <c:v>58.9069843860395</c:v>
                </c:pt>
                <c:pt idx="376">
                  <c:v>51.7679861368308</c:v>
                </c:pt>
                <c:pt idx="377">
                  <c:v>47.3197398094181</c:v>
                </c:pt>
                <c:pt idx="378">
                  <c:v>40.5065706309868</c:v>
                </c:pt>
                <c:pt idx="379">
                  <c:v>29.7518719171335</c:v>
                </c:pt>
                <c:pt idx="380">
                  <c:v>-0.315213361921426</c:v>
                </c:pt>
                <c:pt idx="381">
                  <c:v>-25.072915679464</c:v>
                </c:pt>
                <c:pt idx="382">
                  <c:v>-31.907698061022</c:v>
                </c:pt>
                <c:pt idx="383">
                  <c:v>-40.6259765501275</c:v>
                </c:pt>
                <c:pt idx="384">
                  <c:v>-51.9672880901678</c:v>
                </c:pt>
                <c:pt idx="385">
                  <c:v>-60.1227553247641</c:v>
                </c:pt>
                <c:pt idx="386">
                  <c:v>-51.2194835390274</c:v>
                </c:pt>
                <c:pt idx="387">
                  <c:v>-49.7638111223447</c:v>
                </c:pt>
                <c:pt idx="388">
                  <c:v>-53.9816632698959</c:v>
                </c:pt>
                <c:pt idx="389">
                  <c:v>-53.5442143972059</c:v>
                </c:pt>
                <c:pt idx="390">
                  <c:v>-45.7219847527685</c:v>
                </c:pt>
                <c:pt idx="391">
                  <c:v>-34.8470996113637</c:v>
                </c:pt>
                <c:pt idx="392">
                  <c:v>-28.8194639966538</c:v>
                </c:pt>
                <c:pt idx="393">
                  <c:v>-25.0000297911292</c:v>
                </c:pt>
                <c:pt idx="394">
                  <c:v>-17.1723370199082</c:v>
                </c:pt>
                <c:pt idx="395">
                  <c:v>-16.0933671877285</c:v>
                </c:pt>
                <c:pt idx="396">
                  <c:v>-19.8711137118188</c:v>
                </c:pt>
                <c:pt idx="397">
                  <c:v>-26.8570851543938</c:v>
                </c:pt>
                <c:pt idx="398">
                  <c:v>-31.8215240612278</c:v>
                </c:pt>
                <c:pt idx="399">
                  <c:v>-27.5430064812871</c:v>
                </c:pt>
                <c:pt idx="400">
                  <c:v>-23.1534637669138</c:v>
                </c:pt>
                <c:pt idx="401">
                  <c:v>-20.331418473735</c:v>
                </c:pt>
                <c:pt idx="402">
                  <c:v>-19.3529017133505</c:v>
                </c:pt>
                <c:pt idx="403">
                  <c:v>-17.5477231458383</c:v>
                </c:pt>
                <c:pt idx="404">
                  <c:v>-24.8450236185234</c:v>
                </c:pt>
                <c:pt idx="405">
                  <c:v>-23.7382253271186</c:v>
                </c:pt>
                <c:pt idx="406">
                  <c:v>-11.9470667760784</c:v>
                </c:pt>
                <c:pt idx="407">
                  <c:v>-6.94032243364604</c:v>
                </c:pt>
                <c:pt idx="408">
                  <c:v>-5.12426070999235</c:v>
                </c:pt>
                <c:pt idx="409">
                  <c:v>-2.48035813007883</c:v>
                </c:pt>
                <c:pt idx="410">
                  <c:v>5.13522585495661</c:v>
                </c:pt>
                <c:pt idx="411">
                  <c:v>-2.64579303237339</c:v>
                </c:pt>
                <c:pt idx="412">
                  <c:v>-9.9098904192235</c:v>
                </c:pt>
                <c:pt idx="413">
                  <c:v>-8.11236237337472</c:v>
                </c:pt>
                <c:pt idx="414">
                  <c:v>-3.49546546941488</c:v>
                </c:pt>
                <c:pt idx="415">
                  <c:v>-6.81544848262156</c:v>
                </c:pt>
                <c:pt idx="416">
                  <c:v>-6.0237264384072</c:v>
                </c:pt>
                <c:pt idx="417">
                  <c:v>-16.0810592371274</c:v>
                </c:pt>
                <c:pt idx="418">
                  <c:v>-19.3260027763606</c:v>
                </c:pt>
                <c:pt idx="419">
                  <c:v>-12.2643630427789</c:v>
                </c:pt>
                <c:pt idx="420">
                  <c:v>-11.9109981977378</c:v>
                </c:pt>
                <c:pt idx="421">
                  <c:v>-12.8349801928765</c:v>
                </c:pt>
                <c:pt idx="422">
                  <c:v>-13.8922194752653</c:v>
                </c:pt>
                <c:pt idx="423">
                  <c:v>-16.9282822455843</c:v>
                </c:pt>
                <c:pt idx="424">
                  <c:v>-13.8446504106635</c:v>
                </c:pt>
                <c:pt idx="425">
                  <c:v>-11.1978220765344</c:v>
                </c:pt>
                <c:pt idx="426">
                  <c:v>-15.2509554929634</c:v>
                </c:pt>
                <c:pt idx="427">
                  <c:v>-24.4640417827336</c:v>
                </c:pt>
                <c:pt idx="428">
                  <c:v>-27.9990966951636</c:v>
                </c:pt>
                <c:pt idx="429">
                  <c:v>-17.2323801112426</c:v>
                </c:pt>
                <c:pt idx="430">
                  <c:v>-13.2904758805619</c:v>
                </c:pt>
                <c:pt idx="431">
                  <c:v>-17.9421986784662</c:v>
                </c:pt>
                <c:pt idx="432">
                  <c:v>-21.254987439152</c:v>
                </c:pt>
                <c:pt idx="433">
                  <c:v>-21.0614276740315</c:v>
                </c:pt>
                <c:pt idx="434">
                  <c:v>-18.3163777733992</c:v>
                </c:pt>
                <c:pt idx="435">
                  <c:v>-16.0207060552934</c:v>
                </c:pt>
                <c:pt idx="436">
                  <c:v>-17.1911866617458</c:v>
                </c:pt>
                <c:pt idx="437">
                  <c:v>-19.8007614094699</c:v>
                </c:pt>
                <c:pt idx="438">
                  <c:v>-19.5914052962446</c:v>
                </c:pt>
                <c:pt idx="439">
                  <c:v>-16.046931306396</c:v>
                </c:pt>
                <c:pt idx="440">
                  <c:v>-12.9290755518943</c:v>
                </c:pt>
                <c:pt idx="441">
                  <c:v>-13.7378894656887</c:v>
                </c:pt>
                <c:pt idx="442">
                  <c:v>-16.5228541403878</c:v>
                </c:pt>
                <c:pt idx="443">
                  <c:v>-15.3582809565269</c:v>
                </c:pt>
                <c:pt idx="444">
                  <c:v>-10.7322215975438</c:v>
                </c:pt>
                <c:pt idx="445">
                  <c:v>-8.828238486428</c:v>
                </c:pt>
                <c:pt idx="446">
                  <c:v>-9.31294962273386</c:v>
                </c:pt>
                <c:pt idx="447">
                  <c:v>-12.3533835343765</c:v>
                </c:pt>
                <c:pt idx="448">
                  <c:v>-12.6597033742106</c:v>
                </c:pt>
              </c:numCache>
            </c:numRef>
          </c:val>
          <c:smooth val="0"/>
        </c:ser>
        <c:ser>
          <c:idx val="1"/>
          <c:order val="1"/>
          <c:tx>
            <c:strRef>
              <c:f>'[action2 5 times accele.csv]action2 5 times accele'!$K$1</c:f>
              <c:strCache>
                <c:ptCount val="1"/>
                <c:pt idx="0">
                  <c:v>Y-accel</c:v>
                </c:pt>
              </c:strCache>
            </c:strRef>
          </c:tx>
          <c:spPr>
            <a:ln w="28575" cap="rnd">
              <a:solidFill>
                <a:schemeClr val="accent2"/>
              </a:solidFill>
              <a:round/>
            </a:ln>
            <a:effectLst/>
          </c:spPr>
          <c:marker>
            <c:symbol val="none"/>
          </c:marker>
          <c:dLbls>
            <c:delete val="1"/>
          </c:dLbls>
          <c:val>
            <c:numRef>
              <c:f>'[action2 5 times accele.csv]action2 5 times accele'!$K$2:$K$450</c:f>
              <c:numCache>
                <c:formatCode>General</c:formatCode>
                <c:ptCount val="449"/>
                <c:pt idx="0">
                  <c:v>-23.0702237155136</c:v>
                </c:pt>
                <c:pt idx="1">
                  <c:v>-17.2295341840014</c:v>
                </c:pt>
                <c:pt idx="2">
                  <c:v>-19.5505434928596</c:v>
                </c:pt>
                <c:pt idx="3">
                  <c:v>-30.3495995613086</c:v>
                </c:pt>
                <c:pt idx="4">
                  <c:v>-33.6735975544792</c:v>
                </c:pt>
                <c:pt idx="5">
                  <c:v>-23.0672343420671</c:v>
                </c:pt>
                <c:pt idx="6">
                  <c:v>-20.4758771323759</c:v>
                </c:pt>
                <c:pt idx="7">
                  <c:v>-21.4690108872483</c:v>
                </c:pt>
                <c:pt idx="8">
                  <c:v>-25.276752212552</c:v>
                </c:pt>
                <c:pt idx="9">
                  <c:v>-26.4878653900921</c:v>
                </c:pt>
                <c:pt idx="10">
                  <c:v>-26.5758106850597</c:v>
                </c:pt>
                <c:pt idx="11">
                  <c:v>-25.1848543850486</c:v>
                </c:pt>
                <c:pt idx="12">
                  <c:v>-23.7301021252639</c:v>
                </c:pt>
                <c:pt idx="13">
                  <c:v>-24.5734321666606</c:v>
                </c:pt>
                <c:pt idx="14">
                  <c:v>-27.4574734802743</c:v>
                </c:pt>
                <c:pt idx="15">
                  <c:v>-26.3408800033255</c:v>
                </c:pt>
                <c:pt idx="16">
                  <c:v>-24.5676689777374</c:v>
                </c:pt>
                <c:pt idx="17">
                  <c:v>-25.2751648746995</c:v>
                </c:pt>
                <c:pt idx="18">
                  <c:v>-24.0365826722723</c:v>
                </c:pt>
                <c:pt idx="19">
                  <c:v>-23.4741157499834</c:v>
                </c:pt>
                <c:pt idx="20">
                  <c:v>-24.3955715530308</c:v>
                </c:pt>
                <c:pt idx="21">
                  <c:v>-25.9356676133672</c:v>
                </c:pt>
                <c:pt idx="22">
                  <c:v>-24.6367334059997</c:v>
                </c:pt>
                <c:pt idx="23">
                  <c:v>-25.6691262445299</c:v>
                </c:pt>
                <c:pt idx="24">
                  <c:v>-27.0954704937723</c:v>
                </c:pt>
                <c:pt idx="25">
                  <c:v>-29.0780226411319</c:v>
                </c:pt>
                <c:pt idx="26">
                  <c:v>-28.8879067182307</c:v>
                </c:pt>
                <c:pt idx="27">
                  <c:v>-28.0323618561263</c:v>
                </c:pt>
                <c:pt idx="28">
                  <c:v>-27.9833041835096</c:v>
                </c:pt>
                <c:pt idx="29">
                  <c:v>-34.0301823307148</c:v>
                </c:pt>
                <c:pt idx="30">
                  <c:v>-33.4916835765685</c:v>
                </c:pt>
                <c:pt idx="31">
                  <c:v>-29.7865287204936</c:v>
                </c:pt>
                <c:pt idx="32">
                  <c:v>-31.4593520509527</c:v>
                </c:pt>
                <c:pt idx="33">
                  <c:v>-37.4467614069303</c:v>
                </c:pt>
                <c:pt idx="34">
                  <c:v>-39.5450783187795</c:v>
                </c:pt>
                <c:pt idx="35">
                  <c:v>-36.8540262840502</c:v>
                </c:pt>
                <c:pt idx="36">
                  <c:v>-35.1960906837586</c:v>
                </c:pt>
                <c:pt idx="37">
                  <c:v>-29.7268390963832</c:v>
                </c:pt>
                <c:pt idx="38">
                  <c:v>-27.4372800476024</c:v>
                </c:pt>
                <c:pt idx="39">
                  <c:v>-29.8921772654249</c:v>
                </c:pt>
                <c:pt idx="40">
                  <c:v>-31.9050989764693</c:v>
                </c:pt>
                <c:pt idx="41">
                  <c:v>-31.5789555963461</c:v>
                </c:pt>
                <c:pt idx="42">
                  <c:v>-38.5874488810343</c:v>
                </c:pt>
                <c:pt idx="43">
                  <c:v>-40.0897151017796</c:v>
                </c:pt>
                <c:pt idx="44">
                  <c:v>-33.3492035138801</c:v>
                </c:pt>
                <c:pt idx="45">
                  <c:v>-30.5893312161114</c:v>
                </c:pt>
                <c:pt idx="46">
                  <c:v>-36.2800449684083</c:v>
                </c:pt>
                <c:pt idx="47">
                  <c:v>-39.0899652954721</c:v>
                </c:pt>
                <c:pt idx="48">
                  <c:v>-37.9158081877618</c:v>
                </c:pt>
                <c:pt idx="49">
                  <c:v>-35.4090319067506</c:v>
                </c:pt>
                <c:pt idx="50">
                  <c:v>-42.8048807112395</c:v>
                </c:pt>
                <c:pt idx="51">
                  <c:v>-45.5176313095625</c:v>
                </c:pt>
                <c:pt idx="52">
                  <c:v>-46.194908222918</c:v>
                </c:pt>
                <c:pt idx="53">
                  <c:v>-45.3915427552719</c:v>
                </c:pt>
                <c:pt idx="54">
                  <c:v>-47.987422821498</c:v>
                </c:pt>
                <c:pt idx="55">
                  <c:v>-42.2346307820947</c:v>
                </c:pt>
                <c:pt idx="56">
                  <c:v>-34.4649424870731</c:v>
                </c:pt>
                <c:pt idx="57">
                  <c:v>-32.0942896381701</c:v>
                </c:pt>
                <c:pt idx="58">
                  <c:v>-31.9820277527065</c:v>
                </c:pt>
                <c:pt idx="59">
                  <c:v>-31.1966374897423</c:v>
                </c:pt>
                <c:pt idx="60">
                  <c:v>-31.3409568070836</c:v>
                </c:pt>
                <c:pt idx="61">
                  <c:v>-34.0797408487706</c:v>
                </c:pt>
                <c:pt idx="62">
                  <c:v>-37.0724107546643</c:v>
                </c:pt>
                <c:pt idx="63">
                  <c:v>-40.1795492138469</c:v>
                </c:pt>
                <c:pt idx="64">
                  <c:v>-41.2617179559825</c:v>
                </c:pt>
                <c:pt idx="65">
                  <c:v>-43.3939445647524</c:v>
                </c:pt>
                <c:pt idx="66">
                  <c:v>-46.228873906963</c:v>
                </c:pt>
                <c:pt idx="67">
                  <c:v>-46.2661106292803</c:v>
                </c:pt>
                <c:pt idx="68">
                  <c:v>-45.8340055015863</c:v>
                </c:pt>
                <c:pt idx="69">
                  <c:v>-45.1300563678537</c:v>
                </c:pt>
                <c:pt idx="70">
                  <c:v>-45.2733330618568</c:v>
                </c:pt>
                <c:pt idx="71">
                  <c:v>-45.8674315513885</c:v>
                </c:pt>
                <c:pt idx="72">
                  <c:v>-46.1969446869833</c:v>
                </c:pt>
                <c:pt idx="73">
                  <c:v>-46.5128803816668</c:v>
                </c:pt>
                <c:pt idx="74">
                  <c:v>-48.0615999520159</c:v>
                </c:pt>
                <c:pt idx="75">
                  <c:v>-48.149129071815</c:v>
                </c:pt>
                <c:pt idx="76">
                  <c:v>-46.2036421688579</c:v>
                </c:pt>
                <c:pt idx="77">
                  <c:v>-42.0434246946369</c:v>
                </c:pt>
                <c:pt idx="78">
                  <c:v>-39.3093713998954</c:v>
                </c:pt>
                <c:pt idx="79">
                  <c:v>-40.0522585500029</c:v>
                </c:pt>
                <c:pt idx="80">
                  <c:v>-42.4659222737273</c:v>
                </c:pt>
                <c:pt idx="81">
                  <c:v>-44.0797898608191</c:v>
                </c:pt>
                <c:pt idx="82">
                  <c:v>-43.2958483387222</c:v>
                </c:pt>
                <c:pt idx="83">
                  <c:v>-39.9256300022832</c:v>
                </c:pt>
                <c:pt idx="84">
                  <c:v>-38.1626111777967</c:v>
                </c:pt>
                <c:pt idx="85">
                  <c:v>-40.7708235253344</c:v>
                </c:pt>
                <c:pt idx="86">
                  <c:v>-40.6174251513545</c:v>
                </c:pt>
                <c:pt idx="87">
                  <c:v>-35.8522144043667</c:v>
                </c:pt>
                <c:pt idx="88">
                  <c:v>-26.9120780292561</c:v>
                </c:pt>
                <c:pt idx="89">
                  <c:v>-20.009026051878</c:v>
                </c:pt>
                <c:pt idx="90">
                  <c:v>-21.1206738485552</c:v>
                </c:pt>
                <c:pt idx="91">
                  <c:v>-22.7170081314319</c:v>
                </c:pt>
                <c:pt idx="92">
                  <c:v>-19.4851990036512</c:v>
                </c:pt>
                <c:pt idx="93">
                  <c:v>-13.5897852445969</c:v>
                </c:pt>
                <c:pt idx="94">
                  <c:v>-10.2536028894105</c:v>
                </c:pt>
                <c:pt idx="95">
                  <c:v>-7.54240272158271</c:v>
                </c:pt>
                <c:pt idx="96">
                  <c:v>3.56582373141488</c:v>
                </c:pt>
                <c:pt idx="97">
                  <c:v>-16.5538760717433</c:v>
                </c:pt>
                <c:pt idx="98">
                  <c:v>-51.0520531123802</c:v>
                </c:pt>
                <c:pt idx="99">
                  <c:v>-32.9044109320352</c:v>
                </c:pt>
                <c:pt idx="100">
                  <c:v>-30.0456609880802</c:v>
                </c:pt>
                <c:pt idx="101">
                  <c:v>-23.7611488849264</c:v>
                </c:pt>
                <c:pt idx="102">
                  <c:v>-20.891827368946</c:v>
                </c:pt>
                <c:pt idx="103">
                  <c:v>-16.900302618882</c:v>
                </c:pt>
                <c:pt idx="104">
                  <c:v>-14.7576166188495</c:v>
                </c:pt>
                <c:pt idx="105">
                  <c:v>-9.72022557184393</c:v>
                </c:pt>
                <c:pt idx="106">
                  <c:v>-1.88335980013976</c:v>
                </c:pt>
                <c:pt idx="107">
                  <c:v>1.07839373603134</c:v>
                </c:pt>
                <c:pt idx="108">
                  <c:v>5.17749032018552</c:v>
                </c:pt>
                <c:pt idx="109">
                  <c:v>6.90910705623223</c:v>
                </c:pt>
                <c:pt idx="110">
                  <c:v>7.55673634175051</c:v>
                </c:pt>
                <c:pt idx="111">
                  <c:v>9.24385314584194</c:v>
                </c:pt>
                <c:pt idx="112">
                  <c:v>10.3540998038149</c:v>
                </c:pt>
                <c:pt idx="113">
                  <c:v>10.0186472771648</c:v>
                </c:pt>
                <c:pt idx="114">
                  <c:v>9.65040919207587</c:v>
                </c:pt>
                <c:pt idx="115">
                  <c:v>9.40446316650169</c:v>
                </c:pt>
                <c:pt idx="116">
                  <c:v>9.25617566323182</c:v>
                </c:pt>
                <c:pt idx="117">
                  <c:v>7.39918259193081</c:v>
                </c:pt>
                <c:pt idx="118">
                  <c:v>3.72400516542931</c:v>
                </c:pt>
                <c:pt idx="119">
                  <c:v>0.764967320164723</c:v>
                </c:pt>
                <c:pt idx="120">
                  <c:v>-1.13640506270577</c:v>
                </c:pt>
                <c:pt idx="121">
                  <c:v>-2.51512834774578</c:v>
                </c:pt>
                <c:pt idx="122">
                  <c:v>-4.82449607488681</c:v>
                </c:pt>
                <c:pt idx="123">
                  <c:v>-7.41892985343759</c:v>
                </c:pt>
                <c:pt idx="124">
                  <c:v>-12.4901098251505</c:v>
                </c:pt>
                <c:pt idx="125">
                  <c:v>-17.5336730769595</c:v>
                </c:pt>
                <c:pt idx="126">
                  <c:v>-17.9459906015516</c:v>
                </c:pt>
                <c:pt idx="127">
                  <c:v>-19.4679449892632</c:v>
                </c:pt>
                <c:pt idx="128">
                  <c:v>-27.686756988294</c:v>
                </c:pt>
                <c:pt idx="129">
                  <c:v>-38.2667293877343</c:v>
                </c:pt>
                <c:pt idx="130">
                  <c:v>-55.3764857216463</c:v>
                </c:pt>
                <c:pt idx="131">
                  <c:v>-59.4221559844071</c:v>
                </c:pt>
                <c:pt idx="132">
                  <c:v>-64.3897055051203</c:v>
                </c:pt>
                <c:pt idx="133">
                  <c:v>-43.102553240505</c:v>
                </c:pt>
                <c:pt idx="134">
                  <c:v>-26.954122796735</c:v>
                </c:pt>
                <c:pt idx="135">
                  <c:v>-22.6650091431513</c:v>
                </c:pt>
                <c:pt idx="136">
                  <c:v>-22.7984703548199</c:v>
                </c:pt>
                <c:pt idx="137">
                  <c:v>-23.2096108858223</c:v>
                </c:pt>
                <c:pt idx="138">
                  <c:v>-18.533044033319</c:v>
                </c:pt>
                <c:pt idx="139">
                  <c:v>-13.0808399069762</c:v>
                </c:pt>
                <c:pt idx="140">
                  <c:v>-12.7376494589856</c:v>
                </c:pt>
                <c:pt idx="141">
                  <c:v>-14.1149444941243</c:v>
                </c:pt>
                <c:pt idx="142">
                  <c:v>-15.150329609718</c:v>
                </c:pt>
                <c:pt idx="143">
                  <c:v>-16.0873419758369</c:v>
                </c:pt>
                <c:pt idx="144">
                  <c:v>-15.1905323162142</c:v>
                </c:pt>
                <c:pt idx="145">
                  <c:v>-14.9591430813031</c:v>
                </c:pt>
                <c:pt idx="146">
                  <c:v>-15.2554238570083</c:v>
                </c:pt>
                <c:pt idx="147">
                  <c:v>-18.0092591640247</c:v>
                </c:pt>
                <c:pt idx="148">
                  <c:v>-24.9638304368489</c:v>
                </c:pt>
                <c:pt idx="149">
                  <c:v>-25.4058593580838</c:v>
                </c:pt>
                <c:pt idx="150">
                  <c:v>-22.6517429329053</c:v>
                </c:pt>
                <c:pt idx="151">
                  <c:v>-21.3664616206303</c:v>
                </c:pt>
                <c:pt idx="152">
                  <c:v>-21.2219181340316</c:v>
                </c:pt>
                <c:pt idx="153">
                  <c:v>-16.1071261366306</c:v>
                </c:pt>
                <c:pt idx="154">
                  <c:v>-7.4886159114188</c:v>
                </c:pt>
                <c:pt idx="155">
                  <c:v>-0.595204340892667</c:v>
                </c:pt>
                <c:pt idx="156">
                  <c:v>6.97236312726577</c:v>
                </c:pt>
                <c:pt idx="157">
                  <c:v>13.5280410138872</c:v>
                </c:pt>
                <c:pt idx="158">
                  <c:v>10.6376396926537</c:v>
                </c:pt>
                <c:pt idx="159">
                  <c:v>9.72071813764493</c:v>
                </c:pt>
                <c:pt idx="160">
                  <c:v>4.6774297425864</c:v>
                </c:pt>
                <c:pt idx="161">
                  <c:v>-1.6626024726775</c:v>
                </c:pt>
                <c:pt idx="162">
                  <c:v>-54.7732231521644</c:v>
                </c:pt>
                <c:pt idx="163">
                  <c:v>-23.7625441568</c:v>
                </c:pt>
                <c:pt idx="164">
                  <c:v>-33.0228587548944</c:v>
                </c:pt>
                <c:pt idx="165">
                  <c:v>-28.6377653743403</c:v>
                </c:pt>
                <c:pt idx="166">
                  <c:v>-24.1513405869538</c:v>
                </c:pt>
                <c:pt idx="167">
                  <c:v>-20.9527447983405</c:v>
                </c:pt>
                <c:pt idx="168">
                  <c:v>-16.5409872945824</c:v>
                </c:pt>
                <c:pt idx="169">
                  <c:v>-12.3937688746125</c:v>
                </c:pt>
                <c:pt idx="170">
                  <c:v>-8.25032098765487</c:v>
                </c:pt>
                <c:pt idx="171">
                  <c:v>-4.2048563493209</c:v>
                </c:pt>
                <c:pt idx="172">
                  <c:v>1.38273628540295</c:v>
                </c:pt>
                <c:pt idx="173">
                  <c:v>6.60900488057574</c:v>
                </c:pt>
                <c:pt idx="174">
                  <c:v>8.16690760928706</c:v>
                </c:pt>
                <c:pt idx="175">
                  <c:v>6.68397134924417</c:v>
                </c:pt>
                <c:pt idx="176">
                  <c:v>7.2299061571739</c:v>
                </c:pt>
                <c:pt idx="177">
                  <c:v>7.29511367895367</c:v>
                </c:pt>
                <c:pt idx="178">
                  <c:v>7.93771434472175</c:v>
                </c:pt>
                <c:pt idx="179">
                  <c:v>8.405190593929</c:v>
                </c:pt>
                <c:pt idx="180">
                  <c:v>8.77874929865798</c:v>
                </c:pt>
                <c:pt idx="181">
                  <c:v>7.98032642540474</c:v>
                </c:pt>
                <c:pt idx="182">
                  <c:v>6.67557676446825</c:v>
                </c:pt>
                <c:pt idx="183">
                  <c:v>4.74347800254649</c:v>
                </c:pt>
                <c:pt idx="184">
                  <c:v>2.40133508140892</c:v>
                </c:pt>
                <c:pt idx="185">
                  <c:v>-0.639382203449348</c:v>
                </c:pt>
                <c:pt idx="186">
                  <c:v>-5.80272289705134</c:v>
                </c:pt>
                <c:pt idx="187">
                  <c:v>-9.41931885573997</c:v>
                </c:pt>
                <c:pt idx="188">
                  <c:v>-10.6678955208579</c:v>
                </c:pt>
                <c:pt idx="189">
                  <c:v>-15.0271579748495</c:v>
                </c:pt>
                <c:pt idx="190">
                  <c:v>-18.6187658926669</c:v>
                </c:pt>
                <c:pt idx="191">
                  <c:v>-20.1229806942922</c:v>
                </c:pt>
                <c:pt idx="192">
                  <c:v>-23.4479901618551</c:v>
                </c:pt>
                <c:pt idx="193">
                  <c:v>-35.6290542183588</c:v>
                </c:pt>
                <c:pt idx="194">
                  <c:v>-46.9577576209598</c:v>
                </c:pt>
                <c:pt idx="195">
                  <c:v>-63.7535326318707</c:v>
                </c:pt>
                <c:pt idx="196">
                  <c:v>-71.1181986950192</c:v>
                </c:pt>
                <c:pt idx="197">
                  <c:v>-45.8301900795683</c:v>
                </c:pt>
                <c:pt idx="198">
                  <c:v>-36.322019338195</c:v>
                </c:pt>
                <c:pt idx="199">
                  <c:v>-34.1789245871274</c:v>
                </c:pt>
                <c:pt idx="200">
                  <c:v>-31.0196784834508</c:v>
                </c:pt>
                <c:pt idx="201">
                  <c:v>-24.263830977422</c:v>
                </c:pt>
                <c:pt idx="202">
                  <c:v>-18.9138888270903</c:v>
                </c:pt>
                <c:pt idx="203">
                  <c:v>-15.1069245516437</c:v>
                </c:pt>
                <c:pt idx="204">
                  <c:v>-14.7699819340682</c:v>
                </c:pt>
                <c:pt idx="205">
                  <c:v>-18.6805678008425</c:v>
                </c:pt>
                <c:pt idx="206">
                  <c:v>-21.0328374046894</c:v>
                </c:pt>
                <c:pt idx="207">
                  <c:v>-19.6083862721642</c:v>
                </c:pt>
                <c:pt idx="208">
                  <c:v>-20.07964803187</c:v>
                </c:pt>
                <c:pt idx="209">
                  <c:v>-21.5257303223711</c:v>
                </c:pt>
                <c:pt idx="210">
                  <c:v>-23.0457763042507</c:v>
                </c:pt>
                <c:pt idx="211">
                  <c:v>-25.1363571548256</c:v>
                </c:pt>
                <c:pt idx="212">
                  <c:v>-26.1877145133118</c:v>
                </c:pt>
                <c:pt idx="213">
                  <c:v>-24.1791342565992</c:v>
                </c:pt>
                <c:pt idx="214">
                  <c:v>-19.1445682919677</c:v>
                </c:pt>
                <c:pt idx="215">
                  <c:v>-13.6798090562597</c:v>
                </c:pt>
                <c:pt idx="216">
                  <c:v>-11.0975552946048</c:v>
                </c:pt>
                <c:pt idx="217">
                  <c:v>-12.7277578145236</c:v>
                </c:pt>
                <c:pt idx="218">
                  <c:v>-10.3354960377735</c:v>
                </c:pt>
                <c:pt idx="219">
                  <c:v>-4.78775863602571</c:v>
                </c:pt>
                <c:pt idx="220">
                  <c:v>-1.26235629603588</c:v>
                </c:pt>
                <c:pt idx="221">
                  <c:v>3.54773861686223</c:v>
                </c:pt>
                <c:pt idx="222">
                  <c:v>10.548232261908</c:v>
                </c:pt>
                <c:pt idx="223">
                  <c:v>-0.186456372737208</c:v>
                </c:pt>
                <c:pt idx="224">
                  <c:v>-12.330363444775</c:v>
                </c:pt>
                <c:pt idx="225">
                  <c:v>-22.5032416038964</c:v>
                </c:pt>
                <c:pt idx="226">
                  <c:v>-44.6555352184896</c:v>
                </c:pt>
                <c:pt idx="227">
                  <c:v>-70.4611216099217</c:v>
                </c:pt>
                <c:pt idx="228">
                  <c:v>-60.1612592428269</c:v>
                </c:pt>
                <c:pt idx="229">
                  <c:v>-53.0804456504308</c:v>
                </c:pt>
                <c:pt idx="230">
                  <c:v>-45.0229085809994</c:v>
                </c:pt>
                <c:pt idx="231">
                  <c:v>-35.6991041669169</c:v>
                </c:pt>
                <c:pt idx="232">
                  <c:v>-26.3555874015508</c:v>
                </c:pt>
                <c:pt idx="233">
                  <c:v>-17.1420694362776</c:v>
                </c:pt>
                <c:pt idx="234">
                  <c:v>-11.737112742571</c:v>
                </c:pt>
                <c:pt idx="235">
                  <c:v>-8.4297759827264</c:v>
                </c:pt>
                <c:pt idx="236">
                  <c:v>-5.1285857641898</c:v>
                </c:pt>
                <c:pt idx="237">
                  <c:v>-2.7448633779122</c:v>
                </c:pt>
                <c:pt idx="238">
                  <c:v>0.00171148053295292</c:v>
                </c:pt>
                <c:pt idx="239">
                  <c:v>3.32685228550281</c:v>
                </c:pt>
                <c:pt idx="240">
                  <c:v>6.04188642528357</c:v>
                </c:pt>
                <c:pt idx="241">
                  <c:v>5.50016462648434</c:v>
                </c:pt>
                <c:pt idx="242">
                  <c:v>5.0521982642199</c:v>
                </c:pt>
                <c:pt idx="243">
                  <c:v>4.92705017298027</c:v>
                </c:pt>
                <c:pt idx="244">
                  <c:v>5.30935643452203</c:v>
                </c:pt>
                <c:pt idx="245">
                  <c:v>4.0036676892579</c:v>
                </c:pt>
                <c:pt idx="246">
                  <c:v>1.23296820107025</c:v>
                </c:pt>
                <c:pt idx="247">
                  <c:v>-0.971113236474214</c:v>
                </c:pt>
                <c:pt idx="248">
                  <c:v>-1.65151689159712</c:v>
                </c:pt>
                <c:pt idx="249">
                  <c:v>-3.26228016817263</c:v>
                </c:pt>
                <c:pt idx="250">
                  <c:v>-5.56954218032369</c:v>
                </c:pt>
                <c:pt idx="251">
                  <c:v>-6.86820872976719</c:v>
                </c:pt>
                <c:pt idx="252">
                  <c:v>-12.0061979125113</c:v>
                </c:pt>
                <c:pt idx="253">
                  <c:v>-17.9820045609485</c:v>
                </c:pt>
                <c:pt idx="254">
                  <c:v>-24.0022171822922</c:v>
                </c:pt>
                <c:pt idx="255">
                  <c:v>-34.1934772287292</c:v>
                </c:pt>
                <c:pt idx="256">
                  <c:v>-53.4703994901047</c:v>
                </c:pt>
                <c:pt idx="257">
                  <c:v>-79.898835602785</c:v>
                </c:pt>
                <c:pt idx="258">
                  <c:v>-73.2286123547363</c:v>
                </c:pt>
                <c:pt idx="259">
                  <c:v>-69.3253573016831</c:v>
                </c:pt>
                <c:pt idx="260">
                  <c:v>-57.5456282172322</c:v>
                </c:pt>
                <c:pt idx="261">
                  <c:v>-44.3526050681087</c:v>
                </c:pt>
                <c:pt idx="262">
                  <c:v>-34.3314167606335</c:v>
                </c:pt>
                <c:pt idx="263">
                  <c:v>-31.5600301800376</c:v>
                </c:pt>
                <c:pt idx="264">
                  <c:v>-35.5094752423804</c:v>
                </c:pt>
                <c:pt idx="265">
                  <c:v>-36.146916505176</c:v>
                </c:pt>
                <c:pt idx="266">
                  <c:v>-36.10551737781</c:v>
                </c:pt>
                <c:pt idx="267">
                  <c:v>-35.6679215220614</c:v>
                </c:pt>
                <c:pt idx="268">
                  <c:v>-37.1320955338062</c:v>
                </c:pt>
                <c:pt idx="269">
                  <c:v>-36.8315809298747</c:v>
                </c:pt>
                <c:pt idx="270">
                  <c:v>-35.8988060797837</c:v>
                </c:pt>
                <c:pt idx="271">
                  <c:v>-37.9295805988694</c:v>
                </c:pt>
                <c:pt idx="272">
                  <c:v>-42.5176478737075</c:v>
                </c:pt>
                <c:pt idx="273">
                  <c:v>-46.1664327113965</c:v>
                </c:pt>
                <c:pt idx="274">
                  <c:v>-46.134148456223</c:v>
                </c:pt>
                <c:pt idx="275">
                  <c:v>-41.5621186123969</c:v>
                </c:pt>
                <c:pt idx="276">
                  <c:v>-37.9443892813184</c:v>
                </c:pt>
                <c:pt idx="277">
                  <c:v>-37.5434649796059</c:v>
                </c:pt>
                <c:pt idx="278">
                  <c:v>-40.7440351883452</c:v>
                </c:pt>
                <c:pt idx="279">
                  <c:v>-42.2681096092382</c:v>
                </c:pt>
                <c:pt idx="280">
                  <c:v>-32.2007084331592</c:v>
                </c:pt>
                <c:pt idx="281">
                  <c:v>-19.608928576035</c:v>
                </c:pt>
                <c:pt idx="282">
                  <c:v>-12.6135620206965</c:v>
                </c:pt>
                <c:pt idx="283">
                  <c:v>-8.17902677315578</c:v>
                </c:pt>
                <c:pt idx="284">
                  <c:v>-19.0207199111401</c:v>
                </c:pt>
                <c:pt idx="285">
                  <c:v>-32.3084786525512</c:v>
                </c:pt>
                <c:pt idx="286">
                  <c:v>-37.6603724766161</c:v>
                </c:pt>
                <c:pt idx="287">
                  <c:v>-58.0505733741365</c:v>
                </c:pt>
                <c:pt idx="288">
                  <c:v>-64.0216630560777</c:v>
                </c:pt>
                <c:pt idx="289">
                  <c:v>-55.6140270299457</c:v>
                </c:pt>
                <c:pt idx="290">
                  <c:v>-49.1395241362801</c:v>
                </c:pt>
                <c:pt idx="291">
                  <c:v>-41.3101895367469</c:v>
                </c:pt>
                <c:pt idx="292">
                  <c:v>-34.6112852227456</c:v>
                </c:pt>
                <c:pt idx="293">
                  <c:v>-30.6150188455141</c:v>
                </c:pt>
                <c:pt idx="294">
                  <c:v>-27.8470277213574</c:v>
                </c:pt>
                <c:pt idx="295">
                  <c:v>-25.1201170605746</c:v>
                </c:pt>
                <c:pt idx="296">
                  <c:v>-21.7159457909725</c:v>
                </c:pt>
                <c:pt idx="297">
                  <c:v>-18.7804495917194</c:v>
                </c:pt>
                <c:pt idx="298">
                  <c:v>-16.1145054467722</c:v>
                </c:pt>
                <c:pt idx="299">
                  <c:v>-13.619282778786</c:v>
                </c:pt>
                <c:pt idx="300">
                  <c:v>-11.7782753701945</c:v>
                </c:pt>
                <c:pt idx="301">
                  <c:v>-9.1932730362861</c:v>
                </c:pt>
                <c:pt idx="302">
                  <c:v>-7.52083671591307</c:v>
                </c:pt>
                <c:pt idx="303">
                  <c:v>-7.59309348014689</c:v>
                </c:pt>
                <c:pt idx="304">
                  <c:v>-7.22759225441926</c:v>
                </c:pt>
                <c:pt idx="305">
                  <c:v>-6.86790423757637</c:v>
                </c:pt>
                <c:pt idx="306">
                  <c:v>-6.79874818140481</c:v>
                </c:pt>
                <c:pt idx="307">
                  <c:v>-6.6374355508014</c:v>
                </c:pt>
                <c:pt idx="308">
                  <c:v>-5.96334810757656</c:v>
                </c:pt>
                <c:pt idx="309">
                  <c:v>-5.7086082658893</c:v>
                </c:pt>
                <c:pt idx="310">
                  <c:v>-7.41081275926722</c:v>
                </c:pt>
                <c:pt idx="311">
                  <c:v>-9.79186111820642</c:v>
                </c:pt>
                <c:pt idx="312">
                  <c:v>-11.0141561269681</c:v>
                </c:pt>
                <c:pt idx="313">
                  <c:v>-12.9766402366152</c:v>
                </c:pt>
                <c:pt idx="314">
                  <c:v>-17.1264179491205</c:v>
                </c:pt>
                <c:pt idx="315">
                  <c:v>-19.2826952308464</c:v>
                </c:pt>
                <c:pt idx="316">
                  <c:v>-23.6207806262604</c:v>
                </c:pt>
                <c:pt idx="317">
                  <c:v>-30.9403898587906</c:v>
                </c:pt>
                <c:pt idx="318">
                  <c:v>-39.6054044691874</c:v>
                </c:pt>
                <c:pt idx="319">
                  <c:v>-62.6685677404493</c:v>
                </c:pt>
                <c:pt idx="320">
                  <c:v>-64.9515670512332</c:v>
                </c:pt>
                <c:pt idx="321">
                  <c:v>-54.9233353241459</c:v>
                </c:pt>
                <c:pt idx="322">
                  <c:v>-52.8416164871536</c:v>
                </c:pt>
                <c:pt idx="323">
                  <c:v>-43.0306521911262</c:v>
                </c:pt>
                <c:pt idx="324">
                  <c:v>-30.3385417352248</c:v>
                </c:pt>
                <c:pt idx="325">
                  <c:v>-23.5286084155999</c:v>
                </c:pt>
                <c:pt idx="326">
                  <c:v>-23.3996394481956</c:v>
                </c:pt>
                <c:pt idx="327">
                  <c:v>-23.165605777604</c:v>
                </c:pt>
                <c:pt idx="328">
                  <c:v>-22.6485735248172</c:v>
                </c:pt>
                <c:pt idx="329">
                  <c:v>-20.9982643840683</c:v>
                </c:pt>
                <c:pt idx="330">
                  <c:v>-19.4919017123561</c:v>
                </c:pt>
                <c:pt idx="331">
                  <c:v>-23.1269370151337</c:v>
                </c:pt>
                <c:pt idx="332">
                  <c:v>-25.9051585483535</c:v>
                </c:pt>
                <c:pt idx="333">
                  <c:v>-26.9224844653258</c:v>
                </c:pt>
                <c:pt idx="334">
                  <c:v>-28.8494402835952</c:v>
                </c:pt>
                <c:pt idx="335">
                  <c:v>-33.9879789541396</c:v>
                </c:pt>
                <c:pt idx="336">
                  <c:v>-36.2717434011632</c:v>
                </c:pt>
                <c:pt idx="337">
                  <c:v>-33.1911966827722</c:v>
                </c:pt>
                <c:pt idx="338">
                  <c:v>-23.0649957131896</c:v>
                </c:pt>
                <c:pt idx="339">
                  <c:v>-16.624233251914</c:v>
                </c:pt>
                <c:pt idx="340">
                  <c:v>-15.2394650246632</c:v>
                </c:pt>
                <c:pt idx="341">
                  <c:v>-17.0691894918352</c:v>
                </c:pt>
                <c:pt idx="342">
                  <c:v>-14.7297451810089</c:v>
                </c:pt>
                <c:pt idx="343">
                  <c:v>-11.6404814150229</c:v>
                </c:pt>
                <c:pt idx="344">
                  <c:v>-10.5356672785533</c:v>
                </c:pt>
                <c:pt idx="345">
                  <c:v>-7.78573976382831</c:v>
                </c:pt>
                <c:pt idx="346">
                  <c:v>-15.4990295707863</c:v>
                </c:pt>
                <c:pt idx="347">
                  <c:v>-21.4895224153023</c:v>
                </c:pt>
                <c:pt idx="348">
                  <c:v>-30.5811781707501</c:v>
                </c:pt>
                <c:pt idx="349">
                  <c:v>-48.6935809895812</c:v>
                </c:pt>
                <c:pt idx="350">
                  <c:v>-69.4874532287562</c:v>
                </c:pt>
                <c:pt idx="351">
                  <c:v>-47.3772166353289</c:v>
                </c:pt>
                <c:pt idx="352">
                  <c:v>-34.4370021031846</c:v>
                </c:pt>
                <c:pt idx="353">
                  <c:v>-26.6524079383247</c:v>
                </c:pt>
                <c:pt idx="354">
                  <c:v>-22.3902473656637</c:v>
                </c:pt>
                <c:pt idx="355">
                  <c:v>-18.740316886493</c:v>
                </c:pt>
                <c:pt idx="356">
                  <c:v>-14.204915679088</c:v>
                </c:pt>
                <c:pt idx="357">
                  <c:v>-9.70338761453346</c:v>
                </c:pt>
                <c:pt idx="358">
                  <c:v>-8.20122818469412</c:v>
                </c:pt>
                <c:pt idx="359">
                  <c:v>-8.8461845635719</c:v>
                </c:pt>
                <c:pt idx="360">
                  <c:v>-8.08255882388689</c:v>
                </c:pt>
                <c:pt idx="361">
                  <c:v>-9.54961619361643</c:v>
                </c:pt>
                <c:pt idx="362">
                  <c:v>-12.1826170696365</c:v>
                </c:pt>
                <c:pt idx="363">
                  <c:v>-14.4277882305508</c:v>
                </c:pt>
                <c:pt idx="364">
                  <c:v>-15.3035680800084</c:v>
                </c:pt>
                <c:pt idx="365">
                  <c:v>-14.0908742051975</c:v>
                </c:pt>
                <c:pt idx="366">
                  <c:v>-11.9878895618018</c:v>
                </c:pt>
                <c:pt idx="367">
                  <c:v>-11.7161934600046</c:v>
                </c:pt>
                <c:pt idx="368">
                  <c:v>-10.9696779080557</c:v>
                </c:pt>
                <c:pt idx="369">
                  <c:v>-10.4423325123154</c:v>
                </c:pt>
                <c:pt idx="370">
                  <c:v>-9.80941202667074</c:v>
                </c:pt>
                <c:pt idx="371">
                  <c:v>-10.6133716212287</c:v>
                </c:pt>
                <c:pt idx="372">
                  <c:v>-12.8026893305378</c:v>
                </c:pt>
                <c:pt idx="373">
                  <c:v>-17.7255769797119</c:v>
                </c:pt>
                <c:pt idx="374">
                  <c:v>-22.4486849582364</c:v>
                </c:pt>
                <c:pt idx="375">
                  <c:v>-28.9518818542707</c:v>
                </c:pt>
                <c:pt idx="376">
                  <c:v>-34.5060359922194</c:v>
                </c:pt>
                <c:pt idx="377">
                  <c:v>-42.6478351053619</c:v>
                </c:pt>
                <c:pt idx="378">
                  <c:v>-49.3544193824421</c:v>
                </c:pt>
                <c:pt idx="379">
                  <c:v>-60.2457585535114</c:v>
                </c:pt>
                <c:pt idx="380">
                  <c:v>-82.1406993819849</c:v>
                </c:pt>
                <c:pt idx="381">
                  <c:v>-63.6009948278067</c:v>
                </c:pt>
                <c:pt idx="382">
                  <c:v>-44.3070864440164</c:v>
                </c:pt>
                <c:pt idx="383">
                  <c:v>-37.7364074755006</c:v>
                </c:pt>
                <c:pt idx="384">
                  <c:v>-33.9902853156695</c:v>
                </c:pt>
                <c:pt idx="385">
                  <c:v>-24.4645709335601</c:v>
                </c:pt>
                <c:pt idx="386">
                  <c:v>-19.2311386663959</c:v>
                </c:pt>
                <c:pt idx="387">
                  <c:v>-21.9271359923428</c:v>
                </c:pt>
                <c:pt idx="388">
                  <c:v>-23.1957908914598</c:v>
                </c:pt>
                <c:pt idx="389">
                  <c:v>-16.7093387889873</c:v>
                </c:pt>
                <c:pt idx="390">
                  <c:v>-16.597836910579</c:v>
                </c:pt>
                <c:pt idx="391">
                  <c:v>-29.9337225551375</c:v>
                </c:pt>
                <c:pt idx="392">
                  <c:v>-34.6681436151431</c:v>
                </c:pt>
                <c:pt idx="393">
                  <c:v>-31.8390749347948</c:v>
                </c:pt>
                <c:pt idx="394">
                  <c:v>-27.2246340107993</c:v>
                </c:pt>
                <c:pt idx="395">
                  <c:v>-23.5310305105517</c:v>
                </c:pt>
                <c:pt idx="396">
                  <c:v>-27.9656923665197</c:v>
                </c:pt>
                <c:pt idx="397">
                  <c:v>-26.4104598226554</c:v>
                </c:pt>
                <c:pt idx="398">
                  <c:v>-22.2364246566054</c:v>
                </c:pt>
                <c:pt idx="399">
                  <c:v>-23.4780030302556</c:v>
                </c:pt>
                <c:pt idx="400">
                  <c:v>-22.8181896383004</c:v>
                </c:pt>
                <c:pt idx="401">
                  <c:v>-27.2847240226574</c:v>
                </c:pt>
                <c:pt idx="402">
                  <c:v>-33.2596586978158</c:v>
                </c:pt>
                <c:pt idx="403">
                  <c:v>-41.3880405074069</c:v>
                </c:pt>
                <c:pt idx="404">
                  <c:v>-45.6054069288023</c:v>
                </c:pt>
                <c:pt idx="405">
                  <c:v>-37.1766792645482</c:v>
                </c:pt>
                <c:pt idx="406">
                  <c:v>-36.6071101936266</c:v>
                </c:pt>
                <c:pt idx="407">
                  <c:v>-46.2869175541456</c:v>
                </c:pt>
                <c:pt idx="408">
                  <c:v>-45.8659740385272</c:v>
                </c:pt>
                <c:pt idx="409">
                  <c:v>-33.2224613082855</c:v>
                </c:pt>
                <c:pt idx="410">
                  <c:v>-33.6875872360446</c:v>
                </c:pt>
                <c:pt idx="411">
                  <c:v>-52.3713643781771</c:v>
                </c:pt>
                <c:pt idx="412">
                  <c:v>-40.2165799142627</c:v>
                </c:pt>
                <c:pt idx="413">
                  <c:v>-31.7726302017961</c:v>
                </c:pt>
                <c:pt idx="414">
                  <c:v>-28.8483266742987</c:v>
                </c:pt>
                <c:pt idx="415">
                  <c:v>-49.8863629286936</c:v>
                </c:pt>
                <c:pt idx="416">
                  <c:v>-52.8642814364653</c:v>
                </c:pt>
                <c:pt idx="417">
                  <c:v>-46.3176373442122</c:v>
                </c:pt>
                <c:pt idx="418">
                  <c:v>-41.509980655178</c:v>
                </c:pt>
                <c:pt idx="419">
                  <c:v>-46.8982391671505</c:v>
                </c:pt>
                <c:pt idx="420">
                  <c:v>-36.9257124996532</c:v>
                </c:pt>
                <c:pt idx="421">
                  <c:v>-28.9021512596881</c:v>
                </c:pt>
                <c:pt idx="422">
                  <c:v>-28.9788621888371</c:v>
                </c:pt>
                <c:pt idx="423">
                  <c:v>-27.9442309013075</c:v>
                </c:pt>
                <c:pt idx="424">
                  <c:v>-25.594297359632</c:v>
                </c:pt>
                <c:pt idx="425">
                  <c:v>-19.2428569175543</c:v>
                </c:pt>
                <c:pt idx="426">
                  <c:v>-16.4920579111381</c:v>
                </c:pt>
                <c:pt idx="427">
                  <c:v>-20.7022027854435</c:v>
                </c:pt>
                <c:pt idx="428">
                  <c:v>-14.4922745829395</c:v>
                </c:pt>
                <c:pt idx="429">
                  <c:v>-16.8342017755641</c:v>
                </c:pt>
                <c:pt idx="430">
                  <c:v>-15.5895729302643</c:v>
                </c:pt>
                <c:pt idx="431">
                  <c:v>-14.6932732079049</c:v>
                </c:pt>
                <c:pt idx="432">
                  <c:v>-16.3380537899261</c:v>
                </c:pt>
                <c:pt idx="433">
                  <c:v>-15.1675464462767</c:v>
                </c:pt>
                <c:pt idx="434">
                  <c:v>-12.4958674192378</c:v>
                </c:pt>
                <c:pt idx="435">
                  <c:v>-13.9193253053156</c:v>
                </c:pt>
                <c:pt idx="436">
                  <c:v>-15.9974648256635</c:v>
                </c:pt>
                <c:pt idx="437">
                  <c:v>-15.9009504527559</c:v>
                </c:pt>
                <c:pt idx="438">
                  <c:v>-15.5498710774775</c:v>
                </c:pt>
                <c:pt idx="439">
                  <c:v>-16.7383370571607</c:v>
                </c:pt>
                <c:pt idx="440">
                  <c:v>-16.0457744380907</c:v>
                </c:pt>
                <c:pt idx="441">
                  <c:v>-16.500113189407</c:v>
                </c:pt>
                <c:pt idx="442">
                  <c:v>-18.3928193535868</c:v>
                </c:pt>
                <c:pt idx="443">
                  <c:v>-18.3374010533526</c:v>
                </c:pt>
                <c:pt idx="444">
                  <c:v>-16.8071130310914</c:v>
                </c:pt>
                <c:pt idx="445">
                  <c:v>-15.6818012822678</c:v>
                </c:pt>
                <c:pt idx="446">
                  <c:v>-15.677874528198</c:v>
                </c:pt>
                <c:pt idx="447">
                  <c:v>-15.753952804274</c:v>
                </c:pt>
                <c:pt idx="448">
                  <c:v>-15.7565408131784</c:v>
                </c:pt>
              </c:numCache>
            </c:numRef>
          </c:val>
          <c:smooth val="0"/>
        </c:ser>
        <c:ser>
          <c:idx val="2"/>
          <c:order val="2"/>
          <c:tx>
            <c:strRef>
              <c:f>'[action2 5 times accele.csv]action2 5 times accele'!$L$1</c:f>
              <c:strCache>
                <c:ptCount val="1"/>
                <c:pt idx="0">
                  <c:v>Z-accel</c:v>
                </c:pt>
              </c:strCache>
            </c:strRef>
          </c:tx>
          <c:spPr>
            <a:ln w="28575" cap="rnd">
              <a:solidFill>
                <a:schemeClr val="accent3"/>
              </a:solidFill>
              <a:round/>
            </a:ln>
            <a:effectLst/>
          </c:spPr>
          <c:marker>
            <c:symbol val="none"/>
          </c:marker>
          <c:dLbls>
            <c:delete val="1"/>
          </c:dLbls>
          <c:val>
            <c:numRef>
              <c:f>'[action2 5 times accele.csv]action2 5 times accele'!$L$2:$L$450</c:f>
              <c:numCache>
                <c:formatCode>General</c:formatCode>
                <c:ptCount val="449"/>
                <c:pt idx="0">
                  <c:v>-62.0748425171862</c:v>
                </c:pt>
                <c:pt idx="1">
                  <c:v>-67.3009459589669</c:v>
                </c:pt>
                <c:pt idx="2">
                  <c:v>-66.9585572812403</c:v>
                </c:pt>
                <c:pt idx="3">
                  <c:v>-54.3386932628677</c:v>
                </c:pt>
                <c:pt idx="4">
                  <c:v>-48.4388864473572</c:v>
                </c:pt>
                <c:pt idx="5">
                  <c:v>-61.9137652773532</c:v>
                </c:pt>
                <c:pt idx="6">
                  <c:v>-64.2052896523132</c:v>
                </c:pt>
                <c:pt idx="7">
                  <c:v>-62.9681644293505</c:v>
                </c:pt>
                <c:pt idx="8">
                  <c:v>-59.3079207889402</c:v>
                </c:pt>
                <c:pt idx="9">
                  <c:v>-60.1050763810142</c:v>
                </c:pt>
                <c:pt idx="10">
                  <c:v>-60.1142213253058</c:v>
                </c:pt>
                <c:pt idx="11">
                  <c:v>-59.2548678325049</c:v>
                </c:pt>
                <c:pt idx="12">
                  <c:v>-59.7104638633925</c:v>
                </c:pt>
                <c:pt idx="13">
                  <c:v>-60.0168755923705</c:v>
                </c:pt>
                <c:pt idx="14">
                  <c:v>-59.369523541627</c:v>
                </c:pt>
                <c:pt idx="15">
                  <c:v>-61.0764129144631</c:v>
                </c:pt>
                <c:pt idx="16">
                  <c:v>-60.5440960663908</c:v>
                </c:pt>
                <c:pt idx="17">
                  <c:v>-54.0146908081679</c:v>
                </c:pt>
                <c:pt idx="18">
                  <c:v>-47.5781572933599</c:v>
                </c:pt>
                <c:pt idx="19">
                  <c:v>-53.738902887734</c:v>
                </c:pt>
                <c:pt idx="20">
                  <c:v>-63.9749959069308</c:v>
                </c:pt>
                <c:pt idx="21">
                  <c:v>-63.8343890096523</c:v>
                </c:pt>
                <c:pt idx="22">
                  <c:v>-62.0168612079197</c:v>
                </c:pt>
                <c:pt idx="23">
                  <c:v>-54.6093636214069</c:v>
                </c:pt>
                <c:pt idx="24">
                  <c:v>-53.2465157066694</c:v>
                </c:pt>
                <c:pt idx="25">
                  <c:v>-57.0284964793917</c:v>
                </c:pt>
                <c:pt idx="26">
                  <c:v>-58.92104956129</c:v>
                </c:pt>
                <c:pt idx="27">
                  <c:v>-60.3207494688021</c:v>
                </c:pt>
                <c:pt idx="28">
                  <c:v>-58.586448073475</c:v>
                </c:pt>
                <c:pt idx="29">
                  <c:v>-53.6141397881637</c:v>
                </c:pt>
                <c:pt idx="30">
                  <c:v>-55.2243812206025</c:v>
                </c:pt>
                <c:pt idx="31">
                  <c:v>-59.6692148423471</c:v>
                </c:pt>
                <c:pt idx="32">
                  <c:v>-55.9926556300958</c:v>
                </c:pt>
                <c:pt idx="33">
                  <c:v>-45.9128794205588</c:v>
                </c:pt>
                <c:pt idx="34">
                  <c:v>-44.2431371765245</c:v>
                </c:pt>
                <c:pt idx="35">
                  <c:v>-49.8436999496481</c:v>
                </c:pt>
                <c:pt idx="36">
                  <c:v>-53.9252550567136</c:v>
                </c:pt>
                <c:pt idx="37">
                  <c:v>-57.8489295141361</c:v>
                </c:pt>
                <c:pt idx="38">
                  <c:v>-58.8511202872334</c:v>
                </c:pt>
                <c:pt idx="39">
                  <c:v>-55.739977427998</c:v>
                </c:pt>
                <c:pt idx="40">
                  <c:v>-53.800821322621</c:v>
                </c:pt>
                <c:pt idx="41">
                  <c:v>-56.9195469978971</c:v>
                </c:pt>
                <c:pt idx="42">
                  <c:v>-49.9217893356514</c:v>
                </c:pt>
                <c:pt idx="43">
                  <c:v>-47.4963833973621</c:v>
                </c:pt>
                <c:pt idx="44">
                  <c:v>-53.4774208562867</c:v>
                </c:pt>
                <c:pt idx="45">
                  <c:v>-54.567341280937</c:v>
                </c:pt>
                <c:pt idx="46">
                  <c:v>-44.5542110401072</c:v>
                </c:pt>
                <c:pt idx="47">
                  <c:v>-36.0117619540585</c:v>
                </c:pt>
                <c:pt idx="48">
                  <c:v>-42.1799545239457</c:v>
                </c:pt>
                <c:pt idx="49">
                  <c:v>-44.7437312061859</c:v>
                </c:pt>
                <c:pt idx="50">
                  <c:v>-30.6889175672392</c:v>
                </c:pt>
                <c:pt idx="51">
                  <c:v>-23.3399692524715</c:v>
                </c:pt>
                <c:pt idx="52">
                  <c:v>-22.155385520466</c:v>
                </c:pt>
                <c:pt idx="53">
                  <c:v>-24.2757869695573</c:v>
                </c:pt>
                <c:pt idx="54">
                  <c:v>-23.1307401185361</c:v>
                </c:pt>
                <c:pt idx="55">
                  <c:v>-22.5011220644257</c:v>
                </c:pt>
                <c:pt idx="56">
                  <c:v>-21.0005273196836</c:v>
                </c:pt>
                <c:pt idx="57">
                  <c:v>-19.5454864367007</c:v>
                </c:pt>
                <c:pt idx="58">
                  <c:v>-19.0244831540639</c:v>
                </c:pt>
                <c:pt idx="59">
                  <c:v>-22.527355023358</c:v>
                </c:pt>
                <c:pt idx="60">
                  <c:v>-19.9543721414103</c:v>
                </c:pt>
                <c:pt idx="61">
                  <c:v>-13.6537384288198</c:v>
                </c:pt>
                <c:pt idx="62">
                  <c:v>-11.0216321733787</c:v>
                </c:pt>
                <c:pt idx="63">
                  <c:v>-10.9703364072641</c:v>
                </c:pt>
                <c:pt idx="64">
                  <c:v>-10.9988255662215</c:v>
                </c:pt>
                <c:pt idx="65">
                  <c:v>-10.1002377731507</c:v>
                </c:pt>
                <c:pt idx="66">
                  <c:v>-7.01614143062259</c:v>
                </c:pt>
                <c:pt idx="67">
                  <c:v>-7.09920345148951</c:v>
                </c:pt>
                <c:pt idx="68">
                  <c:v>-8.58475001691668</c:v>
                </c:pt>
                <c:pt idx="69">
                  <c:v>-10.7942208965332</c:v>
                </c:pt>
                <c:pt idx="70">
                  <c:v>-10.3694603782663</c:v>
                </c:pt>
                <c:pt idx="71">
                  <c:v>-7.70966213379579</c:v>
                </c:pt>
                <c:pt idx="72">
                  <c:v>-7.86952065479166</c:v>
                </c:pt>
                <c:pt idx="73">
                  <c:v>-7.63096939608805</c:v>
                </c:pt>
                <c:pt idx="74">
                  <c:v>-10.134912557549</c:v>
                </c:pt>
                <c:pt idx="75">
                  <c:v>-11.1554374944913</c:v>
                </c:pt>
                <c:pt idx="76">
                  <c:v>-7.82545130327213</c:v>
                </c:pt>
                <c:pt idx="77">
                  <c:v>-4.5972400181625</c:v>
                </c:pt>
                <c:pt idx="78">
                  <c:v>-2.9597661138153</c:v>
                </c:pt>
                <c:pt idx="79">
                  <c:v>-5.39049344601093</c:v>
                </c:pt>
                <c:pt idx="80">
                  <c:v>-8.87648746729725</c:v>
                </c:pt>
                <c:pt idx="81">
                  <c:v>-10.6338282468309</c:v>
                </c:pt>
                <c:pt idx="82">
                  <c:v>-8.47574626574751</c:v>
                </c:pt>
                <c:pt idx="83">
                  <c:v>-7.90141894675036</c:v>
                </c:pt>
                <c:pt idx="84">
                  <c:v>-12.8579081053239</c:v>
                </c:pt>
                <c:pt idx="85">
                  <c:v>-17.0293279928743</c:v>
                </c:pt>
                <c:pt idx="86">
                  <c:v>-17.5618591974252</c:v>
                </c:pt>
                <c:pt idx="87">
                  <c:v>-5.43651091336846</c:v>
                </c:pt>
                <c:pt idx="88">
                  <c:v>-3.29475085056673</c:v>
                </c:pt>
                <c:pt idx="89">
                  <c:v>-17.5509052188439</c:v>
                </c:pt>
                <c:pt idx="90">
                  <c:v>-14.514850918661</c:v>
                </c:pt>
                <c:pt idx="91">
                  <c:v>3.29912906804826</c:v>
                </c:pt>
                <c:pt idx="92">
                  <c:v>-0.939458051433069</c:v>
                </c:pt>
                <c:pt idx="93">
                  <c:v>-20.5994247035647</c:v>
                </c:pt>
                <c:pt idx="94">
                  <c:v>-26.206857021595</c:v>
                </c:pt>
                <c:pt idx="95">
                  <c:v>-12.5181955766669</c:v>
                </c:pt>
                <c:pt idx="96">
                  <c:v>-3.78816151270757</c:v>
                </c:pt>
                <c:pt idx="97">
                  <c:v>4.51782072407356</c:v>
                </c:pt>
                <c:pt idx="98">
                  <c:v>0.129642310020779</c:v>
                </c:pt>
                <c:pt idx="99">
                  <c:v>18.1931241968635</c:v>
                </c:pt>
                <c:pt idx="100">
                  <c:v>15.2509024015283</c:v>
                </c:pt>
                <c:pt idx="101">
                  <c:v>16.2776631881578</c:v>
                </c:pt>
                <c:pt idx="102">
                  <c:v>13.6722294099678</c:v>
                </c:pt>
                <c:pt idx="103">
                  <c:v>6.75746166784718</c:v>
                </c:pt>
                <c:pt idx="104">
                  <c:v>5.05987820190893</c:v>
                </c:pt>
                <c:pt idx="105">
                  <c:v>7.0760637071096</c:v>
                </c:pt>
                <c:pt idx="106">
                  <c:v>5.05790943097723</c:v>
                </c:pt>
                <c:pt idx="107">
                  <c:v>-1.0285020200776</c:v>
                </c:pt>
                <c:pt idx="108">
                  <c:v>-6.32898109899429</c:v>
                </c:pt>
                <c:pt idx="109">
                  <c:v>-11.2987572602758</c:v>
                </c:pt>
                <c:pt idx="110">
                  <c:v>-11.9115241070804</c:v>
                </c:pt>
                <c:pt idx="111">
                  <c:v>-9.76864877923037</c:v>
                </c:pt>
                <c:pt idx="112">
                  <c:v>-8.24693257547906</c:v>
                </c:pt>
                <c:pt idx="113">
                  <c:v>-9.43490918880939</c:v>
                </c:pt>
                <c:pt idx="114">
                  <c:v>-13.2196662833842</c:v>
                </c:pt>
                <c:pt idx="115">
                  <c:v>-14.0720115932951</c:v>
                </c:pt>
                <c:pt idx="116">
                  <c:v>-10.7043054007549</c:v>
                </c:pt>
                <c:pt idx="117">
                  <c:v>-4.87092302601374</c:v>
                </c:pt>
                <c:pt idx="118">
                  <c:v>-1.87251976646125</c:v>
                </c:pt>
                <c:pt idx="119">
                  <c:v>-1.22227955436969</c:v>
                </c:pt>
                <c:pt idx="120">
                  <c:v>-0.249798382182671</c:v>
                </c:pt>
                <c:pt idx="121">
                  <c:v>-0.0845980514998622</c:v>
                </c:pt>
                <c:pt idx="122">
                  <c:v>-1.37957616343225</c:v>
                </c:pt>
                <c:pt idx="123">
                  <c:v>-3.15308106773493</c:v>
                </c:pt>
                <c:pt idx="124">
                  <c:v>1.63955638374961</c:v>
                </c:pt>
                <c:pt idx="125">
                  <c:v>-1.65858032315113</c:v>
                </c:pt>
                <c:pt idx="126">
                  <c:v>-8.39212452695777</c:v>
                </c:pt>
                <c:pt idx="127">
                  <c:v>-13.0647048458696</c:v>
                </c:pt>
                <c:pt idx="128">
                  <c:v>-10.9947077225441</c:v>
                </c:pt>
                <c:pt idx="129">
                  <c:v>-10.5261614449716</c:v>
                </c:pt>
                <c:pt idx="130">
                  <c:v>-6.27288318968061</c:v>
                </c:pt>
                <c:pt idx="131">
                  <c:v>-19.8117003881646</c:v>
                </c:pt>
                <c:pt idx="132">
                  <c:v>-25.605539672706</c:v>
                </c:pt>
                <c:pt idx="133">
                  <c:v>-18.7863759988549</c:v>
                </c:pt>
                <c:pt idx="134">
                  <c:v>-10.6481342372793</c:v>
                </c:pt>
                <c:pt idx="135">
                  <c:v>-6.78653044336576</c:v>
                </c:pt>
                <c:pt idx="136">
                  <c:v>-11.3214264117031</c:v>
                </c:pt>
                <c:pt idx="137">
                  <c:v>-14.6696002669991</c:v>
                </c:pt>
                <c:pt idx="138">
                  <c:v>-15.5255439933071</c:v>
                </c:pt>
                <c:pt idx="139">
                  <c:v>-13.5918227402614</c:v>
                </c:pt>
                <c:pt idx="140">
                  <c:v>-9.71860601264492</c:v>
                </c:pt>
                <c:pt idx="141">
                  <c:v>-16.5053284624866</c:v>
                </c:pt>
                <c:pt idx="142">
                  <c:v>-20.9767965704516</c:v>
                </c:pt>
                <c:pt idx="143">
                  <c:v>-19.3350576654565</c:v>
                </c:pt>
                <c:pt idx="144">
                  <c:v>-17.5539845284263</c:v>
                </c:pt>
                <c:pt idx="145">
                  <c:v>-20.0993710371134</c:v>
                </c:pt>
                <c:pt idx="146">
                  <c:v>-23.0470951953481</c:v>
                </c:pt>
                <c:pt idx="147">
                  <c:v>-24.3794380112307</c:v>
                </c:pt>
                <c:pt idx="148">
                  <c:v>-21.027444866792</c:v>
                </c:pt>
                <c:pt idx="149">
                  <c:v>-18.7814141132259</c:v>
                </c:pt>
                <c:pt idx="150">
                  <c:v>-23.592958677189</c:v>
                </c:pt>
                <c:pt idx="151">
                  <c:v>-27.9200769468309</c:v>
                </c:pt>
                <c:pt idx="152">
                  <c:v>-23.383038661543</c:v>
                </c:pt>
                <c:pt idx="153">
                  <c:v>-20.0654203014742</c:v>
                </c:pt>
                <c:pt idx="154">
                  <c:v>-11.8789068595214</c:v>
                </c:pt>
                <c:pt idx="155">
                  <c:v>-7.02145761954391</c:v>
                </c:pt>
                <c:pt idx="156">
                  <c:v>-22.1907664280648</c:v>
                </c:pt>
                <c:pt idx="157">
                  <c:v>-43.1388811452234</c:v>
                </c:pt>
                <c:pt idx="158">
                  <c:v>-42.9600238065538</c:v>
                </c:pt>
                <c:pt idx="159">
                  <c:v>-20.2667055552686</c:v>
                </c:pt>
                <c:pt idx="160">
                  <c:v>4.17142235120739</c:v>
                </c:pt>
                <c:pt idx="161">
                  <c:v>-8.6997405957076</c:v>
                </c:pt>
                <c:pt idx="162">
                  <c:v>24.9749626608342</c:v>
                </c:pt>
                <c:pt idx="163">
                  <c:v>63.6449735512725</c:v>
                </c:pt>
                <c:pt idx="164">
                  <c:v>41.3062461282978</c:v>
                </c:pt>
                <c:pt idx="165">
                  <c:v>16.5117731107997</c:v>
                </c:pt>
                <c:pt idx="166">
                  <c:v>9.89166143135933</c:v>
                </c:pt>
                <c:pt idx="167">
                  <c:v>10.5042679883999</c:v>
                </c:pt>
                <c:pt idx="168">
                  <c:v>9.6221790647098</c:v>
                </c:pt>
                <c:pt idx="169">
                  <c:v>8.39634021217576</c:v>
                </c:pt>
                <c:pt idx="170">
                  <c:v>4.29215846096564</c:v>
                </c:pt>
                <c:pt idx="171">
                  <c:v>0.598672593461549</c:v>
                </c:pt>
                <c:pt idx="172">
                  <c:v>-1.63494496157128</c:v>
                </c:pt>
                <c:pt idx="173">
                  <c:v>-1.38713486847403</c:v>
                </c:pt>
                <c:pt idx="174">
                  <c:v>-3.09841807274699</c:v>
                </c:pt>
                <c:pt idx="175">
                  <c:v>-7.00160232271961</c:v>
                </c:pt>
                <c:pt idx="176">
                  <c:v>-8.95695473438027</c:v>
                </c:pt>
                <c:pt idx="177">
                  <c:v>-8.3285080161392</c:v>
                </c:pt>
                <c:pt idx="178">
                  <c:v>-6.21345424451808</c:v>
                </c:pt>
                <c:pt idx="179">
                  <c:v>-4.71026208091729</c:v>
                </c:pt>
                <c:pt idx="180">
                  <c:v>-4.3085319863597</c:v>
                </c:pt>
                <c:pt idx="181">
                  <c:v>-2.12361129963339</c:v>
                </c:pt>
                <c:pt idx="182">
                  <c:v>2.30344352215198</c:v>
                </c:pt>
                <c:pt idx="183">
                  <c:v>5.72502603886835</c:v>
                </c:pt>
                <c:pt idx="184">
                  <c:v>0.540035535469874</c:v>
                </c:pt>
                <c:pt idx="185">
                  <c:v>0.497371327253546</c:v>
                </c:pt>
                <c:pt idx="186">
                  <c:v>6.96070667447231</c:v>
                </c:pt>
                <c:pt idx="187">
                  <c:v>9.60561637469811</c:v>
                </c:pt>
                <c:pt idx="188">
                  <c:v>7.81325220250973</c:v>
                </c:pt>
                <c:pt idx="189">
                  <c:v>3.70419440107504</c:v>
                </c:pt>
                <c:pt idx="190">
                  <c:v>-6.13581245306893</c:v>
                </c:pt>
                <c:pt idx="191">
                  <c:v>-8.54816757331105</c:v>
                </c:pt>
                <c:pt idx="192">
                  <c:v>-5.20615625035135</c:v>
                </c:pt>
                <c:pt idx="193">
                  <c:v>11.8333924102891</c:v>
                </c:pt>
                <c:pt idx="194">
                  <c:v>28.125319082578</c:v>
                </c:pt>
                <c:pt idx="195">
                  <c:v>7.54796450792721</c:v>
                </c:pt>
                <c:pt idx="196">
                  <c:v>-18.8689589035689</c:v>
                </c:pt>
                <c:pt idx="197">
                  <c:v>-1.89733687022727</c:v>
                </c:pt>
                <c:pt idx="198">
                  <c:v>1.58531031160794</c:v>
                </c:pt>
                <c:pt idx="199">
                  <c:v>-3.92741067834545</c:v>
                </c:pt>
                <c:pt idx="200">
                  <c:v>-12.1928372881648</c:v>
                </c:pt>
                <c:pt idx="201">
                  <c:v>-16.6246176149885</c:v>
                </c:pt>
                <c:pt idx="202">
                  <c:v>-15.262559008467</c:v>
                </c:pt>
                <c:pt idx="203">
                  <c:v>-12.5027708667</c:v>
                </c:pt>
                <c:pt idx="204">
                  <c:v>-11.538211352083</c:v>
                </c:pt>
                <c:pt idx="205">
                  <c:v>-13.3681157760125</c:v>
                </c:pt>
                <c:pt idx="206">
                  <c:v>-15.5810728299844</c:v>
                </c:pt>
                <c:pt idx="207">
                  <c:v>-16.1905423049263</c:v>
                </c:pt>
                <c:pt idx="208">
                  <c:v>-15.707133271251</c:v>
                </c:pt>
                <c:pt idx="209">
                  <c:v>-17.6700987295001</c:v>
                </c:pt>
                <c:pt idx="210">
                  <c:v>-18.4812773116093</c:v>
                </c:pt>
                <c:pt idx="211">
                  <c:v>-20.2150831556815</c:v>
                </c:pt>
                <c:pt idx="212">
                  <c:v>-21.0459812246906</c:v>
                </c:pt>
                <c:pt idx="213">
                  <c:v>-18.0015974628471</c:v>
                </c:pt>
                <c:pt idx="214">
                  <c:v>-19.9532867232629</c:v>
                </c:pt>
                <c:pt idx="215">
                  <c:v>-24.1040944680527</c:v>
                </c:pt>
                <c:pt idx="216">
                  <c:v>-28.8264298705071</c:v>
                </c:pt>
                <c:pt idx="217">
                  <c:v>-25.5118823549745</c:v>
                </c:pt>
                <c:pt idx="218">
                  <c:v>-21.9781613272747</c:v>
                </c:pt>
                <c:pt idx="219">
                  <c:v>-23.5604328240988</c:v>
                </c:pt>
                <c:pt idx="220">
                  <c:v>-15.7785113382014</c:v>
                </c:pt>
                <c:pt idx="221">
                  <c:v>-15.8085717078563</c:v>
                </c:pt>
                <c:pt idx="222">
                  <c:v>-22.3466084985489</c:v>
                </c:pt>
                <c:pt idx="223">
                  <c:v>-30.4118758947117</c:v>
                </c:pt>
                <c:pt idx="224">
                  <c:v>-23.2843912115698</c:v>
                </c:pt>
                <c:pt idx="225">
                  <c:v>4.51491657141561</c:v>
                </c:pt>
                <c:pt idx="226">
                  <c:v>17.9140709116829</c:v>
                </c:pt>
                <c:pt idx="227">
                  <c:v>15.2825326441327</c:v>
                </c:pt>
                <c:pt idx="228">
                  <c:v>29.8278567453764</c:v>
                </c:pt>
                <c:pt idx="229">
                  <c:v>32.6953456812026</c:v>
                </c:pt>
                <c:pt idx="230">
                  <c:v>33.9510545564407</c:v>
                </c:pt>
                <c:pt idx="231">
                  <c:v>37.9177344840553</c:v>
                </c:pt>
                <c:pt idx="232">
                  <c:v>37.4062753467603</c:v>
                </c:pt>
                <c:pt idx="233">
                  <c:v>29.022573719823</c:v>
                </c:pt>
                <c:pt idx="234">
                  <c:v>20.1667236271404</c:v>
                </c:pt>
                <c:pt idx="235">
                  <c:v>14.6842624718482</c:v>
                </c:pt>
                <c:pt idx="236">
                  <c:v>9.51832918361547</c:v>
                </c:pt>
                <c:pt idx="237">
                  <c:v>4.08435277931444</c:v>
                </c:pt>
                <c:pt idx="238">
                  <c:v>3.4566827884867</c:v>
                </c:pt>
                <c:pt idx="239">
                  <c:v>3.01722782280109</c:v>
                </c:pt>
                <c:pt idx="240">
                  <c:v>1.39598013506186</c:v>
                </c:pt>
                <c:pt idx="241">
                  <c:v>-0.367329879361799</c:v>
                </c:pt>
                <c:pt idx="242">
                  <c:v>1.42483773196323</c:v>
                </c:pt>
                <c:pt idx="243">
                  <c:v>3.69213327809306</c:v>
                </c:pt>
                <c:pt idx="244">
                  <c:v>5.10977093185007</c:v>
                </c:pt>
                <c:pt idx="245">
                  <c:v>7.90866619734929</c:v>
                </c:pt>
                <c:pt idx="246">
                  <c:v>12.9657671164533</c:v>
                </c:pt>
                <c:pt idx="247">
                  <c:v>12.2279590076589</c:v>
                </c:pt>
                <c:pt idx="248">
                  <c:v>8.40103275658326</c:v>
                </c:pt>
                <c:pt idx="249">
                  <c:v>11.1110061705577</c:v>
                </c:pt>
                <c:pt idx="250">
                  <c:v>13.2206086948305</c:v>
                </c:pt>
                <c:pt idx="251">
                  <c:v>16.9209646096996</c:v>
                </c:pt>
                <c:pt idx="252">
                  <c:v>19.7102837150725</c:v>
                </c:pt>
                <c:pt idx="253">
                  <c:v>21.4714830825527</c:v>
                </c:pt>
                <c:pt idx="254">
                  <c:v>4.93367933684082</c:v>
                </c:pt>
                <c:pt idx="255">
                  <c:v>-9.51523518491609</c:v>
                </c:pt>
                <c:pt idx="256">
                  <c:v>-4.95039188786561</c:v>
                </c:pt>
                <c:pt idx="257">
                  <c:v>6.75960838913446</c:v>
                </c:pt>
                <c:pt idx="258">
                  <c:v>-15.4223809165499</c:v>
                </c:pt>
                <c:pt idx="259">
                  <c:v>-12.2248885261923</c:v>
                </c:pt>
                <c:pt idx="260">
                  <c:v>-3.64534468689338</c:v>
                </c:pt>
                <c:pt idx="261">
                  <c:v>-0.177113773032374</c:v>
                </c:pt>
                <c:pt idx="262">
                  <c:v>-6.34011731681636</c:v>
                </c:pt>
                <c:pt idx="263">
                  <c:v>-11.0301358918373</c:v>
                </c:pt>
                <c:pt idx="264">
                  <c:v>-5.37869528704832</c:v>
                </c:pt>
                <c:pt idx="265">
                  <c:v>-0.855472198891675</c:v>
                </c:pt>
                <c:pt idx="266">
                  <c:v>-4.04342746540367</c:v>
                </c:pt>
                <c:pt idx="267">
                  <c:v>-4.39264691588878</c:v>
                </c:pt>
                <c:pt idx="268">
                  <c:v>-0.637181025987121</c:v>
                </c:pt>
                <c:pt idx="269">
                  <c:v>0.322380966107021</c:v>
                </c:pt>
                <c:pt idx="270">
                  <c:v>-4.91176189184505</c:v>
                </c:pt>
                <c:pt idx="271">
                  <c:v>-6.41489600179376</c:v>
                </c:pt>
                <c:pt idx="272">
                  <c:v>-1.4984249163559</c:v>
                </c:pt>
                <c:pt idx="273">
                  <c:v>-1.3422054810603</c:v>
                </c:pt>
                <c:pt idx="274">
                  <c:v>-7.35021701475077</c:v>
                </c:pt>
                <c:pt idx="275">
                  <c:v>-11.2734845792333</c:v>
                </c:pt>
                <c:pt idx="276">
                  <c:v>-9.11126730255934</c:v>
                </c:pt>
                <c:pt idx="277">
                  <c:v>-5.29135014806026</c:v>
                </c:pt>
                <c:pt idx="278">
                  <c:v>-7.2067115551959</c:v>
                </c:pt>
                <c:pt idx="279">
                  <c:v>-10.6943819710206</c:v>
                </c:pt>
                <c:pt idx="280">
                  <c:v>-9.71013947981761</c:v>
                </c:pt>
                <c:pt idx="281">
                  <c:v>-5.46753923105843</c:v>
                </c:pt>
                <c:pt idx="282">
                  <c:v>-0.480018602179779</c:v>
                </c:pt>
                <c:pt idx="283">
                  <c:v>2.28967910139483</c:v>
                </c:pt>
                <c:pt idx="284">
                  <c:v>3.63549695474316</c:v>
                </c:pt>
                <c:pt idx="285">
                  <c:v>4.21551246227463</c:v>
                </c:pt>
                <c:pt idx="286">
                  <c:v>12.1581409125079</c:v>
                </c:pt>
                <c:pt idx="287">
                  <c:v>23.8353096473339</c:v>
                </c:pt>
                <c:pt idx="288">
                  <c:v>19.9114115350231</c:v>
                </c:pt>
                <c:pt idx="289">
                  <c:v>22.0011388923519</c:v>
                </c:pt>
                <c:pt idx="290">
                  <c:v>20.3197407888</c:v>
                </c:pt>
                <c:pt idx="291">
                  <c:v>12.4021713665593</c:v>
                </c:pt>
                <c:pt idx="292">
                  <c:v>14.922434484951</c:v>
                </c:pt>
                <c:pt idx="293">
                  <c:v>17.7546114290943</c:v>
                </c:pt>
                <c:pt idx="294">
                  <c:v>17.3429445460768</c:v>
                </c:pt>
                <c:pt idx="295">
                  <c:v>15.8836530112955</c:v>
                </c:pt>
                <c:pt idx="296">
                  <c:v>11.961866795121</c:v>
                </c:pt>
                <c:pt idx="297">
                  <c:v>8.58287543061282</c:v>
                </c:pt>
                <c:pt idx="298">
                  <c:v>6.29232192608734</c:v>
                </c:pt>
                <c:pt idx="299">
                  <c:v>4.92561799474574</c:v>
                </c:pt>
                <c:pt idx="300">
                  <c:v>1.98339956549393</c:v>
                </c:pt>
                <c:pt idx="301">
                  <c:v>-0.471907869417937</c:v>
                </c:pt>
                <c:pt idx="302">
                  <c:v>-1.27793457993238</c:v>
                </c:pt>
                <c:pt idx="303">
                  <c:v>-0.540628478399714</c:v>
                </c:pt>
                <c:pt idx="304">
                  <c:v>1.24767234980025</c:v>
                </c:pt>
                <c:pt idx="305">
                  <c:v>1.61888973298503</c:v>
                </c:pt>
                <c:pt idx="306">
                  <c:v>3.09643434058619</c:v>
                </c:pt>
                <c:pt idx="307">
                  <c:v>4.4452680201755</c:v>
                </c:pt>
                <c:pt idx="308">
                  <c:v>6.42173962281201</c:v>
                </c:pt>
                <c:pt idx="309">
                  <c:v>7.92162003162603</c:v>
                </c:pt>
                <c:pt idx="310">
                  <c:v>6.59984862614108</c:v>
                </c:pt>
                <c:pt idx="311">
                  <c:v>7.84319804200786</c:v>
                </c:pt>
                <c:pt idx="312">
                  <c:v>8.78375957480847</c:v>
                </c:pt>
                <c:pt idx="313">
                  <c:v>10.20779469046</c:v>
                </c:pt>
                <c:pt idx="314">
                  <c:v>10.5944331026673</c:v>
                </c:pt>
                <c:pt idx="315">
                  <c:v>15.5530871748379</c:v>
                </c:pt>
                <c:pt idx="316">
                  <c:v>20.7939346229184</c:v>
                </c:pt>
                <c:pt idx="317">
                  <c:v>12.358666443303</c:v>
                </c:pt>
                <c:pt idx="318">
                  <c:v>7.15210004347086</c:v>
                </c:pt>
                <c:pt idx="319">
                  <c:v>10.8145013755255</c:v>
                </c:pt>
                <c:pt idx="320">
                  <c:v>18.33213748903</c:v>
                </c:pt>
                <c:pt idx="321">
                  <c:v>15.3203300883035</c:v>
                </c:pt>
                <c:pt idx="322">
                  <c:v>8.19694635724362</c:v>
                </c:pt>
                <c:pt idx="323">
                  <c:v>-3.49607149639355</c:v>
                </c:pt>
                <c:pt idx="324">
                  <c:v>-11.1196192926412</c:v>
                </c:pt>
                <c:pt idx="325">
                  <c:v>-8.71439083720389</c:v>
                </c:pt>
                <c:pt idx="326">
                  <c:v>-7.99881268259924</c:v>
                </c:pt>
                <c:pt idx="327">
                  <c:v>-12.2173738309085</c:v>
                </c:pt>
                <c:pt idx="328">
                  <c:v>-14.0266510871871</c:v>
                </c:pt>
                <c:pt idx="329">
                  <c:v>-15.1412124051024</c:v>
                </c:pt>
                <c:pt idx="330">
                  <c:v>-19.6526179422071</c:v>
                </c:pt>
                <c:pt idx="331">
                  <c:v>-20.8113044627721</c:v>
                </c:pt>
                <c:pt idx="332">
                  <c:v>-17.9246445155602</c:v>
                </c:pt>
                <c:pt idx="333">
                  <c:v>-18.3955726147204</c:v>
                </c:pt>
                <c:pt idx="334">
                  <c:v>-23.9955125364383</c:v>
                </c:pt>
                <c:pt idx="335">
                  <c:v>-26.2943231006941</c:v>
                </c:pt>
                <c:pt idx="336">
                  <c:v>-23.7438079304359</c:v>
                </c:pt>
                <c:pt idx="337">
                  <c:v>-18.2718120833999</c:v>
                </c:pt>
                <c:pt idx="338">
                  <c:v>-22.5609104471987</c:v>
                </c:pt>
                <c:pt idx="339">
                  <c:v>-31.6376909536462</c:v>
                </c:pt>
                <c:pt idx="340">
                  <c:v>-31.3141932979339</c:v>
                </c:pt>
                <c:pt idx="341">
                  <c:v>-20.5348641528248</c:v>
                </c:pt>
                <c:pt idx="342">
                  <c:v>2.38907346357017</c:v>
                </c:pt>
                <c:pt idx="343">
                  <c:v>4.52664489391975</c:v>
                </c:pt>
                <c:pt idx="344">
                  <c:v>-37.5822632091669</c:v>
                </c:pt>
                <c:pt idx="345">
                  <c:v>-40.0386821516794</c:v>
                </c:pt>
                <c:pt idx="346">
                  <c:v>1.26276500287662</c:v>
                </c:pt>
                <c:pt idx="347">
                  <c:v>27.1870236616468</c:v>
                </c:pt>
                <c:pt idx="348">
                  <c:v>-32.8905884823665</c:v>
                </c:pt>
                <c:pt idx="349">
                  <c:v>-40.9525908831775</c:v>
                </c:pt>
                <c:pt idx="350">
                  <c:v>11.6110661239663</c:v>
                </c:pt>
                <c:pt idx="351">
                  <c:v>33.5663314212849</c:v>
                </c:pt>
                <c:pt idx="352">
                  <c:v>27.6369145510826</c:v>
                </c:pt>
                <c:pt idx="353">
                  <c:v>15.4607789429964</c:v>
                </c:pt>
                <c:pt idx="354">
                  <c:v>14.670853733777</c:v>
                </c:pt>
                <c:pt idx="355">
                  <c:v>13.9491758476837</c:v>
                </c:pt>
                <c:pt idx="356">
                  <c:v>9.12971291368901</c:v>
                </c:pt>
                <c:pt idx="357">
                  <c:v>6.40719371382494</c:v>
                </c:pt>
                <c:pt idx="358">
                  <c:v>2.18509012167242</c:v>
                </c:pt>
                <c:pt idx="359">
                  <c:v>-2.32003975966106</c:v>
                </c:pt>
                <c:pt idx="360">
                  <c:v>-4.83686948503429</c:v>
                </c:pt>
                <c:pt idx="361">
                  <c:v>-3.17816202511493</c:v>
                </c:pt>
                <c:pt idx="362">
                  <c:v>-3.09821166276449</c:v>
                </c:pt>
                <c:pt idx="363">
                  <c:v>-4.80013420515291</c:v>
                </c:pt>
                <c:pt idx="364">
                  <c:v>-9.16284037156779</c:v>
                </c:pt>
                <c:pt idx="365">
                  <c:v>-10.8820334751242</c:v>
                </c:pt>
                <c:pt idx="366">
                  <c:v>-10.2109795657076</c:v>
                </c:pt>
                <c:pt idx="367">
                  <c:v>-5.28041503402297</c:v>
                </c:pt>
                <c:pt idx="368">
                  <c:v>0.0678421563762867</c:v>
                </c:pt>
                <c:pt idx="369">
                  <c:v>3.80070861909722</c:v>
                </c:pt>
                <c:pt idx="370">
                  <c:v>1.96943126147393</c:v>
                </c:pt>
                <c:pt idx="371">
                  <c:v>-5.08249171875909</c:v>
                </c:pt>
                <c:pt idx="372">
                  <c:v>-4.12082511816276</c:v>
                </c:pt>
                <c:pt idx="373">
                  <c:v>-0.488681706728537</c:v>
                </c:pt>
                <c:pt idx="374">
                  <c:v>3.61897224175381</c:v>
                </c:pt>
                <c:pt idx="375">
                  <c:v>10.364960735057</c:v>
                </c:pt>
                <c:pt idx="376">
                  <c:v>14.4250846088957</c:v>
                </c:pt>
                <c:pt idx="377">
                  <c:v>1.360912819509</c:v>
                </c:pt>
                <c:pt idx="378">
                  <c:v>-2.80647187092731</c:v>
                </c:pt>
                <c:pt idx="379">
                  <c:v>0.342144398930981</c:v>
                </c:pt>
                <c:pt idx="380">
                  <c:v>7.85289854369154</c:v>
                </c:pt>
                <c:pt idx="381">
                  <c:v>-7.73277426466595</c:v>
                </c:pt>
                <c:pt idx="382">
                  <c:v>-28.8432897330001</c:v>
                </c:pt>
                <c:pt idx="383">
                  <c:v>-26.6697979094794</c:v>
                </c:pt>
                <c:pt idx="384">
                  <c:v>-15.0075984100767</c:v>
                </c:pt>
                <c:pt idx="385">
                  <c:v>-16.0719582949684</c:v>
                </c:pt>
                <c:pt idx="386">
                  <c:v>-32.1906005108021</c:v>
                </c:pt>
                <c:pt idx="387">
                  <c:v>-31.8069223730216</c:v>
                </c:pt>
                <c:pt idx="388">
                  <c:v>-25.8900173562686</c:v>
                </c:pt>
                <c:pt idx="389">
                  <c:v>-31.3329329607229</c:v>
                </c:pt>
                <c:pt idx="390">
                  <c:v>-39.5704730600512</c:v>
                </c:pt>
                <c:pt idx="391">
                  <c:v>-40.6585119138353</c:v>
                </c:pt>
                <c:pt idx="392">
                  <c:v>-41.7885936665481</c:v>
                </c:pt>
                <c:pt idx="393">
                  <c:v>-47.4725139424387</c:v>
                </c:pt>
                <c:pt idx="394">
                  <c:v>-57.0108399203956</c:v>
                </c:pt>
                <c:pt idx="395">
                  <c:v>-60.9191010456638</c:v>
                </c:pt>
                <c:pt idx="396">
                  <c:v>-54.6075022832484</c:v>
                </c:pt>
                <c:pt idx="397">
                  <c:v>-50.6551417548351</c:v>
                </c:pt>
                <c:pt idx="398">
                  <c:v>-49.5322035107976</c:v>
                </c:pt>
                <c:pt idx="399">
                  <c:v>-52.3840030938312</c:v>
                </c:pt>
                <c:pt idx="400">
                  <c:v>-56.4773927360609</c:v>
                </c:pt>
                <c:pt idx="401">
                  <c:v>-54.8858433644157</c:v>
                </c:pt>
                <c:pt idx="402">
                  <c:v>-50.1501388977616</c:v>
                </c:pt>
                <c:pt idx="403">
                  <c:v>-43.3932391611485</c:v>
                </c:pt>
                <c:pt idx="404">
                  <c:v>-34.0122896502544</c:v>
                </c:pt>
                <c:pt idx="405">
                  <c:v>-43.4406999056044</c:v>
                </c:pt>
                <c:pt idx="406">
                  <c:v>-50.8588466023812</c:v>
                </c:pt>
                <c:pt idx="407">
                  <c:v>-42.8749808100093</c:v>
                </c:pt>
                <c:pt idx="408">
                  <c:v>-43.676619964565</c:v>
                </c:pt>
                <c:pt idx="409">
                  <c:v>-56.6605812130743</c:v>
                </c:pt>
                <c:pt idx="410">
                  <c:v>-55.8168841661477</c:v>
                </c:pt>
                <c:pt idx="411">
                  <c:v>-37.5023171326253</c:v>
                </c:pt>
                <c:pt idx="412">
                  <c:v>-48.0701058018807</c:v>
                </c:pt>
                <c:pt idx="413">
                  <c:v>-56.9663711115646</c:v>
                </c:pt>
                <c:pt idx="414">
                  <c:v>-60.9003842581834</c:v>
                </c:pt>
                <c:pt idx="415">
                  <c:v>-39.2927243578043</c:v>
                </c:pt>
                <c:pt idx="416">
                  <c:v>-36.4780239953229</c:v>
                </c:pt>
                <c:pt idx="417">
                  <c:v>-39.2481079415711</c:v>
                </c:pt>
                <c:pt idx="418">
                  <c:v>-42.2017378683426</c:v>
                </c:pt>
                <c:pt idx="419">
                  <c:v>-40.4992804701437</c:v>
                </c:pt>
                <c:pt idx="420">
                  <c:v>-50.5620243086745</c:v>
                </c:pt>
                <c:pt idx="421">
                  <c:v>-57.864561558828</c:v>
                </c:pt>
                <c:pt idx="422">
                  <c:v>-57.2676096214761</c:v>
                </c:pt>
                <c:pt idx="423">
                  <c:v>-56.5158593751444</c:v>
                </c:pt>
                <c:pt idx="424">
                  <c:v>-60.4065550324521</c:v>
                </c:pt>
                <c:pt idx="425">
                  <c:v>-67.5093849983003</c:v>
                </c:pt>
                <c:pt idx="426">
                  <c:v>-67.2309089904468</c:v>
                </c:pt>
                <c:pt idx="427">
                  <c:v>-57.010331503696</c:v>
                </c:pt>
                <c:pt idx="428">
                  <c:v>-57.8598700221111</c:v>
                </c:pt>
                <c:pt idx="429">
                  <c:v>-65.5256467675565</c:v>
                </c:pt>
                <c:pt idx="430">
                  <c:v>-69.288945671179</c:v>
                </c:pt>
                <c:pt idx="431">
                  <c:v>-66.4816744022591</c:v>
                </c:pt>
                <c:pt idx="432">
                  <c:v>-62.6864562583928</c:v>
                </c:pt>
                <c:pt idx="433">
                  <c:v>-63.6070373290979</c:v>
                </c:pt>
                <c:pt idx="434">
                  <c:v>-67.5705202927681</c:v>
                </c:pt>
                <c:pt idx="435">
                  <c:v>-68.5242632679651</c:v>
                </c:pt>
                <c:pt idx="436">
                  <c:v>-66.1643258969653</c:v>
                </c:pt>
                <c:pt idx="437">
                  <c:v>-64.1716361630166</c:v>
                </c:pt>
                <c:pt idx="438">
                  <c:v>-64.5768739272331</c:v>
                </c:pt>
                <c:pt idx="439">
                  <c:v>-66.4722391743063</c:v>
                </c:pt>
                <c:pt idx="440">
                  <c:v>-69.1689005832016</c:v>
                </c:pt>
                <c:pt idx="441">
                  <c:v>-68.2708183690597</c:v>
                </c:pt>
                <c:pt idx="442">
                  <c:v>-64.8630167429151</c:v>
                </c:pt>
                <c:pt idx="443">
                  <c:v>-65.716473410322</c:v>
                </c:pt>
                <c:pt idx="444">
                  <c:v>-69.883701172382</c:v>
                </c:pt>
                <c:pt idx="445">
                  <c:v>-71.8909543620521</c:v>
                </c:pt>
                <c:pt idx="446">
                  <c:v>-71.6404845793124</c:v>
                </c:pt>
                <c:pt idx="447">
                  <c:v>-69.7774061479301</c:v>
                </c:pt>
                <c:pt idx="448">
                  <c:v>-69.576492620823</c:v>
                </c:pt>
              </c:numCache>
            </c:numRef>
          </c:val>
          <c:smooth val="0"/>
        </c:ser>
        <c:dLbls>
          <c:showLegendKey val="0"/>
          <c:showVal val="0"/>
          <c:showCatName val="0"/>
          <c:showSerName val="0"/>
          <c:showPercent val="0"/>
          <c:showBubbleSize val="0"/>
        </c:dLbls>
        <c:marker val="0"/>
        <c:smooth val="0"/>
        <c:axId val="384952457"/>
        <c:axId val="330100740"/>
      </c:lineChart>
      <c:catAx>
        <c:axId val="38495245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30100740"/>
        <c:crosses val="autoZero"/>
        <c:auto val="1"/>
        <c:lblAlgn val="ctr"/>
        <c:lblOffset val="100"/>
        <c:noMultiLvlLbl val="0"/>
      </c:catAx>
      <c:valAx>
        <c:axId val="3301007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8495245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Action3 Gyro</a:t>
            </a:r>
            <a:endParaRPr lang="en-US" altLang="zh-CN"/>
          </a:p>
        </c:rich>
      </c:tx>
      <c:layout/>
      <c:overlay val="0"/>
      <c:spPr>
        <a:noFill/>
        <a:ln>
          <a:noFill/>
        </a:ln>
        <a:effectLst/>
      </c:spPr>
    </c:title>
    <c:autoTitleDeleted val="0"/>
    <c:plotArea>
      <c:layout/>
      <c:lineChart>
        <c:grouping val="standard"/>
        <c:varyColors val="0"/>
        <c:ser>
          <c:idx val="0"/>
          <c:order val="0"/>
          <c:tx>
            <c:strRef>
              <c:f>[action3_5times_gyro.csv]action3_5times_gyro!$J$1</c:f>
              <c:strCache>
                <c:ptCount val="1"/>
                <c:pt idx="0">
                  <c:v>X_gyro</c:v>
                </c:pt>
              </c:strCache>
            </c:strRef>
          </c:tx>
          <c:spPr>
            <a:ln w="28575" cap="rnd">
              <a:solidFill>
                <a:schemeClr val="accent1"/>
              </a:solidFill>
              <a:round/>
            </a:ln>
            <a:effectLst/>
          </c:spPr>
          <c:marker>
            <c:symbol val="none"/>
          </c:marker>
          <c:dLbls>
            <c:delete val="1"/>
          </c:dLbls>
          <c:val>
            <c:numRef>
              <c:f>[action3_5times_gyro.csv]action3_5times_gyro!$J$2:$J$650</c:f>
              <c:numCache>
                <c:formatCode>General</c:formatCode>
                <c:ptCount val="649"/>
                <c:pt idx="0">
                  <c:v>-0.040205</c:v>
                </c:pt>
                <c:pt idx="1">
                  <c:v>-0.312855</c:v>
                </c:pt>
                <c:pt idx="2">
                  <c:v>-0.349636</c:v>
                </c:pt>
                <c:pt idx="3">
                  <c:v>-0.443084</c:v>
                </c:pt>
                <c:pt idx="4">
                  <c:v>-0.090522</c:v>
                </c:pt>
                <c:pt idx="5">
                  <c:v>-0.08807</c:v>
                </c:pt>
                <c:pt idx="6">
                  <c:v>0.061176</c:v>
                </c:pt>
                <c:pt idx="7">
                  <c:v>0.093233</c:v>
                </c:pt>
                <c:pt idx="8">
                  <c:v>-0.009856</c:v>
                </c:pt>
                <c:pt idx="9">
                  <c:v>-0.031474</c:v>
                </c:pt>
                <c:pt idx="10">
                  <c:v>-0.013959</c:v>
                </c:pt>
                <c:pt idx="11">
                  <c:v>-0.015029</c:v>
                </c:pt>
                <c:pt idx="12">
                  <c:v>0.036</c:v>
                </c:pt>
                <c:pt idx="13">
                  <c:v>0.094929</c:v>
                </c:pt>
                <c:pt idx="14">
                  <c:v>0.048008</c:v>
                </c:pt>
                <c:pt idx="15">
                  <c:v>0.083549</c:v>
                </c:pt>
                <c:pt idx="16">
                  <c:v>0.01002</c:v>
                </c:pt>
                <c:pt idx="17">
                  <c:v>-0.015499</c:v>
                </c:pt>
                <c:pt idx="18">
                  <c:v>0.012666</c:v>
                </c:pt>
                <c:pt idx="19">
                  <c:v>0.065082</c:v>
                </c:pt>
                <c:pt idx="20">
                  <c:v>0.008809</c:v>
                </c:pt>
                <c:pt idx="21">
                  <c:v>-0.031345</c:v>
                </c:pt>
                <c:pt idx="22">
                  <c:v>-0.040852</c:v>
                </c:pt>
                <c:pt idx="23">
                  <c:v>-0.106205</c:v>
                </c:pt>
                <c:pt idx="24">
                  <c:v>-0.095243</c:v>
                </c:pt>
                <c:pt idx="25">
                  <c:v>-0.151451</c:v>
                </c:pt>
                <c:pt idx="26">
                  <c:v>-0.063595</c:v>
                </c:pt>
                <c:pt idx="27">
                  <c:v>-0.26195</c:v>
                </c:pt>
                <c:pt idx="28">
                  <c:v>-0.322131</c:v>
                </c:pt>
                <c:pt idx="29">
                  <c:v>-0.450923</c:v>
                </c:pt>
                <c:pt idx="30">
                  <c:v>0.161353</c:v>
                </c:pt>
                <c:pt idx="31">
                  <c:v>0.141083</c:v>
                </c:pt>
                <c:pt idx="32">
                  <c:v>0.006505</c:v>
                </c:pt>
                <c:pt idx="33">
                  <c:v>-0.043306</c:v>
                </c:pt>
                <c:pt idx="34">
                  <c:v>-0.075582</c:v>
                </c:pt>
                <c:pt idx="35">
                  <c:v>-0.070295</c:v>
                </c:pt>
                <c:pt idx="36">
                  <c:v>0.050439</c:v>
                </c:pt>
                <c:pt idx="37">
                  <c:v>0.020279</c:v>
                </c:pt>
                <c:pt idx="38">
                  <c:v>-0.137901</c:v>
                </c:pt>
                <c:pt idx="39">
                  <c:v>-0.293325</c:v>
                </c:pt>
                <c:pt idx="40">
                  <c:v>-0.054814</c:v>
                </c:pt>
                <c:pt idx="41">
                  <c:v>-0.084933</c:v>
                </c:pt>
                <c:pt idx="42">
                  <c:v>-0.244213</c:v>
                </c:pt>
                <c:pt idx="43">
                  <c:v>-0.663821</c:v>
                </c:pt>
                <c:pt idx="44">
                  <c:v>-0.37948</c:v>
                </c:pt>
                <c:pt idx="45">
                  <c:v>-0.642627</c:v>
                </c:pt>
                <c:pt idx="46">
                  <c:v>-0.182635</c:v>
                </c:pt>
                <c:pt idx="47">
                  <c:v>-0.435382</c:v>
                </c:pt>
                <c:pt idx="48">
                  <c:v>-0.5143</c:v>
                </c:pt>
                <c:pt idx="49">
                  <c:v>-1.157262</c:v>
                </c:pt>
                <c:pt idx="50">
                  <c:v>-0.494383</c:v>
                </c:pt>
                <c:pt idx="51">
                  <c:v>-0.863529</c:v>
                </c:pt>
                <c:pt idx="52">
                  <c:v>-0.241332</c:v>
                </c:pt>
                <c:pt idx="53">
                  <c:v>-0.364064</c:v>
                </c:pt>
                <c:pt idx="54">
                  <c:v>-0.187749</c:v>
                </c:pt>
                <c:pt idx="55">
                  <c:v>-0.514467</c:v>
                </c:pt>
                <c:pt idx="56">
                  <c:v>-0.331027</c:v>
                </c:pt>
                <c:pt idx="57">
                  <c:v>-0.614854</c:v>
                </c:pt>
                <c:pt idx="58">
                  <c:v>-0.201642</c:v>
                </c:pt>
                <c:pt idx="59">
                  <c:v>-0.282854</c:v>
                </c:pt>
                <c:pt idx="60">
                  <c:v>-0.18083</c:v>
                </c:pt>
                <c:pt idx="61">
                  <c:v>-0.542595</c:v>
                </c:pt>
                <c:pt idx="62">
                  <c:v>-0.208502</c:v>
                </c:pt>
                <c:pt idx="63">
                  <c:v>-0.072759</c:v>
                </c:pt>
                <c:pt idx="64">
                  <c:v>0.033767</c:v>
                </c:pt>
                <c:pt idx="65">
                  <c:v>-0.328406</c:v>
                </c:pt>
                <c:pt idx="66">
                  <c:v>-0.617516</c:v>
                </c:pt>
                <c:pt idx="67">
                  <c:v>-1.059</c:v>
                </c:pt>
                <c:pt idx="68">
                  <c:v>-0.075132</c:v>
                </c:pt>
                <c:pt idx="69">
                  <c:v>-0.041155</c:v>
                </c:pt>
                <c:pt idx="70">
                  <c:v>0.089047</c:v>
                </c:pt>
                <c:pt idx="71">
                  <c:v>0.058748</c:v>
                </c:pt>
                <c:pt idx="72">
                  <c:v>-0.15018</c:v>
                </c:pt>
                <c:pt idx="73">
                  <c:v>-0.216321</c:v>
                </c:pt>
                <c:pt idx="74">
                  <c:v>0.003422</c:v>
                </c:pt>
                <c:pt idx="75">
                  <c:v>-0.12108</c:v>
                </c:pt>
                <c:pt idx="76">
                  <c:v>-0.196928</c:v>
                </c:pt>
                <c:pt idx="77">
                  <c:v>-0.324486</c:v>
                </c:pt>
                <c:pt idx="78">
                  <c:v>-0.089654</c:v>
                </c:pt>
                <c:pt idx="79">
                  <c:v>-0.195553</c:v>
                </c:pt>
                <c:pt idx="80">
                  <c:v>-0.071124</c:v>
                </c:pt>
                <c:pt idx="81">
                  <c:v>-0.188916</c:v>
                </c:pt>
                <c:pt idx="82">
                  <c:v>-0.305433</c:v>
                </c:pt>
                <c:pt idx="83">
                  <c:v>-0.777518</c:v>
                </c:pt>
                <c:pt idx="84">
                  <c:v>-0.462564</c:v>
                </c:pt>
                <c:pt idx="85">
                  <c:v>-0.677181</c:v>
                </c:pt>
                <c:pt idx="86">
                  <c:v>-0.187326</c:v>
                </c:pt>
                <c:pt idx="87">
                  <c:v>-0.641708</c:v>
                </c:pt>
                <c:pt idx="88">
                  <c:v>-0.575818</c:v>
                </c:pt>
                <c:pt idx="89">
                  <c:v>-1.090824</c:v>
                </c:pt>
                <c:pt idx="90">
                  <c:v>-0.525621</c:v>
                </c:pt>
                <c:pt idx="91">
                  <c:v>-1.148757</c:v>
                </c:pt>
                <c:pt idx="92">
                  <c:v>-0.620918</c:v>
                </c:pt>
                <c:pt idx="93">
                  <c:v>-1.158868</c:v>
                </c:pt>
                <c:pt idx="94">
                  <c:v>-0.435368</c:v>
                </c:pt>
                <c:pt idx="95">
                  <c:v>-0.952239</c:v>
                </c:pt>
                <c:pt idx="96">
                  <c:v>-0.630346</c:v>
                </c:pt>
                <c:pt idx="97">
                  <c:v>-1.108468</c:v>
                </c:pt>
                <c:pt idx="98">
                  <c:v>-0.29411</c:v>
                </c:pt>
                <c:pt idx="99">
                  <c:v>-0.488228</c:v>
                </c:pt>
                <c:pt idx="100">
                  <c:v>0.038405</c:v>
                </c:pt>
                <c:pt idx="101">
                  <c:v>0.306921</c:v>
                </c:pt>
                <c:pt idx="102">
                  <c:v>0.301205</c:v>
                </c:pt>
                <c:pt idx="103">
                  <c:v>0.629359</c:v>
                </c:pt>
                <c:pt idx="104">
                  <c:v>0.419711</c:v>
                </c:pt>
                <c:pt idx="105">
                  <c:v>0.861803</c:v>
                </c:pt>
                <c:pt idx="106">
                  <c:v>0.241982</c:v>
                </c:pt>
                <c:pt idx="107">
                  <c:v>0.504274</c:v>
                </c:pt>
                <c:pt idx="108">
                  <c:v>0.151033</c:v>
                </c:pt>
                <c:pt idx="109">
                  <c:v>0.239669</c:v>
                </c:pt>
                <c:pt idx="110">
                  <c:v>0.716263</c:v>
                </c:pt>
                <c:pt idx="111">
                  <c:v>2.138866</c:v>
                </c:pt>
                <c:pt idx="112">
                  <c:v>1.37355</c:v>
                </c:pt>
                <c:pt idx="113">
                  <c:v>2.842769</c:v>
                </c:pt>
                <c:pt idx="114">
                  <c:v>1.803871</c:v>
                </c:pt>
                <c:pt idx="115">
                  <c:v>3.528269</c:v>
                </c:pt>
                <c:pt idx="116">
                  <c:v>0.5446</c:v>
                </c:pt>
                <c:pt idx="117">
                  <c:v>0.182346</c:v>
                </c:pt>
                <c:pt idx="118">
                  <c:v>-0.425793</c:v>
                </c:pt>
                <c:pt idx="119">
                  <c:v>-0.786099</c:v>
                </c:pt>
                <c:pt idx="120">
                  <c:v>-0.422774</c:v>
                </c:pt>
                <c:pt idx="121">
                  <c:v>-0.804731</c:v>
                </c:pt>
                <c:pt idx="122">
                  <c:v>-0.315315</c:v>
                </c:pt>
                <c:pt idx="123">
                  <c:v>-0.713707</c:v>
                </c:pt>
                <c:pt idx="124">
                  <c:v>-0.406782</c:v>
                </c:pt>
                <c:pt idx="125">
                  <c:v>-0.760242</c:v>
                </c:pt>
                <c:pt idx="126">
                  <c:v>-0.443363</c:v>
                </c:pt>
                <c:pt idx="127">
                  <c:v>-1.086679</c:v>
                </c:pt>
                <c:pt idx="128">
                  <c:v>-0.648652</c:v>
                </c:pt>
                <c:pt idx="129">
                  <c:v>-1.071109</c:v>
                </c:pt>
                <c:pt idx="130">
                  <c:v>-0.307163</c:v>
                </c:pt>
                <c:pt idx="131">
                  <c:v>-0.675148</c:v>
                </c:pt>
                <c:pt idx="132">
                  <c:v>-0.409368</c:v>
                </c:pt>
                <c:pt idx="133">
                  <c:v>-0.72086</c:v>
                </c:pt>
                <c:pt idx="134">
                  <c:v>-0.330962</c:v>
                </c:pt>
                <c:pt idx="135">
                  <c:v>-0.828267</c:v>
                </c:pt>
                <c:pt idx="136">
                  <c:v>-0.504951</c:v>
                </c:pt>
                <c:pt idx="137">
                  <c:v>-0.656676</c:v>
                </c:pt>
                <c:pt idx="138">
                  <c:v>-0.041624</c:v>
                </c:pt>
                <c:pt idx="139">
                  <c:v>-0.275217</c:v>
                </c:pt>
                <c:pt idx="140">
                  <c:v>-0.259786</c:v>
                </c:pt>
                <c:pt idx="141">
                  <c:v>-0.546206</c:v>
                </c:pt>
                <c:pt idx="142">
                  <c:v>-0.271813</c:v>
                </c:pt>
                <c:pt idx="143">
                  <c:v>-0.49983</c:v>
                </c:pt>
                <c:pt idx="144">
                  <c:v>-0.200701</c:v>
                </c:pt>
                <c:pt idx="145">
                  <c:v>-0.460301</c:v>
                </c:pt>
                <c:pt idx="146">
                  <c:v>-0.636498</c:v>
                </c:pt>
                <c:pt idx="147">
                  <c:v>-1.536114</c:v>
                </c:pt>
                <c:pt idx="148">
                  <c:v>-0.965418</c:v>
                </c:pt>
                <c:pt idx="149">
                  <c:v>-1.864179</c:v>
                </c:pt>
                <c:pt idx="150">
                  <c:v>-0.801145</c:v>
                </c:pt>
                <c:pt idx="151">
                  <c:v>-1.436358</c:v>
                </c:pt>
                <c:pt idx="152">
                  <c:v>-0.640219</c:v>
                </c:pt>
                <c:pt idx="153">
                  <c:v>-1.42078</c:v>
                </c:pt>
                <c:pt idx="154">
                  <c:v>-0.667069</c:v>
                </c:pt>
                <c:pt idx="155">
                  <c:v>-0.90123</c:v>
                </c:pt>
                <c:pt idx="156">
                  <c:v>0.332449</c:v>
                </c:pt>
                <c:pt idx="157">
                  <c:v>0.799395</c:v>
                </c:pt>
                <c:pt idx="158">
                  <c:v>0.587147</c:v>
                </c:pt>
                <c:pt idx="159">
                  <c:v>1.569787</c:v>
                </c:pt>
                <c:pt idx="160">
                  <c:v>1.437212</c:v>
                </c:pt>
                <c:pt idx="161">
                  <c:v>2.909145</c:v>
                </c:pt>
                <c:pt idx="162">
                  <c:v>0.982835</c:v>
                </c:pt>
                <c:pt idx="163">
                  <c:v>1.866268</c:v>
                </c:pt>
                <c:pt idx="164">
                  <c:v>1.837447</c:v>
                </c:pt>
                <c:pt idx="165">
                  <c:v>4.492464</c:v>
                </c:pt>
                <c:pt idx="166">
                  <c:v>2.23588</c:v>
                </c:pt>
                <c:pt idx="167">
                  <c:v>3.63582</c:v>
                </c:pt>
                <c:pt idx="168">
                  <c:v>1.099488</c:v>
                </c:pt>
                <c:pt idx="169">
                  <c:v>2.820669</c:v>
                </c:pt>
                <c:pt idx="170">
                  <c:v>2.648891</c:v>
                </c:pt>
                <c:pt idx="171">
                  <c:v>5.682234</c:v>
                </c:pt>
                <c:pt idx="172">
                  <c:v>2.766969</c:v>
                </c:pt>
                <c:pt idx="173">
                  <c:v>5.220886</c:v>
                </c:pt>
                <c:pt idx="174">
                  <c:v>2.046329</c:v>
                </c:pt>
                <c:pt idx="175">
                  <c:v>3.578456</c:v>
                </c:pt>
                <c:pt idx="176">
                  <c:v>1.393148</c:v>
                </c:pt>
                <c:pt idx="177">
                  <c:v>2.372718</c:v>
                </c:pt>
                <c:pt idx="178">
                  <c:v>0.587085</c:v>
                </c:pt>
                <c:pt idx="179">
                  <c:v>1.6888</c:v>
                </c:pt>
                <c:pt idx="180">
                  <c:v>1.919039</c:v>
                </c:pt>
                <c:pt idx="181">
                  <c:v>3.446508</c:v>
                </c:pt>
                <c:pt idx="182">
                  <c:v>0.366794</c:v>
                </c:pt>
                <c:pt idx="183">
                  <c:v>-0.048831</c:v>
                </c:pt>
                <c:pt idx="184">
                  <c:v>-0.815588</c:v>
                </c:pt>
                <c:pt idx="185">
                  <c:v>-1.796017</c:v>
                </c:pt>
                <c:pt idx="186">
                  <c:v>-0.913234</c:v>
                </c:pt>
                <c:pt idx="187">
                  <c:v>-1.612493</c:v>
                </c:pt>
                <c:pt idx="188">
                  <c:v>-0.553058</c:v>
                </c:pt>
                <c:pt idx="189">
                  <c:v>-0.880868</c:v>
                </c:pt>
                <c:pt idx="190">
                  <c:v>0.186079</c:v>
                </c:pt>
                <c:pt idx="191">
                  <c:v>0.585346</c:v>
                </c:pt>
                <c:pt idx="192">
                  <c:v>-0.066408</c:v>
                </c:pt>
                <c:pt idx="193">
                  <c:v>-0.843929</c:v>
                </c:pt>
                <c:pt idx="194">
                  <c:v>-1.353825</c:v>
                </c:pt>
                <c:pt idx="195">
                  <c:v>-2.847621</c:v>
                </c:pt>
                <c:pt idx="196">
                  <c:v>-1.417472</c:v>
                </c:pt>
                <c:pt idx="197">
                  <c:v>-3.006153</c:v>
                </c:pt>
                <c:pt idx="198">
                  <c:v>-1.952434</c:v>
                </c:pt>
                <c:pt idx="199">
                  <c:v>-4.314851</c:v>
                </c:pt>
                <c:pt idx="200">
                  <c:v>-2.770204</c:v>
                </c:pt>
                <c:pt idx="201">
                  <c:v>-5.483957</c:v>
                </c:pt>
                <c:pt idx="202">
                  <c:v>-2.017268</c:v>
                </c:pt>
                <c:pt idx="203">
                  <c:v>-3.17216</c:v>
                </c:pt>
                <c:pt idx="204">
                  <c:v>-0.642717</c:v>
                </c:pt>
                <c:pt idx="205">
                  <c:v>-1.112755</c:v>
                </c:pt>
                <c:pt idx="206">
                  <c:v>-0.05506</c:v>
                </c:pt>
                <c:pt idx="207">
                  <c:v>0.936855</c:v>
                </c:pt>
                <c:pt idx="208">
                  <c:v>2.147076</c:v>
                </c:pt>
                <c:pt idx="209">
                  <c:v>4.237953</c:v>
                </c:pt>
                <c:pt idx="210">
                  <c:v>1.800364</c:v>
                </c:pt>
                <c:pt idx="211">
                  <c:v>4.707553</c:v>
                </c:pt>
                <c:pt idx="212">
                  <c:v>4.385942</c:v>
                </c:pt>
                <c:pt idx="213">
                  <c:v>9.026329</c:v>
                </c:pt>
                <c:pt idx="214">
                  <c:v>4.133695</c:v>
                </c:pt>
                <c:pt idx="215">
                  <c:v>8.678464</c:v>
                </c:pt>
                <c:pt idx="216">
                  <c:v>5.32207</c:v>
                </c:pt>
                <c:pt idx="217">
                  <c:v>11.138497</c:v>
                </c:pt>
                <c:pt idx="218">
                  <c:v>5.0833</c:v>
                </c:pt>
                <c:pt idx="219">
                  <c:v>8.852246</c:v>
                </c:pt>
                <c:pt idx="220">
                  <c:v>3.481411</c:v>
                </c:pt>
                <c:pt idx="221">
                  <c:v>8.537838</c:v>
                </c:pt>
                <c:pt idx="222">
                  <c:v>5.888857</c:v>
                </c:pt>
                <c:pt idx="223">
                  <c:v>11.155383</c:v>
                </c:pt>
                <c:pt idx="224">
                  <c:v>4.328065</c:v>
                </c:pt>
                <c:pt idx="225">
                  <c:v>7.977202</c:v>
                </c:pt>
                <c:pt idx="226">
                  <c:v>3.928036</c:v>
                </c:pt>
                <c:pt idx="227">
                  <c:v>8.578456</c:v>
                </c:pt>
                <c:pt idx="228">
                  <c:v>4.479031</c:v>
                </c:pt>
                <c:pt idx="229">
                  <c:v>8.279708</c:v>
                </c:pt>
                <c:pt idx="230">
                  <c:v>3.108132</c:v>
                </c:pt>
                <c:pt idx="231">
                  <c:v>5.68062</c:v>
                </c:pt>
                <c:pt idx="232">
                  <c:v>2.543854</c:v>
                </c:pt>
                <c:pt idx="233">
                  <c:v>4.986972</c:v>
                </c:pt>
                <c:pt idx="234">
                  <c:v>1.535806</c:v>
                </c:pt>
                <c:pt idx="235">
                  <c:v>1.943221</c:v>
                </c:pt>
                <c:pt idx="236">
                  <c:v>-0.323158</c:v>
                </c:pt>
                <c:pt idx="237">
                  <c:v>-0.974656</c:v>
                </c:pt>
                <c:pt idx="238">
                  <c:v>-1.055943</c:v>
                </c:pt>
                <c:pt idx="239">
                  <c:v>-2.736446</c:v>
                </c:pt>
                <c:pt idx="240">
                  <c:v>-1.988899</c:v>
                </c:pt>
                <c:pt idx="241">
                  <c:v>-4.039901</c:v>
                </c:pt>
                <c:pt idx="242">
                  <c:v>-2.206567</c:v>
                </c:pt>
                <c:pt idx="243">
                  <c:v>-4.44095</c:v>
                </c:pt>
                <c:pt idx="244">
                  <c:v>-1.836741</c:v>
                </c:pt>
                <c:pt idx="245">
                  <c:v>-3.649462</c:v>
                </c:pt>
                <c:pt idx="246">
                  <c:v>-1.8669</c:v>
                </c:pt>
                <c:pt idx="247">
                  <c:v>-3.465309</c:v>
                </c:pt>
                <c:pt idx="248">
                  <c:v>-1.313762</c:v>
                </c:pt>
                <c:pt idx="249">
                  <c:v>-2.522845</c:v>
                </c:pt>
                <c:pt idx="250">
                  <c:v>-1.153257</c:v>
                </c:pt>
                <c:pt idx="251">
                  <c:v>-2.36538</c:v>
                </c:pt>
                <c:pt idx="252">
                  <c:v>-1.102181</c:v>
                </c:pt>
                <c:pt idx="253">
                  <c:v>-1.933635</c:v>
                </c:pt>
                <c:pt idx="254">
                  <c:v>-0.771681</c:v>
                </c:pt>
                <c:pt idx="255">
                  <c:v>-1.684628</c:v>
                </c:pt>
                <c:pt idx="256">
                  <c:v>-1.096302</c:v>
                </c:pt>
                <c:pt idx="257">
                  <c:v>-2.192889</c:v>
                </c:pt>
                <c:pt idx="258">
                  <c:v>-0.949517</c:v>
                </c:pt>
                <c:pt idx="259">
                  <c:v>-1.44971</c:v>
                </c:pt>
                <c:pt idx="260">
                  <c:v>-0.225026</c:v>
                </c:pt>
                <c:pt idx="261">
                  <c:v>-0.731306</c:v>
                </c:pt>
                <c:pt idx="262">
                  <c:v>-1.109203</c:v>
                </c:pt>
                <c:pt idx="263">
                  <c:v>-2.587138</c:v>
                </c:pt>
                <c:pt idx="264">
                  <c:v>-1.182904</c:v>
                </c:pt>
                <c:pt idx="265">
                  <c:v>-1.968309</c:v>
                </c:pt>
                <c:pt idx="266">
                  <c:v>-1.021121</c:v>
                </c:pt>
                <c:pt idx="267">
                  <c:v>-2.633776</c:v>
                </c:pt>
                <c:pt idx="268">
                  <c:v>-2.106677</c:v>
                </c:pt>
                <c:pt idx="269">
                  <c:v>-4.052807</c:v>
                </c:pt>
                <c:pt idx="270">
                  <c:v>-1.154339</c:v>
                </c:pt>
                <c:pt idx="271">
                  <c:v>-1.738826</c:v>
                </c:pt>
                <c:pt idx="272">
                  <c:v>-0.567411</c:v>
                </c:pt>
                <c:pt idx="273">
                  <c:v>-1.343754</c:v>
                </c:pt>
                <c:pt idx="274">
                  <c:v>-0.677361</c:v>
                </c:pt>
                <c:pt idx="275">
                  <c:v>-0.964965</c:v>
                </c:pt>
                <c:pt idx="276">
                  <c:v>0.415661</c:v>
                </c:pt>
                <c:pt idx="277">
                  <c:v>1.571785</c:v>
                </c:pt>
                <c:pt idx="278">
                  <c:v>1.571665</c:v>
                </c:pt>
                <c:pt idx="279">
                  <c:v>3.381269</c:v>
                </c:pt>
                <c:pt idx="280">
                  <c:v>2.256741</c:v>
                </c:pt>
                <c:pt idx="281">
                  <c:v>5.001982</c:v>
                </c:pt>
                <c:pt idx="282">
                  <c:v>2.420522</c:v>
                </c:pt>
                <c:pt idx="283">
                  <c:v>4.086984</c:v>
                </c:pt>
                <c:pt idx="284">
                  <c:v>1.484563</c:v>
                </c:pt>
                <c:pt idx="285">
                  <c:v>3.964756</c:v>
                </c:pt>
                <c:pt idx="286">
                  <c:v>3.57387</c:v>
                </c:pt>
                <c:pt idx="287">
                  <c:v>6.99118</c:v>
                </c:pt>
                <c:pt idx="288">
                  <c:v>3.320947</c:v>
                </c:pt>
                <c:pt idx="289">
                  <c:v>7.631654</c:v>
                </c:pt>
                <c:pt idx="290">
                  <c:v>5.163756</c:v>
                </c:pt>
                <c:pt idx="291">
                  <c:v>9.852808</c:v>
                </c:pt>
                <c:pt idx="292">
                  <c:v>3.795563</c:v>
                </c:pt>
                <c:pt idx="293">
                  <c:v>7.304393</c:v>
                </c:pt>
                <c:pt idx="294">
                  <c:v>4.435178</c:v>
                </c:pt>
                <c:pt idx="295">
                  <c:v>9.059128</c:v>
                </c:pt>
                <c:pt idx="296">
                  <c:v>3.807385</c:v>
                </c:pt>
                <c:pt idx="297">
                  <c:v>6.807713</c:v>
                </c:pt>
                <c:pt idx="298">
                  <c:v>2.942943</c:v>
                </c:pt>
                <c:pt idx="299">
                  <c:v>6.923148</c:v>
                </c:pt>
                <c:pt idx="300">
                  <c:v>4.011528</c:v>
                </c:pt>
                <c:pt idx="301">
                  <c:v>7.541757</c:v>
                </c:pt>
                <c:pt idx="302">
                  <c:v>3.416049</c:v>
                </c:pt>
                <c:pt idx="303">
                  <c:v>6.844825</c:v>
                </c:pt>
                <c:pt idx="304">
                  <c:v>3.055303</c:v>
                </c:pt>
                <c:pt idx="305">
                  <c:v>5.006365</c:v>
                </c:pt>
                <c:pt idx="306">
                  <c:v>0.928756</c:v>
                </c:pt>
                <c:pt idx="307">
                  <c:v>1.219484</c:v>
                </c:pt>
                <c:pt idx="308">
                  <c:v>0.152236</c:v>
                </c:pt>
                <c:pt idx="309">
                  <c:v>0.203678</c:v>
                </c:pt>
                <c:pt idx="310">
                  <c:v>-0.415012</c:v>
                </c:pt>
                <c:pt idx="311">
                  <c:v>-1.737281</c:v>
                </c:pt>
                <c:pt idx="312">
                  <c:v>-2.020231</c:v>
                </c:pt>
                <c:pt idx="313">
                  <c:v>-4.135278</c:v>
                </c:pt>
                <c:pt idx="314">
                  <c:v>-1.809049</c:v>
                </c:pt>
                <c:pt idx="315">
                  <c:v>-3.290664</c:v>
                </c:pt>
                <c:pt idx="316">
                  <c:v>-1.365095</c:v>
                </c:pt>
                <c:pt idx="317">
                  <c:v>-2.4755</c:v>
                </c:pt>
                <c:pt idx="318">
                  <c:v>-0.779258</c:v>
                </c:pt>
                <c:pt idx="319">
                  <c:v>-0.993955</c:v>
                </c:pt>
                <c:pt idx="320">
                  <c:v>0.408443</c:v>
                </c:pt>
                <c:pt idx="321">
                  <c:v>1.161297</c:v>
                </c:pt>
                <c:pt idx="322">
                  <c:v>0.870289</c:v>
                </c:pt>
                <c:pt idx="323">
                  <c:v>1.699207</c:v>
                </c:pt>
                <c:pt idx="324">
                  <c:v>0.598553</c:v>
                </c:pt>
                <c:pt idx="325">
                  <c:v>1.190295</c:v>
                </c:pt>
                <c:pt idx="326">
                  <c:v>0.935885</c:v>
                </c:pt>
                <c:pt idx="327">
                  <c:v>1.932372</c:v>
                </c:pt>
                <c:pt idx="328">
                  <c:v>0.809625</c:v>
                </c:pt>
                <c:pt idx="329">
                  <c:v>1.304994</c:v>
                </c:pt>
                <c:pt idx="330">
                  <c:v>0.348346</c:v>
                </c:pt>
                <c:pt idx="331">
                  <c:v>0.689146</c:v>
                </c:pt>
                <c:pt idx="332">
                  <c:v>0.084489</c:v>
                </c:pt>
                <c:pt idx="333">
                  <c:v>-0.162982</c:v>
                </c:pt>
                <c:pt idx="334">
                  <c:v>-0.326114</c:v>
                </c:pt>
                <c:pt idx="335">
                  <c:v>-0.785335</c:v>
                </c:pt>
                <c:pt idx="336">
                  <c:v>-0.611728</c:v>
                </c:pt>
                <c:pt idx="337">
                  <c:v>-1.265064</c:v>
                </c:pt>
                <c:pt idx="338">
                  <c:v>-0.577143</c:v>
                </c:pt>
                <c:pt idx="339">
                  <c:v>-1.057562</c:v>
                </c:pt>
                <c:pt idx="340">
                  <c:v>-0.513457</c:v>
                </c:pt>
                <c:pt idx="341">
                  <c:v>-0.879051</c:v>
                </c:pt>
                <c:pt idx="342">
                  <c:v>0.026595</c:v>
                </c:pt>
                <c:pt idx="343">
                  <c:v>0.150796</c:v>
                </c:pt>
                <c:pt idx="344">
                  <c:v>0.310779</c:v>
                </c:pt>
                <c:pt idx="345">
                  <c:v>0.941172</c:v>
                </c:pt>
                <c:pt idx="346">
                  <c:v>0.895728</c:v>
                </c:pt>
                <c:pt idx="347">
                  <c:v>1.988</c:v>
                </c:pt>
                <c:pt idx="348">
                  <c:v>1.256329</c:v>
                </c:pt>
                <c:pt idx="349">
                  <c:v>2.800298</c:v>
                </c:pt>
                <c:pt idx="350">
                  <c:v>1.743614</c:v>
                </c:pt>
                <c:pt idx="351">
                  <c:v>3.525768</c:v>
                </c:pt>
                <c:pt idx="352">
                  <c:v>1.734988</c:v>
                </c:pt>
                <c:pt idx="353">
                  <c:v>3.77411</c:v>
                </c:pt>
                <c:pt idx="354">
                  <c:v>2.505198</c:v>
                </c:pt>
                <c:pt idx="355">
                  <c:v>5.16162</c:v>
                </c:pt>
                <c:pt idx="356">
                  <c:v>2.723168</c:v>
                </c:pt>
                <c:pt idx="357">
                  <c:v>5.681078</c:v>
                </c:pt>
                <c:pt idx="358">
                  <c:v>3.316614</c:v>
                </c:pt>
                <c:pt idx="359">
                  <c:v>6.907994</c:v>
                </c:pt>
                <c:pt idx="360">
                  <c:v>3.747415</c:v>
                </c:pt>
                <c:pt idx="361">
                  <c:v>7.413193</c:v>
                </c:pt>
                <c:pt idx="362">
                  <c:v>3.472923</c:v>
                </c:pt>
                <c:pt idx="363">
                  <c:v>6.942702</c:v>
                </c:pt>
                <c:pt idx="364">
                  <c:v>3.504143</c:v>
                </c:pt>
                <c:pt idx="365">
                  <c:v>7.136218</c:v>
                </c:pt>
                <c:pt idx="366">
                  <c:v>3.517109</c:v>
                </c:pt>
                <c:pt idx="367">
                  <c:v>6.628999</c:v>
                </c:pt>
                <c:pt idx="368">
                  <c:v>3.237895</c:v>
                </c:pt>
                <c:pt idx="369">
                  <c:v>6.778742</c:v>
                </c:pt>
                <c:pt idx="370">
                  <c:v>3.846992</c:v>
                </c:pt>
                <c:pt idx="371">
                  <c:v>7.651938</c:v>
                </c:pt>
                <c:pt idx="372">
                  <c:v>3.642218</c:v>
                </c:pt>
                <c:pt idx="373">
                  <c:v>6.475513</c:v>
                </c:pt>
                <c:pt idx="374">
                  <c:v>2.065885</c:v>
                </c:pt>
                <c:pt idx="375">
                  <c:v>3.930807</c:v>
                </c:pt>
                <c:pt idx="376">
                  <c:v>1.584664</c:v>
                </c:pt>
                <c:pt idx="377">
                  <c:v>2.41355</c:v>
                </c:pt>
                <c:pt idx="378">
                  <c:v>0.153266</c:v>
                </c:pt>
                <c:pt idx="379">
                  <c:v>0.642294</c:v>
                </c:pt>
                <c:pt idx="380">
                  <c:v>0.655722</c:v>
                </c:pt>
                <c:pt idx="381">
                  <c:v>0.647082</c:v>
                </c:pt>
                <c:pt idx="382">
                  <c:v>-0.662012</c:v>
                </c:pt>
                <c:pt idx="383">
                  <c:v>-1.214164</c:v>
                </c:pt>
                <c:pt idx="384">
                  <c:v>-0.395805</c:v>
                </c:pt>
                <c:pt idx="385">
                  <c:v>-0.620095</c:v>
                </c:pt>
                <c:pt idx="386">
                  <c:v>0.107884</c:v>
                </c:pt>
                <c:pt idx="387">
                  <c:v>0.48785</c:v>
                </c:pt>
                <c:pt idx="388">
                  <c:v>0.645208</c:v>
                </c:pt>
                <c:pt idx="389">
                  <c:v>1.320015</c:v>
                </c:pt>
                <c:pt idx="390">
                  <c:v>0.649001</c:v>
                </c:pt>
                <c:pt idx="391">
                  <c:v>1.154556</c:v>
                </c:pt>
                <c:pt idx="392">
                  <c:v>0.275452</c:v>
                </c:pt>
                <c:pt idx="393">
                  <c:v>0.530882</c:v>
                </c:pt>
                <c:pt idx="394">
                  <c:v>0.085987</c:v>
                </c:pt>
                <c:pt idx="395">
                  <c:v>-0.349926</c:v>
                </c:pt>
                <c:pt idx="396">
                  <c:v>-0.612647</c:v>
                </c:pt>
                <c:pt idx="397">
                  <c:v>-1.095827</c:v>
                </c:pt>
                <c:pt idx="398">
                  <c:v>-0.531818</c:v>
                </c:pt>
                <c:pt idx="399">
                  <c:v>-1.46196</c:v>
                </c:pt>
                <c:pt idx="400">
                  <c:v>-1.43252</c:v>
                </c:pt>
                <c:pt idx="401">
                  <c:v>-3.301515</c:v>
                </c:pt>
                <c:pt idx="402">
                  <c:v>-2.034901</c:v>
                </c:pt>
                <c:pt idx="403">
                  <c:v>-3.748974</c:v>
                </c:pt>
                <c:pt idx="404">
                  <c:v>-1.3898</c:v>
                </c:pt>
                <c:pt idx="405">
                  <c:v>-2.960898</c:v>
                </c:pt>
                <c:pt idx="406">
                  <c:v>-2.171682</c:v>
                </c:pt>
                <c:pt idx="407">
                  <c:v>-4.353639</c:v>
                </c:pt>
                <c:pt idx="408">
                  <c:v>-1.307306</c:v>
                </c:pt>
                <c:pt idx="409">
                  <c:v>-1.635174</c:v>
                </c:pt>
                <c:pt idx="410">
                  <c:v>0.061934</c:v>
                </c:pt>
                <c:pt idx="411">
                  <c:v>0.465334</c:v>
                </c:pt>
                <c:pt idx="412">
                  <c:v>0.806088</c:v>
                </c:pt>
                <c:pt idx="413">
                  <c:v>1.788051</c:v>
                </c:pt>
                <c:pt idx="414">
                  <c:v>0.968745</c:v>
                </c:pt>
                <c:pt idx="415">
                  <c:v>2.330564</c:v>
                </c:pt>
                <c:pt idx="416">
                  <c:v>2.027537</c:v>
                </c:pt>
                <c:pt idx="417">
                  <c:v>4.43918</c:v>
                </c:pt>
                <c:pt idx="418">
                  <c:v>2.357455</c:v>
                </c:pt>
                <c:pt idx="419">
                  <c:v>4.758791</c:v>
                </c:pt>
                <c:pt idx="420">
                  <c:v>3.135195</c:v>
                </c:pt>
                <c:pt idx="421">
                  <c:v>6.644423</c:v>
                </c:pt>
                <c:pt idx="422">
                  <c:v>3.063498</c:v>
                </c:pt>
                <c:pt idx="423">
                  <c:v>5.993395</c:v>
                </c:pt>
                <c:pt idx="424">
                  <c:v>3.482615</c:v>
                </c:pt>
                <c:pt idx="425">
                  <c:v>7.240415</c:v>
                </c:pt>
                <c:pt idx="426">
                  <c:v>3.016411</c:v>
                </c:pt>
                <c:pt idx="427">
                  <c:v>5.399611</c:v>
                </c:pt>
                <c:pt idx="428">
                  <c:v>2.76734</c:v>
                </c:pt>
                <c:pt idx="429">
                  <c:v>6.373931</c:v>
                </c:pt>
                <c:pt idx="430">
                  <c:v>3.630717</c:v>
                </c:pt>
                <c:pt idx="431">
                  <c:v>6.260929</c:v>
                </c:pt>
                <c:pt idx="432">
                  <c:v>1.842721</c:v>
                </c:pt>
                <c:pt idx="433">
                  <c:v>4.370447</c:v>
                </c:pt>
                <c:pt idx="434">
                  <c:v>3.095542</c:v>
                </c:pt>
                <c:pt idx="435">
                  <c:v>5.86572</c:v>
                </c:pt>
                <c:pt idx="436">
                  <c:v>1.878802</c:v>
                </c:pt>
                <c:pt idx="437">
                  <c:v>3.725666</c:v>
                </c:pt>
                <c:pt idx="438">
                  <c:v>3.501136</c:v>
                </c:pt>
                <c:pt idx="439">
                  <c:v>7.701137</c:v>
                </c:pt>
                <c:pt idx="440">
                  <c:v>3.595776</c:v>
                </c:pt>
                <c:pt idx="441">
                  <c:v>5.864378</c:v>
                </c:pt>
                <c:pt idx="442">
                  <c:v>1.624513</c:v>
                </c:pt>
                <c:pt idx="443">
                  <c:v>4.377343</c:v>
                </c:pt>
                <c:pt idx="444">
                  <c:v>2.976235</c:v>
                </c:pt>
                <c:pt idx="445">
                  <c:v>5.044307</c:v>
                </c:pt>
                <c:pt idx="446">
                  <c:v>1.019014</c:v>
                </c:pt>
                <c:pt idx="447">
                  <c:v>1.551325</c:v>
                </c:pt>
                <c:pt idx="448">
                  <c:v>0.889893</c:v>
                </c:pt>
                <c:pt idx="449">
                  <c:v>1.914283</c:v>
                </c:pt>
                <c:pt idx="450">
                  <c:v>0.428548</c:v>
                </c:pt>
                <c:pt idx="451">
                  <c:v>0.095387</c:v>
                </c:pt>
                <c:pt idx="452">
                  <c:v>-0.729918</c:v>
                </c:pt>
                <c:pt idx="453">
                  <c:v>-1.271489</c:v>
                </c:pt>
                <c:pt idx="454">
                  <c:v>-0.614505</c:v>
                </c:pt>
                <c:pt idx="455">
                  <c:v>-1.570043</c:v>
                </c:pt>
                <c:pt idx="456">
                  <c:v>-0.972862</c:v>
                </c:pt>
                <c:pt idx="457">
                  <c:v>-1.788888</c:v>
                </c:pt>
                <c:pt idx="458">
                  <c:v>-0.700799</c:v>
                </c:pt>
                <c:pt idx="459">
                  <c:v>-1.110142</c:v>
                </c:pt>
                <c:pt idx="460">
                  <c:v>0.062924</c:v>
                </c:pt>
                <c:pt idx="461">
                  <c:v>0.401643</c:v>
                </c:pt>
                <c:pt idx="462">
                  <c:v>0.125014</c:v>
                </c:pt>
                <c:pt idx="463">
                  <c:v>-0.117959</c:v>
                </c:pt>
                <c:pt idx="464">
                  <c:v>-0.254722</c:v>
                </c:pt>
                <c:pt idx="465">
                  <c:v>-0.534032</c:v>
                </c:pt>
                <c:pt idx="466">
                  <c:v>-0.458314</c:v>
                </c:pt>
                <c:pt idx="467">
                  <c:v>-1.092214</c:v>
                </c:pt>
                <c:pt idx="468">
                  <c:v>-0.588934</c:v>
                </c:pt>
                <c:pt idx="469">
                  <c:v>-0.955932</c:v>
                </c:pt>
                <c:pt idx="470">
                  <c:v>-0.24148</c:v>
                </c:pt>
                <c:pt idx="471">
                  <c:v>-0.729997</c:v>
                </c:pt>
                <c:pt idx="472">
                  <c:v>-0.838205</c:v>
                </c:pt>
                <c:pt idx="473">
                  <c:v>-1.721689</c:v>
                </c:pt>
                <c:pt idx="474">
                  <c:v>-0.517017</c:v>
                </c:pt>
                <c:pt idx="475">
                  <c:v>-0.796868</c:v>
                </c:pt>
                <c:pt idx="476">
                  <c:v>-0.487268</c:v>
                </c:pt>
                <c:pt idx="477">
                  <c:v>-1.390948</c:v>
                </c:pt>
                <c:pt idx="478">
                  <c:v>-1.281145</c:v>
                </c:pt>
                <c:pt idx="479">
                  <c:v>-2.490976</c:v>
                </c:pt>
                <c:pt idx="480">
                  <c:v>-0.65248</c:v>
                </c:pt>
                <c:pt idx="481">
                  <c:v>-0.386068</c:v>
                </c:pt>
                <c:pt idx="482">
                  <c:v>1.334847</c:v>
                </c:pt>
                <c:pt idx="483">
                  <c:v>3.447063</c:v>
                </c:pt>
                <c:pt idx="484">
                  <c:v>2.671675</c:v>
                </c:pt>
                <c:pt idx="485">
                  <c:v>5.255446</c:v>
                </c:pt>
                <c:pt idx="486">
                  <c:v>2.481539</c:v>
                </c:pt>
                <c:pt idx="487">
                  <c:v>5.640265</c:v>
                </c:pt>
                <c:pt idx="488">
                  <c:v>4.30415</c:v>
                </c:pt>
                <c:pt idx="489">
                  <c:v>9.132085</c:v>
                </c:pt>
                <c:pt idx="490">
                  <c:v>4.223006</c:v>
                </c:pt>
                <c:pt idx="491">
                  <c:v>7.739938</c:v>
                </c:pt>
                <c:pt idx="492">
                  <c:v>3.203881</c:v>
                </c:pt>
                <c:pt idx="493">
                  <c:v>6.082466</c:v>
                </c:pt>
                <c:pt idx="494">
                  <c:v>2.312833</c:v>
                </c:pt>
                <c:pt idx="495">
                  <c:v>3.935559</c:v>
                </c:pt>
                <c:pt idx="496">
                  <c:v>1.215592</c:v>
                </c:pt>
                <c:pt idx="497">
                  <c:v>2.104312</c:v>
                </c:pt>
                <c:pt idx="498">
                  <c:v>0.186712</c:v>
                </c:pt>
                <c:pt idx="499">
                  <c:v>-0.502568</c:v>
                </c:pt>
                <c:pt idx="500">
                  <c:v>-0.986575</c:v>
                </c:pt>
                <c:pt idx="501">
                  <c:v>-1.700863</c:v>
                </c:pt>
                <c:pt idx="502">
                  <c:v>-0.324314</c:v>
                </c:pt>
                <c:pt idx="503">
                  <c:v>-0.511942</c:v>
                </c:pt>
                <c:pt idx="504">
                  <c:v>-0.488714</c:v>
                </c:pt>
                <c:pt idx="505">
                  <c:v>-1.353522</c:v>
                </c:pt>
                <c:pt idx="506">
                  <c:v>-1.283352</c:v>
                </c:pt>
                <c:pt idx="507">
                  <c:v>-3.061453</c:v>
                </c:pt>
                <c:pt idx="508">
                  <c:v>-2.007767</c:v>
                </c:pt>
                <c:pt idx="509">
                  <c:v>-3.612412</c:v>
                </c:pt>
                <c:pt idx="510">
                  <c:v>-1.064043</c:v>
                </c:pt>
                <c:pt idx="511">
                  <c:v>-1.97873</c:v>
                </c:pt>
                <c:pt idx="512">
                  <c:v>-1.163399</c:v>
                </c:pt>
                <c:pt idx="513">
                  <c:v>-2.624171</c:v>
                </c:pt>
                <c:pt idx="514">
                  <c:v>-1.284629</c:v>
                </c:pt>
                <c:pt idx="515">
                  <c:v>-2.230822</c:v>
                </c:pt>
                <c:pt idx="516">
                  <c:v>-0.946369</c:v>
                </c:pt>
                <c:pt idx="517">
                  <c:v>-1.79432</c:v>
                </c:pt>
                <c:pt idx="518">
                  <c:v>-0.124679</c:v>
                </c:pt>
                <c:pt idx="519">
                  <c:v>1.025694</c:v>
                </c:pt>
                <c:pt idx="520">
                  <c:v>2.235815</c:v>
                </c:pt>
                <c:pt idx="521">
                  <c:v>4.697378</c:v>
                </c:pt>
                <c:pt idx="522">
                  <c:v>2.332441</c:v>
                </c:pt>
                <c:pt idx="523">
                  <c:v>4.492928</c:v>
                </c:pt>
                <c:pt idx="524">
                  <c:v>2.047301</c:v>
                </c:pt>
                <c:pt idx="525">
                  <c:v>4.079476</c:v>
                </c:pt>
                <c:pt idx="526">
                  <c:v>1.919891</c:v>
                </c:pt>
                <c:pt idx="527">
                  <c:v>3.698943</c:v>
                </c:pt>
                <c:pt idx="528">
                  <c:v>1.611859</c:v>
                </c:pt>
                <c:pt idx="529">
                  <c:v>3.132813</c:v>
                </c:pt>
                <c:pt idx="530">
                  <c:v>1.520178</c:v>
                </c:pt>
                <c:pt idx="531">
                  <c:v>2.908405</c:v>
                </c:pt>
                <c:pt idx="532">
                  <c:v>1.187171</c:v>
                </c:pt>
                <c:pt idx="533">
                  <c:v>2.064726</c:v>
                </c:pt>
                <c:pt idx="534">
                  <c:v>0.635612</c:v>
                </c:pt>
                <c:pt idx="535">
                  <c:v>1.209219</c:v>
                </c:pt>
                <c:pt idx="536">
                  <c:v>0.592688</c:v>
                </c:pt>
                <c:pt idx="537">
                  <c:v>1.082851</c:v>
                </c:pt>
                <c:pt idx="538">
                  <c:v>0.203473</c:v>
                </c:pt>
                <c:pt idx="539">
                  <c:v>0.08856</c:v>
                </c:pt>
                <c:pt idx="540">
                  <c:v>-0.216098</c:v>
                </c:pt>
                <c:pt idx="541">
                  <c:v>-0.299849</c:v>
                </c:pt>
                <c:pt idx="542">
                  <c:v>0.081251</c:v>
                </c:pt>
                <c:pt idx="543">
                  <c:v>0.234984</c:v>
                </c:pt>
                <c:pt idx="544">
                  <c:v>0.101287</c:v>
                </c:pt>
                <c:pt idx="545">
                  <c:v>0.064093</c:v>
                </c:pt>
                <c:pt idx="546">
                  <c:v>-0.105353</c:v>
                </c:pt>
                <c:pt idx="547">
                  <c:v>-0.179917</c:v>
                </c:pt>
                <c:pt idx="548">
                  <c:v>-0.013765</c:v>
                </c:pt>
                <c:pt idx="549">
                  <c:v>-0.050473</c:v>
                </c:pt>
                <c:pt idx="550">
                  <c:v>-0.087034</c:v>
                </c:pt>
                <c:pt idx="551">
                  <c:v>-0.088309</c:v>
                </c:pt>
                <c:pt idx="552">
                  <c:v>0.049775</c:v>
                </c:pt>
                <c:pt idx="553">
                  <c:v>-0.044224</c:v>
                </c:pt>
                <c:pt idx="554">
                  <c:v>0.032996</c:v>
                </c:pt>
                <c:pt idx="555">
                  <c:v>0.071376</c:v>
                </c:pt>
                <c:pt idx="556">
                  <c:v>0.033016</c:v>
                </c:pt>
                <c:pt idx="557">
                  <c:v>0.056462</c:v>
                </c:pt>
                <c:pt idx="558">
                  <c:v>0.019287</c:v>
                </c:pt>
                <c:pt idx="559">
                  <c:v>0.028961</c:v>
                </c:pt>
                <c:pt idx="560">
                  <c:v>-0.018218</c:v>
                </c:pt>
                <c:pt idx="561">
                  <c:v>-0.040684</c:v>
                </c:pt>
                <c:pt idx="562">
                  <c:v>0.023494</c:v>
                </c:pt>
                <c:pt idx="563">
                  <c:v>0.056426</c:v>
                </c:pt>
                <c:pt idx="564">
                  <c:v>0.0092</c:v>
                </c:pt>
                <c:pt idx="565">
                  <c:v>0.027182</c:v>
                </c:pt>
                <c:pt idx="566">
                  <c:v>0.03187</c:v>
                </c:pt>
                <c:pt idx="567">
                  <c:v>0.03494</c:v>
                </c:pt>
                <c:pt idx="568">
                  <c:v>0.014048</c:v>
                </c:pt>
                <c:pt idx="569">
                  <c:v>0.052602</c:v>
                </c:pt>
                <c:pt idx="570">
                  <c:v>-0.02675</c:v>
                </c:pt>
                <c:pt idx="571">
                  <c:v>-0.084961</c:v>
                </c:pt>
                <c:pt idx="572">
                  <c:v>0.049723</c:v>
                </c:pt>
                <c:pt idx="573">
                  <c:v>0.127433</c:v>
                </c:pt>
                <c:pt idx="574">
                  <c:v>-0.154604</c:v>
                </c:pt>
                <c:pt idx="575">
                  <c:v>-0.410595</c:v>
                </c:pt>
                <c:pt idx="576">
                  <c:v>-0.002093</c:v>
                </c:pt>
                <c:pt idx="577">
                  <c:v>0.011506</c:v>
                </c:pt>
                <c:pt idx="578">
                  <c:v>0.015561</c:v>
                </c:pt>
                <c:pt idx="579">
                  <c:v>0.035596</c:v>
                </c:pt>
                <c:pt idx="580">
                  <c:v>7.3e-5</c:v>
                </c:pt>
                <c:pt idx="581">
                  <c:v>-0.052286</c:v>
                </c:pt>
                <c:pt idx="582">
                  <c:v>-0.074783</c:v>
                </c:pt>
                <c:pt idx="583">
                  <c:v>-0.091449</c:v>
                </c:pt>
                <c:pt idx="584">
                  <c:v>0.015453</c:v>
                </c:pt>
                <c:pt idx="585">
                  <c:v>-0.000324</c:v>
                </c:pt>
                <c:pt idx="586">
                  <c:v>-0.03401</c:v>
                </c:pt>
                <c:pt idx="587">
                  <c:v>-0.045455</c:v>
                </c:pt>
                <c:pt idx="588">
                  <c:v>-0.021011</c:v>
                </c:pt>
                <c:pt idx="589">
                  <c:v>-0.063482</c:v>
                </c:pt>
                <c:pt idx="590">
                  <c:v>0.004238</c:v>
                </c:pt>
                <c:pt idx="591">
                  <c:v>0.032951</c:v>
                </c:pt>
                <c:pt idx="592">
                  <c:v>0.006238</c:v>
                </c:pt>
                <c:pt idx="593">
                  <c:v>0.00179</c:v>
                </c:pt>
                <c:pt idx="594">
                  <c:v>-0.005383</c:v>
                </c:pt>
              </c:numCache>
            </c:numRef>
          </c:val>
          <c:smooth val="0"/>
        </c:ser>
        <c:ser>
          <c:idx val="1"/>
          <c:order val="1"/>
          <c:tx>
            <c:strRef>
              <c:f>[action3_5times_gyro.csv]action3_5times_gyro!$K$1</c:f>
              <c:strCache>
                <c:ptCount val="1"/>
                <c:pt idx="0">
                  <c:v>Y_gyro</c:v>
                </c:pt>
              </c:strCache>
            </c:strRef>
          </c:tx>
          <c:spPr>
            <a:ln w="28575" cap="rnd">
              <a:solidFill>
                <a:schemeClr val="accent2"/>
              </a:solidFill>
              <a:round/>
            </a:ln>
            <a:effectLst/>
          </c:spPr>
          <c:marker>
            <c:symbol val="none"/>
          </c:marker>
          <c:dLbls>
            <c:delete val="1"/>
          </c:dLbls>
          <c:val>
            <c:numRef>
              <c:f>[action3_5times_gyro.csv]action3_5times_gyro!$K$2:$K$650</c:f>
              <c:numCache>
                <c:formatCode>General</c:formatCode>
                <c:ptCount val="649"/>
                <c:pt idx="0">
                  <c:v>-0.342934</c:v>
                </c:pt>
                <c:pt idx="1">
                  <c:v>-0.433587</c:v>
                </c:pt>
                <c:pt idx="2">
                  <c:v>0.012518</c:v>
                </c:pt>
                <c:pt idx="3">
                  <c:v>-0.046168</c:v>
                </c:pt>
                <c:pt idx="4">
                  <c:v>-0.060697</c:v>
                </c:pt>
                <c:pt idx="5">
                  <c:v>-0.197976</c:v>
                </c:pt>
                <c:pt idx="6">
                  <c:v>-0.160668</c:v>
                </c:pt>
                <c:pt idx="7">
                  <c:v>-0.242542</c:v>
                </c:pt>
                <c:pt idx="8">
                  <c:v>-0.000961</c:v>
                </c:pt>
                <c:pt idx="9">
                  <c:v>-0.012546</c:v>
                </c:pt>
                <c:pt idx="10">
                  <c:v>-0.097778</c:v>
                </c:pt>
                <c:pt idx="11">
                  <c:v>-0.213661</c:v>
                </c:pt>
                <c:pt idx="12">
                  <c:v>-0.087053</c:v>
                </c:pt>
                <c:pt idx="13">
                  <c:v>-0.118588</c:v>
                </c:pt>
                <c:pt idx="14">
                  <c:v>-0.021865</c:v>
                </c:pt>
                <c:pt idx="15">
                  <c:v>-0.056632</c:v>
                </c:pt>
                <c:pt idx="16">
                  <c:v>0.006653</c:v>
                </c:pt>
                <c:pt idx="17">
                  <c:v>0.092106</c:v>
                </c:pt>
                <c:pt idx="18">
                  <c:v>0.086622</c:v>
                </c:pt>
                <c:pt idx="19">
                  <c:v>0.104036</c:v>
                </c:pt>
                <c:pt idx="20">
                  <c:v>0.043923</c:v>
                </c:pt>
                <c:pt idx="21">
                  <c:v>0.117551</c:v>
                </c:pt>
                <c:pt idx="22">
                  <c:v>0.040516</c:v>
                </c:pt>
                <c:pt idx="23">
                  <c:v>0.070377</c:v>
                </c:pt>
                <c:pt idx="24">
                  <c:v>0.027732</c:v>
                </c:pt>
                <c:pt idx="25">
                  <c:v>-0.040469</c:v>
                </c:pt>
                <c:pt idx="26">
                  <c:v>-0.060795</c:v>
                </c:pt>
                <c:pt idx="27">
                  <c:v>0.148992</c:v>
                </c:pt>
                <c:pt idx="28">
                  <c:v>0.051962</c:v>
                </c:pt>
                <c:pt idx="29">
                  <c:v>-0.2808</c:v>
                </c:pt>
                <c:pt idx="30">
                  <c:v>-0.07979</c:v>
                </c:pt>
                <c:pt idx="31">
                  <c:v>-0.110629</c:v>
                </c:pt>
                <c:pt idx="32">
                  <c:v>-0.050009</c:v>
                </c:pt>
                <c:pt idx="33">
                  <c:v>-0.101195</c:v>
                </c:pt>
                <c:pt idx="34">
                  <c:v>-0.056441</c:v>
                </c:pt>
                <c:pt idx="35">
                  <c:v>-0.136156</c:v>
                </c:pt>
                <c:pt idx="36">
                  <c:v>-0.126622</c:v>
                </c:pt>
                <c:pt idx="37">
                  <c:v>-0.254535</c:v>
                </c:pt>
                <c:pt idx="38">
                  <c:v>-0.071607</c:v>
                </c:pt>
                <c:pt idx="39">
                  <c:v>-0.099442</c:v>
                </c:pt>
                <c:pt idx="40">
                  <c:v>-0.102358</c:v>
                </c:pt>
                <c:pt idx="41">
                  <c:v>-0.311533</c:v>
                </c:pt>
                <c:pt idx="42">
                  <c:v>-0.109454</c:v>
                </c:pt>
                <c:pt idx="43">
                  <c:v>-0.089082</c:v>
                </c:pt>
                <c:pt idx="44">
                  <c:v>0.039694</c:v>
                </c:pt>
                <c:pt idx="45">
                  <c:v>0.040071</c:v>
                </c:pt>
                <c:pt idx="46">
                  <c:v>-0.064656</c:v>
                </c:pt>
                <c:pt idx="47">
                  <c:v>-0.113514</c:v>
                </c:pt>
                <c:pt idx="48">
                  <c:v>0.064885</c:v>
                </c:pt>
                <c:pt idx="49">
                  <c:v>0.226741</c:v>
                </c:pt>
                <c:pt idx="50">
                  <c:v>0.20901</c:v>
                </c:pt>
                <c:pt idx="51">
                  <c:v>0.476807</c:v>
                </c:pt>
                <c:pt idx="52">
                  <c:v>0.223275</c:v>
                </c:pt>
                <c:pt idx="53">
                  <c:v>0.321062</c:v>
                </c:pt>
                <c:pt idx="54">
                  <c:v>0.110498</c:v>
                </c:pt>
                <c:pt idx="55">
                  <c:v>0.358212</c:v>
                </c:pt>
                <c:pt idx="56">
                  <c:v>0.251983</c:v>
                </c:pt>
                <c:pt idx="57">
                  <c:v>0.400748</c:v>
                </c:pt>
                <c:pt idx="58">
                  <c:v>0.044587</c:v>
                </c:pt>
                <c:pt idx="59">
                  <c:v>0.039298</c:v>
                </c:pt>
                <c:pt idx="60">
                  <c:v>0.142624</c:v>
                </c:pt>
                <c:pt idx="61">
                  <c:v>0.415158</c:v>
                </c:pt>
                <c:pt idx="62">
                  <c:v>0.000124</c:v>
                </c:pt>
                <c:pt idx="63">
                  <c:v>-0.376738</c:v>
                </c:pt>
                <c:pt idx="64">
                  <c:v>-0.385586</c:v>
                </c:pt>
                <c:pt idx="65">
                  <c:v>-0.431656</c:v>
                </c:pt>
                <c:pt idx="66">
                  <c:v>0.273388</c:v>
                </c:pt>
                <c:pt idx="67">
                  <c:v>0.386298</c:v>
                </c:pt>
                <c:pt idx="68">
                  <c:v>-0.108279</c:v>
                </c:pt>
                <c:pt idx="69">
                  <c:v>-0.26661</c:v>
                </c:pt>
                <c:pt idx="70">
                  <c:v>-0.221314</c:v>
                </c:pt>
                <c:pt idx="71">
                  <c:v>-0.414022</c:v>
                </c:pt>
                <c:pt idx="72">
                  <c:v>-0.172385</c:v>
                </c:pt>
                <c:pt idx="73">
                  <c:v>-0.339324</c:v>
                </c:pt>
                <c:pt idx="74">
                  <c:v>-0.142554</c:v>
                </c:pt>
                <c:pt idx="75">
                  <c:v>-0.15974</c:v>
                </c:pt>
                <c:pt idx="76">
                  <c:v>0.031645</c:v>
                </c:pt>
                <c:pt idx="77">
                  <c:v>-0.01537</c:v>
                </c:pt>
                <c:pt idx="78">
                  <c:v>-0.004267</c:v>
                </c:pt>
                <c:pt idx="79">
                  <c:v>0.035151</c:v>
                </c:pt>
                <c:pt idx="80">
                  <c:v>-0.109677</c:v>
                </c:pt>
                <c:pt idx="81">
                  <c:v>-0.314105</c:v>
                </c:pt>
                <c:pt idx="82">
                  <c:v>0.029796</c:v>
                </c:pt>
                <c:pt idx="83">
                  <c:v>0.404537</c:v>
                </c:pt>
                <c:pt idx="84">
                  <c:v>0.369461</c:v>
                </c:pt>
                <c:pt idx="85">
                  <c:v>0.347138</c:v>
                </c:pt>
                <c:pt idx="86">
                  <c:v>-0.134204</c:v>
                </c:pt>
                <c:pt idx="87">
                  <c:v>0.162668</c:v>
                </c:pt>
                <c:pt idx="88">
                  <c:v>0.63103</c:v>
                </c:pt>
                <c:pt idx="89">
                  <c:v>1.196782</c:v>
                </c:pt>
                <c:pt idx="90">
                  <c:v>0.379229</c:v>
                </c:pt>
                <c:pt idx="91">
                  <c:v>0.817079</c:v>
                </c:pt>
                <c:pt idx="92">
                  <c:v>0.554144</c:v>
                </c:pt>
                <c:pt idx="93">
                  <c:v>1.085029</c:v>
                </c:pt>
                <c:pt idx="94">
                  <c:v>0.446862</c:v>
                </c:pt>
                <c:pt idx="95">
                  <c:v>0.982115</c:v>
                </c:pt>
                <c:pt idx="96">
                  <c:v>0.770779</c:v>
                </c:pt>
                <c:pt idx="97">
                  <c:v>1.541749</c:v>
                </c:pt>
                <c:pt idx="98">
                  <c:v>0.560313</c:v>
                </c:pt>
                <c:pt idx="99">
                  <c:v>0.997456</c:v>
                </c:pt>
                <c:pt idx="100">
                  <c:v>0.387719</c:v>
                </c:pt>
                <c:pt idx="101">
                  <c:v>0.80374</c:v>
                </c:pt>
                <c:pt idx="102">
                  <c:v>0.597373</c:v>
                </c:pt>
                <c:pt idx="103">
                  <c:v>1.059618</c:v>
                </c:pt>
                <c:pt idx="104">
                  <c:v>-0.009512</c:v>
                </c:pt>
                <c:pt idx="105">
                  <c:v>-0.155709</c:v>
                </c:pt>
                <c:pt idx="106">
                  <c:v>0.234426</c:v>
                </c:pt>
                <c:pt idx="107">
                  <c:v>0.97216</c:v>
                </c:pt>
                <c:pt idx="108">
                  <c:v>1.249647</c:v>
                </c:pt>
                <c:pt idx="109">
                  <c:v>2.692811</c:v>
                </c:pt>
                <c:pt idx="110">
                  <c:v>0.576152</c:v>
                </c:pt>
                <c:pt idx="111">
                  <c:v>-0.200989</c:v>
                </c:pt>
                <c:pt idx="112">
                  <c:v>-1.154413</c:v>
                </c:pt>
                <c:pt idx="113">
                  <c:v>-1.816136</c:v>
                </c:pt>
                <c:pt idx="114">
                  <c:v>-0.149201</c:v>
                </c:pt>
                <c:pt idx="115">
                  <c:v>0.17534</c:v>
                </c:pt>
                <c:pt idx="116">
                  <c:v>0.597044</c:v>
                </c:pt>
                <c:pt idx="117">
                  <c:v>0.981337</c:v>
                </c:pt>
                <c:pt idx="118">
                  <c:v>0.582885</c:v>
                </c:pt>
                <c:pt idx="119">
                  <c:v>1.751247</c:v>
                </c:pt>
                <c:pt idx="120">
                  <c:v>1.426761</c:v>
                </c:pt>
                <c:pt idx="121">
                  <c:v>2.300579</c:v>
                </c:pt>
                <c:pt idx="122">
                  <c:v>0.426218</c:v>
                </c:pt>
                <c:pt idx="123">
                  <c:v>1.134705</c:v>
                </c:pt>
                <c:pt idx="124">
                  <c:v>1.21325</c:v>
                </c:pt>
                <c:pt idx="125">
                  <c:v>2.316403</c:v>
                </c:pt>
                <c:pt idx="126">
                  <c:v>0.877409</c:v>
                </c:pt>
                <c:pt idx="127">
                  <c:v>1.509523</c:v>
                </c:pt>
                <c:pt idx="128">
                  <c:v>0.80966</c:v>
                </c:pt>
                <c:pt idx="129">
                  <c:v>2.083368</c:v>
                </c:pt>
                <c:pt idx="130">
                  <c:v>1.259895</c:v>
                </c:pt>
                <c:pt idx="131">
                  <c:v>2.145098</c:v>
                </c:pt>
                <c:pt idx="132">
                  <c:v>0.817054</c:v>
                </c:pt>
                <c:pt idx="133">
                  <c:v>2.014247</c:v>
                </c:pt>
                <c:pt idx="134">
                  <c:v>1.419942</c:v>
                </c:pt>
                <c:pt idx="135">
                  <c:v>2.464053</c:v>
                </c:pt>
                <c:pt idx="136">
                  <c:v>0.596768</c:v>
                </c:pt>
                <c:pt idx="137">
                  <c:v>1.339884</c:v>
                </c:pt>
                <c:pt idx="138">
                  <c:v>1.421802</c:v>
                </c:pt>
                <c:pt idx="139">
                  <c:v>3.173536</c:v>
                </c:pt>
                <c:pt idx="140">
                  <c:v>1.373042</c:v>
                </c:pt>
                <c:pt idx="141">
                  <c:v>2.555755</c:v>
                </c:pt>
                <c:pt idx="142">
                  <c:v>1.864164</c:v>
                </c:pt>
                <c:pt idx="143">
                  <c:v>4.543414</c:v>
                </c:pt>
                <c:pt idx="144">
                  <c:v>2.820217</c:v>
                </c:pt>
                <c:pt idx="145">
                  <c:v>5.156499</c:v>
                </c:pt>
                <c:pt idx="146">
                  <c:v>2.172282</c:v>
                </c:pt>
                <c:pt idx="147">
                  <c:v>5.247202</c:v>
                </c:pt>
                <c:pt idx="148">
                  <c:v>4.145278</c:v>
                </c:pt>
                <c:pt idx="149">
                  <c:v>8.674708</c:v>
                </c:pt>
                <c:pt idx="150">
                  <c:v>4.186286</c:v>
                </c:pt>
                <c:pt idx="151">
                  <c:v>7.593443</c:v>
                </c:pt>
                <c:pt idx="152">
                  <c:v>2.902366</c:v>
                </c:pt>
                <c:pt idx="153">
                  <c:v>6.27786</c:v>
                </c:pt>
                <c:pt idx="154">
                  <c:v>3.722223</c:v>
                </c:pt>
                <c:pt idx="155">
                  <c:v>6.972377</c:v>
                </c:pt>
                <c:pt idx="156">
                  <c:v>1.828489</c:v>
                </c:pt>
                <c:pt idx="157">
                  <c:v>3.148532</c:v>
                </c:pt>
                <c:pt idx="158">
                  <c:v>2.295243</c:v>
                </c:pt>
                <c:pt idx="159">
                  <c:v>5.080072</c:v>
                </c:pt>
                <c:pt idx="160">
                  <c:v>1.977736</c:v>
                </c:pt>
                <c:pt idx="161">
                  <c:v>3.109761</c:v>
                </c:pt>
                <c:pt idx="162">
                  <c:v>1.318557</c:v>
                </c:pt>
                <c:pt idx="163">
                  <c:v>3.235368</c:v>
                </c:pt>
                <c:pt idx="164">
                  <c:v>1.738245</c:v>
                </c:pt>
                <c:pt idx="165">
                  <c:v>2.960984</c:v>
                </c:pt>
                <c:pt idx="166">
                  <c:v>1.772909</c:v>
                </c:pt>
                <c:pt idx="167">
                  <c:v>4.641379</c:v>
                </c:pt>
                <c:pt idx="168">
                  <c:v>2.94502</c:v>
                </c:pt>
                <c:pt idx="169">
                  <c:v>5.076163</c:v>
                </c:pt>
                <c:pt idx="170">
                  <c:v>1.083447</c:v>
                </c:pt>
                <c:pt idx="171">
                  <c:v>1.654942</c:v>
                </c:pt>
                <c:pt idx="172">
                  <c:v>0.505522</c:v>
                </c:pt>
                <c:pt idx="173">
                  <c:v>0.402561</c:v>
                </c:pt>
                <c:pt idx="174">
                  <c:v>-0.508041</c:v>
                </c:pt>
                <c:pt idx="175">
                  <c:v>-0.814958</c:v>
                </c:pt>
                <c:pt idx="176">
                  <c:v>-0.445672</c:v>
                </c:pt>
                <c:pt idx="177">
                  <c:v>-1.093905</c:v>
                </c:pt>
                <c:pt idx="178">
                  <c:v>0.029533</c:v>
                </c:pt>
                <c:pt idx="179">
                  <c:v>0.320877</c:v>
                </c:pt>
                <c:pt idx="180">
                  <c:v>-0.939933</c:v>
                </c:pt>
                <c:pt idx="181">
                  <c:v>-3.082782</c:v>
                </c:pt>
                <c:pt idx="182">
                  <c:v>-2.449009</c:v>
                </c:pt>
                <c:pt idx="183">
                  <c:v>-4.274111</c:v>
                </c:pt>
                <c:pt idx="184">
                  <c:v>-1.573486</c:v>
                </c:pt>
                <c:pt idx="185">
                  <c:v>-3.346327</c:v>
                </c:pt>
                <c:pt idx="186">
                  <c:v>-2.192238</c:v>
                </c:pt>
                <c:pt idx="187">
                  <c:v>-4.553796</c:v>
                </c:pt>
                <c:pt idx="188">
                  <c:v>-2.145977</c:v>
                </c:pt>
                <c:pt idx="189">
                  <c:v>-4.39578</c:v>
                </c:pt>
                <c:pt idx="190">
                  <c:v>-2.969172</c:v>
                </c:pt>
                <c:pt idx="191">
                  <c:v>-6.49158</c:v>
                </c:pt>
                <c:pt idx="192">
                  <c:v>-3.249385</c:v>
                </c:pt>
                <c:pt idx="193">
                  <c:v>-6.285341</c:v>
                </c:pt>
                <c:pt idx="194">
                  <c:v>-3.146732</c:v>
                </c:pt>
                <c:pt idx="195">
                  <c:v>-6.453612</c:v>
                </c:pt>
                <c:pt idx="196">
                  <c:v>-3.473837</c:v>
                </c:pt>
                <c:pt idx="197">
                  <c:v>-6.960547</c:v>
                </c:pt>
                <c:pt idx="198">
                  <c:v>-3.423333</c:v>
                </c:pt>
                <c:pt idx="199">
                  <c:v>-6.891425</c:v>
                </c:pt>
                <c:pt idx="200">
                  <c:v>-3.273665</c:v>
                </c:pt>
                <c:pt idx="201">
                  <c:v>-6.040147</c:v>
                </c:pt>
                <c:pt idx="202">
                  <c:v>-2.718335</c:v>
                </c:pt>
                <c:pt idx="203">
                  <c:v>-5.836548</c:v>
                </c:pt>
                <c:pt idx="204">
                  <c:v>-3.198529</c:v>
                </c:pt>
                <c:pt idx="205">
                  <c:v>-6.069756</c:v>
                </c:pt>
                <c:pt idx="206">
                  <c:v>-2.728613</c:v>
                </c:pt>
                <c:pt idx="207">
                  <c:v>-5.395276</c:v>
                </c:pt>
                <c:pt idx="208">
                  <c:v>-2.543813</c:v>
                </c:pt>
                <c:pt idx="209">
                  <c:v>-4.58907</c:v>
                </c:pt>
                <c:pt idx="210">
                  <c:v>-1.094658</c:v>
                </c:pt>
                <c:pt idx="211">
                  <c:v>-1.493033</c:v>
                </c:pt>
                <c:pt idx="212">
                  <c:v>-0.249151</c:v>
                </c:pt>
                <c:pt idx="213">
                  <c:v>-0.926446</c:v>
                </c:pt>
                <c:pt idx="214">
                  <c:v>-1.365798</c:v>
                </c:pt>
                <c:pt idx="215">
                  <c:v>-2.352126</c:v>
                </c:pt>
                <c:pt idx="216">
                  <c:v>0.040701</c:v>
                </c:pt>
                <c:pt idx="217">
                  <c:v>0.106124</c:v>
                </c:pt>
                <c:pt idx="218">
                  <c:v>-0.203991</c:v>
                </c:pt>
                <c:pt idx="219">
                  <c:v>-0.276596</c:v>
                </c:pt>
                <c:pt idx="220">
                  <c:v>-0.471774</c:v>
                </c:pt>
                <c:pt idx="221">
                  <c:v>-1.768961</c:v>
                </c:pt>
                <c:pt idx="222">
                  <c:v>-0.884597</c:v>
                </c:pt>
                <c:pt idx="223">
                  <c:v>-0.439148</c:v>
                </c:pt>
                <c:pt idx="224">
                  <c:v>0.777302</c:v>
                </c:pt>
                <c:pt idx="225">
                  <c:v>0.952702</c:v>
                </c:pt>
                <c:pt idx="226">
                  <c:v>-0.601861</c:v>
                </c:pt>
                <c:pt idx="227">
                  <c:v>-1.487914</c:v>
                </c:pt>
                <c:pt idx="228">
                  <c:v>-0.429011</c:v>
                </c:pt>
                <c:pt idx="229">
                  <c:v>-0.457955</c:v>
                </c:pt>
                <c:pt idx="230">
                  <c:v>-0.454298</c:v>
                </c:pt>
                <c:pt idx="231">
                  <c:v>-1.286433</c:v>
                </c:pt>
                <c:pt idx="232">
                  <c:v>-1.220441</c:v>
                </c:pt>
                <c:pt idx="233">
                  <c:v>-2.628462</c:v>
                </c:pt>
                <c:pt idx="234">
                  <c:v>-1.515155</c:v>
                </c:pt>
                <c:pt idx="235">
                  <c:v>-3.487023</c:v>
                </c:pt>
                <c:pt idx="236">
                  <c:v>-2.449835</c:v>
                </c:pt>
                <c:pt idx="237">
                  <c:v>-4.94879</c:v>
                </c:pt>
                <c:pt idx="238">
                  <c:v>-2.51482</c:v>
                </c:pt>
                <c:pt idx="239">
                  <c:v>-5.085836</c:v>
                </c:pt>
                <c:pt idx="240">
                  <c:v>-2.679085</c:v>
                </c:pt>
                <c:pt idx="241">
                  <c:v>-5.426758</c:v>
                </c:pt>
                <c:pt idx="242">
                  <c:v>-2.596393</c:v>
                </c:pt>
                <c:pt idx="243">
                  <c:v>-4.998824</c:v>
                </c:pt>
                <c:pt idx="244">
                  <c:v>-2.656714</c:v>
                </c:pt>
                <c:pt idx="245">
                  <c:v>-5.290259</c:v>
                </c:pt>
                <c:pt idx="246">
                  <c:v>-2.275994</c:v>
                </c:pt>
                <c:pt idx="247">
                  <c:v>-4.563889</c:v>
                </c:pt>
                <c:pt idx="248">
                  <c:v>-2.303044</c:v>
                </c:pt>
                <c:pt idx="249">
                  <c:v>-4.556582</c:v>
                </c:pt>
                <c:pt idx="250">
                  <c:v>-2.139907</c:v>
                </c:pt>
                <c:pt idx="251">
                  <c:v>-4.279137</c:v>
                </c:pt>
                <c:pt idx="252">
                  <c:v>-2.089249</c:v>
                </c:pt>
                <c:pt idx="253">
                  <c:v>-4.415211</c:v>
                </c:pt>
                <c:pt idx="254">
                  <c:v>-2.448043</c:v>
                </c:pt>
                <c:pt idx="255">
                  <c:v>-4.915358</c:v>
                </c:pt>
                <c:pt idx="256">
                  <c:v>-2.957032</c:v>
                </c:pt>
                <c:pt idx="257">
                  <c:v>-6.50224</c:v>
                </c:pt>
                <c:pt idx="258">
                  <c:v>-3.818868</c:v>
                </c:pt>
                <c:pt idx="259">
                  <c:v>-7.587517</c:v>
                </c:pt>
                <c:pt idx="260">
                  <c:v>-3.552257</c:v>
                </c:pt>
                <c:pt idx="261">
                  <c:v>-6.794505</c:v>
                </c:pt>
                <c:pt idx="262">
                  <c:v>-3.276236</c:v>
                </c:pt>
                <c:pt idx="263">
                  <c:v>-6.523884</c:v>
                </c:pt>
                <c:pt idx="264">
                  <c:v>-3.195696</c:v>
                </c:pt>
                <c:pt idx="265">
                  <c:v>-5.981489</c:v>
                </c:pt>
                <c:pt idx="266">
                  <c:v>-2.190258</c:v>
                </c:pt>
                <c:pt idx="267">
                  <c:v>-4.366958</c:v>
                </c:pt>
                <c:pt idx="268">
                  <c:v>-2.56118</c:v>
                </c:pt>
                <c:pt idx="269">
                  <c:v>-4.929028</c:v>
                </c:pt>
                <c:pt idx="270">
                  <c:v>-2.000154</c:v>
                </c:pt>
                <c:pt idx="271">
                  <c:v>-3.632056</c:v>
                </c:pt>
                <c:pt idx="272">
                  <c:v>-1.327836</c:v>
                </c:pt>
                <c:pt idx="273">
                  <c:v>-2.22798</c:v>
                </c:pt>
                <c:pt idx="274">
                  <c:v>-0.4075</c:v>
                </c:pt>
                <c:pt idx="275">
                  <c:v>-0.524504</c:v>
                </c:pt>
                <c:pt idx="276">
                  <c:v>-0.355447</c:v>
                </c:pt>
                <c:pt idx="277">
                  <c:v>-1.245711</c:v>
                </c:pt>
                <c:pt idx="278">
                  <c:v>-0.863324</c:v>
                </c:pt>
                <c:pt idx="279">
                  <c:v>-1.211297</c:v>
                </c:pt>
                <c:pt idx="280">
                  <c:v>0.536596</c:v>
                </c:pt>
                <c:pt idx="281">
                  <c:v>1.660811</c:v>
                </c:pt>
                <c:pt idx="282">
                  <c:v>1.115147</c:v>
                </c:pt>
                <c:pt idx="283">
                  <c:v>2.523831</c:v>
                </c:pt>
                <c:pt idx="284">
                  <c:v>1.681013</c:v>
                </c:pt>
                <c:pt idx="285">
                  <c:v>2.953558</c:v>
                </c:pt>
                <c:pt idx="286">
                  <c:v>0.758282</c:v>
                </c:pt>
                <c:pt idx="287">
                  <c:v>1.482205</c:v>
                </c:pt>
                <c:pt idx="288">
                  <c:v>0.807406</c:v>
                </c:pt>
                <c:pt idx="289">
                  <c:v>1.250599</c:v>
                </c:pt>
                <c:pt idx="290">
                  <c:v>-0.238094</c:v>
                </c:pt>
                <c:pt idx="291">
                  <c:v>-0.917848</c:v>
                </c:pt>
                <c:pt idx="292">
                  <c:v>-0.439732</c:v>
                </c:pt>
                <c:pt idx="293">
                  <c:v>-0.15316</c:v>
                </c:pt>
                <c:pt idx="294">
                  <c:v>0.091846</c:v>
                </c:pt>
                <c:pt idx="295">
                  <c:v>-0.316792</c:v>
                </c:pt>
                <c:pt idx="296">
                  <c:v>-0.584429</c:v>
                </c:pt>
                <c:pt idx="297">
                  <c:v>-1.345398</c:v>
                </c:pt>
                <c:pt idx="298">
                  <c:v>-0.728645</c:v>
                </c:pt>
                <c:pt idx="299">
                  <c:v>-1.980651</c:v>
                </c:pt>
                <c:pt idx="300">
                  <c:v>-1.497473</c:v>
                </c:pt>
                <c:pt idx="301">
                  <c:v>-2.826178</c:v>
                </c:pt>
                <c:pt idx="302">
                  <c:v>-1.510087</c:v>
                </c:pt>
                <c:pt idx="303">
                  <c:v>-3.58193</c:v>
                </c:pt>
                <c:pt idx="304">
                  <c:v>-2.435363</c:v>
                </c:pt>
                <c:pt idx="305">
                  <c:v>-4.737565</c:v>
                </c:pt>
                <c:pt idx="306">
                  <c:v>-2.211006</c:v>
                </c:pt>
                <c:pt idx="307">
                  <c:v>-4.431947</c:v>
                </c:pt>
                <c:pt idx="308">
                  <c:v>-2.068323</c:v>
                </c:pt>
                <c:pt idx="309">
                  <c:v>-4.546054</c:v>
                </c:pt>
                <c:pt idx="310">
                  <c:v>-3.126238</c:v>
                </c:pt>
                <c:pt idx="311">
                  <c:v>-6.332436</c:v>
                </c:pt>
                <c:pt idx="312">
                  <c:v>-2.848494</c:v>
                </c:pt>
                <c:pt idx="313">
                  <c:v>-5.517402</c:v>
                </c:pt>
                <c:pt idx="314">
                  <c:v>-2.836532</c:v>
                </c:pt>
                <c:pt idx="315">
                  <c:v>-6.00064</c:v>
                </c:pt>
                <c:pt idx="316">
                  <c:v>-3.201203</c:v>
                </c:pt>
                <c:pt idx="317">
                  <c:v>-6.274003</c:v>
                </c:pt>
                <c:pt idx="318">
                  <c:v>-2.695618</c:v>
                </c:pt>
                <c:pt idx="319">
                  <c:v>-5.438351</c:v>
                </c:pt>
                <c:pt idx="320">
                  <c:v>-3.011196</c:v>
                </c:pt>
                <c:pt idx="321">
                  <c:v>-6.084135</c:v>
                </c:pt>
                <c:pt idx="322">
                  <c:v>-3.131851</c:v>
                </c:pt>
                <c:pt idx="323">
                  <c:v>-6.146423</c:v>
                </c:pt>
                <c:pt idx="324">
                  <c:v>-2.696352</c:v>
                </c:pt>
                <c:pt idx="325">
                  <c:v>-5.404947</c:v>
                </c:pt>
                <c:pt idx="326">
                  <c:v>-3.356123</c:v>
                </c:pt>
                <c:pt idx="327">
                  <c:v>-6.84256</c:v>
                </c:pt>
                <c:pt idx="328">
                  <c:v>-3.237925</c:v>
                </c:pt>
                <c:pt idx="329">
                  <c:v>-6.203808</c:v>
                </c:pt>
                <c:pt idx="330">
                  <c:v>-2.844026</c:v>
                </c:pt>
                <c:pt idx="331">
                  <c:v>-6.172919</c:v>
                </c:pt>
                <c:pt idx="332">
                  <c:v>-3.391866</c:v>
                </c:pt>
                <c:pt idx="333">
                  <c:v>-6.331487</c:v>
                </c:pt>
                <c:pt idx="334">
                  <c:v>-2.608243</c:v>
                </c:pt>
                <c:pt idx="335">
                  <c:v>-5.025267</c:v>
                </c:pt>
                <c:pt idx="336">
                  <c:v>-1.947801</c:v>
                </c:pt>
                <c:pt idx="337">
                  <c:v>-3.626192</c:v>
                </c:pt>
                <c:pt idx="338">
                  <c:v>-1.301478</c:v>
                </c:pt>
                <c:pt idx="339">
                  <c:v>-1.919684</c:v>
                </c:pt>
                <c:pt idx="340">
                  <c:v>0.08036</c:v>
                </c:pt>
                <c:pt idx="341">
                  <c:v>0.360204</c:v>
                </c:pt>
                <c:pt idx="342">
                  <c:v>0.145572</c:v>
                </c:pt>
                <c:pt idx="343">
                  <c:v>0.867906</c:v>
                </c:pt>
                <c:pt idx="344">
                  <c:v>1.260058</c:v>
                </c:pt>
                <c:pt idx="345">
                  <c:v>2.421979</c:v>
                </c:pt>
                <c:pt idx="346">
                  <c:v>0.738559</c:v>
                </c:pt>
                <c:pt idx="347">
                  <c:v>1.459009</c:v>
                </c:pt>
                <c:pt idx="348">
                  <c:v>1.218607</c:v>
                </c:pt>
                <c:pt idx="349">
                  <c:v>2.703097</c:v>
                </c:pt>
                <c:pt idx="350">
                  <c:v>1.181943</c:v>
                </c:pt>
                <c:pt idx="351">
                  <c:v>2.117191</c:v>
                </c:pt>
                <c:pt idx="352">
                  <c:v>1.160097</c:v>
                </c:pt>
                <c:pt idx="353">
                  <c:v>2.660744</c:v>
                </c:pt>
                <c:pt idx="354">
                  <c:v>1.341833</c:v>
                </c:pt>
                <c:pt idx="355">
                  <c:v>2.254932</c:v>
                </c:pt>
                <c:pt idx="356">
                  <c:v>1.025392</c:v>
                </c:pt>
                <c:pt idx="357">
                  <c:v>2.633111</c:v>
                </c:pt>
                <c:pt idx="358">
                  <c:v>1.671974</c:v>
                </c:pt>
                <c:pt idx="359">
                  <c:v>2.540397</c:v>
                </c:pt>
                <c:pt idx="360">
                  <c:v>0.695067</c:v>
                </c:pt>
                <c:pt idx="361">
                  <c:v>2.462369</c:v>
                </c:pt>
                <c:pt idx="362">
                  <c:v>2.138893</c:v>
                </c:pt>
                <c:pt idx="363">
                  <c:v>3.399941</c:v>
                </c:pt>
                <c:pt idx="364">
                  <c:v>0.564327</c:v>
                </c:pt>
                <c:pt idx="365">
                  <c:v>1.481356</c:v>
                </c:pt>
                <c:pt idx="366">
                  <c:v>1.465571</c:v>
                </c:pt>
                <c:pt idx="367">
                  <c:v>2.956271</c:v>
                </c:pt>
                <c:pt idx="368">
                  <c:v>0.690756</c:v>
                </c:pt>
                <c:pt idx="369">
                  <c:v>1.125852</c:v>
                </c:pt>
                <c:pt idx="370">
                  <c:v>0.591327</c:v>
                </c:pt>
                <c:pt idx="371">
                  <c:v>0.532789</c:v>
                </c:pt>
                <c:pt idx="372">
                  <c:v>-1.00412</c:v>
                </c:pt>
                <c:pt idx="373">
                  <c:v>-1.374572</c:v>
                </c:pt>
                <c:pt idx="374">
                  <c:v>0.620664</c:v>
                </c:pt>
                <c:pt idx="375">
                  <c:v>0.538136</c:v>
                </c:pt>
                <c:pt idx="376">
                  <c:v>-1.595207</c:v>
                </c:pt>
                <c:pt idx="377">
                  <c:v>-3.685837</c:v>
                </c:pt>
                <c:pt idx="378">
                  <c:v>-1.569785</c:v>
                </c:pt>
                <c:pt idx="379">
                  <c:v>-3.304394</c:v>
                </c:pt>
                <c:pt idx="380">
                  <c:v>-2.393474</c:v>
                </c:pt>
                <c:pt idx="381">
                  <c:v>-4.885546</c:v>
                </c:pt>
                <c:pt idx="382">
                  <c:v>-2.157825</c:v>
                </c:pt>
                <c:pt idx="383">
                  <c:v>-4.322426</c:v>
                </c:pt>
                <c:pt idx="384">
                  <c:v>-2.417206</c:v>
                </c:pt>
                <c:pt idx="385">
                  <c:v>-4.934632</c:v>
                </c:pt>
                <c:pt idx="386">
                  <c:v>-2.367569</c:v>
                </c:pt>
                <c:pt idx="387">
                  <c:v>-4.773606</c:v>
                </c:pt>
                <c:pt idx="388">
                  <c:v>-2.552593</c:v>
                </c:pt>
                <c:pt idx="389">
                  <c:v>-5.626551</c:v>
                </c:pt>
                <c:pt idx="390">
                  <c:v>-3.518381</c:v>
                </c:pt>
                <c:pt idx="391">
                  <c:v>-6.904602</c:v>
                </c:pt>
                <c:pt idx="392">
                  <c:v>-3.224221</c:v>
                </c:pt>
                <c:pt idx="393">
                  <c:v>-6.714168</c:v>
                </c:pt>
                <c:pt idx="394">
                  <c:v>-3.560076</c:v>
                </c:pt>
                <c:pt idx="395">
                  <c:v>-6.989744</c:v>
                </c:pt>
                <c:pt idx="396">
                  <c:v>-3.71703</c:v>
                </c:pt>
                <c:pt idx="397">
                  <c:v>-7.692618</c:v>
                </c:pt>
                <c:pt idx="398">
                  <c:v>-3.675186</c:v>
                </c:pt>
                <c:pt idx="399">
                  <c:v>-7.1635</c:v>
                </c:pt>
                <c:pt idx="400">
                  <c:v>-3.2891</c:v>
                </c:pt>
                <c:pt idx="401">
                  <c:v>-6.310822</c:v>
                </c:pt>
                <c:pt idx="402">
                  <c:v>-2.250936</c:v>
                </c:pt>
                <c:pt idx="403">
                  <c:v>-4.694517</c:v>
                </c:pt>
                <c:pt idx="404">
                  <c:v>-2.872348</c:v>
                </c:pt>
                <c:pt idx="405">
                  <c:v>-5.11787</c:v>
                </c:pt>
                <c:pt idx="406">
                  <c:v>-0.896058</c:v>
                </c:pt>
                <c:pt idx="407">
                  <c:v>-1.032647</c:v>
                </c:pt>
                <c:pt idx="408">
                  <c:v>-0.521705</c:v>
                </c:pt>
                <c:pt idx="409">
                  <c:v>-2.116995</c:v>
                </c:pt>
                <c:pt idx="410">
                  <c:v>-1.576634</c:v>
                </c:pt>
                <c:pt idx="411">
                  <c:v>-2.0342</c:v>
                </c:pt>
                <c:pt idx="412">
                  <c:v>0.129773</c:v>
                </c:pt>
                <c:pt idx="413">
                  <c:v>0.444312</c:v>
                </c:pt>
                <c:pt idx="414">
                  <c:v>0.6722</c:v>
                </c:pt>
                <c:pt idx="415">
                  <c:v>1.823472</c:v>
                </c:pt>
                <c:pt idx="416">
                  <c:v>1.376711</c:v>
                </c:pt>
                <c:pt idx="417">
                  <c:v>2.303993</c:v>
                </c:pt>
                <c:pt idx="418">
                  <c:v>0.130152</c:v>
                </c:pt>
                <c:pt idx="419">
                  <c:v>-0.243058</c:v>
                </c:pt>
                <c:pt idx="420">
                  <c:v>0.009928</c:v>
                </c:pt>
                <c:pt idx="421">
                  <c:v>0.447204</c:v>
                </c:pt>
                <c:pt idx="422">
                  <c:v>0.672884</c:v>
                </c:pt>
                <c:pt idx="423">
                  <c:v>1.379228</c:v>
                </c:pt>
                <c:pt idx="424">
                  <c:v>0.602748</c:v>
                </c:pt>
                <c:pt idx="425">
                  <c:v>1.211376</c:v>
                </c:pt>
                <c:pt idx="426">
                  <c:v>0.751256</c:v>
                </c:pt>
                <c:pt idx="427">
                  <c:v>1.577401</c:v>
                </c:pt>
                <c:pt idx="428">
                  <c:v>0.376529</c:v>
                </c:pt>
                <c:pt idx="429">
                  <c:v>0.086621</c:v>
                </c:pt>
                <c:pt idx="430">
                  <c:v>-0.305057</c:v>
                </c:pt>
                <c:pt idx="431">
                  <c:v>0.101877</c:v>
                </c:pt>
                <c:pt idx="432">
                  <c:v>0.767241</c:v>
                </c:pt>
                <c:pt idx="433">
                  <c:v>0.405778</c:v>
                </c:pt>
                <c:pt idx="434">
                  <c:v>-1.099304</c:v>
                </c:pt>
                <c:pt idx="435">
                  <c:v>-1.882798</c:v>
                </c:pt>
                <c:pt idx="436">
                  <c:v>-0.129895</c:v>
                </c:pt>
                <c:pt idx="437">
                  <c:v>0.186003</c:v>
                </c:pt>
                <c:pt idx="438">
                  <c:v>-0.518296</c:v>
                </c:pt>
                <c:pt idx="439">
                  <c:v>-2.259116</c:v>
                </c:pt>
                <c:pt idx="440">
                  <c:v>-2.121571</c:v>
                </c:pt>
                <c:pt idx="441">
                  <c:v>-3.467209</c:v>
                </c:pt>
                <c:pt idx="442">
                  <c:v>-0.172055</c:v>
                </c:pt>
                <c:pt idx="443">
                  <c:v>-1.03372</c:v>
                </c:pt>
                <c:pt idx="444">
                  <c:v>-2.030895</c:v>
                </c:pt>
                <c:pt idx="445">
                  <c:v>-3.992259</c:v>
                </c:pt>
                <c:pt idx="446">
                  <c:v>-1.644754</c:v>
                </c:pt>
                <c:pt idx="447">
                  <c:v>-2.899131</c:v>
                </c:pt>
                <c:pt idx="448">
                  <c:v>-1.441624</c:v>
                </c:pt>
                <c:pt idx="449">
                  <c:v>-3.681761</c:v>
                </c:pt>
                <c:pt idx="450">
                  <c:v>-2.682311</c:v>
                </c:pt>
                <c:pt idx="451">
                  <c:v>-5.206305</c:v>
                </c:pt>
                <c:pt idx="452">
                  <c:v>-2.117158</c:v>
                </c:pt>
                <c:pt idx="453">
                  <c:v>-4.33505</c:v>
                </c:pt>
                <c:pt idx="454">
                  <c:v>-2.392558</c:v>
                </c:pt>
                <c:pt idx="455">
                  <c:v>-4.841109</c:v>
                </c:pt>
                <c:pt idx="456">
                  <c:v>-2.42657</c:v>
                </c:pt>
                <c:pt idx="457">
                  <c:v>-4.66066</c:v>
                </c:pt>
                <c:pt idx="458">
                  <c:v>-2.047383</c:v>
                </c:pt>
                <c:pt idx="459">
                  <c:v>-4.48503</c:v>
                </c:pt>
                <c:pt idx="460">
                  <c:v>-2.812116</c:v>
                </c:pt>
                <c:pt idx="461">
                  <c:v>-5.659723</c:v>
                </c:pt>
                <c:pt idx="462">
                  <c:v>-2.616216</c:v>
                </c:pt>
                <c:pt idx="463">
                  <c:v>-5.050171</c:v>
                </c:pt>
                <c:pt idx="464">
                  <c:v>-2.987955</c:v>
                </c:pt>
                <c:pt idx="465">
                  <c:v>-6.386374</c:v>
                </c:pt>
                <c:pt idx="466">
                  <c:v>-3.158127</c:v>
                </c:pt>
                <c:pt idx="467">
                  <c:v>-5.912945</c:v>
                </c:pt>
                <c:pt idx="468">
                  <c:v>-2.43335</c:v>
                </c:pt>
                <c:pt idx="469">
                  <c:v>-4.57657</c:v>
                </c:pt>
                <c:pt idx="470">
                  <c:v>-1.8938</c:v>
                </c:pt>
                <c:pt idx="471">
                  <c:v>-3.880201</c:v>
                </c:pt>
                <c:pt idx="472">
                  <c:v>-2.046427</c:v>
                </c:pt>
                <c:pt idx="473">
                  <c:v>-3.753526</c:v>
                </c:pt>
                <c:pt idx="474">
                  <c:v>-1.420321</c:v>
                </c:pt>
                <c:pt idx="475">
                  <c:v>-2.998489</c:v>
                </c:pt>
                <c:pt idx="476">
                  <c:v>-1.30801</c:v>
                </c:pt>
                <c:pt idx="477">
                  <c:v>-1.782678</c:v>
                </c:pt>
                <c:pt idx="478">
                  <c:v>0.280234</c:v>
                </c:pt>
                <c:pt idx="479">
                  <c:v>1.234873</c:v>
                </c:pt>
                <c:pt idx="480">
                  <c:v>0.870822</c:v>
                </c:pt>
                <c:pt idx="481">
                  <c:v>0.726749</c:v>
                </c:pt>
                <c:pt idx="482">
                  <c:v>-0.868481</c:v>
                </c:pt>
                <c:pt idx="483">
                  <c:v>-1.454366</c:v>
                </c:pt>
                <c:pt idx="484">
                  <c:v>-0.12543</c:v>
                </c:pt>
                <c:pt idx="485">
                  <c:v>0.38577</c:v>
                </c:pt>
                <c:pt idx="486">
                  <c:v>1.577532</c:v>
                </c:pt>
                <c:pt idx="487">
                  <c:v>3.106497</c:v>
                </c:pt>
                <c:pt idx="488">
                  <c:v>0.017156</c:v>
                </c:pt>
                <c:pt idx="489">
                  <c:v>-1.010676</c:v>
                </c:pt>
                <c:pt idx="490">
                  <c:v>-0.394731</c:v>
                </c:pt>
                <c:pt idx="491">
                  <c:v>0.393095</c:v>
                </c:pt>
                <c:pt idx="492">
                  <c:v>0.471191</c:v>
                </c:pt>
                <c:pt idx="493">
                  <c:v>0.596979</c:v>
                </c:pt>
                <c:pt idx="494">
                  <c:v>0.531065</c:v>
                </c:pt>
                <c:pt idx="495">
                  <c:v>1.451668</c:v>
                </c:pt>
                <c:pt idx="496">
                  <c:v>0.779614</c:v>
                </c:pt>
                <c:pt idx="497">
                  <c:v>1.037727</c:v>
                </c:pt>
                <c:pt idx="498">
                  <c:v>0.249379</c:v>
                </c:pt>
                <c:pt idx="499">
                  <c:v>0.722833</c:v>
                </c:pt>
                <c:pt idx="500">
                  <c:v>0.415795</c:v>
                </c:pt>
                <c:pt idx="501">
                  <c:v>0.345893</c:v>
                </c:pt>
                <c:pt idx="502">
                  <c:v>-0.702859</c:v>
                </c:pt>
                <c:pt idx="503">
                  <c:v>-1.688352</c:v>
                </c:pt>
                <c:pt idx="504">
                  <c:v>-0.802634</c:v>
                </c:pt>
                <c:pt idx="505">
                  <c:v>-1.476074</c:v>
                </c:pt>
                <c:pt idx="506">
                  <c:v>-0.567742</c:v>
                </c:pt>
                <c:pt idx="507">
                  <c:v>-1.070911</c:v>
                </c:pt>
                <c:pt idx="508">
                  <c:v>-0.939735</c:v>
                </c:pt>
                <c:pt idx="509">
                  <c:v>-3.162871</c:v>
                </c:pt>
                <c:pt idx="510">
                  <c:v>-3.342532</c:v>
                </c:pt>
                <c:pt idx="511">
                  <c:v>-7.081494</c:v>
                </c:pt>
                <c:pt idx="512">
                  <c:v>-3.082577</c:v>
                </c:pt>
                <c:pt idx="513">
                  <c:v>-4.80478</c:v>
                </c:pt>
                <c:pt idx="514">
                  <c:v>-2.214605</c:v>
                </c:pt>
                <c:pt idx="515">
                  <c:v>-6.017651</c:v>
                </c:pt>
                <c:pt idx="516">
                  <c:v>-4.838411</c:v>
                </c:pt>
                <c:pt idx="517">
                  <c:v>-10.134156</c:v>
                </c:pt>
                <c:pt idx="518">
                  <c:v>-5.680884</c:v>
                </c:pt>
                <c:pt idx="519">
                  <c:v>-11.941989</c:v>
                </c:pt>
                <c:pt idx="520">
                  <c:v>-6.474449</c:v>
                </c:pt>
                <c:pt idx="521">
                  <c:v>-12.08022</c:v>
                </c:pt>
                <c:pt idx="522">
                  <c:v>-4.615731</c:v>
                </c:pt>
                <c:pt idx="523">
                  <c:v>-8.814238</c:v>
                </c:pt>
                <c:pt idx="524">
                  <c:v>-4.336714</c:v>
                </c:pt>
                <c:pt idx="525">
                  <c:v>-8.544267</c:v>
                </c:pt>
                <c:pt idx="526">
                  <c:v>-3.572505</c:v>
                </c:pt>
                <c:pt idx="527">
                  <c:v>-6.800762</c:v>
                </c:pt>
                <c:pt idx="528">
                  <c:v>-3.070648</c:v>
                </c:pt>
                <c:pt idx="529">
                  <c:v>-5.894136</c:v>
                </c:pt>
                <c:pt idx="530">
                  <c:v>-2.552679</c:v>
                </c:pt>
                <c:pt idx="531">
                  <c:v>-5.044053</c:v>
                </c:pt>
                <c:pt idx="532">
                  <c:v>-2.14695</c:v>
                </c:pt>
                <c:pt idx="533">
                  <c:v>-3.725912</c:v>
                </c:pt>
                <c:pt idx="534">
                  <c:v>-1.146164</c:v>
                </c:pt>
                <c:pt idx="535">
                  <c:v>-2.394977</c:v>
                </c:pt>
                <c:pt idx="536">
                  <c:v>-1.477952</c:v>
                </c:pt>
                <c:pt idx="537">
                  <c:v>-2.780202</c:v>
                </c:pt>
                <c:pt idx="538">
                  <c:v>-0.833964</c:v>
                </c:pt>
                <c:pt idx="539">
                  <c:v>-1.207223</c:v>
                </c:pt>
                <c:pt idx="540">
                  <c:v>-0.200241</c:v>
                </c:pt>
                <c:pt idx="541">
                  <c:v>-0.648177</c:v>
                </c:pt>
                <c:pt idx="542">
                  <c:v>-0.395636</c:v>
                </c:pt>
                <c:pt idx="543">
                  <c:v>-0.681271</c:v>
                </c:pt>
                <c:pt idx="544">
                  <c:v>-0.210716</c:v>
                </c:pt>
                <c:pt idx="545">
                  <c:v>-0.341384</c:v>
                </c:pt>
                <c:pt idx="546">
                  <c:v>0.05044</c:v>
                </c:pt>
                <c:pt idx="547">
                  <c:v>0.061616</c:v>
                </c:pt>
                <c:pt idx="548">
                  <c:v>-0.092987</c:v>
                </c:pt>
                <c:pt idx="549">
                  <c:v>-0.133663</c:v>
                </c:pt>
                <c:pt idx="550">
                  <c:v>0.017858</c:v>
                </c:pt>
                <c:pt idx="551">
                  <c:v>-0.048416</c:v>
                </c:pt>
                <c:pt idx="552">
                  <c:v>-0.097022</c:v>
                </c:pt>
                <c:pt idx="553">
                  <c:v>-0.059795</c:v>
                </c:pt>
                <c:pt idx="554">
                  <c:v>0.010675</c:v>
                </c:pt>
                <c:pt idx="555">
                  <c:v>0.014952</c:v>
                </c:pt>
                <c:pt idx="556">
                  <c:v>-0.019102</c:v>
                </c:pt>
                <c:pt idx="557">
                  <c:v>-0.050978</c:v>
                </c:pt>
                <c:pt idx="558">
                  <c:v>-0.040428</c:v>
                </c:pt>
                <c:pt idx="559">
                  <c:v>-0.081918</c:v>
                </c:pt>
                <c:pt idx="560">
                  <c:v>-0.023362</c:v>
                </c:pt>
                <c:pt idx="561">
                  <c:v>-0.049923</c:v>
                </c:pt>
                <c:pt idx="562">
                  <c:v>-0.044654</c:v>
                </c:pt>
                <c:pt idx="563">
                  <c:v>-0.069037</c:v>
                </c:pt>
                <c:pt idx="564">
                  <c:v>0.008676</c:v>
                </c:pt>
                <c:pt idx="565">
                  <c:v>-0.018895</c:v>
                </c:pt>
                <c:pt idx="566">
                  <c:v>-0.016943</c:v>
                </c:pt>
                <c:pt idx="567">
                  <c:v>0.008628</c:v>
                </c:pt>
                <c:pt idx="568">
                  <c:v>-0.014954</c:v>
                </c:pt>
                <c:pt idx="569">
                  <c:v>-0.045834</c:v>
                </c:pt>
                <c:pt idx="570">
                  <c:v>0.028729</c:v>
                </c:pt>
                <c:pt idx="571">
                  <c:v>-0.003379</c:v>
                </c:pt>
                <c:pt idx="572">
                  <c:v>-0.102317</c:v>
                </c:pt>
                <c:pt idx="573">
                  <c:v>-0.100094</c:v>
                </c:pt>
                <c:pt idx="574">
                  <c:v>0.010542</c:v>
                </c:pt>
                <c:pt idx="575">
                  <c:v>-0.110148</c:v>
                </c:pt>
                <c:pt idx="576">
                  <c:v>0.005298</c:v>
                </c:pt>
                <c:pt idx="577">
                  <c:v>0.040499</c:v>
                </c:pt>
                <c:pt idx="578">
                  <c:v>0.062916</c:v>
                </c:pt>
                <c:pt idx="579">
                  <c:v>0.090663</c:v>
                </c:pt>
                <c:pt idx="580">
                  <c:v>-0.02342</c:v>
                </c:pt>
                <c:pt idx="581">
                  <c:v>-0.003203</c:v>
                </c:pt>
                <c:pt idx="582">
                  <c:v>0.052113</c:v>
                </c:pt>
                <c:pt idx="583">
                  <c:v>0.024297</c:v>
                </c:pt>
                <c:pt idx="584">
                  <c:v>-0.050179</c:v>
                </c:pt>
                <c:pt idx="585">
                  <c:v>-0.051341</c:v>
                </c:pt>
                <c:pt idx="586">
                  <c:v>0.014819</c:v>
                </c:pt>
                <c:pt idx="587">
                  <c:v>-0.007632</c:v>
                </c:pt>
                <c:pt idx="588">
                  <c:v>-0.037353</c:v>
                </c:pt>
                <c:pt idx="589">
                  <c:v>-0.061905</c:v>
                </c:pt>
                <c:pt idx="590">
                  <c:v>1.4e-5</c:v>
                </c:pt>
                <c:pt idx="591">
                  <c:v>6.2e-5</c:v>
                </c:pt>
                <c:pt idx="592">
                  <c:v>0.007512</c:v>
                </c:pt>
                <c:pt idx="593">
                  <c:v>0.012902</c:v>
                </c:pt>
                <c:pt idx="594">
                  <c:v>-0.027624</c:v>
                </c:pt>
              </c:numCache>
            </c:numRef>
          </c:val>
          <c:smooth val="0"/>
        </c:ser>
        <c:ser>
          <c:idx val="2"/>
          <c:order val="2"/>
          <c:tx>
            <c:strRef>
              <c:f>[action3_5times_gyro.csv]action3_5times_gyro!$L$1</c:f>
              <c:strCache>
                <c:ptCount val="1"/>
                <c:pt idx="0">
                  <c:v>Z_gyro</c:v>
                </c:pt>
              </c:strCache>
            </c:strRef>
          </c:tx>
          <c:spPr>
            <a:ln w="28575" cap="rnd">
              <a:solidFill>
                <a:schemeClr val="accent3"/>
              </a:solidFill>
              <a:round/>
            </a:ln>
            <a:effectLst/>
          </c:spPr>
          <c:marker>
            <c:symbol val="none"/>
          </c:marker>
          <c:dLbls>
            <c:delete val="1"/>
          </c:dLbls>
          <c:val>
            <c:numRef>
              <c:f>[action3_5times_gyro.csv]action3_5times_gyro!$L$2:$L$650</c:f>
              <c:numCache>
                <c:formatCode>General</c:formatCode>
                <c:ptCount val="649"/>
                <c:pt idx="0">
                  <c:v>0.045538</c:v>
                </c:pt>
                <c:pt idx="1">
                  <c:v>0.083479</c:v>
                </c:pt>
                <c:pt idx="2">
                  <c:v>-0.003462</c:v>
                </c:pt>
                <c:pt idx="3">
                  <c:v>-0.014618</c:v>
                </c:pt>
                <c:pt idx="4">
                  <c:v>0.035883</c:v>
                </c:pt>
                <c:pt idx="5">
                  <c:v>0.091835</c:v>
                </c:pt>
                <c:pt idx="6">
                  <c:v>0.057481</c:v>
                </c:pt>
                <c:pt idx="7">
                  <c:v>0.109208</c:v>
                </c:pt>
                <c:pt idx="8">
                  <c:v>0.044814</c:v>
                </c:pt>
                <c:pt idx="9">
                  <c:v>0.104536</c:v>
                </c:pt>
                <c:pt idx="10">
                  <c:v>0.095269</c:v>
                </c:pt>
                <c:pt idx="11">
                  <c:v>0.188537</c:v>
                </c:pt>
                <c:pt idx="12">
                  <c:v>0.109468</c:v>
                </c:pt>
                <c:pt idx="13">
                  <c:v>0.26168</c:v>
                </c:pt>
                <c:pt idx="14">
                  <c:v>0.188441</c:v>
                </c:pt>
                <c:pt idx="15">
                  <c:v>0.333024</c:v>
                </c:pt>
                <c:pt idx="16">
                  <c:v>0.101558</c:v>
                </c:pt>
                <c:pt idx="17">
                  <c:v>0.201594</c:v>
                </c:pt>
                <c:pt idx="18">
                  <c:v>0.130208</c:v>
                </c:pt>
                <c:pt idx="19">
                  <c:v>0.26301</c:v>
                </c:pt>
                <c:pt idx="20">
                  <c:v>0.096106</c:v>
                </c:pt>
                <c:pt idx="21">
                  <c:v>0.157609</c:v>
                </c:pt>
                <c:pt idx="22">
                  <c:v>0.026327</c:v>
                </c:pt>
                <c:pt idx="23">
                  <c:v>0.058929</c:v>
                </c:pt>
                <c:pt idx="24">
                  <c:v>0.042022</c:v>
                </c:pt>
                <c:pt idx="25">
                  <c:v>0.049308</c:v>
                </c:pt>
                <c:pt idx="26">
                  <c:v>-0.010949</c:v>
                </c:pt>
                <c:pt idx="27">
                  <c:v>0.018129</c:v>
                </c:pt>
                <c:pt idx="28">
                  <c:v>-0.000178</c:v>
                </c:pt>
                <c:pt idx="29">
                  <c:v>-0.120884</c:v>
                </c:pt>
                <c:pt idx="30">
                  <c:v>-0.005105</c:v>
                </c:pt>
                <c:pt idx="31">
                  <c:v>0.022623</c:v>
                </c:pt>
                <c:pt idx="32">
                  <c:v>0.02155</c:v>
                </c:pt>
                <c:pt idx="33">
                  <c:v>0.014942</c:v>
                </c:pt>
                <c:pt idx="34">
                  <c:v>0.029562</c:v>
                </c:pt>
                <c:pt idx="35">
                  <c:v>0.100336</c:v>
                </c:pt>
                <c:pt idx="36">
                  <c:v>0.043425</c:v>
                </c:pt>
                <c:pt idx="37">
                  <c:v>0.020062</c:v>
                </c:pt>
                <c:pt idx="38">
                  <c:v>-0.053093</c:v>
                </c:pt>
                <c:pt idx="39">
                  <c:v>-0.062614</c:v>
                </c:pt>
                <c:pt idx="40">
                  <c:v>-0.020393</c:v>
                </c:pt>
                <c:pt idx="41">
                  <c:v>-0.164277</c:v>
                </c:pt>
                <c:pt idx="42">
                  <c:v>-0.247108</c:v>
                </c:pt>
                <c:pt idx="43">
                  <c:v>-0.49789</c:v>
                </c:pt>
                <c:pt idx="44">
                  <c:v>-0.203549</c:v>
                </c:pt>
                <c:pt idx="45">
                  <c:v>-0.401932</c:v>
                </c:pt>
                <c:pt idx="46">
                  <c:v>-0.24254</c:v>
                </c:pt>
                <c:pt idx="47">
                  <c:v>-0.536885</c:v>
                </c:pt>
                <c:pt idx="48">
                  <c:v>-0.314584</c:v>
                </c:pt>
                <c:pt idx="49">
                  <c:v>-0.579011</c:v>
                </c:pt>
                <c:pt idx="50">
                  <c:v>-0.195168</c:v>
                </c:pt>
                <c:pt idx="51">
                  <c:v>-0.347979</c:v>
                </c:pt>
                <c:pt idx="52">
                  <c:v>-0.102676</c:v>
                </c:pt>
                <c:pt idx="53">
                  <c:v>-0.15399</c:v>
                </c:pt>
                <c:pt idx="54">
                  <c:v>-0.061404</c:v>
                </c:pt>
                <c:pt idx="55">
                  <c:v>-0.163654</c:v>
                </c:pt>
                <c:pt idx="56">
                  <c:v>-0.098016</c:v>
                </c:pt>
                <c:pt idx="57">
                  <c:v>-0.164446</c:v>
                </c:pt>
                <c:pt idx="58">
                  <c:v>-0.002551</c:v>
                </c:pt>
                <c:pt idx="59">
                  <c:v>0.03645</c:v>
                </c:pt>
                <c:pt idx="60">
                  <c:v>0.003735</c:v>
                </c:pt>
                <c:pt idx="61">
                  <c:v>0.039019</c:v>
                </c:pt>
                <c:pt idx="62">
                  <c:v>0.110786</c:v>
                </c:pt>
                <c:pt idx="63">
                  <c:v>0.169357</c:v>
                </c:pt>
                <c:pt idx="64">
                  <c:v>0.007687</c:v>
                </c:pt>
                <c:pt idx="65">
                  <c:v>0.008574</c:v>
                </c:pt>
                <c:pt idx="66">
                  <c:v>0.026076</c:v>
                </c:pt>
                <c:pt idx="67">
                  <c:v>0.152079</c:v>
                </c:pt>
                <c:pt idx="68">
                  <c:v>0.173954</c:v>
                </c:pt>
                <c:pt idx="69">
                  <c:v>0.322068</c:v>
                </c:pt>
                <c:pt idx="70">
                  <c:v>0.079204</c:v>
                </c:pt>
                <c:pt idx="71">
                  <c:v>0.130812</c:v>
                </c:pt>
                <c:pt idx="72">
                  <c:v>0.120197</c:v>
                </c:pt>
                <c:pt idx="73">
                  <c:v>0.263385</c:v>
                </c:pt>
                <c:pt idx="74">
                  <c:v>0.076275</c:v>
                </c:pt>
                <c:pt idx="75">
                  <c:v>0.056248</c:v>
                </c:pt>
                <c:pt idx="76">
                  <c:v>-0.067663</c:v>
                </c:pt>
                <c:pt idx="77">
                  <c:v>-0.087629</c:v>
                </c:pt>
                <c:pt idx="78">
                  <c:v>0.023982</c:v>
                </c:pt>
                <c:pt idx="79">
                  <c:v>0.056284</c:v>
                </c:pt>
                <c:pt idx="80">
                  <c:v>0.039353</c:v>
                </c:pt>
                <c:pt idx="81">
                  <c:v>0.116046</c:v>
                </c:pt>
                <c:pt idx="82">
                  <c:v>0.076928</c:v>
                </c:pt>
                <c:pt idx="83">
                  <c:v>0.120807</c:v>
                </c:pt>
                <c:pt idx="84">
                  <c:v>0.059985</c:v>
                </c:pt>
                <c:pt idx="85">
                  <c:v>0.141941</c:v>
                </c:pt>
                <c:pt idx="86">
                  <c:v>0.063211</c:v>
                </c:pt>
                <c:pt idx="87">
                  <c:v>0.060406</c:v>
                </c:pt>
                <c:pt idx="88">
                  <c:v>-0.102836</c:v>
                </c:pt>
                <c:pt idx="89">
                  <c:v>-0.341853</c:v>
                </c:pt>
                <c:pt idx="90">
                  <c:v>-0.27598</c:v>
                </c:pt>
                <c:pt idx="91">
                  <c:v>-0.511105</c:v>
                </c:pt>
                <c:pt idx="92">
                  <c:v>-0.163836</c:v>
                </c:pt>
                <c:pt idx="93">
                  <c:v>-0.281103</c:v>
                </c:pt>
                <c:pt idx="94">
                  <c:v>-0.093908</c:v>
                </c:pt>
                <c:pt idx="95">
                  <c:v>-0.174715</c:v>
                </c:pt>
                <c:pt idx="96">
                  <c:v>-0.007417</c:v>
                </c:pt>
                <c:pt idx="97">
                  <c:v>0.017179</c:v>
                </c:pt>
                <c:pt idx="98">
                  <c:v>0.077699</c:v>
                </c:pt>
                <c:pt idx="99">
                  <c:v>0.286766</c:v>
                </c:pt>
                <c:pt idx="100">
                  <c:v>0.398828</c:v>
                </c:pt>
                <c:pt idx="101">
                  <c:v>0.972231</c:v>
                </c:pt>
                <c:pt idx="102">
                  <c:v>0.666091</c:v>
                </c:pt>
                <c:pt idx="103">
                  <c:v>1.389362</c:v>
                </c:pt>
                <c:pt idx="104">
                  <c:v>0.760432</c:v>
                </c:pt>
                <c:pt idx="105">
                  <c:v>1.808816</c:v>
                </c:pt>
                <c:pt idx="106">
                  <c:v>1.235126</c:v>
                </c:pt>
                <c:pt idx="107">
                  <c:v>2.237154</c:v>
                </c:pt>
                <c:pt idx="108">
                  <c:v>0.840678</c:v>
                </c:pt>
                <c:pt idx="109">
                  <c:v>1.98066</c:v>
                </c:pt>
                <c:pt idx="110">
                  <c:v>1.858202</c:v>
                </c:pt>
                <c:pt idx="111">
                  <c:v>3.778275</c:v>
                </c:pt>
                <c:pt idx="112">
                  <c:v>1.86841</c:v>
                </c:pt>
                <c:pt idx="113">
                  <c:v>3.922048</c:v>
                </c:pt>
                <c:pt idx="114">
                  <c:v>2.005352</c:v>
                </c:pt>
                <c:pt idx="115">
                  <c:v>3.911645</c:v>
                </c:pt>
                <c:pt idx="116">
                  <c:v>1.316321</c:v>
                </c:pt>
                <c:pt idx="117">
                  <c:v>2.593976</c:v>
                </c:pt>
                <c:pt idx="118">
                  <c:v>1.050162</c:v>
                </c:pt>
                <c:pt idx="119">
                  <c:v>1.911117</c:v>
                </c:pt>
                <c:pt idx="120">
                  <c:v>1.120548</c:v>
                </c:pt>
                <c:pt idx="121">
                  <c:v>2.629675</c:v>
                </c:pt>
                <c:pt idx="122">
                  <c:v>1.415696</c:v>
                </c:pt>
                <c:pt idx="123">
                  <c:v>2.417619</c:v>
                </c:pt>
                <c:pt idx="124">
                  <c:v>0.933178</c:v>
                </c:pt>
                <c:pt idx="125">
                  <c:v>2.127732</c:v>
                </c:pt>
                <c:pt idx="126">
                  <c:v>1.258671</c:v>
                </c:pt>
                <c:pt idx="127">
                  <c:v>2.463234</c:v>
                </c:pt>
                <c:pt idx="128">
                  <c:v>1.064069</c:v>
                </c:pt>
                <c:pt idx="129">
                  <c:v>1.896537</c:v>
                </c:pt>
                <c:pt idx="130">
                  <c:v>0.812982</c:v>
                </c:pt>
                <c:pt idx="131">
                  <c:v>1.757999</c:v>
                </c:pt>
                <c:pt idx="132">
                  <c:v>0.96843</c:v>
                </c:pt>
                <c:pt idx="133">
                  <c:v>1.842458</c:v>
                </c:pt>
                <c:pt idx="134">
                  <c:v>0.922443</c:v>
                </c:pt>
                <c:pt idx="135">
                  <c:v>1.978349</c:v>
                </c:pt>
                <c:pt idx="136">
                  <c:v>1.086988</c:v>
                </c:pt>
                <c:pt idx="137">
                  <c:v>1.806257</c:v>
                </c:pt>
                <c:pt idx="138">
                  <c:v>0.302517</c:v>
                </c:pt>
                <c:pt idx="139">
                  <c:v>0.5398</c:v>
                </c:pt>
                <c:pt idx="140">
                  <c:v>0.463591</c:v>
                </c:pt>
                <c:pt idx="141">
                  <c:v>1.077111</c:v>
                </c:pt>
                <c:pt idx="142">
                  <c:v>0.479271</c:v>
                </c:pt>
                <c:pt idx="143">
                  <c:v>1.005774</c:v>
                </c:pt>
                <c:pt idx="144">
                  <c:v>0.658799</c:v>
                </c:pt>
                <c:pt idx="145">
                  <c:v>1.214871</c:v>
                </c:pt>
                <c:pt idx="146">
                  <c:v>0.261202</c:v>
                </c:pt>
                <c:pt idx="147">
                  <c:v>0.313021</c:v>
                </c:pt>
                <c:pt idx="148">
                  <c:v>0.400006</c:v>
                </c:pt>
                <c:pt idx="149">
                  <c:v>1.468305</c:v>
                </c:pt>
                <c:pt idx="150">
                  <c:v>1.416088</c:v>
                </c:pt>
                <c:pt idx="151">
                  <c:v>2.618506</c:v>
                </c:pt>
                <c:pt idx="152">
                  <c:v>0.837257</c:v>
                </c:pt>
                <c:pt idx="153">
                  <c:v>1.773789</c:v>
                </c:pt>
                <c:pt idx="154">
                  <c:v>1.109455</c:v>
                </c:pt>
                <c:pt idx="155">
                  <c:v>2.030782</c:v>
                </c:pt>
                <c:pt idx="156">
                  <c:v>0.519776</c:v>
                </c:pt>
                <c:pt idx="157">
                  <c:v>0.876222</c:v>
                </c:pt>
                <c:pt idx="158">
                  <c:v>0.510609</c:v>
                </c:pt>
                <c:pt idx="159">
                  <c:v>1.155052</c:v>
                </c:pt>
                <c:pt idx="160">
                  <c:v>0.665732</c:v>
                </c:pt>
                <c:pt idx="161">
                  <c:v>1.368189</c:v>
                </c:pt>
                <c:pt idx="162">
                  <c:v>0.889913</c:v>
                </c:pt>
                <c:pt idx="163">
                  <c:v>2.062821</c:v>
                </c:pt>
                <c:pt idx="164">
                  <c:v>1.480083</c:v>
                </c:pt>
                <c:pt idx="165">
                  <c:v>3.181856</c:v>
                </c:pt>
                <c:pt idx="166">
                  <c:v>2.020139</c:v>
                </c:pt>
                <c:pt idx="167">
                  <c:v>4.46868</c:v>
                </c:pt>
                <c:pt idx="168">
                  <c:v>2.903627</c:v>
                </c:pt>
                <c:pt idx="169">
                  <c:v>6.048734</c:v>
                </c:pt>
                <c:pt idx="170">
                  <c:v>2.660564</c:v>
                </c:pt>
                <c:pt idx="171">
                  <c:v>4.533348</c:v>
                </c:pt>
                <c:pt idx="172">
                  <c:v>1.553818</c:v>
                </c:pt>
                <c:pt idx="173">
                  <c:v>3.542061</c:v>
                </c:pt>
                <c:pt idx="174">
                  <c:v>3.277354</c:v>
                </c:pt>
                <c:pt idx="175">
                  <c:v>7.90022</c:v>
                </c:pt>
                <c:pt idx="176">
                  <c:v>4.982393</c:v>
                </c:pt>
                <c:pt idx="177">
                  <c:v>9.596046</c:v>
                </c:pt>
                <c:pt idx="178">
                  <c:v>4.829276</c:v>
                </c:pt>
                <c:pt idx="179">
                  <c:v>9.83548</c:v>
                </c:pt>
                <c:pt idx="180">
                  <c:v>4.412427</c:v>
                </c:pt>
                <c:pt idx="181">
                  <c:v>8.424789</c:v>
                </c:pt>
                <c:pt idx="182">
                  <c:v>4.60907</c:v>
                </c:pt>
                <c:pt idx="183">
                  <c:v>10.163206</c:v>
                </c:pt>
                <c:pt idx="184">
                  <c:v>5.755908</c:v>
                </c:pt>
                <c:pt idx="185">
                  <c:v>11.074224</c:v>
                </c:pt>
                <c:pt idx="186">
                  <c:v>4.574089</c:v>
                </c:pt>
                <c:pt idx="187">
                  <c:v>8.255739</c:v>
                </c:pt>
                <c:pt idx="188">
                  <c:v>2.94371</c:v>
                </c:pt>
                <c:pt idx="189">
                  <c:v>5.196827</c:v>
                </c:pt>
                <c:pt idx="190">
                  <c:v>1.552255</c:v>
                </c:pt>
                <c:pt idx="191">
                  <c:v>2.471689</c:v>
                </c:pt>
                <c:pt idx="192">
                  <c:v>0.327868</c:v>
                </c:pt>
                <c:pt idx="193">
                  <c:v>0.160979</c:v>
                </c:pt>
                <c:pt idx="194">
                  <c:v>-0.845776</c:v>
                </c:pt>
                <c:pt idx="195">
                  <c:v>-2.219905</c:v>
                </c:pt>
                <c:pt idx="196">
                  <c:v>-1.706536</c:v>
                </c:pt>
                <c:pt idx="197">
                  <c:v>-3.825569</c:v>
                </c:pt>
                <c:pt idx="198">
                  <c:v>-2.654847</c:v>
                </c:pt>
                <c:pt idx="199">
                  <c:v>-6.049611</c:v>
                </c:pt>
                <c:pt idx="200">
                  <c:v>-4.336197</c:v>
                </c:pt>
                <c:pt idx="201">
                  <c:v>-9.070878</c:v>
                </c:pt>
                <c:pt idx="202">
                  <c:v>-4.855127</c:v>
                </c:pt>
                <c:pt idx="203">
                  <c:v>-10.123272</c:v>
                </c:pt>
                <c:pt idx="204">
                  <c:v>-6.013496</c:v>
                </c:pt>
                <c:pt idx="205">
                  <c:v>-12.825962</c:v>
                </c:pt>
                <c:pt idx="206">
                  <c:v>-6.987426</c:v>
                </c:pt>
                <c:pt idx="207">
                  <c:v>-13.363177</c:v>
                </c:pt>
                <c:pt idx="208">
                  <c:v>-5.723978</c:v>
                </c:pt>
                <c:pt idx="209">
                  <c:v>-11.001984</c:v>
                </c:pt>
                <c:pt idx="210">
                  <c:v>-5.043204</c:v>
                </c:pt>
                <c:pt idx="211">
                  <c:v>-9.294407</c:v>
                </c:pt>
                <c:pt idx="212">
                  <c:v>-3.370793</c:v>
                </c:pt>
                <c:pt idx="213">
                  <c:v>-6.350836</c:v>
                </c:pt>
                <c:pt idx="214">
                  <c:v>-2.539227</c:v>
                </c:pt>
                <c:pt idx="215">
                  <c:v>-4.25289</c:v>
                </c:pt>
                <c:pt idx="216">
                  <c:v>-0.620259</c:v>
                </c:pt>
                <c:pt idx="217">
                  <c:v>-0.87075</c:v>
                </c:pt>
                <c:pt idx="218">
                  <c:v>-0.421394</c:v>
                </c:pt>
                <c:pt idx="219">
                  <c:v>-0.74089</c:v>
                </c:pt>
                <c:pt idx="220">
                  <c:v>0.315412</c:v>
                </c:pt>
                <c:pt idx="221">
                  <c:v>1.518807</c:v>
                </c:pt>
                <c:pt idx="222">
                  <c:v>1.944095</c:v>
                </c:pt>
                <c:pt idx="223">
                  <c:v>3.87717</c:v>
                </c:pt>
                <c:pt idx="224">
                  <c:v>1.576436</c:v>
                </c:pt>
                <c:pt idx="225">
                  <c:v>2.916991</c:v>
                </c:pt>
                <c:pt idx="226">
                  <c:v>1.841407</c:v>
                </c:pt>
                <c:pt idx="227">
                  <c:v>4.845659</c:v>
                </c:pt>
                <c:pt idx="228">
                  <c:v>3.496573</c:v>
                </c:pt>
                <c:pt idx="229">
                  <c:v>6.575036</c:v>
                </c:pt>
                <c:pt idx="230">
                  <c:v>2.304549</c:v>
                </c:pt>
                <c:pt idx="231">
                  <c:v>4.474015</c:v>
                </c:pt>
                <c:pt idx="232">
                  <c:v>2.812503</c:v>
                </c:pt>
                <c:pt idx="233">
                  <c:v>6.044761</c:v>
                </c:pt>
                <c:pt idx="234">
                  <c:v>2.82894</c:v>
                </c:pt>
                <c:pt idx="235">
                  <c:v>5.251883</c:v>
                </c:pt>
                <c:pt idx="236">
                  <c:v>2.347721</c:v>
                </c:pt>
                <c:pt idx="237">
                  <c:v>4.744649</c:v>
                </c:pt>
                <c:pt idx="238">
                  <c:v>2.134593</c:v>
                </c:pt>
                <c:pt idx="239">
                  <c:v>4.13156</c:v>
                </c:pt>
                <c:pt idx="240">
                  <c:v>2.323212</c:v>
                </c:pt>
                <c:pt idx="241">
                  <c:v>4.92721</c:v>
                </c:pt>
                <c:pt idx="242">
                  <c:v>2.653825</c:v>
                </c:pt>
                <c:pt idx="243">
                  <c:v>5.348607</c:v>
                </c:pt>
                <c:pt idx="244">
                  <c:v>2.705637</c:v>
                </c:pt>
                <c:pt idx="245">
                  <c:v>5.297042</c:v>
                </c:pt>
                <c:pt idx="246">
                  <c:v>2.454367</c:v>
                </c:pt>
                <c:pt idx="247">
                  <c:v>4.756713</c:v>
                </c:pt>
                <c:pt idx="248">
                  <c:v>2.124798</c:v>
                </c:pt>
                <c:pt idx="249">
                  <c:v>3.993725</c:v>
                </c:pt>
                <c:pt idx="250">
                  <c:v>1.710856</c:v>
                </c:pt>
                <c:pt idx="251">
                  <c:v>3.283475</c:v>
                </c:pt>
                <c:pt idx="252">
                  <c:v>1.505909</c:v>
                </c:pt>
                <c:pt idx="253">
                  <c:v>2.843326</c:v>
                </c:pt>
                <c:pt idx="254">
                  <c:v>1.063545</c:v>
                </c:pt>
                <c:pt idx="255">
                  <c:v>1.703059</c:v>
                </c:pt>
                <c:pt idx="256">
                  <c:v>-0.035691</c:v>
                </c:pt>
                <c:pt idx="257">
                  <c:v>-0.982293</c:v>
                </c:pt>
                <c:pt idx="258">
                  <c:v>-1.796469</c:v>
                </c:pt>
                <c:pt idx="259">
                  <c:v>-4.091173</c:v>
                </c:pt>
                <c:pt idx="260">
                  <c:v>-2.31908</c:v>
                </c:pt>
                <c:pt idx="261">
                  <c:v>-4.550077</c:v>
                </c:pt>
                <c:pt idx="262">
                  <c:v>-2.440128</c:v>
                </c:pt>
                <c:pt idx="263">
                  <c:v>-5.268554</c:v>
                </c:pt>
                <c:pt idx="264">
                  <c:v>-3.013566</c:v>
                </c:pt>
                <c:pt idx="265">
                  <c:v>-5.808656</c:v>
                </c:pt>
                <c:pt idx="266">
                  <c:v>-2.707476</c:v>
                </c:pt>
                <c:pt idx="267">
                  <c:v>-5.784411</c:v>
                </c:pt>
                <c:pt idx="268">
                  <c:v>-3.751317</c:v>
                </c:pt>
                <c:pt idx="269">
                  <c:v>-7.769204</c:v>
                </c:pt>
                <c:pt idx="270">
                  <c:v>-3.753895</c:v>
                </c:pt>
                <c:pt idx="271">
                  <c:v>-7.382066</c:v>
                </c:pt>
                <c:pt idx="272">
                  <c:v>-3.87464</c:v>
                </c:pt>
                <c:pt idx="273">
                  <c:v>-7.907855</c:v>
                </c:pt>
                <c:pt idx="274">
                  <c:v>-3.867198</c:v>
                </c:pt>
                <c:pt idx="275">
                  <c:v>-7.551977</c:v>
                </c:pt>
                <c:pt idx="276">
                  <c:v>-3.81936</c:v>
                </c:pt>
                <c:pt idx="277">
                  <c:v>-7.875889</c:v>
                </c:pt>
                <c:pt idx="278">
                  <c:v>-4.054867</c:v>
                </c:pt>
                <c:pt idx="279">
                  <c:v>-7.849881</c:v>
                </c:pt>
                <c:pt idx="280">
                  <c:v>-3.343489</c:v>
                </c:pt>
                <c:pt idx="281">
                  <c:v>-6.142475</c:v>
                </c:pt>
                <c:pt idx="282">
                  <c:v>-2.495559</c:v>
                </c:pt>
                <c:pt idx="283">
                  <c:v>-4.961743</c:v>
                </c:pt>
                <c:pt idx="284">
                  <c:v>-2.565387</c:v>
                </c:pt>
                <c:pt idx="285">
                  <c:v>-5.183849</c:v>
                </c:pt>
                <c:pt idx="286">
                  <c:v>-2.406667</c:v>
                </c:pt>
                <c:pt idx="287">
                  <c:v>-4.448866</c:v>
                </c:pt>
                <c:pt idx="288">
                  <c:v>-1.857156</c:v>
                </c:pt>
                <c:pt idx="289">
                  <c:v>-3.533543</c:v>
                </c:pt>
                <c:pt idx="290">
                  <c:v>-1.730752</c:v>
                </c:pt>
                <c:pt idx="291">
                  <c:v>-3.57677</c:v>
                </c:pt>
                <c:pt idx="292">
                  <c:v>-1.449872</c:v>
                </c:pt>
                <c:pt idx="293">
                  <c:v>-2.047776</c:v>
                </c:pt>
                <c:pt idx="294">
                  <c:v>0.071354</c:v>
                </c:pt>
                <c:pt idx="295">
                  <c:v>0.165644</c:v>
                </c:pt>
                <c:pt idx="296">
                  <c:v>-0.100938</c:v>
                </c:pt>
                <c:pt idx="297">
                  <c:v>0.153245</c:v>
                </c:pt>
                <c:pt idx="298">
                  <c:v>1.27093</c:v>
                </c:pt>
                <c:pt idx="299">
                  <c:v>3.819673</c:v>
                </c:pt>
                <c:pt idx="300">
                  <c:v>3.21103</c:v>
                </c:pt>
                <c:pt idx="301">
                  <c:v>6.745317</c:v>
                </c:pt>
                <c:pt idx="302">
                  <c:v>3.880207</c:v>
                </c:pt>
                <c:pt idx="303">
                  <c:v>8.040908</c:v>
                </c:pt>
                <c:pt idx="304">
                  <c:v>4.16558</c:v>
                </c:pt>
                <c:pt idx="305">
                  <c:v>8.229317</c:v>
                </c:pt>
                <c:pt idx="306">
                  <c:v>4.196565</c:v>
                </c:pt>
                <c:pt idx="307">
                  <c:v>8.867544</c:v>
                </c:pt>
                <c:pt idx="308">
                  <c:v>5.251968</c:v>
                </c:pt>
                <c:pt idx="309">
                  <c:v>10.396448</c:v>
                </c:pt>
                <c:pt idx="310">
                  <c:v>4.526564</c:v>
                </c:pt>
                <c:pt idx="311">
                  <c:v>8.440309</c:v>
                </c:pt>
                <c:pt idx="312">
                  <c:v>3.600331</c:v>
                </c:pt>
                <c:pt idx="313">
                  <c:v>7.049943</c:v>
                </c:pt>
                <c:pt idx="314">
                  <c:v>3.209581</c:v>
                </c:pt>
                <c:pt idx="315">
                  <c:v>6.10812</c:v>
                </c:pt>
                <c:pt idx="316">
                  <c:v>2.513694</c:v>
                </c:pt>
                <c:pt idx="317">
                  <c:v>4.75415</c:v>
                </c:pt>
                <c:pt idx="318">
                  <c:v>2.173281</c:v>
                </c:pt>
                <c:pt idx="319">
                  <c:v>4.083373</c:v>
                </c:pt>
                <c:pt idx="320">
                  <c:v>1.29529</c:v>
                </c:pt>
                <c:pt idx="321">
                  <c:v>2.080187</c:v>
                </c:pt>
                <c:pt idx="322">
                  <c:v>0.6213</c:v>
                </c:pt>
                <c:pt idx="323">
                  <c:v>1.294359</c:v>
                </c:pt>
                <c:pt idx="324">
                  <c:v>0.621488</c:v>
                </c:pt>
                <c:pt idx="325">
                  <c:v>0.608268</c:v>
                </c:pt>
                <c:pt idx="326">
                  <c:v>-0.903481</c:v>
                </c:pt>
                <c:pt idx="327">
                  <c:v>-2.391743</c:v>
                </c:pt>
                <c:pt idx="328">
                  <c:v>-2.165497</c:v>
                </c:pt>
                <c:pt idx="329">
                  <c:v>-4.933289</c:v>
                </c:pt>
                <c:pt idx="330">
                  <c:v>-3.41129</c:v>
                </c:pt>
                <c:pt idx="331">
                  <c:v>-7.313897</c:v>
                </c:pt>
                <c:pt idx="332">
                  <c:v>-4.30272</c:v>
                </c:pt>
                <c:pt idx="333">
                  <c:v>-8.707212</c:v>
                </c:pt>
                <c:pt idx="334">
                  <c:v>-4.350361</c:v>
                </c:pt>
                <c:pt idx="335">
                  <c:v>-8.87417</c:v>
                </c:pt>
                <c:pt idx="336">
                  <c:v>-4.704555</c:v>
                </c:pt>
                <c:pt idx="337">
                  <c:v>-9.438973</c:v>
                </c:pt>
                <c:pt idx="338">
                  <c:v>-4.407964</c:v>
                </c:pt>
                <c:pt idx="339">
                  <c:v>-8.245479</c:v>
                </c:pt>
                <c:pt idx="340">
                  <c:v>-3.503056</c:v>
                </c:pt>
                <c:pt idx="341">
                  <c:v>-6.93834</c:v>
                </c:pt>
                <c:pt idx="342">
                  <c:v>-3.142706</c:v>
                </c:pt>
                <c:pt idx="343">
                  <c:v>-6.134592</c:v>
                </c:pt>
                <c:pt idx="344">
                  <c:v>-2.716413</c:v>
                </c:pt>
                <c:pt idx="345">
                  <c:v>-5.152589</c:v>
                </c:pt>
                <c:pt idx="346">
                  <c:v>-2.266547</c:v>
                </c:pt>
                <c:pt idx="347">
                  <c:v>-4.590487</c:v>
                </c:pt>
                <c:pt idx="348">
                  <c:v>-2.529341</c:v>
                </c:pt>
                <c:pt idx="349">
                  <c:v>-4.890776</c:v>
                </c:pt>
                <c:pt idx="350">
                  <c:v>-1.99704</c:v>
                </c:pt>
                <c:pt idx="351">
                  <c:v>-3.825393</c:v>
                </c:pt>
                <c:pt idx="352">
                  <c:v>-1.784405</c:v>
                </c:pt>
                <c:pt idx="353">
                  <c:v>-3.366803</c:v>
                </c:pt>
                <c:pt idx="354">
                  <c:v>-1.327721</c:v>
                </c:pt>
                <c:pt idx="355">
                  <c:v>-2.470541</c:v>
                </c:pt>
                <c:pt idx="356">
                  <c:v>-0.986672</c:v>
                </c:pt>
                <c:pt idx="357">
                  <c:v>-1.76712</c:v>
                </c:pt>
                <c:pt idx="358">
                  <c:v>-0.750421</c:v>
                </c:pt>
                <c:pt idx="359">
                  <c:v>-1.71478</c:v>
                </c:pt>
                <c:pt idx="360">
                  <c:v>-0.896587</c:v>
                </c:pt>
                <c:pt idx="361">
                  <c:v>-1.114929</c:v>
                </c:pt>
                <c:pt idx="362">
                  <c:v>0.188586</c:v>
                </c:pt>
                <c:pt idx="363">
                  <c:v>0.354961</c:v>
                </c:pt>
                <c:pt idx="364">
                  <c:v>0.143925</c:v>
                </c:pt>
                <c:pt idx="365">
                  <c:v>0.715159</c:v>
                </c:pt>
                <c:pt idx="366">
                  <c:v>1.001714</c:v>
                </c:pt>
                <c:pt idx="367">
                  <c:v>2.373535</c:v>
                </c:pt>
                <c:pt idx="368">
                  <c:v>1.792633</c:v>
                </c:pt>
                <c:pt idx="369">
                  <c:v>3.925655</c:v>
                </c:pt>
                <c:pt idx="370">
                  <c:v>2.32379</c:v>
                </c:pt>
                <c:pt idx="371">
                  <c:v>5.067918</c:v>
                </c:pt>
                <c:pt idx="372">
                  <c:v>3.798083</c:v>
                </c:pt>
                <c:pt idx="373">
                  <c:v>9.045365</c:v>
                </c:pt>
                <c:pt idx="374">
                  <c:v>6.063231</c:v>
                </c:pt>
                <c:pt idx="375">
                  <c:v>11.714572</c:v>
                </c:pt>
                <c:pt idx="376">
                  <c:v>4.885302</c:v>
                </c:pt>
                <c:pt idx="377">
                  <c:v>9.110784</c:v>
                </c:pt>
                <c:pt idx="378">
                  <c:v>3.967338</c:v>
                </c:pt>
                <c:pt idx="379">
                  <c:v>7.527082</c:v>
                </c:pt>
                <c:pt idx="380">
                  <c:v>3.300875</c:v>
                </c:pt>
                <c:pt idx="381">
                  <c:v>6.559068</c:v>
                </c:pt>
                <c:pt idx="382">
                  <c:v>3.350109</c:v>
                </c:pt>
                <c:pt idx="383">
                  <c:v>6.513989</c:v>
                </c:pt>
                <c:pt idx="384">
                  <c:v>3.064113</c:v>
                </c:pt>
                <c:pt idx="385">
                  <c:v>6.044175</c:v>
                </c:pt>
                <c:pt idx="386">
                  <c:v>2.743619</c:v>
                </c:pt>
                <c:pt idx="387">
                  <c:v>4.933553</c:v>
                </c:pt>
                <c:pt idx="388">
                  <c:v>1.439891</c:v>
                </c:pt>
                <c:pt idx="389">
                  <c:v>2.265936</c:v>
                </c:pt>
                <c:pt idx="390">
                  <c:v>0.325948</c:v>
                </c:pt>
                <c:pt idx="391">
                  <c:v>0.293686</c:v>
                </c:pt>
                <c:pt idx="392">
                  <c:v>-0.360151</c:v>
                </c:pt>
                <c:pt idx="393">
                  <c:v>-0.903499</c:v>
                </c:pt>
                <c:pt idx="394">
                  <c:v>-0.848826</c:v>
                </c:pt>
                <c:pt idx="395">
                  <c:v>-2.219756</c:v>
                </c:pt>
                <c:pt idx="396">
                  <c:v>-2.066942</c:v>
                </c:pt>
                <c:pt idx="397">
                  <c:v>-4.903773</c:v>
                </c:pt>
                <c:pt idx="398">
                  <c:v>-3.677825</c:v>
                </c:pt>
                <c:pt idx="399">
                  <c:v>-7.912334</c:v>
                </c:pt>
                <c:pt idx="400">
                  <c:v>-4.510911</c:v>
                </c:pt>
                <c:pt idx="401">
                  <c:v>-9.322541</c:v>
                </c:pt>
                <c:pt idx="402">
                  <c:v>-4.952682</c:v>
                </c:pt>
                <c:pt idx="403">
                  <c:v>-9.931525</c:v>
                </c:pt>
                <c:pt idx="404">
                  <c:v>-4.857953</c:v>
                </c:pt>
                <c:pt idx="405">
                  <c:v>-9.484829</c:v>
                </c:pt>
                <c:pt idx="406">
                  <c:v>-4.54698</c:v>
                </c:pt>
                <c:pt idx="407">
                  <c:v>-8.693265</c:v>
                </c:pt>
                <c:pt idx="408">
                  <c:v>-3.770699</c:v>
                </c:pt>
                <c:pt idx="409">
                  <c:v>-7.743435</c:v>
                </c:pt>
                <c:pt idx="410">
                  <c:v>-4.294983</c:v>
                </c:pt>
                <c:pt idx="411">
                  <c:v>-8.47851</c:v>
                </c:pt>
                <c:pt idx="412">
                  <c:v>-3.726152</c:v>
                </c:pt>
                <c:pt idx="413">
                  <c:v>-6.887445</c:v>
                </c:pt>
                <c:pt idx="414">
                  <c:v>-2.839664</c:v>
                </c:pt>
                <c:pt idx="415">
                  <c:v>-5.488851</c:v>
                </c:pt>
                <c:pt idx="416">
                  <c:v>-2.577991</c:v>
                </c:pt>
                <c:pt idx="417">
                  <c:v>-5.221622</c:v>
                </c:pt>
                <c:pt idx="418">
                  <c:v>-2.74975</c:v>
                </c:pt>
                <c:pt idx="419">
                  <c:v>-5.306572</c:v>
                </c:pt>
                <c:pt idx="420">
                  <c:v>-2.063533</c:v>
                </c:pt>
                <c:pt idx="421">
                  <c:v>-3.741039</c:v>
                </c:pt>
                <c:pt idx="422">
                  <c:v>-1.473864</c:v>
                </c:pt>
                <c:pt idx="423">
                  <c:v>-2.73395</c:v>
                </c:pt>
                <c:pt idx="424">
                  <c:v>-1.10114</c:v>
                </c:pt>
                <c:pt idx="425">
                  <c:v>-2.061532</c:v>
                </c:pt>
                <c:pt idx="426">
                  <c:v>-0.790548</c:v>
                </c:pt>
                <c:pt idx="427">
                  <c:v>-1.267156</c:v>
                </c:pt>
                <c:pt idx="428">
                  <c:v>-0.190707</c:v>
                </c:pt>
                <c:pt idx="429">
                  <c:v>-0.457283</c:v>
                </c:pt>
                <c:pt idx="430">
                  <c:v>-0.36788</c:v>
                </c:pt>
                <c:pt idx="431">
                  <c:v>-0.287125</c:v>
                </c:pt>
                <c:pt idx="432">
                  <c:v>0.836309</c:v>
                </c:pt>
                <c:pt idx="433">
                  <c:v>2.093823</c:v>
                </c:pt>
                <c:pt idx="434">
                  <c:v>0.822056</c:v>
                </c:pt>
                <c:pt idx="435">
                  <c:v>1.082227</c:v>
                </c:pt>
                <c:pt idx="436">
                  <c:v>0.329312</c:v>
                </c:pt>
                <c:pt idx="437">
                  <c:v>1.724639</c:v>
                </c:pt>
                <c:pt idx="438">
                  <c:v>2.583051</c:v>
                </c:pt>
                <c:pt idx="439">
                  <c:v>5.126058</c:v>
                </c:pt>
                <c:pt idx="440">
                  <c:v>2.114697</c:v>
                </c:pt>
                <c:pt idx="441">
                  <c:v>4.357235</c:v>
                </c:pt>
                <c:pt idx="442">
                  <c:v>3.144304</c:v>
                </c:pt>
                <c:pt idx="443">
                  <c:v>7.086658</c:v>
                </c:pt>
                <c:pt idx="444">
                  <c:v>4.05389</c:v>
                </c:pt>
                <c:pt idx="445">
                  <c:v>8.062996</c:v>
                </c:pt>
                <c:pt idx="446">
                  <c:v>3.979796</c:v>
                </c:pt>
                <c:pt idx="447">
                  <c:v>8.297169</c:v>
                </c:pt>
                <c:pt idx="448">
                  <c:v>4.735946</c:v>
                </c:pt>
                <c:pt idx="449">
                  <c:v>9.183267</c:v>
                </c:pt>
                <c:pt idx="450">
                  <c:v>3.73501</c:v>
                </c:pt>
                <c:pt idx="451">
                  <c:v>7.103293</c:v>
                </c:pt>
                <c:pt idx="452">
                  <c:v>3.444638</c:v>
                </c:pt>
                <c:pt idx="453">
                  <c:v>7.021179</c:v>
                </c:pt>
                <c:pt idx="454">
                  <c:v>3.613922</c:v>
                </c:pt>
                <c:pt idx="455">
                  <c:v>7.087856</c:v>
                </c:pt>
                <c:pt idx="456">
                  <c:v>3.323098</c:v>
                </c:pt>
                <c:pt idx="457">
                  <c:v>6.466153</c:v>
                </c:pt>
                <c:pt idx="458">
                  <c:v>2.796059</c:v>
                </c:pt>
                <c:pt idx="459">
                  <c:v>4.930532</c:v>
                </c:pt>
                <c:pt idx="460">
                  <c:v>1.345843</c:v>
                </c:pt>
                <c:pt idx="461">
                  <c:v>2.049332</c:v>
                </c:pt>
                <c:pt idx="462">
                  <c:v>0.430016</c:v>
                </c:pt>
                <c:pt idx="463">
                  <c:v>0.581378</c:v>
                </c:pt>
                <c:pt idx="464">
                  <c:v>-0.294918</c:v>
                </c:pt>
                <c:pt idx="465">
                  <c:v>-1.142375</c:v>
                </c:pt>
                <c:pt idx="466">
                  <c:v>-1.406012</c:v>
                </c:pt>
                <c:pt idx="467">
                  <c:v>-3.359245</c:v>
                </c:pt>
                <c:pt idx="468">
                  <c:v>-2.064929</c:v>
                </c:pt>
                <c:pt idx="469">
                  <c:v>-4.044736</c:v>
                </c:pt>
                <c:pt idx="470">
                  <c:v>-1.958268</c:v>
                </c:pt>
                <c:pt idx="471">
                  <c:v>-4.239573</c:v>
                </c:pt>
                <c:pt idx="472">
                  <c:v>-2.753647</c:v>
                </c:pt>
                <c:pt idx="473">
                  <c:v>-5.692305</c:v>
                </c:pt>
                <c:pt idx="474">
                  <c:v>-2.958335</c:v>
                </c:pt>
                <c:pt idx="475">
                  <c:v>-6.061026</c:v>
                </c:pt>
                <c:pt idx="476">
                  <c:v>-3.210608</c:v>
                </c:pt>
                <c:pt idx="477">
                  <c:v>-6.606869</c:v>
                </c:pt>
                <c:pt idx="478">
                  <c:v>-3.43719</c:v>
                </c:pt>
                <c:pt idx="479">
                  <c:v>-6.860772</c:v>
                </c:pt>
                <c:pt idx="480">
                  <c:v>-3.877984</c:v>
                </c:pt>
                <c:pt idx="481">
                  <c:v>-8.753545</c:v>
                </c:pt>
                <c:pt idx="482">
                  <c:v>-5.623956</c:v>
                </c:pt>
                <c:pt idx="483">
                  <c:v>-11.356696</c:v>
                </c:pt>
                <c:pt idx="484">
                  <c:v>-5.367991</c:v>
                </c:pt>
                <c:pt idx="485">
                  <c:v>-10.445533</c:v>
                </c:pt>
                <c:pt idx="486">
                  <c:v>-5.051212</c:v>
                </c:pt>
                <c:pt idx="487">
                  <c:v>-10.126572</c:v>
                </c:pt>
                <c:pt idx="488">
                  <c:v>-5.058178</c:v>
                </c:pt>
                <c:pt idx="489">
                  <c:v>-10.251025</c:v>
                </c:pt>
                <c:pt idx="490">
                  <c:v>-4.884508</c:v>
                </c:pt>
                <c:pt idx="491">
                  <c:v>-8.667881</c:v>
                </c:pt>
                <c:pt idx="492">
                  <c:v>-2.51096</c:v>
                </c:pt>
                <c:pt idx="493">
                  <c:v>-4.174779</c:v>
                </c:pt>
                <c:pt idx="494">
                  <c:v>-1.308651</c:v>
                </c:pt>
                <c:pt idx="495">
                  <c:v>-2.129366</c:v>
                </c:pt>
                <c:pt idx="496">
                  <c:v>0.002879</c:v>
                </c:pt>
                <c:pt idx="497">
                  <c:v>0.72194</c:v>
                </c:pt>
                <c:pt idx="498">
                  <c:v>0.840432</c:v>
                </c:pt>
                <c:pt idx="499">
                  <c:v>1.658315</c:v>
                </c:pt>
                <c:pt idx="500">
                  <c:v>0.851294</c:v>
                </c:pt>
                <c:pt idx="501">
                  <c:v>1.650183</c:v>
                </c:pt>
                <c:pt idx="502">
                  <c:v>0.61091</c:v>
                </c:pt>
                <c:pt idx="503">
                  <c:v>1.047206</c:v>
                </c:pt>
                <c:pt idx="504">
                  <c:v>0.377136</c:v>
                </c:pt>
                <c:pt idx="505">
                  <c:v>0.98325</c:v>
                </c:pt>
                <c:pt idx="506">
                  <c:v>0.823115</c:v>
                </c:pt>
                <c:pt idx="507">
                  <c:v>1.627756</c:v>
                </c:pt>
                <c:pt idx="508">
                  <c:v>0.524328</c:v>
                </c:pt>
                <c:pt idx="509">
                  <c:v>0.606091</c:v>
                </c:pt>
                <c:pt idx="510">
                  <c:v>-0.846493</c:v>
                </c:pt>
                <c:pt idx="511">
                  <c:v>-2.649355</c:v>
                </c:pt>
                <c:pt idx="512">
                  <c:v>-2.086274</c:v>
                </c:pt>
                <c:pt idx="513">
                  <c:v>-3.651477</c:v>
                </c:pt>
                <c:pt idx="514">
                  <c:v>-0.861733</c:v>
                </c:pt>
                <c:pt idx="515">
                  <c:v>-1.442257</c:v>
                </c:pt>
                <c:pt idx="516">
                  <c:v>-0.974129</c:v>
                </c:pt>
                <c:pt idx="517">
                  <c:v>-2.536169</c:v>
                </c:pt>
                <c:pt idx="518">
                  <c:v>-2.431222</c:v>
                </c:pt>
                <c:pt idx="519">
                  <c:v>-5.52115</c:v>
                </c:pt>
                <c:pt idx="520">
                  <c:v>-3.524386</c:v>
                </c:pt>
                <c:pt idx="521">
                  <c:v>-7.349861</c:v>
                </c:pt>
                <c:pt idx="522">
                  <c:v>-4.054493</c:v>
                </c:pt>
                <c:pt idx="523">
                  <c:v>-8.204241</c:v>
                </c:pt>
                <c:pt idx="524">
                  <c:v>-4.004819</c:v>
                </c:pt>
                <c:pt idx="525">
                  <c:v>-7.900034</c:v>
                </c:pt>
                <c:pt idx="526">
                  <c:v>-3.804738</c:v>
                </c:pt>
                <c:pt idx="527">
                  <c:v>-7.502374</c:v>
                </c:pt>
                <c:pt idx="528">
                  <c:v>-3.669275</c:v>
                </c:pt>
                <c:pt idx="529">
                  <c:v>-7.305643</c:v>
                </c:pt>
                <c:pt idx="530">
                  <c:v>-3.544149</c:v>
                </c:pt>
                <c:pt idx="531">
                  <c:v>-6.815816</c:v>
                </c:pt>
                <c:pt idx="532">
                  <c:v>-3.076286</c:v>
                </c:pt>
                <c:pt idx="533">
                  <c:v>-5.983106</c:v>
                </c:pt>
                <c:pt idx="534">
                  <c:v>-2.717297</c:v>
                </c:pt>
                <c:pt idx="535">
                  <c:v>-5.14303</c:v>
                </c:pt>
                <c:pt idx="536">
                  <c:v>-2.046729</c:v>
                </c:pt>
                <c:pt idx="537">
                  <c:v>-3.664018</c:v>
                </c:pt>
                <c:pt idx="538">
                  <c:v>-1.28071</c:v>
                </c:pt>
                <c:pt idx="539">
                  <c:v>-2.265638</c:v>
                </c:pt>
                <c:pt idx="540">
                  <c:v>-0.777721</c:v>
                </c:pt>
                <c:pt idx="541">
                  <c:v>-1.388257</c:v>
                </c:pt>
                <c:pt idx="542">
                  <c:v>-0.618112</c:v>
                </c:pt>
                <c:pt idx="543">
                  <c:v>-1.146279</c:v>
                </c:pt>
                <c:pt idx="544">
                  <c:v>-0.372722</c:v>
                </c:pt>
                <c:pt idx="545">
                  <c:v>-0.64402</c:v>
                </c:pt>
                <c:pt idx="546">
                  <c:v>-0.246606</c:v>
                </c:pt>
                <c:pt idx="547">
                  <c:v>-0.441609</c:v>
                </c:pt>
                <c:pt idx="548">
                  <c:v>-0.119513</c:v>
                </c:pt>
                <c:pt idx="549">
                  <c:v>-0.186966</c:v>
                </c:pt>
                <c:pt idx="550">
                  <c:v>-0.075432</c:v>
                </c:pt>
                <c:pt idx="551">
                  <c:v>-0.166084</c:v>
                </c:pt>
                <c:pt idx="552">
                  <c:v>-0.047483</c:v>
                </c:pt>
                <c:pt idx="553">
                  <c:v>-0.042876</c:v>
                </c:pt>
                <c:pt idx="554">
                  <c:v>-0.000875</c:v>
                </c:pt>
                <c:pt idx="555">
                  <c:v>-0.00597</c:v>
                </c:pt>
                <c:pt idx="556">
                  <c:v>0.019508</c:v>
                </c:pt>
                <c:pt idx="557">
                  <c:v>0.045397</c:v>
                </c:pt>
                <c:pt idx="558">
                  <c:v>0.015199</c:v>
                </c:pt>
                <c:pt idx="559">
                  <c:v>0.03461</c:v>
                </c:pt>
                <c:pt idx="560">
                  <c:v>0.035201</c:v>
                </c:pt>
                <c:pt idx="561">
                  <c:v>0.070382</c:v>
                </c:pt>
                <c:pt idx="562">
                  <c:v>0.028061</c:v>
                </c:pt>
                <c:pt idx="563">
                  <c:v>0.065747</c:v>
                </c:pt>
                <c:pt idx="564">
                  <c:v>0.058807</c:v>
                </c:pt>
                <c:pt idx="565">
                  <c:v>0.103881</c:v>
                </c:pt>
                <c:pt idx="566">
                  <c:v>0.031248</c:v>
                </c:pt>
                <c:pt idx="567">
                  <c:v>0.032268</c:v>
                </c:pt>
                <c:pt idx="568">
                  <c:v>-0.020166</c:v>
                </c:pt>
                <c:pt idx="569">
                  <c:v>-0.026233</c:v>
                </c:pt>
                <c:pt idx="570">
                  <c:v>-0.005601</c:v>
                </c:pt>
                <c:pt idx="571">
                  <c:v>-0.048647</c:v>
                </c:pt>
                <c:pt idx="572">
                  <c:v>-0.034647</c:v>
                </c:pt>
                <c:pt idx="573">
                  <c:v>-0.020238</c:v>
                </c:pt>
                <c:pt idx="574">
                  <c:v>0.001065</c:v>
                </c:pt>
                <c:pt idx="575">
                  <c:v>-0.049486</c:v>
                </c:pt>
                <c:pt idx="576">
                  <c:v>-0.010714</c:v>
                </c:pt>
                <c:pt idx="577">
                  <c:v>0.004241</c:v>
                </c:pt>
                <c:pt idx="578">
                  <c:v>0.021304</c:v>
                </c:pt>
                <c:pt idx="579">
                  <c:v>0.035254</c:v>
                </c:pt>
                <c:pt idx="580">
                  <c:v>0.006475</c:v>
                </c:pt>
                <c:pt idx="581">
                  <c:v>0.012478</c:v>
                </c:pt>
                <c:pt idx="582">
                  <c:v>-0.0124</c:v>
                </c:pt>
                <c:pt idx="583">
                  <c:v>-0.055177</c:v>
                </c:pt>
                <c:pt idx="584">
                  <c:v>-0.048911</c:v>
                </c:pt>
                <c:pt idx="585">
                  <c:v>-0.083207</c:v>
                </c:pt>
                <c:pt idx="586">
                  <c:v>-0.028051</c:v>
                </c:pt>
                <c:pt idx="587">
                  <c:v>-0.056917</c:v>
                </c:pt>
                <c:pt idx="588">
                  <c:v>-0.02141</c:v>
                </c:pt>
                <c:pt idx="589">
                  <c:v>-0.029109</c:v>
                </c:pt>
                <c:pt idx="590">
                  <c:v>0.004303</c:v>
                </c:pt>
                <c:pt idx="591">
                  <c:v>0.015182</c:v>
                </c:pt>
                <c:pt idx="592">
                  <c:v>0.020323</c:v>
                </c:pt>
                <c:pt idx="593">
                  <c:v>0.046991</c:v>
                </c:pt>
                <c:pt idx="594">
                  <c:v>0.031026</c:v>
                </c:pt>
              </c:numCache>
            </c:numRef>
          </c:val>
          <c:smooth val="0"/>
        </c:ser>
        <c:dLbls>
          <c:showLegendKey val="0"/>
          <c:showVal val="0"/>
          <c:showCatName val="0"/>
          <c:showSerName val="0"/>
          <c:showPercent val="0"/>
          <c:showBubbleSize val="0"/>
        </c:dLbls>
        <c:marker val="0"/>
        <c:smooth val="0"/>
        <c:axId val="528460485"/>
        <c:axId val="995264440"/>
      </c:lineChart>
      <c:catAx>
        <c:axId val="52846048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95264440"/>
        <c:crosses val="autoZero"/>
        <c:auto val="1"/>
        <c:lblAlgn val="ctr"/>
        <c:lblOffset val="100"/>
        <c:noMultiLvlLbl val="0"/>
      </c:catAx>
      <c:valAx>
        <c:axId val="995264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2846048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Action3 Accel</a:t>
            </a:r>
            <a:endParaRPr lang="en-US" altLang="zh-CN"/>
          </a:p>
        </c:rich>
      </c:tx>
      <c:layout/>
      <c:overlay val="0"/>
      <c:spPr>
        <a:noFill/>
        <a:ln>
          <a:noFill/>
        </a:ln>
        <a:effectLst/>
      </c:spPr>
    </c:title>
    <c:autoTitleDeleted val="0"/>
    <c:plotArea>
      <c:layout/>
      <c:lineChart>
        <c:grouping val="standard"/>
        <c:varyColors val="0"/>
        <c:ser>
          <c:idx val="0"/>
          <c:order val="0"/>
          <c:tx>
            <c:strRef>
              <c:f>'[action3 5 times accel.csv]action3 5 times accel'!$J$1</c:f>
              <c:strCache>
                <c:ptCount val="1"/>
                <c:pt idx="0">
                  <c:v>X-accel</c:v>
                </c:pt>
              </c:strCache>
            </c:strRef>
          </c:tx>
          <c:spPr>
            <a:ln w="28575" cap="rnd">
              <a:solidFill>
                <a:schemeClr val="accent1"/>
              </a:solidFill>
              <a:round/>
            </a:ln>
            <a:effectLst/>
          </c:spPr>
          <c:marker>
            <c:symbol val="none"/>
          </c:marker>
          <c:dLbls>
            <c:delete val="1"/>
          </c:dLbls>
          <c:val>
            <c:numRef>
              <c:f>'[action3 5 times accel.csv]action3 5 times accel'!$J$2:$J$500</c:f>
              <c:numCache>
                <c:formatCode>General</c:formatCode>
                <c:ptCount val="499"/>
                <c:pt idx="0">
                  <c:v>-9.56843871054454</c:v>
                </c:pt>
                <c:pt idx="1">
                  <c:v>-7.9461693420044</c:v>
                </c:pt>
                <c:pt idx="2">
                  <c:v>-9.09107931861357</c:v>
                </c:pt>
                <c:pt idx="3">
                  <c:v>-12.2483995364173</c:v>
                </c:pt>
                <c:pt idx="4">
                  <c:v>-11.5950385565902</c:v>
                </c:pt>
                <c:pt idx="5">
                  <c:v>-8.9005236746982</c:v>
                </c:pt>
                <c:pt idx="6">
                  <c:v>-8.60878782016897</c:v>
                </c:pt>
                <c:pt idx="7">
                  <c:v>-8.34947799031016</c:v>
                </c:pt>
                <c:pt idx="8">
                  <c:v>-9.42422162578708</c:v>
                </c:pt>
                <c:pt idx="9">
                  <c:v>-9.21232928755935</c:v>
                </c:pt>
                <c:pt idx="10">
                  <c:v>-7.55619487726038</c:v>
                </c:pt>
                <c:pt idx="11">
                  <c:v>-6.11043509075641</c:v>
                </c:pt>
                <c:pt idx="12">
                  <c:v>-6.53816169661492</c:v>
                </c:pt>
                <c:pt idx="13">
                  <c:v>-8.98236477439782</c:v>
                </c:pt>
                <c:pt idx="14">
                  <c:v>-10.3357209401789</c:v>
                </c:pt>
                <c:pt idx="15">
                  <c:v>-9.58020546613856</c:v>
                </c:pt>
                <c:pt idx="16">
                  <c:v>-10.1065445769127</c:v>
                </c:pt>
                <c:pt idx="17">
                  <c:v>-11.1205048758141</c:v>
                </c:pt>
                <c:pt idx="18">
                  <c:v>-10.5937250258762</c:v>
                </c:pt>
                <c:pt idx="19">
                  <c:v>-7.65185993897177</c:v>
                </c:pt>
                <c:pt idx="20">
                  <c:v>-7.41181832986362</c:v>
                </c:pt>
                <c:pt idx="21">
                  <c:v>-9.9554857304919</c:v>
                </c:pt>
                <c:pt idx="22">
                  <c:v>-10.6927642184738</c:v>
                </c:pt>
                <c:pt idx="23">
                  <c:v>-8.11725417393782</c:v>
                </c:pt>
                <c:pt idx="24">
                  <c:v>-5.73086430023353</c:v>
                </c:pt>
                <c:pt idx="25">
                  <c:v>-5.38463333049256</c:v>
                </c:pt>
                <c:pt idx="26">
                  <c:v>-7.59518413540918</c:v>
                </c:pt>
                <c:pt idx="27">
                  <c:v>-10.0659086779066</c:v>
                </c:pt>
                <c:pt idx="28">
                  <c:v>-9.95583552462206</c:v>
                </c:pt>
                <c:pt idx="29">
                  <c:v>-10.8326069567897</c:v>
                </c:pt>
                <c:pt idx="30">
                  <c:v>-11.8470191991567</c:v>
                </c:pt>
                <c:pt idx="31">
                  <c:v>-12.3067190197999</c:v>
                </c:pt>
                <c:pt idx="32">
                  <c:v>-11.7344563871882</c:v>
                </c:pt>
                <c:pt idx="33">
                  <c:v>-11.5140502011963</c:v>
                </c:pt>
                <c:pt idx="34">
                  <c:v>-13.0819653445949</c:v>
                </c:pt>
                <c:pt idx="35">
                  <c:v>-16.1651678450148</c:v>
                </c:pt>
                <c:pt idx="36">
                  <c:v>-17.557279049528</c:v>
                </c:pt>
                <c:pt idx="37">
                  <c:v>-18.0364856371382</c:v>
                </c:pt>
                <c:pt idx="38">
                  <c:v>-17.5885299666501</c:v>
                </c:pt>
                <c:pt idx="39">
                  <c:v>-16.1806940869806</c:v>
                </c:pt>
                <c:pt idx="40">
                  <c:v>-18.2837010426684</c:v>
                </c:pt>
                <c:pt idx="41">
                  <c:v>-21.1856423118241</c:v>
                </c:pt>
                <c:pt idx="42">
                  <c:v>-21.4286148450231</c:v>
                </c:pt>
                <c:pt idx="43">
                  <c:v>-18.3237865570756</c:v>
                </c:pt>
                <c:pt idx="44">
                  <c:v>-10.9853606286578</c:v>
                </c:pt>
                <c:pt idx="45">
                  <c:v>-10.29024044028</c:v>
                </c:pt>
                <c:pt idx="46">
                  <c:v>-20.4631120077023</c:v>
                </c:pt>
                <c:pt idx="47">
                  <c:v>-27.752137562676</c:v>
                </c:pt>
                <c:pt idx="48">
                  <c:v>-25.4490958447561</c:v>
                </c:pt>
                <c:pt idx="49">
                  <c:v>-15.0011503002638</c:v>
                </c:pt>
                <c:pt idx="50">
                  <c:v>-10.806648417566</c:v>
                </c:pt>
                <c:pt idx="51">
                  <c:v>-3.5051448080865</c:v>
                </c:pt>
                <c:pt idx="52">
                  <c:v>2.19468203587439</c:v>
                </c:pt>
                <c:pt idx="53">
                  <c:v>-1.69334140338198</c:v>
                </c:pt>
                <c:pt idx="54">
                  <c:v>-6.71183654329602</c:v>
                </c:pt>
                <c:pt idx="55">
                  <c:v>0.572245906023866</c:v>
                </c:pt>
                <c:pt idx="56">
                  <c:v>7.07227635010782</c:v>
                </c:pt>
                <c:pt idx="57">
                  <c:v>1.12312514816851</c:v>
                </c:pt>
                <c:pt idx="58">
                  <c:v>-8.57424908070617</c:v>
                </c:pt>
                <c:pt idx="59">
                  <c:v>-6.53238091061605</c:v>
                </c:pt>
                <c:pt idx="60">
                  <c:v>4.24628982838082</c:v>
                </c:pt>
                <c:pt idx="61">
                  <c:v>8.24204574480642</c:v>
                </c:pt>
                <c:pt idx="62">
                  <c:v>1.97569959775777</c:v>
                </c:pt>
                <c:pt idx="63">
                  <c:v>-3.18902091381839</c:v>
                </c:pt>
                <c:pt idx="64">
                  <c:v>-1.56989637133356</c:v>
                </c:pt>
                <c:pt idx="65">
                  <c:v>1.68456488543731</c:v>
                </c:pt>
                <c:pt idx="66">
                  <c:v>9.47682790166765</c:v>
                </c:pt>
                <c:pt idx="67">
                  <c:v>9.02178586973649</c:v>
                </c:pt>
                <c:pt idx="68">
                  <c:v>1.92330177200221</c:v>
                </c:pt>
                <c:pt idx="69">
                  <c:v>0.122083823738063</c:v>
                </c:pt>
                <c:pt idx="70">
                  <c:v>7.17540727716092</c:v>
                </c:pt>
                <c:pt idx="71">
                  <c:v>9.75435027770137</c:v>
                </c:pt>
                <c:pt idx="72">
                  <c:v>4.43937785089621</c:v>
                </c:pt>
                <c:pt idx="73">
                  <c:v>-0.763528314577329</c:v>
                </c:pt>
                <c:pt idx="74">
                  <c:v>2.93641477936888</c:v>
                </c:pt>
                <c:pt idx="75">
                  <c:v>11.7762734284839</c:v>
                </c:pt>
                <c:pt idx="76">
                  <c:v>13.3917455002625</c:v>
                </c:pt>
                <c:pt idx="77">
                  <c:v>4.38557914198501</c:v>
                </c:pt>
                <c:pt idx="78">
                  <c:v>-3.88918973694192</c:v>
                </c:pt>
                <c:pt idx="79">
                  <c:v>-0.430452598266646</c:v>
                </c:pt>
                <c:pt idx="80">
                  <c:v>6.87201417646006</c:v>
                </c:pt>
                <c:pt idx="81">
                  <c:v>3.72496292432343</c:v>
                </c:pt>
                <c:pt idx="82">
                  <c:v>-4.06260628713424</c:v>
                </c:pt>
                <c:pt idx="83">
                  <c:v>-9.52350683137339</c:v>
                </c:pt>
                <c:pt idx="84">
                  <c:v>-4.65430151746229</c:v>
                </c:pt>
                <c:pt idx="85">
                  <c:v>0.177844151916362</c:v>
                </c:pt>
                <c:pt idx="86">
                  <c:v>-5.14890974094898</c:v>
                </c:pt>
                <c:pt idx="87">
                  <c:v>-21.9582629577657</c:v>
                </c:pt>
                <c:pt idx="88">
                  <c:v>-25.9389482310837</c:v>
                </c:pt>
                <c:pt idx="89">
                  <c:v>-18.7115905232581</c:v>
                </c:pt>
                <c:pt idx="90">
                  <c:v>-15.3064969624225</c:v>
                </c:pt>
                <c:pt idx="91">
                  <c:v>-16.1898054876089</c:v>
                </c:pt>
                <c:pt idx="92">
                  <c:v>-22.4757382283429</c:v>
                </c:pt>
                <c:pt idx="93">
                  <c:v>-23.2216701111709</c:v>
                </c:pt>
                <c:pt idx="94">
                  <c:v>-24.9859284074987</c:v>
                </c:pt>
                <c:pt idx="95">
                  <c:v>-21.8621602103338</c:v>
                </c:pt>
                <c:pt idx="96">
                  <c:v>-19.5514809807472</c:v>
                </c:pt>
                <c:pt idx="97">
                  <c:v>-22.6432651055704</c:v>
                </c:pt>
                <c:pt idx="98">
                  <c:v>-32.1706070951039</c:v>
                </c:pt>
                <c:pt idx="99">
                  <c:v>-36.0616886037816</c:v>
                </c:pt>
                <c:pt idx="100">
                  <c:v>-32.4254772914035</c:v>
                </c:pt>
                <c:pt idx="101">
                  <c:v>-33.0075868090513</c:v>
                </c:pt>
                <c:pt idx="102">
                  <c:v>-36.7278014993462</c:v>
                </c:pt>
                <c:pt idx="103">
                  <c:v>-42.2622900994803</c:v>
                </c:pt>
                <c:pt idx="104">
                  <c:v>-42.542628640032</c:v>
                </c:pt>
                <c:pt idx="105">
                  <c:v>-33.1524027901086</c:v>
                </c:pt>
                <c:pt idx="106">
                  <c:v>-32.5684886484648</c:v>
                </c:pt>
                <c:pt idx="107">
                  <c:v>-34.837167267556</c:v>
                </c:pt>
                <c:pt idx="108">
                  <c:v>-34.3691090288425</c:v>
                </c:pt>
                <c:pt idx="109">
                  <c:v>-23.5707747382323</c:v>
                </c:pt>
                <c:pt idx="110">
                  <c:v>-15.9741994399798</c:v>
                </c:pt>
                <c:pt idx="111">
                  <c:v>-26.0805329447707</c:v>
                </c:pt>
                <c:pt idx="112">
                  <c:v>-36.154465723195</c:v>
                </c:pt>
                <c:pt idx="113">
                  <c:v>-39.5916953887283</c:v>
                </c:pt>
                <c:pt idx="114">
                  <c:v>-36.2192566056272</c:v>
                </c:pt>
                <c:pt idx="115">
                  <c:v>-20.7115955176596</c:v>
                </c:pt>
                <c:pt idx="116">
                  <c:v>-10.147276510718</c:v>
                </c:pt>
                <c:pt idx="117">
                  <c:v>-9.21875910759945</c:v>
                </c:pt>
                <c:pt idx="118">
                  <c:v>-2.86579674800192</c:v>
                </c:pt>
                <c:pt idx="119">
                  <c:v>4.07375287346848</c:v>
                </c:pt>
                <c:pt idx="120">
                  <c:v>8.02767332752732</c:v>
                </c:pt>
                <c:pt idx="121">
                  <c:v>11.3321466343994</c:v>
                </c:pt>
                <c:pt idx="122">
                  <c:v>23.6280008584148</c:v>
                </c:pt>
                <c:pt idx="123">
                  <c:v>34.5521118703056</c:v>
                </c:pt>
                <c:pt idx="124">
                  <c:v>41.1736975228872</c:v>
                </c:pt>
                <c:pt idx="125">
                  <c:v>45.16822478308</c:v>
                </c:pt>
                <c:pt idx="126">
                  <c:v>51.0836636949287</c:v>
                </c:pt>
                <c:pt idx="127">
                  <c:v>54.5937680536293</c:v>
                </c:pt>
                <c:pt idx="128">
                  <c:v>56.8341603210686</c:v>
                </c:pt>
                <c:pt idx="129">
                  <c:v>58.3367992931402</c:v>
                </c:pt>
                <c:pt idx="130">
                  <c:v>58.2624511916599</c:v>
                </c:pt>
                <c:pt idx="131">
                  <c:v>57.9662651713471</c:v>
                </c:pt>
                <c:pt idx="132">
                  <c:v>58.8628141939343</c:v>
                </c:pt>
                <c:pt idx="133">
                  <c:v>60.7739313062586</c:v>
                </c:pt>
                <c:pt idx="134">
                  <c:v>66.0674908662562</c:v>
                </c:pt>
                <c:pt idx="135">
                  <c:v>72.8999683003186</c:v>
                </c:pt>
                <c:pt idx="136">
                  <c:v>78.7603150209228</c:v>
                </c:pt>
                <c:pt idx="137">
                  <c:v>81.596114864361</c:v>
                </c:pt>
                <c:pt idx="138">
                  <c:v>84.5436049177927</c:v>
                </c:pt>
                <c:pt idx="139">
                  <c:v>79.4223393632732</c:v>
                </c:pt>
                <c:pt idx="140">
                  <c:v>67.6887837232676</c:v>
                </c:pt>
                <c:pt idx="141">
                  <c:v>59.0598912326871</c:v>
                </c:pt>
                <c:pt idx="142">
                  <c:v>55.6697397586095</c:v>
                </c:pt>
                <c:pt idx="143">
                  <c:v>55.797331570019</c:v>
                </c:pt>
                <c:pt idx="144">
                  <c:v>48.0389275619712</c:v>
                </c:pt>
                <c:pt idx="145">
                  <c:v>29.3202696558884</c:v>
                </c:pt>
                <c:pt idx="146">
                  <c:v>16.0738714097775</c:v>
                </c:pt>
                <c:pt idx="147">
                  <c:v>7.37778249063515</c:v>
                </c:pt>
                <c:pt idx="148">
                  <c:v>2.02912907318609</c:v>
                </c:pt>
                <c:pt idx="149">
                  <c:v>-4.22278187592393</c:v>
                </c:pt>
                <c:pt idx="150">
                  <c:v>-14.4857928350131</c:v>
                </c:pt>
                <c:pt idx="151">
                  <c:v>-21.0654941019594</c:v>
                </c:pt>
                <c:pt idx="152">
                  <c:v>-27.5750852018581</c:v>
                </c:pt>
                <c:pt idx="153">
                  <c:v>-38.1917688622617</c:v>
                </c:pt>
                <c:pt idx="154">
                  <c:v>-42.6737804734521</c:v>
                </c:pt>
                <c:pt idx="155">
                  <c:v>-47.2444053044298</c:v>
                </c:pt>
                <c:pt idx="156">
                  <c:v>-53.9087003383746</c:v>
                </c:pt>
                <c:pt idx="157">
                  <c:v>-54.822432592662</c:v>
                </c:pt>
                <c:pt idx="158">
                  <c:v>-45.4111299177774</c:v>
                </c:pt>
                <c:pt idx="159">
                  <c:v>-52.2445116855559</c:v>
                </c:pt>
                <c:pt idx="160">
                  <c:v>-61.9079557980172</c:v>
                </c:pt>
                <c:pt idx="161">
                  <c:v>-71.7262285895006</c:v>
                </c:pt>
                <c:pt idx="162">
                  <c:v>-44.4834536890317</c:v>
                </c:pt>
                <c:pt idx="163">
                  <c:v>-22.9352259301265</c:v>
                </c:pt>
                <c:pt idx="164">
                  <c:v>-27.3157161953002</c:v>
                </c:pt>
                <c:pt idx="165">
                  <c:v>-39.4066025145239</c:v>
                </c:pt>
                <c:pt idx="166">
                  <c:v>-53.7359459559901</c:v>
                </c:pt>
                <c:pt idx="167">
                  <c:v>-43.4111295492206</c:v>
                </c:pt>
                <c:pt idx="168">
                  <c:v>-16.1617929913612</c:v>
                </c:pt>
                <c:pt idx="169">
                  <c:v>-8.36328358904789</c:v>
                </c:pt>
                <c:pt idx="170">
                  <c:v>-14.9870664416119</c:v>
                </c:pt>
                <c:pt idx="171">
                  <c:v>-24.1428484929542</c:v>
                </c:pt>
                <c:pt idx="172">
                  <c:v>-24.9733017694358</c:v>
                </c:pt>
                <c:pt idx="173">
                  <c:v>-13.4351401220759</c:v>
                </c:pt>
                <c:pt idx="174">
                  <c:v>-6.27037742295309</c:v>
                </c:pt>
                <c:pt idx="175">
                  <c:v>-10.2771467092067</c:v>
                </c:pt>
                <c:pt idx="176">
                  <c:v>-12.8032505169067</c:v>
                </c:pt>
                <c:pt idx="177">
                  <c:v>-7.75799242874345</c:v>
                </c:pt>
                <c:pt idx="178">
                  <c:v>3.00584063168225</c:v>
                </c:pt>
                <c:pt idx="179">
                  <c:v>1.56041825696619</c:v>
                </c:pt>
                <c:pt idx="180">
                  <c:v>4.17887089420863</c:v>
                </c:pt>
                <c:pt idx="181">
                  <c:v>15.9349184668069</c:v>
                </c:pt>
                <c:pt idx="182">
                  <c:v>22.4381598091525</c:v>
                </c:pt>
                <c:pt idx="183">
                  <c:v>26.8053362500999</c:v>
                </c:pt>
                <c:pt idx="184">
                  <c:v>32.960122666482</c:v>
                </c:pt>
                <c:pt idx="185">
                  <c:v>40.4969950703325</c:v>
                </c:pt>
                <c:pt idx="186">
                  <c:v>46.4860540774699</c:v>
                </c:pt>
                <c:pt idx="187">
                  <c:v>54.0913462543858</c:v>
                </c:pt>
                <c:pt idx="188">
                  <c:v>56.7087665021504</c:v>
                </c:pt>
                <c:pt idx="189">
                  <c:v>55.208072953034</c:v>
                </c:pt>
                <c:pt idx="190">
                  <c:v>55.3188268845295</c:v>
                </c:pt>
                <c:pt idx="191">
                  <c:v>53.9178146404056</c:v>
                </c:pt>
                <c:pt idx="192">
                  <c:v>54.6898024939498</c:v>
                </c:pt>
                <c:pt idx="193">
                  <c:v>56.3262973139781</c:v>
                </c:pt>
                <c:pt idx="194">
                  <c:v>55.9121148329382</c:v>
                </c:pt>
                <c:pt idx="195">
                  <c:v>56.2781817078715</c:v>
                </c:pt>
                <c:pt idx="196">
                  <c:v>58.8332921894582</c:v>
                </c:pt>
                <c:pt idx="197">
                  <c:v>63.3746849784044</c:v>
                </c:pt>
                <c:pt idx="198">
                  <c:v>71.4334104225518</c:v>
                </c:pt>
                <c:pt idx="199">
                  <c:v>83.2979413630118</c:v>
                </c:pt>
                <c:pt idx="200">
                  <c:v>84.2221705724022</c:v>
                </c:pt>
                <c:pt idx="201">
                  <c:v>85.3526496208828</c:v>
                </c:pt>
                <c:pt idx="202">
                  <c:v>81.0425331578055</c:v>
                </c:pt>
                <c:pt idx="203">
                  <c:v>78.0382177827769</c:v>
                </c:pt>
                <c:pt idx="204">
                  <c:v>60.354177585186</c:v>
                </c:pt>
                <c:pt idx="205">
                  <c:v>48.0693602594991</c:v>
                </c:pt>
                <c:pt idx="206">
                  <c:v>51.9874332542227</c:v>
                </c:pt>
                <c:pt idx="207">
                  <c:v>61.6275042507253</c:v>
                </c:pt>
                <c:pt idx="208">
                  <c:v>57.4319621085933</c:v>
                </c:pt>
                <c:pt idx="209">
                  <c:v>42.8410793490961</c:v>
                </c:pt>
                <c:pt idx="210">
                  <c:v>28.7766697361627</c:v>
                </c:pt>
                <c:pt idx="211">
                  <c:v>29.7827200083789</c:v>
                </c:pt>
                <c:pt idx="212">
                  <c:v>36.1006056358039</c:v>
                </c:pt>
                <c:pt idx="213">
                  <c:v>35.8523380922002</c:v>
                </c:pt>
                <c:pt idx="214">
                  <c:v>25.2274891462225</c:v>
                </c:pt>
                <c:pt idx="215">
                  <c:v>19.6848043195679</c:v>
                </c:pt>
                <c:pt idx="216">
                  <c:v>15.5744596431078</c:v>
                </c:pt>
                <c:pt idx="217">
                  <c:v>11.2982156959266</c:v>
                </c:pt>
                <c:pt idx="218">
                  <c:v>6.91886201875764</c:v>
                </c:pt>
                <c:pt idx="219">
                  <c:v>-0.540513010569548</c:v>
                </c:pt>
                <c:pt idx="220">
                  <c:v>-4.61451588148194</c:v>
                </c:pt>
                <c:pt idx="221">
                  <c:v>-5.87068063952894</c:v>
                </c:pt>
                <c:pt idx="222">
                  <c:v>-8.89194513252678</c:v>
                </c:pt>
                <c:pt idx="223">
                  <c:v>-9.87621870283028</c:v>
                </c:pt>
                <c:pt idx="224">
                  <c:v>-8.72532699289417</c:v>
                </c:pt>
                <c:pt idx="225">
                  <c:v>-10.3875239553905</c:v>
                </c:pt>
                <c:pt idx="226">
                  <c:v>-16.1463145767087</c:v>
                </c:pt>
                <c:pt idx="227">
                  <c:v>-25.1145372872421</c:v>
                </c:pt>
                <c:pt idx="228">
                  <c:v>-35.4747219806665</c:v>
                </c:pt>
                <c:pt idx="229">
                  <c:v>-39.2524704442374</c:v>
                </c:pt>
                <c:pt idx="230">
                  <c:v>-41.8514408944855</c:v>
                </c:pt>
                <c:pt idx="231">
                  <c:v>-52.656279445804</c:v>
                </c:pt>
                <c:pt idx="232">
                  <c:v>-58.9489358869798</c:v>
                </c:pt>
                <c:pt idx="233">
                  <c:v>-60.1107118552742</c:v>
                </c:pt>
                <c:pt idx="234">
                  <c:v>-65.7727059995084</c:v>
                </c:pt>
                <c:pt idx="235">
                  <c:v>-67.522219812695</c:v>
                </c:pt>
                <c:pt idx="236">
                  <c:v>-61.2878250077317</c:v>
                </c:pt>
                <c:pt idx="237">
                  <c:v>-49.8295118426765</c:v>
                </c:pt>
                <c:pt idx="238">
                  <c:v>-56.448309721507</c:v>
                </c:pt>
                <c:pt idx="239">
                  <c:v>-63.7619314090035</c:v>
                </c:pt>
                <c:pt idx="240">
                  <c:v>-69.2228282054769</c:v>
                </c:pt>
                <c:pt idx="241">
                  <c:v>-49.9458393762706</c:v>
                </c:pt>
                <c:pt idx="242">
                  <c:v>-38.7248380864327</c:v>
                </c:pt>
                <c:pt idx="243">
                  <c:v>-42.0748420045033</c:v>
                </c:pt>
                <c:pt idx="244">
                  <c:v>-37.8955074239752</c:v>
                </c:pt>
                <c:pt idx="245">
                  <c:v>-21.637405558012</c:v>
                </c:pt>
                <c:pt idx="246">
                  <c:v>-9.83131926345711</c:v>
                </c:pt>
                <c:pt idx="247">
                  <c:v>-8.9133165631738</c:v>
                </c:pt>
                <c:pt idx="248">
                  <c:v>-11.3502935259404</c:v>
                </c:pt>
                <c:pt idx="249">
                  <c:v>-9.46634857722633</c:v>
                </c:pt>
                <c:pt idx="250">
                  <c:v>5.85029274709226</c:v>
                </c:pt>
                <c:pt idx="251">
                  <c:v>18.8498883326274</c:v>
                </c:pt>
                <c:pt idx="252">
                  <c:v>23.4302929632629</c:v>
                </c:pt>
                <c:pt idx="253">
                  <c:v>26.5623241439197</c:v>
                </c:pt>
                <c:pt idx="254">
                  <c:v>32.7802553771434</c:v>
                </c:pt>
                <c:pt idx="255">
                  <c:v>43.1575889855092</c:v>
                </c:pt>
                <c:pt idx="256">
                  <c:v>50.6710232034852</c:v>
                </c:pt>
                <c:pt idx="257">
                  <c:v>55.3326232761264</c:v>
                </c:pt>
                <c:pt idx="258">
                  <c:v>62.0898119108586</c:v>
                </c:pt>
                <c:pt idx="259">
                  <c:v>68.7035164517927</c:v>
                </c:pt>
                <c:pt idx="260">
                  <c:v>76.233990981683</c:v>
                </c:pt>
                <c:pt idx="261">
                  <c:v>81.255480964584</c:v>
                </c:pt>
                <c:pt idx="262">
                  <c:v>82.0381301715439</c:v>
                </c:pt>
                <c:pt idx="263">
                  <c:v>84.6635040531457</c:v>
                </c:pt>
                <c:pt idx="264">
                  <c:v>83.9381439096788</c:v>
                </c:pt>
                <c:pt idx="265">
                  <c:v>79.7200385524237</c:v>
                </c:pt>
                <c:pt idx="266">
                  <c:v>81.0665988867789</c:v>
                </c:pt>
                <c:pt idx="267">
                  <c:v>79.8937527030423</c:v>
                </c:pt>
                <c:pt idx="268">
                  <c:v>74.3918833266617</c:v>
                </c:pt>
                <c:pt idx="269">
                  <c:v>73.875898092161</c:v>
                </c:pt>
                <c:pt idx="270">
                  <c:v>74.5923362807351</c:v>
                </c:pt>
                <c:pt idx="271">
                  <c:v>78.3494058872532</c:v>
                </c:pt>
                <c:pt idx="272">
                  <c:v>77.2156431236328</c:v>
                </c:pt>
                <c:pt idx="273">
                  <c:v>76.1016905203341</c:v>
                </c:pt>
                <c:pt idx="274">
                  <c:v>73.554651784439</c:v>
                </c:pt>
                <c:pt idx="275">
                  <c:v>60.9903948430169</c:v>
                </c:pt>
                <c:pt idx="276">
                  <c:v>50.395647580116</c:v>
                </c:pt>
                <c:pt idx="277">
                  <c:v>47.5022023942659</c:v>
                </c:pt>
                <c:pt idx="278">
                  <c:v>40.0628312488238</c:v>
                </c:pt>
                <c:pt idx="279">
                  <c:v>25.8273163833438</c:v>
                </c:pt>
                <c:pt idx="280">
                  <c:v>15.8878122008185</c:v>
                </c:pt>
                <c:pt idx="281">
                  <c:v>16.3434066380445</c:v>
                </c:pt>
                <c:pt idx="282">
                  <c:v>18.8466872946973</c:v>
                </c:pt>
                <c:pt idx="283">
                  <c:v>9.84900208796956</c:v>
                </c:pt>
                <c:pt idx="284">
                  <c:v>3.75858467290932</c:v>
                </c:pt>
                <c:pt idx="285">
                  <c:v>6.17737964110536</c:v>
                </c:pt>
                <c:pt idx="286">
                  <c:v>0.405764583338514</c:v>
                </c:pt>
                <c:pt idx="287">
                  <c:v>-5.4575382658942</c:v>
                </c:pt>
                <c:pt idx="288">
                  <c:v>-8.40478077520232</c:v>
                </c:pt>
                <c:pt idx="289">
                  <c:v>-6.27637771809076</c:v>
                </c:pt>
                <c:pt idx="290">
                  <c:v>-7.36447968805168</c:v>
                </c:pt>
                <c:pt idx="291">
                  <c:v>-14.161467588459</c:v>
                </c:pt>
                <c:pt idx="292">
                  <c:v>-19.4571028955843</c:v>
                </c:pt>
                <c:pt idx="293">
                  <c:v>-18.4061898174774</c:v>
                </c:pt>
                <c:pt idx="294">
                  <c:v>-16.0549756509115</c:v>
                </c:pt>
                <c:pt idx="295">
                  <c:v>-18.7130711682436</c:v>
                </c:pt>
                <c:pt idx="296">
                  <c:v>-23.4842025016707</c:v>
                </c:pt>
                <c:pt idx="297">
                  <c:v>-24.3200423124723</c:v>
                </c:pt>
                <c:pt idx="298">
                  <c:v>-23.0043304720292</c:v>
                </c:pt>
                <c:pt idx="299">
                  <c:v>-21.6825190852303</c:v>
                </c:pt>
                <c:pt idx="300">
                  <c:v>-23.8950595753777</c:v>
                </c:pt>
                <c:pt idx="301">
                  <c:v>-27.5127158085956</c:v>
                </c:pt>
                <c:pt idx="302">
                  <c:v>-30.1009256494979</c:v>
                </c:pt>
                <c:pt idx="303">
                  <c:v>-35.5601967510305</c:v>
                </c:pt>
                <c:pt idx="304">
                  <c:v>-36.6823446037865</c:v>
                </c:pt>
                <c:pt idx="305">
                  <c:v>-36.540945673332</c:v>
                </c:pt>
                <c:pt idx="306">
                  <c:v>-35.2279714247468</c:v>
                </c:pt>
                <c:pt idx="307">
                  <c:v>-35.6847344518506</c:v>
                </c:pt>
                <c:pt idx="308">
                  <c:v>-40.4657091101629</c:v>
                </c:pt>
                <c:pt idx="309">
                  <c:v>-41.7286798715595</c:v>
                </c:pt>
                <c:pt idx="310">
                  <c:v>-44.1838439225696</c:v>
                </c:pt>
                <c:pt idx="311">
                  <c:v>-42.7160767456961</c:v>
                </c:pt>
                <c:pt idx="312">
                  <c:v>-34.8239864898075</c:v>
                </c:pt>
                <c:pt idx="313">
                  <c:v>-41.5219145218485</c:v>
                </c:pt>
                <c:pt idx="314">
                  <c:v>-49.4482508367353</c:v>
                </c:pt>
                <c:pt idx="315">
                  <c:v>-46.0335636188941</c:v>
                </c:pt>
                <c:pt idx="316">
                  <c:v>-27.2780974933897</c:v>
                </c:pt>
                <c:pt idx="317">
                  <c:v>-12.4939735807884</c:v>
                </c:pt>
                <c:pt idx="318">
                  <c:v>-8.53023831849099</c:v>
                </c:pt>
                <c:pt idx="319">
                  <c:v>-2.5137703607098</c:v>
                </c:pt>
                <c:pt idx="320">
                  <c:v>8.59269736168482</c:v>
                </c:pt>
                <c:pt idx="321">
                  <c:v>19.6312593390519</c:v>
                </c:pt>
                <c:pt idx="322">
                  <c:v>22.3314395771954</c:v>
                </c:pt>
                <c:pt idx="323">
                  <c:v>20.2542321288613</c:v>
                </c:pt>
                <c:pt idx="324">
                  <c:v>25.6753460555835</c:v>
                </c:pt>
                <c:pt idx="325">
                  <c:v>32.330687668686</c:v>
                </c:pt>
                <c:pt idx="326">
                  <c:v>38.2664274797992</c:v>
                </c:pt>
                <c:pt idx="327">
                  <c:v>38.7916806099677</c:v>
                </c:pt>
                <c:pt idx="328">
                  <c:v>46.7266617120686</c:v>
                </c:pt>
                <c:pt idx="329">
                  <c:v>56.8833811290932</c:v>
                </c:pt>
                <c:pt idx="330">
                  <c:v>59.2022484137963</c:v>
                </c:pt>
                <c:pt idx="331">
                  <c:v>58.37869492408</c:v>
                </c:pt>
                <c:pt idx="332">
                  <c:v>60.3403263644957</c:v>
                </c:pt>
                <c:pt idx="333">
                  <c:v>63.9136165516483</c:v>
                </c:pt>
                <c:pt idx="334">
                  <c:v>63.819510751745</c:v>
                </c:pt>
                <c:pt idx="335">
                  <c:v>67.5496634022791</c:v>
                </c:pt>
                <c:pt idx="336">
                  <c:v>72.2413817249392</c:v>
                </c:pt>
                <c:pt idx="337">
                  <c:v>74.9045213242161</c:v>
                </c:pt>
                <c:pt idx="338">
                  <c:v>77.5154566875879</c:v>
                </c:pt>
                <c:pt idx="339">
                  <c:v>81.1910440868818</c:v>
                </c:pt>
                <c:pt idx="340">
                  <c:v>83.5585701186913</c:v>
                </c:pt>
                <c:pt idx="341">
                  <c:v>85.5034858074696</c:v>
                </c:pt>
                <c:pt idx="342">
                  <c:v>82.0767599649914</c:v>
                </c:pt>
                <c:pt idx="343">
                  <c:v>76.7190989019572</c:v>
                </c:pt>
                <c:pt idx="344">
                  <c:v>69.1495807355732</c:v>
                </c:pt>
                <c:pt idx="345">
                  <c:v>56.8427168672599</c:v>
                </c:pt>
                <c:pt idx="346">
                  <c:v>42.2416332857701</c:v>
                </c:pt>
                <c:pt idx="347">
                  <c:v>41.7781417709216</c:v>
                </c:pt>
                <c:pt idx="348">
                  <c:v>42.5090624841499</c:v>
                </c:pt>
                <c:pt idx="349">
                  <c:v>44.7974001615332</c:v>
                </c:pt>
                <c:pt idx="350">
                  <c:v>29.1176016955003</c:v>
                </c:pt>
                <c:pt idx="351">
                  <c:v>22.2543931976492</c:v>
                </c:pt>
                <c:pt idx="352">
                  <c:v>21.9832392149009</c:v>
                </c:pt>
                <c:pt idx="353">
                  <c:v>19.8037611436726</c:v>
                </c:pt>
                <c:pt idx="354">
                  <c:v>11.2519433778754</c:v>
                </c:pt>
                <c:pt idx="355">
                  <c:v>1.08709531585139</c:v>
                </c:pt>
                <c:pt idx="356">
                  <c:v>-4.02150764109486</c:v>
                </c:pt>
                <c:pt idx="357">
                  <c:v>-5.11598181524223</c:v>
                </c:pt>
                <c:pt idx="358">
                  <c:v>-5.02018636744262</c:v>
                </c:pt>
                <c:pt idx="359">
                  <c:v>-5.66251491272215</c:v>
                </c:pt>
                <c:pt idx="360">
                  <c:v>-8.83085868835635</c:v>
                </c:pt>
                <c:pt idx="361">
                  <c:v>-14.0455608266788</c:v>
                </c:pt>
                <c:pt idx="362">
                  <c:v>-19.9112225091985</c:v>
                </c:pt>
                <c:pt idx="363">
                  <c:v>-23.9951093224416</c:v>
                </c:pt>
                <c:pt idx="364">
                  <c:v>-28.3385157723144</c:v>
                </c:pt>
                <c:pt idx="365">
                  <c:v>-33.2269726211555</c:v>
                </c:pt>
                <c:pt idx="366">
                  <c:v>-34.0658509469077</c:v>
                </c:pt>
                <c:pt idx="367">
                  <c:v>-36.1625644164502</c:v>
                </c:pt>
                <c:pt idx="368">
                  <c:v>-43.2070440644594</c:v>
                </c:pt>
                <c:pt idx="369">
                  <c:v>-47.9554480463182</c:v>
                </c:pt>
                <c:pt idx="370">
                  <c:v>-45.6585110419575</c:v>
                </c:pt>
                <c:pt idx="371">
                  <c:v>-43.1080746731324</c:v>
                </c:pt>
                <c:pt idx="372">
                  <c:v>-40.3947715865833</c:v>
                </c:pt>
                <c:pt idx="373">
                  <c:v>-43.417897146067</c:v>
                </c:pt>
                <c:pt idx="374">
                  <c:v>-43.9409066099489</c:v>
                </c:pt>
                <c:pt idx="375">
                  <c:v>-42.8603943605164</c:v>
                </c:pt>
                <c:pt idx="376">
                  <c:v>-46.2006167456454</c:v>
                </c:pt>
                <c:pt idx="377">
                  <c:v>-48.4309687006044</c:v>
                </c:pt>
                <c:pt idx="378">
                  <c:v>-32.5027414509235</c:v>
                </c:pt>
                <c:pt idx="379">
                  <c:v>-29.4446603052888</c:v>
                </c:pt>
                <c:pt idx="380">
                  <c:v>-36.3083753309466</c:v>
                </c:pt>
                <c:pt idx="381">
                  <c:v>-50.2259204976973</c:v>
                </c:pt>
                <c:pt idx="382">
                  <c:v>-56.4644067433624</c:v>
                </c:pt>
                <c:pt idx="383">
                  <c:v>-30.6881500762124</c:v>
                </c:pt>
                <c:pt idx="384">
                  <c:v>-17.0637443091487</c:v>
                </c:pt>
                <c:pt idx="385">
                  <c:v>-20.6509191457003</c:v>
                </c:pt>
                <c:pt idx="386">
                  <c:v>-33.5385863736845</c:v>
                </c:pt>
                <c:pt idx="387">
                  <c:v>-39.9531251818389</c:v>
                </c:pt>
                <c:pt idx="388">
                  <c:v>-14.5495318890423</c:v>
                </c:pt>
                <c:pt idx="389">
                  <c:v>-2.79758029572246</c:v>
                </c:pt>
                <c:pt idx="390">
                  <c:v>-1.75188700238295</c:v>
                </c:pt>
                <c:pt idx="391">
                  <c:v>-4.9381136019109</c:v>
                </c:pt>
                <c:pt idx="392">
                  <c:v>-2.2725260089439</c:v>
                </c:pt>
                <c:pt idx="393">
                  <c:v>14.1043341651017</c:v>
                </c:pt>
                <c:pt idx="394">
                  <c:v>28.2667325659101</c:v>
                </c:pt>
                <c:pt idx="395">
                  <c:v>33.4300531114709</c:v>
                </c:pt>
                <c:pt idx="396">
                  <c:v>38.6512277399774</c:v>
                </c:pt>
                <c:pt idx="397">
                  <c:v>45.2382871902112</c:v>
                </c:pt>
                <c:pt idx="398">
                  <c:v>46.5064612936787</c:v>
                </c:pt>
                <c:pt idx="399">
                  <c:v>49.0262145240746</c:v>
                </c:pt>
                <c:pt idx="400">
                  <c:v>56.2582779901122</c:v>
                </c:pt>
                <c:pt idx="401">
                  <c:v>62.0746675789396</c:v>
                </c:pt>
                <c:pt idx="402">
                  <c:v>65.401430691782</c:v>
                </c:pt>
                <c:pt idx="403">
                  <c:v>66.8339374254842</c:v>
                </c:pt>
                <c:pt idx="404">
                  <c:v>68.6366856478454</c:v>
                </c:pt>
                <c:pt idx="405">
                  <c:v>68.4319073355335</c:v>
                </c:pt>
                <c:pt idx="406">
                  <c:v>65.1025300595866</c:v>
                </c:pt>
                <c:pt idx="407">
                  <c:v>65.2628294994504</c:v>
                </c:pt>
                <c:pt idx="408">
                  <c:v>69.82287783862</c:v>
                </c:pt>
                <c:pt idx="409">
                  <c:v>73.1850547567047</c:v>
                </c:pt>
                <c:pt idx="410">
                  <c:v>75.3377596649937</c:v>
                </c:pt>
                <c:pt idx="411">
                  <c:v>75.8890204050753</c:v>
                </c:pt>
                <c:pt idx="412">
                  <c:v>74.5227314028777</c:v>
                </c:pt>
                <c:pt idx="413">
                  <c:v>71.7372113994261</c:v>
                </c:pt>
                <c:pt idx="414">
                  <c:v>74.7675230821763</c:v>
                </c:pt>
                <c:pt idx="415">
                  <c:v>78.8226958632657</c:v>
                </c:pt>
                <c:pt idx="416">
                  <c:v>80.0534796431326</c:v>
                </c:pt>
                <c:pt idx="417">
                  <c:v>74.2198451545885</c:v>
                </c:pt>
                <c:pt idx="418">
                  <c:v>63.5358035198202</c:v>
                </c:pt>
                <c:pt idx="419">
                  <c:v>62.3878244047344</c:v>
                </c:pt>
                <c:pt idx="420">
                  <c:v>62.6093558342451</c:v>
                </c:pt>
                <c:pt idx="421">
                  <c:v>62.1249823290351</c:v>
                </c:pt>
                <c:pt idx="422">
                  <c:v>57.2172996578369</c:v>
                </c:pt>
                <c:pt idx="423">
                  <c:v>52.2034648615629</c:v>
                </c:pt>
                <c:pt idx="424">
                  <c:v>49.2587122305387</c:v>
                </c:pt>
                <c:pt idx="425">
                  <c:v>45.8612569766211</c:v>
                </c:pt>
                <c:pt idx="426">
                  <c:v>39.7349642782177</c:v>
                </c:pt>
                <c:pt idx="427">
                  <c:v>29.9606518638</c:v>
                </c:pt>
                <c:pt idx="428">
                  <c:v>18.6874642856259</c:v>
                </c:pt>
                <c:pt idx="429">
                  <c:v>12.1137388923716</c:v>
                </c:pt>
                <c:pt idx="430">
                  <c:v>14.1172812573146</c:v>
                </c:pt>
                <c:pt idx="431">
                  <c:v>6.05360056957179</c:v>
                </c:pt>
                <c:pt idx="432">
                  <c:v>-12.5078949930026</c:v>
                </c:pt>
                <c:pt idx="433">
                  <c:v>-35.5718743150235</c:v>
                </c:pt>
                <c:pt idx="434">
                  <c:v>-35.9841635777024</c:v>
                </c:pt>
                <c:pt idx="435">
                  <c:v>-45.9035175724807</c:v>
                </c:pt>
                <c:pt idx="436">
                  <c:v>-49.2366534991979</c:v>
                </c:pt>
                <c:pt idx="437">
                  <c:v>-54.5465664939581</c:v>
                </c:pt>
                <c:pt idx="438">
                  <c:v>-46.3328472943743</c:v>
                </c:pt>
                <c:pt idx="439">
                  <c:v>-42.2455050997863</c:v>
                </c:pt>
                <c:pt idx="440">
                  <c:v>-42.6627663738508</c:v>
                </c:pt>
                <c:pt idx="441">
                  <c:v>-44.4697713849031</c:v>
                </c:pt>
                <c:pt idx="442">
                  <c:v>-38.8123387471858</c:v>
                </c:pt>
                <c:pt idx="443">
                  <c:v>-28.5474209843558</c:v>
                </c:pt>
                <c:pt idx="444">
                  <c:v>-21.9816575966235</c:v>
                </c:pt>
                <c:pt idx="445">
                  <c:v>-21.1943725655358</c:v>
                </c:pt>
                <c:pt idx="446">
                  <c:v>-22.0128559527171</c:v>
                </c:pt>
                <c:pt idx="447">
                  <c:v>-19.3115377448973</c:v>
                </c:pt>
                <c:pt idx="448">
                  <c:v>-19.7310199153157</c:v>
                </c:pt>
              </c:numCache>
            </c:numRef>
          </c:val>
          <c:smooth val="0"/>
        </c:ser>
        <c:ser>
          <c:idx val="1"/>
          <c:order val="1"/>
          <c:tx>
            <c:strRef>
              <c:f>'[action3 5 times accel.csv]action3 5 times accel'!$K$1</c:f>
              <c:strCache>
                <c:ptCount val="1"/>
                <c:pt idx="0">
                  <c:v>Y-accel</c:v>
                </c:pt>
              </c:strCache>
            </c:strRef>
          </c:tx>
          <c:spPr>
            <a:ln w="28575" cap="rnd">
              <a:solidFill>
                <a:schemeClr val="accent2"/>
              </a:solidFill>
              <a:round/>
            </a:ln>
            <a:effectLst/>
          </c:spPr>
          <c:marker>
            <c:symbol val="none"/>
          </c:marker>
          <c:dLbls>
            <c:delete val="1"/>
          </c:dLbls>
          <c:val>
            <c:numRef>
              <c:f>'[action3 5 times accel.csv]action3 5 times accel'!$K$2:$K$500</c:f>
              <c:numCache>
                <c:formatCode>General</c:formatCode>
                <c:ptCount val="499"/>
                <c:pt idx="0">
                  <c:v>-34.1774756891541</c:v>
                </c:pt>
                <c:pt idx="1">
                  <c:v>-32.5605853565007</c:v>
                </c:pt>
                <c:pt idx="2">
                  <c:v>-36.2894221045559</c:v>
                </c:pt>
                <c:pt idx="3">
                  <c:v>-42.8832606838262</c:v>
                </c:pt>
                <c:pt idx="4">
                  <c:v>-47.0441992045872</c:v>
                </c:pt>
                <c:pt idx="5">
                  <c:v>-40.0573915893868</c:v>
                </c:pt>
                <c:pt idx="6">
                  <c:v>-39.3328698469695</c:v>
                </c:pt>
                <c:pt idx="7">
                  <c:v>-37.2238836453595</c:v>
                </c:pt>
                <c:pt idx="8">
                  <c:v>-36.3597883845088</c:v>
                </c:pt>
                <c:pt idx="9">
                  <c:v>-37.9391358789049</c:v>
                </c:pt>
                <c:pt idx="10">
                  <c:v>-39.2850454908855</c:v>
                </c:pt>
                <c:pt idx="11">
                  <c:v>-37.591491775912</c:v>
                </c:pt>
                <c:pt idx="12">
                  <c:v>-37.2115820395381</c:v>
                </c:pt>
                <c:pt idx="13">
                  <c:v>-39.399016681472</c:v>
                </c:pt>
                <c:pt idx="14">
                  <c:v>-39.8333236842809</c:v>
                </c:pt>
                <c:pt idx="15">
                  <c:v>-39.8721428503221</c:v>
                </c:pt>
                <c:pt idx="16">
                  <c:v>-40.8239674764433</c:v>
                </c:pt>
                <c:pt idx="17">
                  <c:v>-41.1914404458675</c:v>
                </c:pt>
                <c:pt idx="18">
                  <c:v>-39.4422894329792</c:v>
                </c:pt>
                <c:pt idx="19">
                  <c:v>-38.5201748795648</c:v>
                </c:pt>
                <c:pt idx="20">
                  <c:v>-39.9421408453904</c:v>
                </c:pt>
                <c:pt idx="21">
                  <c:v>-42.976591224646</c:v>
                </c:pt>
                <c:pt idx="22">
                  <c:v>-44.647320535088</c:v>
                </c:pt>
                <c:pt idx="23">
                  <c:v>-40.7541093071044</c:v>
                </c:pt>
                <c:pt idx="24">
                  <c:v>-39.0866917120167</c:v>
                </c:pt>
                <c:pt idx="25">
                  <c:v>-41.920124748771</c:v>
                </c:pt>
                <c:pt idx="26">
                  <c:v>-42.7966291833076</c:v>
                </c:pt>
                <c:pt idx="27">
                  <c:v>-41.6827561281136</c:v>
                </c:pt>
                <c:pt idx="28">
                  <c:v>-42.1958858289854</c:v>
                </c:pt>
                <c:pt idx="29">
                  <c:v>-44.5242502323479</c:v>
                </c:pt>
                <c:pt idx="30">
                  <c:v>-45.6843359154453</c:v>
                </c:pt>
                <c:pt idx="31">
                  <c:v>-45.8104486794908</c:v>
                </c:pt>
                <c:pt idx="32">
                  <c:v>-43.9223949708451</c:v>
                </c:pt>
                <c:pt idx="33">
                  <c:v>-45.376534807549</c:v>
                </c:pt>
                <c:pt idx="34">
                  <c:v>-49.1677349224701</c:v>
                </c:pt>
                <c:pt idx="35">
                  <c:v>-49.0136567121183</c:v>
                </c:pt>
                <c:pt idx="36">
                  <c:v>-49.498739534127</c:v>
                </c:pt>
                <c:pt idx="37">
                  <c:v>-51.5413692955606</c:v>
                </c:pt>
                <c:pt idx="38">
                  <c:v>-51.3967455747356</c:v>
                </c:pt>
                <c:pt idx="39">
                  <c:v>-48.4671078879104</c:v>
                </c:pt>
                <c:pt idx="40">
                  <c:v>-48.3230877679309</c:v>
                </c:pt>
                <c:pt idx="41">
                  <c:v>-48.8318538974745</c:v>
                </c:pt>
                <c:pt idx="42">
                  <c:v>-47.3588367118219</c:v>
                </c:pt>
                <c:pt idx="43">
                  <c:v>-45.5854125107443</c:v>
                </c:pt>
                <c:pt idx="44">
                  <c:v>-49.8164904786383</c:v>
                </c:pt>
                <c:pt idx="45">
                  <c:v>-49.0752232189331</c:v>
                </c:pt>
                <c:pt idx="46">
                  <c:v>-46.0327597901949</c:v>
                </c:pt>
                <c:pt idx="47">
                  <c:v>-47.1021885875448</c:v>
                </c:pt>
                <c:pt idx="48">
                  <c:v>-52.4575916297535</c:v>
                </c:pt>
                <c:pt idx="49">
                  <c:v>-46.8559194796011</c:v>
                </c:pt>
                <c:pt idx="50">
                  <c:v>-47.0180043946107</c:v>
                </c:pt>
                <c:pt idx="51">
                  <c:v>-48.7885481745895</c:v>
                </c:pt>
                <c:pt idx="52">
                  <c:v>-38.133741896653</c:v>
                </c:pt>
                <c:pt idx="53">
                  <c:v>-27.7906958775302</c:v>
                </c:pt>
                <c:pt idx="54">
                  <c:v>-28.9993527092297</c:v>
                </c:pt>
                <c:pt idx="55">
                  <c:v>-38.7521845537103</c:v>
                </c:pt>
                <c:pt idx="56">
                  <c:v>-41.157034087037</c:v>
                </c:pt>
                <c:pt idx="57">
                  <c:v>-38.698975297146</c:v>
                </c:pt>
                <c:pt idx="58">
                  <c:v>-38.9466988483448</c:v>
                </c:pt>
                <c:pt idx="59">
                  <c:v>-42.283829122871</c:v>
                </c:pt>
                <c:pt idx="60">
                  <c:v>-42.74015478495</c:v>
                </c:pt>
                <c:pt idx="61">
                  <c:v>-40.9801957816913</c:v>
                </c:pt>
                <c:pt idx="62">
                  <c:v>-41.7458361696063</c:v>
                </c:pt>
                <c:pt idx="63">
                  <c:v>-41.0242752495883</c:v>
                </c:pt>
                <c:pt idx="64">
                  <c:v>-42.6236141990615</c:v>
                </c:pt>
                <c:pt idx="65">
                  <c:v>-43.1257774118764</c:v>
                </c:pt>
                <c:pt idx="66">
                  <c:v>-45.6785003585006</c:v>
                </c:pt>
                <c:pt idx="67">
                  <c:v>-45.7956152119561</c:v>
                </c:pt>
                <c:pt idx="68">
                  <c:v>-44.6983635201742</c:v>
                </c:pt>
                <c:pt idx="69">
                  <c:v>-43.7545789257788</c:v>
                </c:pt>
                <c:pt idx="70">
                  <c:v>-45.1042179177656</c:v>
                </c:pt>
                <c:pt idx="71">
                  <c:v>-45.1616254089426</c:v>
                </c:pt>
                <c:pt idx="72">
                  <c:v>-41.996734654522</c:v>
                </c:pt>
                <c:pt idx="73">
                  <c:v>-42.4692377410642</c:v>
                </c:pt>
                <c:pt idx="74">
                  <c:v>-45.3322529814974</c:v>
                </c:pt>
                <c:pt idx="75">
                  <c:v>-46.8163755676509</c:v>
                </c:pt>
                <c:pt idx="76">
                  <c:v>-43.3058140893902</c:v>
                </c:pt>
                <c:pt idx="77">
                  <c:v>-43.8404963047087</c:v>
                </c:pt>
                <c:pt idx="78">
                  <c:v>-47.473478565298</c:v>
                </c:pt>
                <c:pt idx="79">
                  <c:v>-45.9363313341675</c:v>
                </c:pt>
                <c:pt idx="80">
                  <c:v>-47.599846285388</c:v>
                </c:pt>
                <c:pt idx="81">
                  <c:v>-49.2491719972679</c:v>
                </c:pt>
                <c:pt idx="82">
                  <c:v>-47.4823257705727</c:v>
                </c:pt>
                <c:pt idx="83">
                  <c:v>-43.3802580348236</c:v>
                </c:pt>
                <c:pt idx="84">
                  <c:v>-41.1131870841696</c:v>
                </c:pt>
                <c:pt idx="85">
                  <c:v>-44.4223228672841</c:v>
                </c:pt>
                <c:pt idx="86">
                  <c:v>-51.3125398405599</c:v>
                </c:pt>
                <c:pt idx="87">
                  <c:v>-48.9485650182348</c:v>
                </c:pt>
                <c:pt idx="88">
                  <c:v>-48.4178078104682</c:v>
                </c:pt>
                <c:pt idx="89">
                  <c:v>-54.1419548973479</c:v>
                </c:pt>
                <c:pt idx="90">
                  <c:v>-54.8945597983918</c:v>
                </c:pt>
                <c:pt idx="91">
                  <c:v>-54.3580760347109</c:v>
                </c:pt>
                <c:pt idx="92">
                  <c:v>-59.7673936533818</c:v>
                </c:pt>
                <c:pt idx="93">
                  <c:v>-64.6367290550229</c:v>
                </c:pt>
                <c:pt idx="94">
                  <c:v>-64.20537516211</c:v>
                </c:pt>
                <c:pt idx="95">
                  <c:v>-66.3667074605954</c:v>
                </c:pt>
                <c:pt idx="96">
                  <c:v>-69.3626951687841</c:v>
                </c:pt>
                <c:pt idx="97">
                  <c:v>-67.3398564703298</c:v>
                </c:pt>
                <c:pt idx="98">
                  <c:v>-57.8001562979339</c:v>
                </c:pt>
                <c:pt idx="99">
                  <c:v>-53.55797823272</c:v>
                </c:pt>
                <c:pt idx="100">
                  <c:v>-54.3550186473046</c:v>
                </c:pt>
                <c:pt idx="101">
                  <c:v>-55.4440092619811</c:v>
                </c:pt>
                <c:pt idx="102">
                  <c:v>-53.159654583871</c:v>
                </c:pt>
                <c:pt idx="103">
                  <c:v>-47.6119980533499</c:v>
                </c:pt>
                <c:pt idx="104">
                  <c:v>-42.2146436700308</c:v>
                </c:pt>
                <c:pt idx="105">
                  <c:v>-38.3782187693047</c:v>
                </c:pt>
                <c:pt idx="106">
                  <c:v>-39.0383938738705</c:v>
                </c:pt>
                <c:pt idx="107">
                  <c:v>-43.5975820277619</c:v>
                </c:pt>
                <c:pt idx="108">
                  <c:v>-47.0133424276755</c:v>
                </c:pt>
                <c:pt idx="109">
                  <c:v>-42.6531939896985</c:v>
                </c:pt>
                <c:pt idx="110">
                  <c:v>-31.9836909757691</c:v>
                </c:pt>
                <c:pt idx="111">
                  <c:v>-24.1116394708147</c:v>
                </c:pt>
                <c:pt idx="112">
                  <c:v>-18.0702828206382</c:v>
                </c:pt>
                <c:pt idx="113">
                  <c:v>-14.5759186629209</c:v>
                </c:pt>
                <c:pt idx="114">
                  <c:v>-11.2190690313666</c:v>
                </c:pt>
                <c:pt idx="115">
                  <c:v>-12.6184488133934</c:v>
                </c:pt>
                <c:pt idx="116">
                  <c:v>-15.2220964877349</c:v>
                </c:pt>
                <c:pt idx="117">
                  <c:v>-16.3561286408367</c:v>
                </c:pt>
                <c:pt idx="118">
                  <c:v>-15.8514062230404</c:v>
                </c:pt>
                <c:pt idx="119">
                  <c:v>-8.46826391893272</c:v>
                </c:pt>
                <c:pt idx="120">
                  <c:v>2.63284934711253</c:v>
                </c:pt>
                <c:pt idx="121">
                  <c:v>6.41448208246918</c:v>
                </c:pt>
                <c:pt idx="122">
                  <c:v>9.02388101837017</c:v>
                </c:pt>
                <c:pt idx="123">
                  <c:v>10.4873854074944</c:v>
                </c:pt>
                <c:pt idx="124">
                  <c:v>11.5256615985597</c:v>
                </c:pt>
                <c:pt idx="125">
                  <c:v>11.2207162984939</c:v>
                </c:pt>
                <c:pt idx="126">
                  <c:v>11.2669004163402</c:v>
                </c:pt>
                <c:pt idx="127">
                  <c:v>13.6268850951583</c:v>
                </c:pt>
                <c:pt idx="128">
                  <c:v>16.8011013383596</c:v>
                </c:pt>
                <c:pt idx="129">
                  <c:v>17.1214928359272</c:v>
                </c:pt>
                <c:pt idx="130">
                  <c:v>19.1722473976011</c:v>
                </c:pt>
                <c:pt idx="131">
                  <c:v>21.1831395214469</c:v>
                </c:pt>
                <c:pt idx="132">
                  <c:v>23.4902074907174</c:v>
                </c:pt>
                <c:pt idx="133">
                  <c:v>23.008829460666</c:v>
                </c:pt>
                <c:pt idx="134">
                  <c:v>22.0096262385428</c:v>
                </c:pt>
                <c:pt idx="135">
                  <c:v>17.022154002903</c:v>
                </c:pt>
                <c:pt idx="136">
                  <c:v>11.1312724793702</c:v>
                </c:pt>
                <c:pt idx="137">
                  <c:v>8.40205571095139</c:v>
                </c:pt>
                <c:pt idx="138">
                  <c:v>5.13823531006344</c:v>
                </c:pt>
                <c:pt idx="139">
                  <c:v>5.61605418870788</c:v>
                </c:pt>
                <c:pt idx="140">
                  <c:v>3.09292437862771</c:v>
                </c:pt>
                <c:pt idx="141">
                  <c:v>-2.18276065519646</c:v>
                </c:pt>
                <c:pt idx="142">
                  <c:v>-6.96522961405031</c:v>
                </c:pt>
                <c:pt idx="143">
                  <c:v>-10.149895498085</c:v>
                </c:pt>
                <c:pt idx="144">
                  <c:v>-12.9433793149163</c:v>
                </c:pt>
                <c:pt idx="145">
                  <c:v>-18.0210869116252</c:v>
                </c:pt>
                <c:pt idx="146">
                  <c:v>-25.5812312099958</c:v>
                </c:pt>
                <c:pt idx="147">
                  <c:v>-28.09298051897</c:v>
                </c:pt>
                <c:pt idx="148">
                  <c:v>-35.5573478779302</c:v>
                </c:pt>
                <c:pt idx="149">
                  <c:v>-36.8671874983135</c:v>
                </c:pt>
                <c:pt idx="150">
                  <c:v>-30.5092422632506</c:v>
                </c:pt>
                <c:pt idx="151">
                  <c:v>-29.0132518187473</c:v>
                </c:pt>
                <c:pt idx="152">
                  <c:v>-33.1625653995826</c:v>
                </c:pt>
                <c:pt idx="153">
                  <c:v>-42.325466448853</c:v>
                </c:pt>
                <c:pt idx="154">
                  <c:v>-36.5480505564159</c:v>
                </c:pt>
                <c:pt idx="155">
                  <c:v>-27.7067636280185</c:v>
                </c:pt>
                <c:pt idx="156">
                  <c:v>-26.3178770144845</c:v>
                </c:pt>
                <c:pt idx="157">
                  <c:v>-35.1430729102335</c:v>
                </c:pt>
                <c:pt idx="158">
                  <c:v>-35.1789549468702</c:v>
                </c:pt>
                <c:pt idx="159">
                  <c:v>-31.322892043696</c:v>
                </c:pt>
                <c:pt idx="160">
                  <c:v>-28.0296591601574</c:v>
                </c:pt>
                <c:pt idx="161">
                  <c:v>-18.1489635372505</c:v>
                </c:pt>
                <c:pt idx="162">
                  <c:v>-22.5340402853773</c:v>
                </c:pt>
                <c:pt idx="163">
                  <c:v>-22.01876817061</c:v>
                </c:pt>
                <c:pt idx="164">
                  <c:v>-22.6151393704756</c:v>
                </c:pt>
                <c:pt idx="165">
                  <c:v>-20.9961152902152</c:v>
                </c:pt>
                <c:pt idx="166">
                  <c:v>-8.31506322270355</c:v>
                </c:pt>
                <c:pt idx="167">
                  <c:v>-1.15840245006678</c:v>
                </c:pt>
                <c:pt idx="168">
                  <c:v>0.414649710118273</c:v>
                </c:pt>
                <c:pt idx="169">
                  <c:v>-0.746905688947406</c:v>
                </c:pt>
                <c:pt idx="170">
                  <c:v>2.56826026552138</c:v>
                </c:pt>
                <c:pt idx="171">
                  <c:v>6.36913755476437</c:v>
                </c:pt>
                <c:pt idx="172">
                  <c:v>8.73454396309106</c:v>
                </c:pt>
                <c:pt idx="173">
                  <c:v>11.8441341585744</c:v>
                </c:pt>
                <c:pt idx="174">
                  <c:v>13.3588033560365</c:v>
                </c:pt>
                <c:pt idx="175">
                  <c:v>17.2152089736854</c:v>
                </c:pt>
                <c:pt idx="176">
                  <c:v>19.3295201247231</c:v>
                </c:pt>
                <c:pt idx="177">
                  <c:v>18.7346036662064</c:v>
                </c:pt>
                <c:pt idx="178">
                  <c:v>14.1804953731221</c:v>
                </c:pt>
                <c:pt idx="179">
                  <c:v>11.8018053490084</c:v>
                </c:pt>
                <c:pt idx="180">
                  <c:v>11.0498695353907</c:v>
                </c:pt>
                <c:pt idx="181">
                  <c:v>6.61517919815695</c:v>
                </c:pt>
                <c:pt idx="182">
                  <c:v>6.40065928470876</c:v>
                </c:pt>
                <c:pt idx="183">
                  <c:v>9.35758249972057</c:v>
                </c:pt>
                <c:pt idx="184">
                  <c:v>10.1934905673675</c:v>
                </c:pt>
                <c:pt idx="185">
                  <c:v>4.33076691704527</c:v>
                </c:pt>
                <c:pt idx="186">
                  <c:v>2.05490668053957</c:v>
                </c:pt>
                <c:pt idx="187">
                  <c:v>0.216100687858329</c:v>
                </c:pt>
                <c:pt idx="188">
                  <c:v>-0.47356825349833</c:v>
                </c:pt>
                <c:pt idx="189">
                  <c:v>0.605129473283875</c:v>
                </c:pt>
                <c:pt idx="190">
                  <c:v>2.63439489878079</c:v>
                </c:pt>
                <c:pt idx="191">
                  <c:v>6.08482494323988</c:v>
                </c:pt>
                <c:pt idx="192">
                  <c:v>10.9238949811627</c:v>
                </c:pt>
                <c:pt idx="193">
                  <c:v>11.4521305390268</c:v>
                </c:pt>
                <c:pt idx="194">
                  <c:v>11.2313550766446</c:v>
                </c:pt>
                <c:pt idx="195">
                  <c:v>12.113025850308</c:v>
                </c:pt>
                <c:pt idx="196">
                  <c:v>11.8567340148118</c:v>
                </c:pt>
                <c:pt idx="197">
                  <c:v>10.9823512333808</c:v>
                </c:pt>
                <c:pt idx="198">
                  <c:v>9.14312091525734</c:v>
                </c:pt>
                <c:pt idx="199">
                  <c:v>6.01933876680264</c:v>
                </c:pt>
                <c:pt idx="200">
                  <c:v>0.795601693531671</c:v>
                </c:pt>
                <c:pt idx="201">
                  <c:v>-3.93833329539226</c:v>
                </c:pt>
                <c:pt idx="202">
                  <c:v>-8.74344607789172</c:v>
                </c:pt>
                <c:pt idx="203">
                  <c:v>-11.6075096899858</c:v>
                </c:pt>
                <c:pt idx="204">
                  <c:v>-17.1853607167936</c:v>
                </c:pt>
                <c:pt idx="205">
                  <c:v>-21.8255273526177</c:v>
                </c:pt>
                <c:pt idx="206">
                  <c:v>-22.0774691402123</c:v>
                </c:pt>
                <c:pt idx="207">
                  <c:v>-21.8547088767106</c:v>
                </c:pt>
                <c:pt idx="208">
                  <c:v>-24.9925406683496</c:v>
                </c:pt>
                <c:pt idx="209">
                  <c:v>-23.879278105744</c:v>
                </c:pt>
                <c:pt idx="210">
                  <c:v>-21.4332091689794</c:v>
                </c:pt>
                <c:pt idx="211">
                  <c:v>-22.9796509062113</c:v>
                </c:pt>
                <c:pt idx="212">
                  <c:v>-24.6780832200226</c:v>
                </c:pt>
                <c:pt idx="213">
                  <c:v>-27.2123402364599</c:v>
                </c:pt>
                <c:pt idx="214">
                  <c:v>-27.4170994630308</c:v>
                </c:pt>
                <c:pt idx="215">
                  <c:v>-29.7435307754801</c:v>
                </c:pt>
                <c:pt idx="216">
                  <c:v>-30.4042743922243</c:v>
                </c:pt>
                <c:pt idx="217">
                  <c:v>-30.0288338621065</c:v>
                </c:pt>
                <c:pt idx="218">
                  <c:v>-31.6549376815406</c:v>
                </c:pt>
                <c:pt idx="219">
                  <c:v>-30.6657587105539</c:v>
                </c:pt>
                <c:pt idx="220">
                  <c:v>-29.3611620451547</c:v>
                </c:pt>
                <c:pt idx="221">
                  <c:v>-29.1355203000998</c:v>
                </c:pt>
                <c:pt idx="222">
                  <c:v>-32.8183341198651</c:v>
                </c:pt>
                <c:pt idx="223">
                  <c:v>-42.8561783716616</c:v>
                </c:pt>
                <c:pt idx="224">
                  <c:v>-40.3869821174398</c:v>
                </c:pt>
                <c:pt idx="225">
                  <c:v>-34.4472472872334</c:v>
                </c:pt>
                <c:pt idx="226">
                  <c:v>-29.6028217904113</c:v>
                </c:pt>
                <c:pt idx="227">
                  <c:v>-31.0965415265429</c:v>
                </c:pt>
                <c:pt idx="228">
                  <c:v>-35.5825992449597</c:v>
                </c:pt>
                <c:pt idx="229">
                  <c:v>-31.1260711187671</c:v>
                </c:pt>
                <c:pt idx="230">
                  <c:v>-26.2924187367572</c:v>
                </c:pt>
                <c:pt idx="231">
                  <c:v>-28.7697626352404</c:v>
                </c:pt>
                <c:pt idx="232">
                  <c:v>-30.2191493471748</c:v>
                </c:pt>
                <c:pt idx="233">
                  <c:v>-25.7536278683653</c:v>
                </c:pt>
                <c:pt idx="234">
                  <c:v>-23.1484832795509</c:v>
                </c:pt>
                <c:pt idx="235">
                  <c:v>-22.4764843089184</c:v>
                </c:pt>
                <c:pt idx="236">
                  <c:v>-20.8192363136437</c:v>
                </c:pt>
                <c:pt idx="237">
                  <c:v>-19.8242345033955</c:v>
                </c:pt>
                <c:pt idx="238">
                  <c:v>-15.0729145207493</c:v>
                </c:pt>
                <c:pt idx="239">
                  <c:v>-15.0197382018645</c:v>
                </c:pt>
                <c:pt idx="240">
                  <c:v>-10.5346098642474</c:v>
                </c:pt>
                <c:pt idx="241">
                  <c:v>-4.09759574833747</c:v>
                </c:pt>
                <c:pt idx="242">
                  <c:v>-8.07504170434978</c:v>
                </c:pt>
                <c:pt idx="243">
                  <c:v>-8.05676267610011</c:v>
                </c:pt>
                <c:pt idx="244">
                  <c:v>-2.45752380319773</c:v>
                </c:pt>
                <c:pt idx="245">
                  <c:v>2.82701605364888</c:v>
                </c:pt>
                <c:pt idx="246">
                  <c:v>4.58625661823745</c:v>
                </c:pt>
                <c:pt idx="247">
                  <c:v>7.39872754970708</c:v>
                </c:pt>
                <c:pt idx="248">
                  <c:v>9.3198915056295</c:v>
                </c:pt>
                <c:pt idx="249">
                  <c:v>11.8732906827515</c:v>
                </c:pt>
                <c:pt idx="250">
                  <c:v>13.0703871700407</c:v>
                </c:pt>
                <c:pt idx="251">
                  <c:v>12.6826771175215</c:v>
                </c:pt>
                <c:pt idx="252">
                  <c:v>13.7991442371494</c:v>
                </c:pt>
                <c:pt idx="253">
                  <c:v>10.8523071468397</c:v>
                </c:pt>
                <c:pt idx="254">
                  <c:v>4.50742636517496</c:v>
                </c:pt>
                <c:pt idx="255">
                  <c:v>-2.51741982484645</c:v>
                </c:pt>
                <c:pt idx="256">
                  <c:v>-5.01825590324858</c:v>
                </c:pt>
                <c:pt idx="257">
                  <c:v>-6.1050387160765</c:v>
                </c:pt>
                <c:pt idx="258">
                  <c:v>-8.99556594845808</c:v>
                </c:pt>
                <c:pt idx="259">
                  <c:v>-8.6102537905253</c:v>
                </c:pt>
                <c:pt idx="260">
                  <c:v>-6.00011331749049</c:v>
                </c:pt>
                <c:pt idx="261">
                  <c:v>-3.11840879457595</c:v>
                </c:pt>
                <c:pt idx="262">
                  <c:v>-0.683264325824517</c:v>
                </c:pt>
                <c:pt idx="263">
                  <c:v>2.28091609626692</c:v>
                </c:pt>
                <c:pt idx="264">
                  <c:v>5.92589044909157</c:v>
                </c:pt>
                <c:pt idx="265">
                  <c:v>10.2511174349355</c:v>
                </c:pt>
                <c:pt idx="266">
                  <c:v>8.88103803975826</c:v>
                </c:pt>
                <c:pt idx="267">
                  <c:v>9.43340956055677</c:v>
                </c:pt>
                <c:pt idx="268">
                  <c:v>13.0636718029963</c:v>
                </c:pt>
                <c:pt idx="269">
                  <c:v>14.4510857252981</c:v>
                </c:pt>
                <c:pt idx="270">
                  <c:v>14.3415076974724</c:v>
                </c:pt>
                <c:pt idx="271">
                  <c:v>9.71498107765719</c:v>
                </c:pt>
                <c:pt idx="272">
                  <c:v>5.1449332894475</c:v>
                </c:pt>
                <c:pt idx="273">
                  <c:v>-1.4426207995249</c:v>
                </c:pt>
                <c:pt idx="274">
                  <c:v>-6.58572556330721</c:v>
                </c:pt>
                <c:pt idx="275">
                  <c:v>-15.0460693870462</c:v>
                </c:pt>
                <c:pt idx="276">
                  <c:v>-22.4793108723827</c:v>
                </c:pt>
                <c:pt idx="277">
                  <c:v>-26.4281123871455</c:v>
                </c:pt>
                <c:pt idx="278">
                  <c:v>-30.2572826399264</c:v>
                </c:pt>
                <c:pt idx="279">
                  <c:v>-33.1906689814752</c:v>
                </c:pt>
                <c:pt idx="280">
                  <c:v>-32.6111408612198</c:v>
                </c:pt>
                <c:pt idx="281">
                  <c:v>-32.0304051045264</c:v>
                </c:pt>
                <c:pt idx="282">
                  <c:v>-34.7251808458781</c:v>
                </c:pt>
                <c:pt idx="283">
                  <c:v>-35.2354198767003</c:v>
                </c:pt>
                <c:pt idx="284">
                  <c:v>-33.3029504297748</c:v>
                </c:pt>
                <c:pt idx="285">
                  <c:v>-35.8402140832984</c:v>
                </c:pt>
                <c:pt idx="286">
                  <c:v>-36.9979578631627</c:v>
                </c:pt>
                <c:pt idx="287">
                  <c:v>-38.9986452562802</c:v>
                </c:pt>
                <c:pt idx="288">
                  <c:v>-40.5102564898912</c:v>
                </c:pt>
                <c:pt idx="289">
                  <c:v>-40.8271912532988</c:v>
                </c:pt>
                <c:pt idx="290">
                  <c:v>-39.7915221925013</c:v>
                </c:pt>
                <c:pt idx="291">
                  <c:v>-39.2290018981203</c:v>
                </c:pt>
                <c:pt idx="292">
                  <c:v>-39.4824034782294</c:v>
                </c:pt>
                <c:pt idx="293">
                  <c:v>-43.6944942947037</c:v>
                </c:pt>
                <c:pt idx="294">
                  <c:v>-46.7799106172042</c:v>
                </c:pt>
                <c:pt idx="295">
                  <c:v>-44.3660055880497</c:v>
                </c:pt>
                <c:pt idx="296">
                  <c:v>-41.8728880770557</c:v>
                </c:pt>
                <c:pt idx="297">
                  <c:v>-46.4616036813224</c:v>
                </c:pt>
                <c:pt idx="298">
                  <c:v>-50.8070420610144</c:v>
                </c:pt>
                <c:pt idx="299">
                  <c:v>-53.2146324637203</c:v>
                </c:pt>
                <c:pt idx="300">
                  <c:v>-53.1856150854348</c:v>
                </c:pt>
                <c:pt idx="301">
                  <c:v>-56.0120865839969</c:v>
                </c:pt>
                <c:pt idx="302">
                  <c:v>-57.2088353441151</c:v>
                </c:pt>
                <c:pt idx="303">
                  <c:v>-53.7889535672258</c:v>
                </c:pt>
                <c:pt idx="304">
                  <c:v>-53.2521000435694</c:v>
                </c:pt>
                <c:pt idx="305">
                  <c:v>-53.139337721833</c:v>
                </c:pt>
                <c:pt idx="306">
                  <c:v>-52.3515611095289</c:v>
                </c:pt>
                <c:pt idx="307">
                  <c:v>-50.6669176369003</c:v>
                </c:pt>
                <c:pt idx="308">
                  <c:v>-44.7615731601645</c:v>
                </c:pt>
                <c:pt idx="309">
                  <c:v>-40.1850091569343</c:v>
                </c:pt>
                <c:pt idx="310">
                  <c:v>-36.2343403018204</c:v>
                </c:pt>
                <c:pt idx="311">
                  <c:v>-36.2589165788046</c:v>
                </c:pt>
                <c:pt idx="312">
                  <c:v>-38.1380874566275</c:v>
                </c:pt>
                <c:pt idx="313">
                  <c:v>-28.191175997851</c:v>
                </c:pt>
                <c:pt idx="314">
                  <c:v>-17.6400730263254</c:v>
                </c:pt>
                <c:pt idx="315">
                  <c:v>-7.01334402854825</c:v>
                </c:pt>
                <c:pt idx="316">
                  <c:v>-1.77719797413103</c:v>
                </c:pt>
                <c:pt idx="317">
                  <c:v>-4.97107559285166</c:v>
                </c:pt>
                <c:pt idx="318">
                  <c:v>-6.62901737952512</c:v>
                </c:pt>
                <c:pt idx="319">
                  <c:v>-2.33472854696539</c:v>
                </c:pt>
                <c:pt idx="320">
                  <c:v>1.42169125264279</c:v>
                </c:pt>
                <c:pt idx="321">
                  <c:v>-1.42067443603819</c:v>
                </c:pt>
                <c:pt idx="322">
                  <c:v>-3.79427340558737</c:v>
                </c:pt>
                <c:pt idx="323">
                  <c:v>-0.102583107760985</c:v>
                </c:pt>
                <c:pt idx="324">
                  <c:v>1.75369156863954</c:v>
                </c:pt>
                <c:pt idx="325">
                  <c:v>1.91914529351546</c:v>
                </c:pt>
                <c:pt idx="326">
                  <c:v>1.39820951722069</c:v>
                </c:pt>
                <c:pt idx="327">
                  <c:v>3.63765993438212</c:v>
                </c:pt>
                <c:pt idx="328">
                  <c:v>5.43501930508595</c:v>
                </c:pt>
                <c:pt idx="329">
                  <c:v>10.1232863142164</c:v>
                </c:pt>
                <c:pt idx="330">
                  <c:v>10.8132126403198</c:v>
                </c:pt>
                <c:pt idx="331">
                  <c:v>9.65430812423689</c:v>
                </c:pt>
                <c:pt idx="332">
                  <c:v>8.79467281365807</c:v>
                </c:pt>
                <c:pt idx="333">
                  <c:v>12.9194171582534</c:v>
                </c:pt>
                <c:pt idx="334">
                  <c:v>18.2147323352389</c:v>
                </c:pt>
                <c:pt idx="335">
                  <c:v>16.8741930493727</c:v>
                </c:pt>
                <c:pt idx="336">
                  <c:v>14.9315934962248</c:v>
                </c:pt>
                <c:pt idx="337">
                  <c:v>11.8806168670624</c:v>
                </c:pt>
                <c:pt idx="338">
                  <c:v>9.74221064910532</c:v>
                </c:pt>
                <c:pt idx="339">
                  <c:v>8.57922960774557</c:v>
                </c:pt>
                <c:pt idx="340">
                  <c:v>5.01483782918534</c:v>
                </c:pt>
                <c:pt idx="341">
                  <c:v>1.32508592619896</c:v>
                </c:pt>
                <c:pt idx="342">
                  <c:v>-2.42377236142957</c:v>
                </c:pt>
                <c:pt idx="343">
                  <c:v>-7.68260756801054</c:v>
                </c:pt>
                <c:pt idx="344">
                  <c:v>-11.8015260291428</c:v>
                </c:pt>
                <c:pt idx="345">
                  <c:v>-14.7386238058371</c:v>
                </c:pt>
                <c:pt idx="346">
                  <c:v>-17.1994655866795</c:v>
                </c:pt>
                <c:pt idx="347">
                  <c:v>-19.0919672726052</c:v>
                </c:pt>
                <c:pt idx="348">
                  <c:v>-18.6494149979726</c:v>
                </c:pt>
                <c:pt idx="349">
                  <c:v>-16.7189705182121</c:v>
                </c:pt>
                <c:pt idx="350">
                  <c:v>-18.0295281501529</c:v>
                </c:pt>
                <c:pt idx="351">
                  <c:v>-18.7887185361553</c:v>
                </c:pt>
                <c:pt idx="352">
                  <c:v>-20.63391169661</c:v>
                </c:pt>
                <c:pt idx="353">
                  <c:v>-21.378936143953</c:v>
                </c:pt>
                <c:pt idx="354">
                  <c:v>-21.9069573420336</c:v>
                </c:pt>
                <c:pt idx="355">
                  <c:v>-22.9661305955448</c:v>
                </c:pt>
                <c:pt idx="356">
                  <c:v>-25.0240334084017</c:v>
                </c:pt>
                <c:pt idx="357">
                  <c:v>-24.2614607755263</c:v>
                </c:pt>
                <c:pt idx="358">
                  <c:v>-24.5489933695228</c:v>
                </c:pt>
                <c:pt idx="359">
                  <c:v>-26.1995344352232</c:v>
                </c:pt>
                <c:pt idx="360">
                  <c:v>-29.4285475050884</c:v>
                </c:pt>
                <c:pt idx="361">
                  <c:v>-34.8285205221498</c:v>
                </c:pt>
                <c:pt idx="362">
                  <c:v>-37.3288900435542</c:v>
                </c:pt>
                <c:pt idx="363">
                  <c:v>-34.127691425291</c:v>
                </c:pt>
                <c:pt idx="364">
                  <c:v>-31.3390498782225</c:v>
                </c:pt>
                <c:pt idx="365">
                  <c:v>-37.3615478507342</c:v>
                </c:pt>
                <c:pt idx="366">
                  <c:v>-43.0500194160892</c:v>
                </c:pt>
                <c:pt idx="367">
                  <c:v>-40.4485095206017</c:v>
                </c:pt>
                <c:pt idx="368">
                  <c:v>-36.2236763916211</c:v>
                </c:pt>
                <c:pt idx="369">
                  <c:v>-41.4045454800433</c:v>
                </c:pt>
                <c:pt idx="370">
                  <c:v>-43.9044420877421</c:v>
                </c:pt>
                <c:pt idx="371">
                  <c:v>-46.7393203148826</c:v>
                </c:pt>
                <c:pt idx="372">
                  <c:v>-47.1135054482761</c:v>
                </c:pt>
                <c:pt idx="373">
                  <c:v>-45.8821292569038</c:v>
                </c:pt>
                <c:pt idx="374">
                  <c:v>-42.335558745005</c:v>
                </c:pt>
                <c:pt idx="375">
                  <c:v>-38.3438127348148</c:v>
                </c:pt>
                <c:pt idx="376">
                  <c:v>-40.5748470390982</c:v>
                </c:pt>
                <c:pt idx="377">
                  <c:v>-40.7670646561905</c:v>
                </c:pt>
                <c:pt idx="378">
                  <c:v>-48.0373463147618</c:v>
                </c:pt>
                <c:pt idx="379">
                  <c:v>-44.7269071335861</c:v>
                </c:pt>
                <c:pt idx="380">
                  <c:v>-41.9910236170629</c:v>
                </c:pt>
                <c:pt idx="381">
                  <c:v>-37.8799940771459</c:v>
                </c:pt>
                <c:pt idx="382">
                  <c:v>-32.8547732164092</c:v>
                </c:pt>
                <c:pt idx="383">
                  <c:v>-31.3893677483086</c:v>
                </c:pt>
                <c:pt idx="384">
                  <c:v>-27.7385030643116</c:v>
                </c:pt>
                <c:pt idx="385">
                  <c:v>-24.5699250375524</c:v>
                </c:pt>
                <c:pt idx="386">
                  <c:v>-24.6204244043396</c:v>
                </c:pt>
                <c:pt idx="387">
                  <c:v>-22.7671094598479</c:v>
                </c:pt>
                <c:pt idx="388">
                  <c:v>-8.6362367569186</c:v>
                </c:pt>
                <c:pt idx="389">
                  <c:v>-4.22213746142248</c:v>
                </c:pt>
                <c:pt idx="390">
                  <c:v>-3.29492619173842</c:v>
                </c:pt>
                <c:pt idx="391">
                  <c:v>-3.32343203856812</c:v>
                </c:pt>
                <c:pt idx="392">
                  <c:v>0.620910464080983</c:v>
                </c:pt>
                <c:pt idx="393">
                  <c:v>3.02951839004513</c:v>
                </c:pt>
                <c:pt idx="394">
                  <c:v>1.42947002512021</c:v>
                </c:pt>
                <c:pt idx="395">
                  <c:v>-0.585308453209681</c:v>
                </c:pt>
                <c:pt idx="396">
                  <c:v>-1.87533986202035</c:v>
                </c:pt>
                <c:pt idx="397">
                  <c:v>-0.364860918939797</c:v>
                </c:pt>
                <c:pt idx="398">
                  <c:v>4.58796895836047</c:v>
                </c:pt>
                <c:pt idx="399">
                  <c:v>8.06012573179597</c:v>
                </c:pt>
                <c:pt idx="400">
                  <c:v>7.89272859690032</c:v>
                </c:pt>
                <c:pt idx="401">
                  <c:v>9.18703827804838</c:v>
                </c:pt>
                <c:pt idx="402">
                  <c:v>11.9300707201132</c:v>
                </c:pt>
                <c:pt idx="403">
                  <c:v>14.5842724775538</c:v>
                </c:pt>
                <c:pt idx="404">
                  <c:v>15.2631538196426</c:v>
                </c:pt>
                <c:pt idx="405">
                  <c:v>17.651224876187</c:v>
                </c:pt>
                <c:pt idx="406">
                  <c:v>22.4542805201103</c:v>
                </c:pt>
                <c:pt idx="407">
                  <c:v>21.3886766268641</c:v>
                </c:pt>
                <c:pt idx="408">
                  <c:v>17.8755329961547</c:v>
                </c:pt>
                <c:pt idx="409">
                  <c:v>15.399458162167</c:v>
                </c:pt>
                <c:pt idx="410">
                  <c:v>14.3271522839439</c:v>
                </c:pt>
                <c:pt idx="411">
                  <c:v>14.0644441569867</c:v>
                </c:pt>
                <c:pt idx="412">
                  <c:v>13.2189738266849</c:v>
                </c:pt>
                <c:pt idx="413">
                  <c:v>10.6831902964401</c:v>
                </c:pt>
                <c:pt idx="414">
                  <c:v>5.68902059659546</c:v>
                </c:pt>
                <c:pt idx="415">
                  <c:v>0.0439909847636762</c:v>
                </c:pt>
                <c:pt idx="416">
                  <c:v>-1.68083439759959</c:v>
                </c:pt>
                <c:pt idx="417">
                  <c:v>-2.49987334102341</c:v>
                </c:pt>
                <c:pt idx="418">
                  <c:v>-1.94981725998264</c:v>
                </c:pt>
                <c:pt idx="419">
                  <c:v>-2.33875753007088</c:v>
                </c:pt>
                <c:pt idx="420">
                  <c:v>-3.10298448009398</c:v>
                </c:pt>
                <c:pt idx="421">
                  <c:v>-2.59801200138942</c:v>
                </c:pt>
                <c:pt idx="422">
                  <c:v>-3.91246804846251</c:v>
                </c:pt>
                <c:pt idx="423">
                  <c:v>-5.55227038571314</c:v>
                </c:pt>
                <c:pt idx="424">
                  <c:v>-6.35640141694716</c:v>
                </c:pt>
                <c:pt idx="425">
                  <c:v>-7.27815447399357</c:v>
                </c:pt>
                <c:pt idx="426">
                  <c:v>-9.09476992897977</c:v>
                </c:pt>
                <c:pt idx="427">
                  <c:v>-11.08694918148</c:v>
                </c:pt>
                <c:pt idx="428">
                  <c:v>-15.4927042347621</c:v>
                </c:pt>
                <c:pt idx="429">
                  <c:v>-23.2176016194778</c:v>
                </c:pt>
                <c:pt idx="430">
                  <c:v>-30.6693367105355</c:v>
                </c:pt>
                <c:pt idx="431">
                  <c:v>-32.7682897211629</c:v>
                </c:pt>
                <c:pt idx="432">
                  <c:v>-40.8435765906782</c:v>
                </c:pt>
                <c:pt idx="433">
                  <c:v>-41.9413483342401</c:v>
                </c:pt>
                <c:pt idx="434">
                  <c:v>-51.8738222417361</c:v>
                </c:pt>
                <c:pt idx="435">
                  <c:v>-30.098995752286</c:v>
                </c:pt>
                <c:pt idx="436">
                  <c:v>-27.1305783544495</c:v>
                </c:pt>
                <c:pt idx="437">
                  <c:v>-22.0430010401019</c:v>
                </c:pt>
                <c:pt idx="438">
                  <c:v>-22.8537542897115</c:v>
                </c:pt>
                <c:pt idx="439">
                  <c:v>-24.0846765539564</c:v>
                </c:pt>
                <c:pt idx="440">
                  <c:v>-22.8463087766389</c:v>
                </c:pt>
                <c:pt idx="441">
                  <c:v>-22.6159152881804</c:v>
                </c:pt>
                <c:pt idx="442">
                  <c:v>-24.8557610838533</c:v>
                </c:pt>
                <c:pt idx="443">
                  <c:v>-27.3489356915753</c:v>
                </c:pt>
                <c:pt idx="444">
                  <c:v>-29.9803201504238</c:v>
                </c:pt>
                <c:pt idx="445">
                  <c:v>-35.8044124348021</c:v>
                </c:pt>
                <c:pt idx="446">
                  <c:v>-46.8770058765504</c:v>
                </c:pt>
                <c:pt idx="447">
                  <c:v>-55.5010436694448</c:v>
                </c:pt>
                <c:pt idx="448">
                  <c:v>-51.8606272677868</c:v>
                </c:pt>
              </c:numCache>
            </c:numRef>
          </c:val>
          <c:smooth val="0"/>
        </c:ser>
        <c:ser>
          <c:idx val="2"/>
          <c:order val="2"/>
          <c:tx>
            <c:strRef>
              <c:f>'[action3 5 times accel.csv]action3 5 times accel'!$L$1</c:f>
              <c:strCache>
                <c:ptCount val="1"/>
                <c:pt idx="0">
                  <c:v>Z-accel</c:v>
                </c:pt>
              </c:strCache>
            </c:strRef>
          </c:tx>
          <c:spPr>
            <a:ln w="28575" cap="rnd">
              <a:solidFill>
                <a:schemeClr val="accent3"/>
              </a:solidFill>
              <a:round/>
            </a:ln>
            <a:effectLst/>
          </c:spPr>
          <c:marker>
            <c:symbol val="none"/>
          </c:marker>
          <c:dLbls>
            <c:delete val="1"/>
          </c:dLbls>
          <c:val>
            <c:numRef>
              <c:f>'[action3 5 times accel.csv]action3 5 times accel'!$L$2:$L$500</c:f>
              <c:numCache>
                <c:formatCode>General</c:formatCode>
                <c:ptCount val="499"/>
                <c:pt idx="0">
                  <c:v>-54.137966763714</c:v>
                </c:pt>
                <c:pt idx="1">
                  <c:v>-56.2436493059099</c:v>
                </c:pt>
                <c:pt idx="2">
                  <c:v>-52.2228519223865</c:v>
                </c:pt>
                <c:pt idx="3">
                  <c:v>-44.5360391696946</c:v>
                </c:pt>
                <c:pt idx="4">
                  <c:v>-40.6259135181182</c:v>
                </c:pt>
                <c:pt idx="5">
                  <c:v>-48.5556960643574</c:v>
                </c:pt>
                <c:pt idx="6">
                  <c:v>-49.3633120132963</c:v>
                </c:pt>
                <c:pt idx="7">
                  <c:v>-51.529212933572</c:v>
                </c:pt>
                <c:pt idx="8">
                  <c:v>-52.0443916086545</c:v>
                </c:pt>
                <c:pt idx="9">
                  <c:v>-50.5558670006091</c:v>
                </c:pt>
                <c:pt idx="10">
                  <c:v>-49.7075323660088</c:v>
                </c:pt>
                <c:pt idx="11">
                  <c:v>-51.7389943769213</c:v>
                </c:pt>
                <c:pt idx="12">
                  <c:v>-52.0200226783813</c:v>
                </c:pt>
                <c:pt idx="13">
                  <c:v>-49.183540926407</c:v>
                </c:pt>
                <c:pt idx="14">
                  <c:v>-48.3016703353043</c:v>
                </c:pt>
                <c:pt idx="15">
                  <c:v>-48.522392297134</c:v>
                </c:pt>
                <c:pt idx="16">
                  <c:v>-47.3997601211892</c:v>
                </c:pt>
                <c:pt idx="17">
                  <c:v>-46.6668869492384</c:v>
                </c:pt>
                <c:pt idx="18">
                  <c:v>-48.5958385716184</c:v>
                </c:pt>
                <c:pt idx="19">
                  <c:v>-50.4415311589348</c:v>
                </c:pt>
                <c:pt idx="20">
                  <c:v>-49.092065201009</c:v>
                </c:pt>
                <c:pt idx="21">
                  <c:v>-45.3092475416246</c:v>
                </c:pt>
                <c:pt idx="22">
                  <c:v>-43.3793417471132</c:v>
                </c:pt>
                <c:pt idx="23">
                  <c:v>-48.0940558405738</c:v>
                </c:pt>
                <c:pt idx="24">
                  <c:v>-50.3308130696525</c:v>
                </c:pt>
                <c:pt idx="25">
                  <c:v>-47.572847107966</c:v>
                </c:pt>
                <c:pt idx="26">
                  <c:v>-46.2006107678699</c:v>
                </c:pt>
                <c:pt idx="27">
                  <c:v>-46.5603162232114</c:v>
                </c:pt>
                <c:pt idx="28">
                  <c:v>-46.0872952349511</c:v>
                </c:pt>
                <c:pt idx="29">
                  <c:v>-43.4511989309574</c:v>
                </c:pt>
                <c:pt idx="30">
                  <c:v>-41.8947629455239</c:v>
                </c:pt>
                <c:pt idx="31">
                  <c:v>-41.5785412612168</c:v>
                </c:pt>
                <c:pt idx="32">
                  <c:v>-43.7070538918124</c:v>
                </c:pt>
                <c:pt idx="33">
                  <c:v>-42.3367819995543</c:v>
                </c:pt>
                <c:pt idx="34">
                  <c:v>-37.8371816763911</c:v>
                </c:pt>
                <c:pt idx="35">
                  <c:v>-36.4312357554984</c:v>
                </c:pt>
                <c:pt idx="36">
                  <c:v>-35.1106730204394</c:v>
                </c:pt>
                <c:pt idx="37">
                  <c:v>-32.6429677789464</c:v>
                </c:pt>
                <c:pt idx="38">
                  <c:v>-33.0838184608567</c:v>
                </c:pt>
                <c:pt idx="39">
                  <c:v>-36.9879760982652</c:v>
                </c:pt>
                <c:pt idx="40">
                  <c:v>-35.8925766050808</c:v>
                </c:pt>
                <c:pt idx="41">
                  <c:v>-33.3805701872928</c:v>
                </c:pt>
                <c:pt idx="42">
                  <c:v>-34.7809562766181</c:v>
                </c:pt>
                <c:pt idx="43">
                  <c:v>-38.7009427758162</c:v>
                </c:pt>
                <c:pt idx="44">
                  <c:v>-38.0578786755457</c:v>
                </c:pt>
                <c:pt idx="45">
                  <c:v>-39.0678793261575</c:v>
                </c:pt>
                <c:pt idx="46">
                  <c:v>-36.8553179251297</c:v>
                </c:pt>
                <c:pt idx="47">
                  <c:v>-29.7689072541961</c:v>
                </c:pt>
                <c:pt idx="48">
                  <c:v>-25.5968861100189</c:v>
                </c:pt>
                <c:pt idx="49">
                  <c:v>-39.2685573485475</c:v>
                </c:pt>
                <c:pt idx="50">
                  <c:v>-40.9560451734457</c:v>
                </c:pt>
                <c:pt idx="51">
                  <c:v>-40.9952918681527</c:v>
                </c:pt>
                <c:pt idx="52">
                  <c:v>-51.779793893887</c:v>
                </c:pt>
                <c:pt idx="53">
                  <c:v>-62.1487006424616</c:v>
                </c:pt>
                <c:pt idx="54">
                  <c:v>-60.0866956532081</c:v>
                </c:pt>
                <c:pt idx="55">
                  <c:v>-51.2419632927715</c:v>
                </c:pt>
                <c:pt idx="56">
                  <c:v>-47.9682216513269</c:v>
                </c:pt>
                <c:pt idx="57">
                  <c:v>-51.2784718753322</c:v>
                </c:pt>
                <c:pt idx="58">
                  <c:v>-49.7566070474577</c:v>
                </c:pt>
                <c:pt idx="59">
                  <c:v>-46.9721165493452</c:v>
                </c:pt>
                <c:pt idx="60">
                  <c:v>-46.9448732293254</c:v>
                </c:pt>
                <c:pt idx="61">
                  <c:v>-47.833777105334</c:v>
                </c:pt>
                <c:pt idx="62">
                  <c:v>-48.1856329377391</c:v>
                </c:pt>
                <c:pt idx="63">
                  <c:v>-48.796767658005</c:v>
                </c:pt>
                <c:pt idx="64">
                  <c:v>-47.3332374637953</c:v>
                </c:pt>
                <c:pt idx="65">
                  <c:v>-46.8246067962076</c:v>
                </c:pt>
                <c:pt idx="66">
                  <c:v>-42.7660587029536</c:v>
                </c:pt>
                <c:pt idx="67">
                  <c:v>-42.7934398771123</c:v>
                </c:pt>
                <c:pt idx="68">
                  <c:v>-45.2370981005604</c:v>
                </c:pt>
                <c:pt idx="69">
                  <c:v>-46.2451622319948</c:v>
                </c:pt>
                <c:pt idx="70">
                  <c:v>-44.0016614065379</c:v>
                </c:pt>
                <c:pt idx="71">
                  <c:v>-43.1925253765001</c:v>
                </c:pt>
                <c:pt idx="72">
                  <c:v>-47.6582990230138</c:v>
                </c:pt>
                <c:pt idx="73">
                  <c:v>-47.5205498865498</c:v>
                </c:pt>
                <c:pt idx="74">
                  <c:v>-44.5173733192845</c:v>
                </c:pt>
                <c:pt idx="75">
                  <c:v>-40.7830896862938</c:v>
                </c:pt>
                <c:pt idx="76">
                  <c:v>-43.6191966459729</c:v>
                </c:pt>
                <c:pt idx="77">
                  <c:v>-45.8242729790166</c:v>
                </c:pt>
                <c:pt idx="78">
                  <c:v>-42.2618380742803</c:v>
                </c:pt>
                <c:pt idx="79">
                  <c:v>-44.060434617148</c:v>
                </c:pt>
                <c:pt idx="80">
                  <c:v>-41.5752915236504</c:v>
                </c:pt>
                <c:pt idx="81">
                  <c:v>-40.5061561927278</c:v>
                </c:pt>
                <c:pt idx="82">
                  <c:v>-42.2288813078811</c:v>
                </c:pt>
                <c:pt idx="83">
                  <c:v>-45.0504406753532</c:v>
                </c:pt>
                <c:pt idx="84">
                  <c:v>-48.5063976113886</c:v>
                </c:pt>
                <c:pt idx="85">
                  <c:v>-45.5771265353883</c:v>
                </c:pt>
                <c:pt idx="86">
                  <c:v>-38.2136636783767</c:v>
                </c:pt>
                <c:pt idx="87">
                  <c:v>-32.6759550315243</c:v>
                </c:pt>
                <c:pt idx="88">
                  <c:v>-29.9443381033912</c:v>
                </c:pt>
                <c:pt idx="89">
                  <c:v>-29.3487314684191</c:v>
                </c:pt>
                <c:pt idx="90">
                  <c:v>-30.7247671900149</c:v>
                </c:pt>
                <c:pt idx="91">
                  <c:v>-30.7759860819126</c:v>
                </c:pt>
                <c:pt idx="92">
                  <c:v>-19.1282594410727</c:v>
                </c:pt>
                <c:pt idx="93">
                  <c:v>-9.6370097142286</c:v>
                </c:pt>
                <c:pt idx="94">
                  <c:v>-6.00229191333589</c:v>
                </c:pt>
                <c:pt idx="95">
                  <c:v>-8.53817577824787</c:v>
                </c:pt>
                <c:pt idx="96">
                  <c:v>-6.34893735265953</c:v>
                </c:pt>
                <c:pt idx="97">
                  <c:v>-0.829179409986351</c:v>
                </c:pt>
                <c:pt idx="98">
                  <c:v>1.22907606713404</c:v>
                </c:pt>
                <c:pt idx="99">
                  <c:v>-4.56369067527256</c:v>
                </c:pt>
                <c:pt idx="100">
                  <c:v>-13.1940278813615</c:v>
                </c:pt>
                <c:pt idx="101">
                  <c:v>-9.093041506341</c:v>
                </c:pt>
                <c:pt idx="102">
                  <c:v>2.48774831889795</c:v>
                </c:pt>
                <c:pt idx="103">
                  <c:v>2.67893534685602</c:v>
                </c:pt>
                <c:pt idx="104">
                  <c:v>-17.5946521998997</c:v>
                </c:pt>
                <c:pt idx="105">
                  <c:v>-34.1718515810565</c:v>
                </c:pt>
                <c:pt idx="106">
                  <c:v>-34.05119722081</c:v>
                </c:pt>
                <c:pt idx="107">
                  <c:v>-26.4319596266759</c:v>
                </c:pt>
                <c:pt idx="108">
                  <c:v>-22.4803621052667</c:v>
                </c:pt>
                <c:pt idx="109">
                  <c:v>-38.1162346117069</c:v>
                </c:pt>
                <c:pt idx="110">
                  <c:v>-53.3514143501647</c:v>
                </c:pt>
                <c:pt idx="111">
                  <c:v>-53.1203575090879</c:v>
                </c:pt>
                <c:pt idx="112">
                  <c:v>-48.1996599671106</c:v>
                </c:pt>
                <c:pt idx="113">
                  <c:v>-46.7485487316799</c:v>
                </c:pt>
                <c:pt idx="114">
                  <c:v>-51.5314717289333</c:v>
                </c:pt>
                <c:pt idx="115">
                  <c:v>-65.4369354012685</c:v>
                </c:pt>
                <c:pt idx="116">
                  <c:v>-71.5672021350089</c:v>
                </c:pt>
                <c:pt idx="117">
                  <c:v>-71.0957621993142</c:v>
                </c:pt>
                <c:pt idx="118">
                  <c:v>-73.8781234541859</c:v>
                </c:pt>
                <c:pt idx="119">
                  <c:v>-80.5898096501711</c:v>
                </c:pt>
                <c:pt idx="120">
                  <c:v>-81.5461809298363</c:v>
                </c:pt>
                <c:pt idx="121">
                  <c:v>-76.936207479882</c:v>
                </c:pt>
                <c:pt idx="122">
                  <c:v>-64.5074493244108</c:v>
                </c:pt>
                <c:pt idx="123">
                  <c:v>-53.4411716046652</c:v>
                </c:pt>
                <c:pt idx="124">
                  <c:v>-46.5282570731473</c:v>
                </c:pt>
                <c:pt idx="125">
                  <c:v>-42.6596773189933</c:v>
                </c:pt>
                <c:pt idx="126">
                  <c:v>-36.6573810596092</c:v>
                </c:pt>
                <c:pt idx="127">
                  <c:v>-31.9584540425466</c:v>
                </c:pt>
                <c:pt idx="128">
                  <c:v>-27.6757114299083</c:v>
                </c:pt>
                <c:pt idx="129">
                  <c:v>-25.7597371001357</c:v>
                </c:pt>
                <c:pt idx="130">
                  <c:v>-24.262550892832</c:v>
                </c:pt>
                <c:pt idx="131">
                  <c:v>-22.8481966831082</c:v>
                </c:pt>
                <c:pt idx="132">
                  <c:v>-19.2324359813338</c:v>
                </c:pt>
                <c:pt idx="133">
                  <c:v>-17.0135000954553</c:v>
                </c:pt>
                <c:pt idx="134">
                  <c:v>-8.93332699827645</c:v>
                </c:pt>
                <c:pt idx="135">
                  <c:v>-1.58231549980108</c:v>
                </c:pt>
                <c:pt idx="136">
                  <c:v>-1.53777023432016</c:v>
                </c:pt>
                <c:pt idx="137">
                  <c:v>-0.174160152198425</c:v>
                </c:pt>
                <c:pt idx="138">
                  <c:v>1.83105150373645</c:v>
                </c:pt>
                <c:pt idx="139">
                  <c:v>8.93461423892503</c:v>
                </c:pt>
                <c:pt idx="140">
                  <c:v>22.0727496820302</c:v>
                </c:pt>
                <c:pt idx="141">
                  <c:v>30.8457886200754</c:v>
                </c:pt>
                <c:pt idx="142">
                  <c:v>33.4198659665006</c:v>
                </c:pt>
                <c:pt idx="143">
                  <c:v>32.2615331723084</c:v>
                </c:pt>
                <c:pt idx="144">
                  <c:v>39.0495078919656</c:v>
                </c:pt>
                <c:pt idx="145">
                  <c:v>54.6037344889112</c:v>
                </c:pt>
                <c:pt idx="146">
                  <c:v>59.1404002932066</c:v>
                </c:pt>
                <c:pt idx="147">
                  <c:v>60.7843474297192</c:v>
                </c:pt>
                <c:pt idx="148">
                  <c:v>54.3667696115694</c:v>
                </c:pt>
                <c:pt idx="149">
                  <c:v>52.8097235506556</c:v>
                </c:pt>
                <c:pt idx="150">
                  <c:v>55.5312927785665</c:v>
                </c:pt>
                <c:pt idx="151">
                  <c:v>52.8660606266681</c:v>
                </c:pt>
                <c:pt idx="152">
                  <c:v>44.2256583866096</c:v>
                </c:pt>
                <c:pt idx="153">
                  <c:v>23.9141230836768</c:v>
                </c:pt>
                <c:pt idx="154">
                  <c:v>25.5441684737527</c:v>
                </c:pt>
                <c:pt idx="155">
                  <c:v>29.6475997975785</c:v>
                </c:pt>
                <c:pt idx="156">
                  <c:v>22.8224025107334</c:v>
                </c:pt>
                <c:pt idx="157">
                  <c:v>-1.36432640403811</c:v>
                </c:pt>
                <c:pt idx="158">
                  <c:v>-23.6481523521078</c:v>
                </c:pt>
                <c:pt idx="159">
                  <c:v>-18.8743122923688</c:v>
                </c:pt>
                <c:pt idx="160">
                  <c:v>1.72293868528029</c:v>
                </c:pt>
                <c:pt idx="161">
                  <c:v>2.06099045228878</c:v>
                </c:pt>
                <c:pt idx="162">
                  <c:v>-36.9980145557793</c:v>
                </c:pt>
                <c:pt idx="163">
                  <c:v>-57.2649374203049</c:v>
                </c:pt>
                <c:pt idx="164">
                  <c:v>-53.2224485174345</c:v>
                </c:pt>
                <c:pt idx="165">
                  <c:v>-43.2009872845177</c:v>
                </c:pt>
                <c:pt idx="166">
                  <c:v>-34.9986137735507</c:v>
                </c:pt>
                <c:pt idx="167">
                  <c:v>-46.5654191376852</c:v>
                </c:pt>
                <c:pt idx="168">
                  <c:v>-73.8325973546691</c:v>
                </c:pt>
                <c:pt idx="169">
                  <c:v>-81.6029553447989</c:v>
                </c:pt>
                <c:pt idx="170">
                  <c:v>-74.7842468953706</c:v>
                </c:pt>
                <c:pt idx="171">
                  <c:v>-64.9259073563281</c:v>
                </c:pt>
                <c:pt idx="172">
                  <c:v>-63.3412536258722</c:v>
                </c:pt>
                <c:pt idx="173">
                  <c:v>-71.9396516402116</c:v>
                </c:pt>
                <c:pt idx="174">
                  <c:v>-75.1930518084226</c:v>
                </c:pt>
                <c:pt idx="175">
                  <c:v>-69.7829920904437</c:v>
                </c:pt>
                <c:pt idx="176">
                  <c:v>-66.5259561664585</c:v>
                </c:pt>
                <c:pt idx="177">
                  <c:v>-69.610578638837</c:v>
                </c:pt>
                <c:pt idx="178">
                  <c:v>-75.4913204593951</c:v>
                </c:pt>
                <c:pt idx="179">
                  <c:v>-78.0925332790447</c:v>
                </c:pt>
                <c:pt idx="180">
                  <c:v>-78.1676580193227</c:v>
                </c:pt>
                <c:pt idx="181">
                  <c:v>-72.6783786930453</c:v>
                </c:pt>
                <c:pt idx="182">
                  <c:v>-66.5697036812433</c:v>
                </c:pt>
                <c:pt idx="183">
                  <c:v>-61.3552449807419</c:v>
                </c:pt>
                <c:pt idx="184">
                  <c:v>-55.1021645080706</c:v>
                </c:pt>
                <c:pt idx="185">
                  <c:v>-49.1725001257346</c:v>
                </c:pt>
                <c:pt idx="186">
                  <c:v>-43.4401758193568</c:v>
                </c:pt>
                <c:pt idx="187">
                  <c:v>-35.9077973825796</c:v>
                </c:pt>
                <c:pt idx="188">
                  <c:v>-33.2869694580759</c:v>
                </c:pt>
                <c:pt idx="189">
                  <c:v>-34.7851090854646</c:v>
                </c:pt>
                <c:pt idx="190">
                  <c:v>-34.5517228335745</c:v>
                </c:pt>
                <c:pt idx="191">
                  <c:v>-35.4032479317273</c:v>
                </c:pt>
                <c:pt idx="192">
                  <c:v>-33.0967353312137</c:v>
                </c:pt>
                <c:pt idx="193">
                  <c:v>-31.177687825535</c:v>
                </c:pt>
                <c:pt idx="194">
                  <c:v>-31.7040716957154</c:v>
                </c:pt>
                <c:pt idx="195">
                  <c:v>-30.9289993466547</c:v>
                </c:pt>
                <c:pt idx="196">
                  <c:v>-28.359094372469</c:v>
                </c:pt>
                <c:pt idx="197">
                  <c:v>-23.9316675829629</c:v>
                </c:pt>
                <c:pt idx="198">
                  <c:v>-16.0169935504231</c:v>
                </c:pt>
                <c:pt idx="199">
                  <c:v>-2.93620984033396</c:v>
                </c:pt>
                <c:pt idx="200">
                  <c:v>5.7224224916126</c:v>
                </c:pt>
                <c:pt idx="201">
                  <c:v>2.46337935872421</c:v>
                </c:pt>
                <c:pt idx="202">
                  <c:v>-1.93127372161013</c:v>
                </c:pt>
                <c:pt idx="203">
                  <c:v>2.85010956554735</c:v>
                </c:pt>
                <c:pt idx="204">
                  <c:v>23.3717286013379</c:v>
                </c:pt>
                <c:pt idx="205">
                  <c:v>33.7284316377001</c:v>
                </c:pt>
                <c:pt idx="206">
                  <c:v>29.198264692132</c:v>
                </c:pt>
                <c:pt idx="207">
                  <c:v>17.1797466094942</c:v>
                </c:pt>
                <c:pt idx="208">
                  <c:v>19.4849020067258</c:v>
                </c:pt>
                <c:pt idx="209">
                  <c:v>37.6885993383743</c:v>
                </c:pt>
                <c:pt idx="210">
                  <c:v>52.8159498689885</c:v>
                </c:pt>
                <c:pt idx="211">
                  <c:v>50.8188707618399</c:v>
                </c:pt>
                <c:pt idx="212">
                  <c:v>43.7686248670219</c:v>
                </c:pt>
                <c:pt idx="213">
                  <c:v>42.0062265051651</c:v>
                </c:pt>
                <c:pt idx="214">
                  <c:v>51.1382278796218</c:v>
                </c:pt>
                <c:pt idx="215">
                  <c:v>53.1540716098315</c:v>
                </c:pt>
                <c:pt idx="216">
                  <c:v>55.0468128634277</c:v>
                </c:pt>
                <c:pt idx="217">
                  <c:v>57.4919097043858</c:v>
                </c:pt>
                <c:pt idx="218">
                  <c:v>57.4217789074931</c:v>
                </c:pt>
                <c:pt idx="219">
                  <c:v>59.32843183599</c:v>
                </c:pt>
                <c:pt idx="220">
                  <c:v>60.2068944507711</c:v>
                </c:pt>
                <c:pt idx="221">
                  <c:v>60.164940237156</c:v>
                </c:pt>
                <c:pt idx="222">
                  <c:v>55.6956954265388</c:v>
                </c:pt>
                <c:pt idx="223">
                  <c:v>45.4562472434713</c:v>
                </c:pt>
                <c:pt idx="224">
                  <c:v>48.2817807274384</c:v>
                </c:pt>
                <c:pt idx="225">
                  <c:v>53.5807696931878</c:v>
                </c:pt>
                <c:pt idx="226">
                  <c:v>55.4668948077125</c:v>
                </c:pt>
                <c:pt idx="227">
                  <c:v>48.0485354105563</c:v>
                </c:pt>
                <c:pt idx="228">
                  <c:v>34.7331886583225</c:v>
                </c:pt>
                <c:pt idx="229">
                  <c:v>35.209623859836</c:v>
                </c:pt>
                <c:pt idx="230">
                  <c:v>36.7884089900743</c:v>
                </c:pt>
                <c:pt idx="231">
                  <c:v>21.6669545681091</c:v>
                </c:pt>
                <c:pt idx="232">
                  <c:v>-6.47878459118562</c:v>
                </c:pt>
                <c:pt idx="233">
                  <c:v>-14.1227745511758</c:v>
                </c:pt>
                <c:pt idx="234">
                  <c:v>-6.75946645364986</c:v>
                </c:pt>
                <c:pt idx="235">
                  <c:v>-0.229176844561669</c:v>
                </c:pt>
                <c:pt idx="236">
                  <c:v>-18.85763404517</c:v>
                </c:pt>
                <c:pt idx="237">
                  <c:v>-33.2793104083318</c:v>
                </c:pt>
                <c:pt idx="238">
                  <c:v>-29.1887766462926</c:v>
                </c:pt>
                <c:pt idx="239">
                  <c:v>-20.9885994000639</c:v>
                </c:pt>
                <c:pt idx="240">
                  <c:v>-17.6974144841328</c:v>
                </c:pt>
                <c:pt idx="241">
                  <c:v>-39.7569268143329</c:v>
                </c:pt>
                <c:pt idx="242">
                  <c:v>-50.1217952023649</c:v>
                </c:pt>
                <c:pt idx="243">
                  <c:v>-46.7957844905249</c:v>
                </c:pt>
                <c:pt idx="244">
                  <c:v>-51.9958783071949</c:v>
                </c:pt>
                <c:pt idx="245">
                  <c:v>-68.1600372372064</c:v>
                </c:pt>
                <c:pt idx="246">
                  <c:v>-79.1322290121962</c:v>
                </c:pt>
                <c:pt idx="247">
                  <c:v>-78.3772308574675</c:v>
                </c:pt>
                <c:pt idx="248">
                  <c:v>-75.2340195735708</c:v>
                </c:pt>
                <c:pt idx="249">
                  <c:v>-74.7278164652938</c:v>
                </c:pt>
                <c:pt idx="250">
                  <c:v>-75.6374098820554</c:v>
                </c:pt>
                <c:pt idx="251">
                  <c:v>-67.0064556720965</c:v>
                </c:pt>
                <c:pt idx="252">
                  <c:v>-62.374881270352</c:v>
                </c:pt>
                <c:pt idx="253">
                  <c:v>-60.9749995406728</c:v>
                </c:pt>
                <c:pt idx="254">
                  <c:v>-56.8322322482677</c:v>
                </c:pt>
                <c:pt idx="255">
                  <c:v>-46.7316596898469</c:v>
                </c:pt>
                <c:pt idx="256">
                  <c:v>-38.8811240339093</c:v>
                </c:pt>
                <c:pt idx="257">
                  <c:v>-33.9715059408739</c:v>
                </c:pt>
                <c:pt idx="258">
                  <c:v>-26.180481508665</c:v>
                </c:pt>
                <c:pt idx="259">
                  <c:v>-19.3235352261678</c:v>
                </c:pt>
                <c:pt idx="260">
                  <c:v>-12.3433016348516</c:v>
                </c:pt>
                <c:pt idx="261">
                  <c:v>-8.16144482246166</c:v>
                </c:pt>
                <c:pt idx="262">
                  <c:v>-7.93211990296752</c:v>
                </c:pt>
                <c:pt idx="263">
                  <c:v>-4.82192513414519</c:v>
                </c:pt>
                <c:pt idx="264">
                  <c:v>-1.27213944999775</c:v>
                </c:pt>
                <c:pt idx="265">
                  <c:v>0.761361519247212</c:v>
                </c:pt>
                <c:pt idx="266">
                  <c:v>-0.958109684846679</c:v>
                </c:pt>
                <c:pt idx="267">
                  <c:v>3.59309161811829</c:v>
                </c:pt>
                <c:pt idx="268">
                  <c:v>8.39202619100744</c:v>
                </c:pt>
                <c:pt idx="269">
                  <c:v>6.99969395879661</c:v>
                </c:pt>
                <c:pt idx="270">
                  <c:v>5.51391624246961</c:v>
                </c:pt>
                <c:pt idx="271">
                  <c:v>6.36889530047397</c:v>
                </c:pt>
                <c:pt idx="272">
                  <c:v>11.6713269527245</c:v>
                </c:pt>
                <c:pt idx="273">
                  <c:v>13.8202351065945</c:v>
                </c:pt>
                <c:pt idx="274">
                  <c:v>15.0005696678045</c:v>
                </c:pt>
                <c:pt idx="275">
                  <c:v>24.181283458875</c:v>
                </c:pt>
                <c:pt idx="276">
                  <c:v>30.6698777803372</c:v>
                </c:pt>
                <c:pt idx="277">
                  <c:v>30.5456573043139</c:v>
                </c:pt>
                <c:pt idx="278">
                  <c:v>35.1738972205665</c:v>
                </c:pt>
                <c:pt idx="279">
                  <c:v>45.603018727536</c:v>
                </c:pt>
                <c:pt idx="280">
                  <c:v>52.8088062338132</c:v>
                </c:pt>
                <c:pt idx="281">
                  <c:v>53.1018203647302</c:v>
                </c:pt>
                <c:pt idx="282">
                  <c:v>49.0908568817085</c:v>
                </c:pt>
                <c:pt idx="283">
                  <c:v>53.0039205479985</c:v>
                </c:pt>
                <c:pt idx="284">
                  <c:v>56.4293277023399</c:v>
                </c:pt>
                <c:pt idx="285">
                  <c:v>53.4636582861548</c:v>
                </c:pt>
                <c:pt idx="286">
                  <c:v>52.9990543058671</c:v>
                </c:pt>
                <c:pt idx="287">
                  <c:v>50.47250896954</c:v>
                </c:pt>
                <c:pt idx="288">
                  <c:v>48.2542942932625</c:v>
                </c:pt>
                <c:pt idx="289">
                  <c:v>48.4818460505769</c:v>
                </c:pt>
                <c:pt idx="290">
                  <c:v>49.254061661777</c:v>
                </c:pt>
                <c:pt idx="291">
                  <c:v>47.3050232071072</c:v>
                </c:pt>
                <c:pt idx="292">
                  <c:v>44.1260864686759</c:v>
                </c:pt>
                <c:pt idx="293">
                  <c:v>40.5751485926952</c:v>
                </c:pt>
                <c:pt idx="294">
                  <c:v>38.7904479358285</c:v>
                </c:pt>
                <c:pt idx="295">
                  <c:v>39.7063416128533</c:v>
                </c:pt>
                <c:pt idx="296">
                  <c:v>38.9781335341003</c:v>
                </c:pt>
                <c:pt idx="297">
                  <c:v>33.5162014594781</c:v>
                </c:pt>
                <c:pt idx="298">
                  <c:v>29.7755725178082</c:v>
                </c:pt>
                <c:pt idx="299">
                  <c:v>28.1157884151133</c:v>
                </c:pt>
                <c:pt idx="300">
                  <c:v>26.2048386903088</c:v>
                </c:pt>
                <c:pt idx="301">
                  <c:v>18.3495561768222</c:v>
                </c:pt>
                <c:pt idx="302">
                  <c:v>11.7945193333533</c:v>
                </c:pt>
                <c:pt idx="303">
                  <c:v>5.96212555364159</c:v>
                </c:pt>
                <c:pt idx="304">
                  <c:v>1.89775369695964</c:v>
                </c:pt>
                <c:pt idx="305">
                  <c:v>-4.19362256543469</c:v>
                </c:pt>
                <c:pt idx="306">
                  <c:v>-11.5895481312687</c:v>
                </c:pt>
                <c:pt idx="307">
                  <c:v>-14.3550888421594</c:v>
                </c:pt>
                <c:pt idx="308">
                  <c:v>-16.7409167799131</c:v>
                </c:pt>
                <c:pt idx="309">
                  <c:v>-22.0233792909681</c:v>
                </c:pt>
                <c:pt idx="310">
                  <c:v>-23.9553712331372</c:v>
                </c:pt>
                <c:pt idx="311">
                  <c:v>-25.8437049052415</c:v>
                </c:pt>
                <c:pt idx="312">
                  <c:v>-32.7412653433135</c:v>
                </c:pt>
                <c:pt idx="313">
                  <c:v>-35.5098869809208</c:v>
                </c:pt>
                <c:pt idx="314">
                  <c:v>-35.1129603223065</c:v>
                </c:pt>
                <c:pt idx="315">
                  <c:v>-43.1110977965312</c:v>
                </c:pt>
                <c:pt idx="316">
                  <c:v>-62.6543181494467</c:v>
                </c:pt>
                <c:pt idx="317">
                  <c:v>-76.5235400946818</c:v>
                </c:pt>
                <c:pt idx="318">
                  <c:v>-79.1662960230032</c:v>
                </c:pt>
                <c:pt idx="319">
                  <c:v>-86.5682373334949</c:v>
                </c:pt>
                <c:pt idx="320">
                  <c:v>-81.2887277830241</c:v>
                </c:pt>
                <c:pt idx="321">
                  <c:v>-70.313158806108</c:v>
                </c:pt>
                <c:pt idx="322">
                  <c:v>-67.3138432574935</c:v>
                </c:pt>
                <c:pt idx="323">
                  <c:v>-69.7454866537952</c:v>
                </c:pt>
                <c:pt idx="324">
                  <c:v>-64.256013316053</c:v>
                </c:pt>
                <c:pt idx="325">
                  <c:v>-57.5982569175374</c:v>
                </c:pt>
                <c:pt idx="326">
                  <c:v>-51.6985004123887</c:v>
                </c:pt>
                <c:pt idx="327">
                  <c:v>-50.9723664872128</c:v>
                </c:pt>
                <c:pt idx="328">
                  <c:v>-42.7580815181056</c:v>
                </c:pt>
                <c:pt idx="329">
                  <c:v>-31.1512839008825</c:v>
                </c:pt>
                <c:pt idx="330">
                  <c:v>-28.4505255171205</c:v>
                </c:pt>
                <c:pt idx="331">
                  <c:v>-29.7857635091251</c:v>
                </c:pt>
                <c:pt idx="332">
                  <c:v>-28.0755160204163</c:v>
                </c:pt>
                <c:pt idx="333">
                  <c:v>-22.2496530628308</c:v>
                </c:pt>
                <c:pt idx="334">
                  <c:v>-18.1418800836097</c:v>
                </c:pt>
                <c:pt idx="335">
                  <c:v>-14.3678815710001</c:v>
                </c:pt>
                <c:pt idx="336">
                  <c:v>-9.39336240062778</c:v>
                </c:pt>
                <c:pt idx="337">
                  <c:v>-9.1776794952746</c:v>
                </c:pt>
                <c:pt idx="338">
                  <c:v>-7.7314348309257</c:v>
                </c:pt>
                <c:pt idx="339">
                  <c:v>1.98370286682104</c:v>
                </c:pt>
                <c:pt idx="340">
                  <c:v>4.03235745046076</c:v>
                </c:pt>
                <c:pt idx="341">
                  <c:v>4.29606808443664</c:v>
                </c:pt>
                <c:pt idx="342">
                  <c:v>7.53887723138297</c:v>
                </c:pt>
                <c:pt idx="343">
                  <c:v>10.7672998109047</c:v>
                </c:pt>
                <c:pt idx="344">
                  <c:v>16.9358840006296</c:v>
                </c:pt>
                <c:pt idx="345">
                  <c:v>28.9579405910092</c:v>
                </c:pt>
                <c:pt idx="346">
                  <c:v>42.7419435409608</c:v>
                </c:pt>
                <c:pt idx="347">
                  <c:v>42.0802386911247</c:v>
                </c:pt>
                <c:pt idx="348">
                  <c:v>41.6210740940108</c:v>
                </c:pt>
                <c:pt idx="349">
                  <c:v>40.4416813818556</c:v>
                </c:pt>
                <c:pt idx="350">
                  <c:v>54.7815344756194</c:v>
                </c:pt>
                <c:pt idx="351">
                  <c:v>60.1880141763293</c:v>
                </c:pt>
                <c:pt idx="352">
                  <c:v>59.061982556385</c:v>
                </c:pt>
                <c:pt idx="353">
                  <c:v>60.1543538035826</c:v>
                </c:pt>
                <c:pt idx="354">
                  <c:v>65.0995513732522</c:v>
                </c:pt>
                <c:pt idx="355">
                  <c:v>67.0051821345001</c:v>
                </c:pt>
                <c:pt idx="356">
                  <c:v>64.6103071200439</c:v>
                </c:pt>
                <c:pt idx="357">
                  <c:v>65.1360031443623</c:v>
                </c:pt>
                <c:pt idx="358">
                  <c:v>64.8755053157894</c:v>
                </c:pt>
                <c:pt idx="359">
                  <c:v>63.1028891986095</c:v>
                </c:pt>
                <c:pt idx="360">
                  <c:v>59.0184089927623</c:v>
                </c:pt>
                <c:pt idx="361">
                  <c:v>51.6437864383116</c:v>
                </c:pt>
                <c:pt idx="362">
                  <c:v>45.9345597273615</c:v>
                </c:pt>
                <c:pt idx="363">
                  <c:v>46.1384142626544</c:v>
                </c:pt>
                <c:pt idx="364">
                  <c:v>45.2391285533092</c:v>
                </c:pt>
                <c:pt idx="365">
                  <c:v>35.1519966106707</c:v>
                </c:pt>
                <c:pt idx="366">
                  <c:v>27.9890073958329</c:v>
                </c:pt>
                <c:pt idx="367">
                  <c:v>28.7202454797988</c:v>
                </c:pt>
                <c:pt idx="368">
                  <c:v>25.2576253056042</c:v>
                </c:pt>
                <c:pt idx="369">
                  <c:v>6.04691138495345</c:v>
                </c:pt>
                <c:pt idx="370">
                  <c:v>-5.00928363393587</c:v>
                </c:pt>
                <c:pt idx="371">
                  <c:v>2.95531542105509</c:v>
                </c:pt>
                <c:pt idx="372">
                  <c:v>11.9928492493895</c:v>
                </c:pt>
                <c:pt idx="373">
                  <c:v>6.34283995105555</c:v>
                </c:pt>
                <c:pt idx="374">
                  <c:v>-14.7610022430646</c:v>
                </c:pt>
                <c:pt idx="375">
                  <c:v>-22.9814856318968</c:v>
                </c:pt>
                <c:pt idx="376">
                  <c:v>-13.6857826984973</c:v>
                </c:pt>
                <c:pt idx="377">
                  <c:v>-6.76384419347584</c:v>
                </c:pt>
                <c:pt idx="378">
                  <c:v>-23.4492347464275</c:v>
                </c:pt>
                <c:pt idx="379">
                  <c:v>-30.8602084676197</c:v>
                </c:pt>
                <c:pt idx="380">
                  <c:v>-26.6938194693681</c:v>
                </c:pt>
                <c:pt idx="381">
                  <c:v>-10.3515728700859</c:v>
                </c:pt>
                <c:pt idx="382">
                  <c:v>-5.98937992159358</c:v>
                </c:pt>
                <c:pt idx="383">
                  <c:v>-43.1791472193244</c:v>
                </c:pt>
                <c:pt idx="384">
                  <c:v>-56.6182774931678</c:v>
                </c:pt>
                <c:pt idx="385">
                  <c:v>-56.9599140883905</c:v>
                </c:pt>
                <c:pt idx="386">
                  <c:v>-46.2142240948128</c:v>
                </c:pt>
                <c:pt idx="387">
                  <c:v>-41.4310616542127</c:v>
                </c:pt>
                <c:pt idx="388">
                  <c:v>-72.9818822066282</c:v>
                </c:pt>
                <c:pt idx="389">
                  <c:v>-84.9323258307677</c:v>
                </c:pt>
                <c:pt idx="390">
                  <c:v>-86.2673849399485</c:v>
                </c:pt>
                <c:pt idx="391">
                  <c:v>-84.0430610489622</c:v>
                </c:pt>
                <c:pt idx="392">
                  <c:v>-87.6440921740895</c:v>
                </c:pt>
                <c:pt idx="393">
                  <c:v>-75.5607394983764</c:v>
                </c:pt>
                <c:pt idx="394">
                  <c:v>-61.6905472096888</c:v>
                </c:pt>
                <c:pt idx="395">
                  <c:v>-56.5634465828186</c:v>
                </c:pt>
                <c:pt idx="396">
                  <c:v>-51.2858915035829</c:v>
                </c:pt>
                <c:pt idx="397">
                  <c:v>-44.7593908520926</c:v>
                </c:pt>
                <c:pt idx="398">
                  <c:v>-43.1263010364512</c:v>
                </c:pt>
                <c:pt idx="399">
                  <c:v>-39.8326495516899</c:v>
                </c:pt>
                <c:pt idx="400">
                  <c:v>-32.5617656918931</c:v>
                </c:pt>
                <c:pt idx="401">
                  <c:v>-26.1208062292579</c:v>
                </c:pt>
                <c:pt idx="402">
                  <c:v>-21.1801327169574</c:v>
                </c:pt>
                <c:pt idx="403">
                  <c:v>-17.5929302704535</c:v>
                </c:pt>
                <c:pt idx="404">
                  <c:v>-14.5834795231455</c:v>
                </c:pt>
                <c:pt idx="405">
                  <c:v>-11.9949115337619</c:v>
                </c:pt>
                <c:pt idx="406">
                  <c:v>-10.199280835948</c:v>
                </c:pt>
                <c:pt idx="407">
                  <c:v>-11.840907941108</c:v>
                </c:pt>
                <c:pt idx="408">
                  <c:v>-9.05214213223742</c:v>
                </c:pt>
                <c:pt idx="409">
                  <c:v>-6.58946401256195</c:v>
                </c:pt>
                <c:pt idx="410">
                  <c:v>-3.05182062065855</c:v>
                </c:pt>
                <c:pt idx="411">
                  <c:v>1.12211810361052</c:v>
                </c:pt>
                <c:pt idx="412">
                  <c:v>7.90624702802686</c:v>
                </c:pt>
                <c:pt idx="413">
                  <c:v>14.6352303394024</c:v>
                </c:pt>
                <c:pt idx="414">
                  <c:v>14.0824629423223</c:v>
                </c:pt>
                <c:pt idx="415">
                  <c:v>11.1772168671073</c:v>
                </c:pt>
                <c:pt idx="416">
                  <c:v>9.8006224213743</c:v>
                </c:pt>
                <c:pt idx="417">
                  <c:v>15.5706465032211</c:v>
                </c:pt>
                <c:pt idx="418">
                  <c:v>26.3809764475552</c:v>
                </c:pt>
                <c:pt idx="419">
                  <c:v>27.4958529225202</c:v>
                </c:pt>
                <c:pt idx="420">
                  <c:v>27.1846204451276</c:v>
                </c:pt>
                <c:pt idx="421">
                  <c:v>27.7323564906381</c:v>
                </c:pt>
                <c:pt idx="422">
                  <c:v>32.4890210796137</c:v>
                </c:pt>
                <c:pt idx="423">
                  <c:v>37.2413424977953</c:v>
                </c:pt>
                <c:pt idx="424">
                  <c:v>40.029769191931</c:v>
                </c:pt>
                <c:pt idx="425">
                  <c:v>43.2181600613843</c:v>
                </c:pt>
                <c:pt idx="426">
                  <c:v>48.8151530940583</c:v>
                </c:pt>
                <c:pt idx="427">
                  <c:v>57.6460019931702</c:v>
                </c:pt>
                <c:pt idx="428">
                  <c:v>65.3454807248087</c:v>
                </c:pt>
                <c:pt idx="429">
                  <c:v>63.4742860952931</c:v>
                </c:pt>
                <c:pt idx="430">
                  <c:v>55.5700483589038</c:v>
                </c:pt>
                <c:pt idx="431">
                  <c:v>56.5354265164501</c:v>
                </c:pt>
                <c:pt idx="432">
                  <c:v>46.4550619213915</c:v>
                </c:pt>
                <c:pt idx="433">
                  <c:v>27.6164955792041</c:v>
                </c:pt>
                <c:pt idx="434">
                  <c:v>-10.929477041964</c:v>
                </c:pt>
                <c:pt idx="435">
                  <c:v>-28.8440109046305</c:v>
                </c:pt>
                <c:pt idx="436">
                  <c:v>-27.859330854667</c:v>
                </c:pt>
                <c:pt idx="437">
                  <c:v>-26.2483076084666</c:v>
                </c:pt>
                <c:pt idx="438">
                  <c:v>-34.8117735317898</c:v>
                </c:pt>
                <c:pt idx="439">
                  <c:v>-38.1432548856695</c:v>
                </c:pt>
                <c:pt idx="440">
                  <c:v>-38.6455399231487</c:v>
                </c:pt>
                <c:pt idx="441">
                  <c:v>-36.9518493862885</c:v>
                </c:pt>
                <c:pt idx="442">
                  <c:v>-41.003593121464</c:v>
                </c:pt>
                <c:pt idx="443">
                  <c:v>-48.4788931774375</c:v>
                </c:pt>
                <c:pt idx="444">
                  <c:v>-51.3656554581305</c:v>
                </c:pt>
                <c:pt idx="445">
                  <c:v>-46.5503417113857</c:v>
                </c:pt>
                <c:pt idx="446">
                  <c:v>-34.8649871842458</c:v>
                </c:pt>
                <c:pt idx="447">
                  <c:v>-27.3754359241842</c:v>
                </c:pt>
                <c:pt idx="448">
                  <c:v>-31.1399491794452</c:v>
                </c:pt>
              </c:numCache>
            </c:numRef>
          </c:val>
          <c:smooth val="0"/>
        </c:ser>
        <c:dLbls>
          <c:showLegendKey val="0"/>
          <c:showVal val="0"/>
          <c:showCatName val="0"/>
          <c:showSerName val="0"/>
          <c:showPercent val="0"/>
          <c:showBubbleSize val="0"/>
        </c:dLbls>
        <c:marker val="0"/>
        <c:smooth val="0"/>
        <c:axId val="121571606"/>
        <c:axId val="317662581"/>
      </c:lineChart>
      <c:catAx>
        <c:axId val="12157160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17662581"/>
        <c:crosses val="autoZero"/>
        <c:auto val="1"/>
        <c:lblAlgn val="ctr"/>
        <c:lblOffset val="100"/>
        <c:noMultiLvlLbl val="0"/>
      </c:catAx>
      <c:valAx>
        <c:axId val="31766258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21571606"/>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accelerometer!$P$1</c:f>
              <c:strCache>
                <c:ptCount val="1"/>
                <c:pt idx="0">
                  <c:v>Total_Accel_Data</c:v>
                </c:pt>
              </c:strCache>
            </c:strRef>
          </c:tx>
          <c:spPr>
            <a:ln w="28575" cap="rnd">
              <a:solidFill>
                <a:schemeClr val="accent1"/>
              </a:solidFill>
              <a:round/>
            </a:ln>
            <a:effectLst/>
          </c:spPr>
          <c:marker>
            <c:symbol val="none"/>
          </c:marker>
          <c:dLbls>
            <c:delete val="1"/>
          </c:dLbls>
          <c:val>
            <c:numRef>
              <c:f>accelerometer!$P$2:$P$1002</c:f>
              <c:numCache>
                <c:formatCode>General</c:formatCode>
                <c:ptCount val="1001"/>
                <c:pt idx="0">
                  <c:v>1.273723</c:v>
                </c:pt>
                <c:pt idx="1">
                  <c:v>1.269738</c:v>
                </c:pt>
                <c:pt idx="2">
                  <c:v>1.279085</c:v>
                </c:pt>
                <c:pt idx="3">
                  <c:v>1.28113</c:v>
                </c:pt>
                <c:pt idx="4">
                  <c:v>1.301462</c:v>
                </c:pt>
                <c:pt idx="5">
                  <c:v>1.343274</c:v>
                </c:pt>
                <c:pt idx="6">
                  <c:v>1.384373</c:v>
                </c:pt>
                <c:pt idx="7">
                  <c:v>1.439685</c:v>
                </c:pt>
                <c:pt idx="8">
                  <c:v>1.501602</c:v>
                </c:pt>
                <c:pt idx="9">
                  <c:v>1.559013</c:v>
                </c:pt>
                <c:pt idx="10">
                  <c:v>1.606419</c:v>
                </c:pt>
                <c:pt idx="11">
                  <c:v>1.648846</c:v>
                </c:pt>
                <c:pt idx="12">
                  <c:v>1.65584</c:v>
                </c:pt>
                <c:pt idx="13">
                  <c:v>1.638601</c:v>
                </c:pt>
                <c:pt idx="14">
                  <c:v>1.65747</c:v>
                </c:pt>
                <c:pt idx="15">
                  <c:v>1.699849</c:v>
                </c:pt>
                <c:pt idx="16">
                  <c:v>1.809311</c:v>
                </c:pt>
                <c:pt idx="17">
                  <c:v>1.98031</c:v>
                </c:pt>
                <c:pt idx="18">
                  <c:v>2.204984</c:v>
                </c:pt>
                <c:pt idx="19">
                  <c:v>2.421881</c:v>
                </c:pt>
                <c:pt idx="20">
                  <c:v>2.554346</c:v>
                </c:pt>
                <c:pt idx="21">
                  <c:v>2.55715</c:v>
                </c:pt>
                <c:pt idx="22">
                  <c:v>2.510384</c:v>
                </c:pt>
                <c:pt idx="23">
                  <c:v>2.429586</c:v>
                </c:pt>
                <c:pt idx="24">
                  <c:v>2.338592</c:v>
                </c:pt>
                <c:pt idx="25">
                  <c:v>2.25822</c:v>
                </c:pt>
                <c:pt idx="26">
                  <c:v>2.193082</c:v>
                </c:pt>
                <c:pt idx="27">
                  <c:v>2.109232</c:v>
                </c:pt>
                <c:pt idx="28">
                  <c:v>2.011558</c:v>
                </c:pt>
                <c:pt idx="29">
                  <c:v>1.885534</c:v>
                </c:pt>
                <c:pt idx="30">
                  <c:v>1.797048</c:v>
                </c:pt>
                <c:pt idx="31">
                  <c:v>1.721492</c:v>
                </c:pt>
                <c:pt idx="32">
                  <c:v>1.609929</c:v>
                </c:pt>
                <c:pt idx="33">
                  <c:v>1.496534</c:v>
                </c:pt>
                <c:pt idx="34">
                  <c:v>1.394134</c:v>
                </c:pt>
                <c:pt idx="35">
                  <c:v>1.293547</c:v>
                </c:pt>
                <c:pt idx="36">
                  <c:v>1.197159</c:v>
                </c:pt>
                <c:pt idx="37">
                  <c:v>1.093752</c:v>
                </c:pt>
                <c:pt idx="38">
                  <c:v>1.012461</c:v>
                </c:pt>
                <c:pt idx="39">
                  <c:v>0.932855</c:v>
                </c:pt>
                <c:pt idx="40">
                  <c:v>0.868583</c:v>
                </c:pt>
                <c:pt idx="41">
                  <c:v>0.820743</c:v>
                </c:pt>
                <c:pt idx="42">
                  <c:v>0.801689</c:v>
                </c:pt>
                <c:pt idx="43">
                  <c:v>0.816339</c:v>
                </c:pt>
                <c:pt idx="44">
                  <c:v>0.84672</c:v>
                </c:pt>
                <c:pt idx="45">
                  <c:v>0.876695</c:v>
                </c:pt>
                <c:pt idx="46">
                  <c:v>0.880546</c:v>
                </c:pt>
                <c:pt idx="47">
                  <c:v>0.858605</c:v>
                </c:pt>
                <c:pt idx="48">
                  <c:v>0.823077</c:v>
                </c:pt>
                <c:pt idx="49">
                  <c:v>0.800602</c:v>
                </c:pt>
                <c:pt idx="50">
                  <c:v>0.808222</c:v>
                </c:pt>
                <c:pt idx="51">
                  <c:v>0.851796</c:v>
                </c:pt>
                <c:pt idx="52">
                  <c:v>0.885963</c:v>
                </c:pt>
                <c:pt idx="53">
                  <c:v>0.938294</c:v>
                </c:pt>
                <c:pt idx="54">
                  <c:v>0.980587</c:v>
                </c:pt>
                <c:pt idx="55">
                  <c:v>1.053041</c:v>
                </c:pt>
                <c:pt idx="56">
                  <c:v>1.142456</c:v>
                </c:pt>
                <c:pt idx="57">
                  <c:v>1.215302</c:v>
                </c:pt>
                <c:pt idx="58">
                  <c:v>1.293943</c:v>
                </c:pt>
                <c:pt idx="59">
                  <c:v>1.323095</c:v>
                </c:pt>
                <c:pt idx="60">
                  <c:v>1.362715</c:v>
                </c:pt>
                <c:pt idx="61">
                  <c:v>1.406775</c:v>
                </c:pt>
                <c:pt idx="62">
                  <c:v>1.467639</c:v>
                </c:pt>
                <c:pt idx="63">
                  <c:v>1.569358</c:v>
                </c:pt>
                <c:pt idx="64">
                  <c:v>1.684333</c:v>
                </c:pt>
                <c:pt idx="65">
                  <c:v>1.803827</c:v>
                </c:pt>
                <c:pt idx="66">
                  <c:v>1.948171</c:v>
                </c:pt>
                <c:pt idx="67">
                  <c:v>2.065544</c:v>
                </c:pt>
                <c:pt idx="68">
                  <c:v>2.116817</c:v>
                </c:pt>
                <c:pt idx="69">
                  <c:v>2.133584</c:v>
                </c:pt>
                <c:pt idx="70">
                  <c:v>2.103329</c:v>
                </c:pt>
                <c:pt idx="71">
                  <c:v>2.039969</c:v>
                </c:pt>
                <c:pt idx="72">
                  <c:v>1.95757</c:v>
                </c:pt>
                <c:pt idx="73">
                  <c:v>1.858892</c:v>
                </c:pt>
                <c:pt idx="74">
                  <c:v>1.752127</c:v>
                </c:pt>
                <c:pt idx="75">
                  <c:v>1.657911</c:v>
                </c:pt>
                <c:pt idx="76">
                  <c:v>1.602722</c:v>
                </c:pt>
                <c:pt idx="77">
                  <c:v>1.577822</c:v>
                </c:pt>
                <c:pt idx="78">
                  <c:v>1.571929</c:v>
                </c:pt>
                <c:pt idx="79">
                  <c:v>1.553702</c:v>
                </c:pt>
                <c:pt idx="80">
                  <c:v>1.547005</c:v>
                </c:pt>
                <c:pt idx="81">
                  <c:v>1.527295</c:v>
                </c:pt>
                <c:pt idx="82">
                  <c:v>1.493359</c:v>
                </c:pt>
                <c:pt idx="83">
                  <c:v>1.467127</c:v>
                </c:pt>
                <c:pt idx="84">
                  <c:v>1.442542</c:v>
                </c:pt>
                <c:pt idx="85">
                  <c:v>1.422925</c:v>
                </c:pt>
                <c:pt idx="86">
                  <c:v>1.402006</c:v>
                </c:pt>
                <c:pt idx="87">
                  <c:v>1.362509</c:v>
                </c:pt>
                <c:pt idx="88">
                  <c:v>1.330339</c:v>
                </c:pt>
                <c:pt idx="89">
                  <c:v>1.319003</c:v>
                </c:pt>
                <c:pt idx="90">
                  <c:v>1.311347</c:v>
                </c:pt>
                <c:pt idx="91">
                  <c:v>1.302099</c:v>
                </c:pt>
                <c:pt idx="92">
                  <c:v>1.286068</c:v>
                </c:pt>
                <c:pt idx="93">
                  <c:v>1.280208</c:v>
                </c:pt>
                <c:pt idx="94">
                  <c:v>1.277333</c:v>
                </c:pt>
                <c:pt idx="95">
                  <c:v>1.268258</c:v>
                </c:pt>
                <c:pt idx="96">
                  <c:v>1.253747</c:v>
                </c:pt>
                <c:pt idx="97">
                  <c:v>1.238564</c:v>
                </c:pt>
                <c:pt idx="98">
                  <c:v>1.228251</c:v>
                </c:pt>
                <c:pt idx="99">
                  <c:v>1.231622</c:v>
                </c:pt>
                <c:pt idx="100">
                  <c:v>1.290002</c:v>
                </c:pt>
                <c:pt idx="101">
                  <c:v>1.329051</c:v>
                </c:pt>
                <c:pt idx="102">
                  <c:v>1.399522</c:v>
                </c:pt>
                <c:pt idx="103">
                  <c:v>1.446436</c:v>
                </c:pt>
                <c:pt idx="104">
                  <c:v>1.461867</c:v>
                </c:pt>
                <c:pt idx="105">
                  <c:v>1.518214</c:v>
                </c:pt>
                <c:pt idx="106">
                  <c:v>1.548245</c:v>
                </c:pt>
                <c:pt idx="107">
                  <c:v>1.542319</c:v>
                </c:pt>
                <c:pt idx="108">
                  <c:v>1.56907</c:v>
                </c:pt>
                <c:pt idx="109">
                  <c:v>1.598776</c:v>
                </c:pt>
                <c:pt idx="110">
                  <c:v>1.634327</c:v>
                </c:pt>
                <c:pt idx="111">
                  <c:v>1.680093</c:v>
                </c:pt>
                <c:pt idx="112">
                  <c:v>1.758634</c:v>
                </c:pt>
                <c:pt idx="113">
                  <c:v>1.919142</c:v>
                </c:pt>
                <c:pt idx="114">
                  <c:v>2.122867</c:v>
                </c:pt>
                <c:pt idx="115">
                  <c:v>2.22328</c:v>
                </c:pt>
                <c:pt idx="116">
                  <c:v>2.203334</c:v>
                </c:pt>
                <c:pt idx="117">
                  <c:v>2.127384</c:v>
                </c:pt>
                <c:pt idx="118">
                  <c:v>1.987052</c:v>
                </c:pt>
                <c:pt idx="119">
                  <c:v>1.849445</c:v>
                </c:pt>
                <c:pt idx="120">
                  <c:v>1.751804</c:v>
                </c:pt>
                <c:pt idx="121">
                  <c:v>1.730364</c:v>
                </c:pt>
                <c:pt idx="122">
                  <c:v>1.661411</c:v>
                </c:pt>
                <c:pt idx="123">
                  <c:v>1.630831</c:v>
                </c:pt>
                <c:pt idx="124">
                  <c:v>1.637052</c:v>
                </c:pt>
                <c:pt idx="125">
                  <c:v>1.586634</c:v>
                </c:pt>
                <c:pt idx="126">
                  <c:v>1.572465</c:v>
                </c:pt>
                <c:pt idx="127">
                  <c:v>1.520204</c:v>
                </c:pt>
                <c:pt idx="128">
                  <c:v>1.455367</c:v>
                </c:pt>
                <c:pt idx="129">
                  <c:v>1.377815</c:v>
                </c:pt>
                <c:pt idx="130">
                  <c:v>1.286632</c:v>
                </c:pt>
                <c:pt idx="131">
                  <c:v>1.180676</c:v>
                </c:pt>
                <c:pt idx="132">
                  <c:v>1.062012</c:v>
                </c:pt>
                <c:pt idx="133">
                  <c:v>0.953465</c:v>
                </c:pt>
                <c:pt idx="134">
                  <c:v>0.861271</c:v>
                </c:pt>
                <c:pt idx="135">
                  <c:v>0.780506</c:v>
                </c:pt>
                <c:pt idx="136">
                  <c:v>0.722626</c:v>
                </c:pt>
                <c:pt idx="137">
                  <c:v>0.679943</c:v>
                </c:pt>
                <c:pt idx="138">
                  <c:v>0.65646</c:v>
                </c:pt>
                <c:pt idx="139">
                  <c:v>0.643646</c:v>
                </c:pt>
                <c:pt idx="140">
                  <c:v>0.637505</c:v>
                </c:pt>
                <c:pt idx="141">
                  <c:v>0.635397</c:v>
                </c:pt>
                <c:pt idx="142">
                  <c:v>0.638315</c:v>
                </c:pt>
                <c:pt idx="143">
                  <c:v>0.648528</c:v>
                </c:pt>
                <c:pt idx="144">
                  <c:v>0.670509</c:v>
                </c:pt>
                <c:pt idx="145">
                  <c:v>0.702306</c:v>
                </c:pt>
                <c:pt idx="146">
                  <c:v>0.745256</c:v>
                </c:pt>
                <c:pt idx="147">
                  <c:v>0.79524</c:v>
                </c:pt>
                <c:pt idx="148">
                  <c:v>0.844962</c:v>
                </c:pt>
                <c:pt idx="149">
                  <c:v>0.892704</c:v>
                </c:pt>
                <c:pt idx="150">
                  <c:v>0.957558</c:v>
                </c:pt>
                <c:pt idx="151">
                  <c:v>1.004381</c:v>
                </c:pt>
                <c:pt idx="152">
                  <c:v>1.063606</c:v>
                </c:pt>
                <c:pt idx="153">
                  <c:v>1.072658</c:v>
                </c:pt>
                <c:pt idx="154">
                  <c:v>1.099153</c:v>
                </c:pt>
                <c:pt idx="155">
                  <c:v>1.088136</c:v>
                </c:pt>
                <c:pt idx="156">
                  <c:v>1.078202</c:v>
                </c:pt>
                <c:pt idx="157">
                  <c:v>1.136137</c:v>
                </c:pt>
                <c:pt idx="158">
                  <c:v>1.18386</c:v>
                </c:pt>
                <c:pt idx="159">
                  <c:v>1.224859</c:v>
                </c:pt>
                <c:pt idx="160">
                  <c:v>1.297635</c:v>
                </c:pt>
                <c:pt idx="161">
                  <c:v>1.381874</c:v>
                </c:pt>
                <c:pt idx="162">
                  <c:v>1.504063</c:v>
                </c:pt>
                <c:pt idx="163">
                  <c:v>1.599433</c:v>
                </c:pt>
                <c:pt idx="164">
                  <c:v>1.712913</c:v>
                </c:pt>
                <c:pt idx="165">
                  <c:v>1.825501</c:v>
                </c:pt>
                <c:pt idx="166">
                  <c:v>1.917173</c:v>
                </c:pt>
                <c:pt idx="167">
                  <c:v>1.975313</c:v>
                </c:pt>
                <c:pt idx="168">
                  <c:v>2.032131</c:v>
                </c:pt>
                <c:pt idx="169">
                  <c:v>2.080729</c:v>
                </c:pt>
                <c:pt idx="170">
                  <c:v>2.090436</c:v>
                </c:pt>
                <c:pt idx="171">
                  <c:v>2.027574</c:v>
                </c:pt>
                <c:pt idx="172">
                  <c:v>1.944536</c:v>
                </c:pt>
                <c:pt idx="173">
                  <c:v>1.797984</c:v>
                </c:pt>
                <c:pt idx="174">
                  <c:v>1.681388</c:v>
                </c:pt>
                <c:pt idx="175">
                  <c:v>1.605384</c:v>
                </c:pt>
                <c:pt idx="176">
                  <c:v>1.558265</c:v>
                </c:pt>
                <c:pt idx="177">
                  <c:v>1.526447</c:v>
                </c:pt>
                <c:pt idx="178">
                  <c:v>1.489461</c:v>
                </c:pt>
                <c:pt idx="179">
                  <c:v>1.438009</c:v>
                </c:pt>
                <c:pt idx="180">
                  <c:v>1.404841</c:v>
                </c:pt>
                <c:pt idx="181">
                  <c:v>1.368894</c:v>
                </c:pt>
                <c:pt idx="182">
                  <c:v>1.33398</c:v>
                </c:pt>
                <c:pt idx="183">
                  <c:v>1.324766</c:v>
                </c:pt>
                <c:pt idx="184">
                  <c:v>1.313314</c:v>
                </c:pt>
                <c:pt idx="185">
                  <c:v>1.293854</c:v>
                </c:pt>
                <c:pt idx="186">
                  <c:v>1.282733</c:v>
                </c:pt>
                <c:pt idx="187">
                  <c:v>1.273621</c:v>
                </c:pt>
                <c:pt idx="188">
                  <c:v>1.253985</c:v>
                </c:pt>
                <c:pt idx="189">
                  <c:v>1.236582</c:v>
                </c:pt>
                <c:pt idx="190">
                  <c:v>1.220015</c:v>
                </c:pt>
                <c:pt idx="191">
                  <c:v>1.20221</c:v>
                </c:pt>
                <c:pt idx="192">
                  <c:v>1.189087</c:v>
                </c:pt>
                <c:pt idx="193">
                  <c:v>1.177897</c:v>
                </c:pt>
                <c:pt idx="194">
                  <c:v>1.177624</c:v>
                </c:pt>
                <c:pt idx="195">
                  <c:v>1.184738</c:v>
                </c:pt>
                <c:pt idx="196">
                  <c:v>1.206927</c:v>
                </c:pt>
                <c:pt idx="197">
                  <c:v>1.233628</c:v>
                </c:pt>
                <c:pt idx="198">
                  <c:v>1.26527</c:v>
                </c:pt>
                <c:pt idx="199">
                  <c:v>1.321298</c:v>
                </c:pt>
                <c:pt idx="200">
                  <c:v>1.386166</c:v>
                </c:pt>
                <c:pt idx="201">
                  <c:v>1.423061</c:v>
                </c:pt>
                <c:pt idx="202">
                  <c:v>1.479683</c:v>
                </c:pt>
                <c:pt idx="203">
                  <c:v>1.520259</c:v>
                </c:pt>
                <c:pt idx="204">
                  <c:v>1.53355</c:v>
                </c:pt>
                <c:pt idx="205">
                  <c:v>1.546905</c:v>
                </c:pt>
                <c:pt idx="206">
                  <c:v>1.596576</c:v>
                </c:pt>
                <c:pt idx="207">
                  <c:v>1.655983</c:v>
                </c:pt>
                <c:pt idx="208">
                  <c:v>1.691422</c:v>
                </c:pt>
                <c:pt idx="209">
                  <c:v>1.774029</c:v>
                </c:pt>
                <c:pt idx="210">
                  <c:v>1.8868</c:v>
                </c:pt>
                <c:pt idx="211">
                  <c:v>1.995024</c:v>
                </c:pt>
                <c:pt idx="212">
                  <c:v>2.056898</c:v>
                </c:pt>
                <c:pt idx="213">
                  <c:v>2.077023</c:v>
                </c:pt>
                <c:pt idx="214">
                  <c:v>2.070056</c:v>
                </c:pt>
                <c:pt idx="215">
                  <c:v>2.051338</c:v>
                </c:pt>
                <c:pt idx="216">
                  <c:v>2.025977</c:v>
                </c:pt>
                <c:pt idx="217">
                  <c:v>1.993567</c:v>
                </c:pt>
                <c:pt idx="218">
                  <c:v>1.91116</c:v>
                </c:pt>
                <c:pt idx="219">
                  <c:v>1.828687</c:v>
                </c:pt>
                <c:pt idx="220">
                  <c:v>1.712383</c:v>
                </c:pt>
                <c:pt idx="221">
                  <c:v>1.582021</c:v>
                </c:pt>
                <c:pt idx="222">
                  <c:v>1.470657</c:v>
                </c:pt>
                <c:pt idx="223">
                  <c:v>1.368432</c:v>
                </c:pt>
                <c:pt idx="224">
                  <c:v>1.2937</c:v>
                </c:pt>
                <c:pt idx="225">
                  <c:v>1.212472</c:v>
                </c:pt>
                <c:pt idx="226">
                  <c:v>1.139124</c:v>
                </c:pt>
                <c:pt idx="227">
                  <c:v>1.048556</c:v>
                </c:pt>
                <c:pt idx="228">
                  <c:v>0.960968</c:v>
                </c:pt>
                <c:pt idx="229">
                  <c:v>0.885929</c:v>
                </c:pt>
                <c:pt idx="230">
                  <c:v>0.829646</c:v>
                </c:pt>
                <c:pt idx="231">
                  <c:v>0.78225</c:v>
                </c:pt>
                <c:pt idx="232">
                  <c:v>0.746374</c:v>
                </c:pt>
                <c:pt idx="233">
                  <c:v>0.71816</c:v>
                </c:pt>
                <c:pt idx="234">
                  <c:v>0.703761</c:v>
                </c:pt>
                <c:pt idx="235">
                  <c:v>0.68378</c:v>
                </c:pt>
                <c:pt idx="236">
                  <c:v>0.683867</c:v>
                </c:pt>
                <c:pt idx="237">
                  <c:v>0.699857</c:v>
                </c:pt>
                <c:pt idx="238">
                  <c:v>0.728137</c:v>
                </c:pt>
                <c:pt idx="239">
                  <c:v>0.755467</c:v>
                </c:pt>
                <c:pt idx="240">
                  <c:v>0.76933</c:v>
                </c:pt>
                <c:pt idx="241">
                  <c:v>0.776698</c:v>
                </c:pt>
                <c:pt idx="242">
                  <c:v>0.797341</c:v>
                </c:pt>
                <c:pt idx="243">
                  <c:v>0.814247</c:v>
                </c:pt>
                <c:pt idx="244">
                  <c:v>0.828392</c:v>
                </c:pt>
                <c:pt idx="245">
                  <c:v>0.868355</c:v>
                </c:pt>
                <c:pt idx="246">
                  <c:v>0.929932</c:v>
                </c:pt>
                <c:pt idx="247">
                  <c:v>0.977083</c:v>
                </c:pt>
                <c:pt idx="248">
                  <c:v>1.052254</c:v>
                </c:pt>
                <c:pt idx="249">
                  <c:v>1.133126</c:v>
                </c:pt>
                <c:pt idx="250">
                  <c:v>1.251499</c:v>
                </c:pt>
                <c:pt idx="251">
                  <c:v>1.334552</c:v>
                </c:pt>
                <c:pt idx="252">
                  <c:v>1.452066</c:v>
                </c:pt>
                <c:pt idx="253">
                  <c:v>1.515155</c:v>
                </c:pt>
                <c:pt idx="254">
                  <c:v>1.587716</c:v>
                </c:pt>
                <c:pt idx="255">
                  <c:v>1.603178</c:v>
                </c:pt>
                <c:pt idx="256">
                  <c:v>1.564357</c:v>
                </c:pt>
                <c:pt idx="257">
                  <c:v>1.523847</c:v>
                </c:pt>
                <c:pt idx="258">
                  <c:v>1.513614</c:v>
                </c:pt>
                <c:pt idx="259">
                  <c:v>1.525066</c:v>
                </c:pt>
                <c:pt idx="260">
                  <c:v>1.560351</c:v>
                </c:pt>
                <c:pt idx="261">
                  <c:v>1.698434</c:v>
                </c:pt>
                <c:pt idx="262">
                  <c:v>1.904398</c:v>
                </c:pt>
                <c:pt idx="263">
                  <c:v>2.056725</c:v>
                </c:pt>
                <c:pt idx="264">
                  <c:v>2.166171</c:v>
                </c:pt>
                <c:pt idx="265">
                  <c:v>2.138824</c:v>
                </c:pt>
                <c:pt idx="266">
                  <c:v>2.069389</c:v>
                </c:pt>
                <c:pt idx="267">
                  <c:v>1.958348</c:v>
                </c:pt>
                <c:pt idx="268">
                  <c:v>1.884389</c:v>
                </c:pt>
                <c:pt idx="269">
                  <c:v>1.7781</c:v>
                </c:pt>
                <c:pt idx="270">
                  <c:v>1.666581</c:v>
                </c:pt>
                <c:pt idx="271">
                  <c:v>1.588817</c:v>
                </c:pt>
                <c:pt idx="272">
                  <c:v>1.521843</c:v>
                </c:pt>
                <c:pt idx="273">
                  <c:v>1.484119</c:v>
                </c:pt>
                <c:pt idx="274">
                  <c:v>1.468554</c:v>
                </c:pt>
                <c:pt idx="275">
                  <c:v>1.458724</c:v>
                </c:pt>
                <c:pt idx="276">
                  <c:v>1.43937</c:v>
                </c:pt>
                <c:pt idx="277">
                  <c:v>1.415534</c:v>
                </c:pt>
                <c:pt idx="278">
                  <c:v>1.415851</c:v>
                </c:pt>
                <c:pt idx="279">
                  <c:v>1.421785</c:v>
                </c:pt>
                <c:pt idx="280">
                  <c:v>1.405841</c:v>
                </c:pt>
                <c:pt idx="281">
                  <c:v>1.378907</c:v>
                </c:pt>
                <c:pt idx="282">
                  <c:v>1.358137</c:v>
                </c:pt>
                <c:pt idx="283">
                  <c:v>1.313544</c:v>
                </c:pt>
                <c:pt idx="284">
                  <c:v>1.286951</c:v>
                </c:pt>
                <c:pt idx="285">
                  <c:v>1.266819</c:v>
                </c:pt>
                <c:pt idx="286">
                  <c:v>1.239537</c:v>
                </c:pt>
                <c:pt idx="287">
                  <c:v>1.210549</c:v>
                </c:pt>
                <c:pt idx="288">
                  <c:v>1.194885</c:v>
                </c:pt>
                <c:pt idx="289">
                  <c:v>1.180404</c:v>
                </c:pt>
                <c:pt idx="290">
                  <c:v>1.180899</c:v>
                </c:pt>
                <c:pt idx="291">
                  <c:v>1.203555</c:v>
                </c:pt>
                <c:pt idx="292">
                  <c:v>1.22203</c:v>
                </c:pt>
                <c:pt idx="293">
                  <c:v>1.238051</c:v>
                </c:pt>
                <c:pt idx="294">
                  <c:v>1.258482</c:v>
                </c:pt>
                <c:pt idx="295">
                  <c:v>1.276657</c:v>
                </c:pt>
                <c:pt idx="296">
                  <c:v>1.31816</c:v>
                </c:pt>
                <c:pt idx="297">
                  <c:v>1.404742</c:v>
                </c:pt>
                <c:pt idx="298">
                  <c:v>1.499369</c:v>
                </c:pt>
                <c:pt idx="299">
                  <c:v>1.594147</c:v>
                </c:pt>
                <c:pt idx="300">
                  <c:v>1.683047</c:v>
                </c:pt>
                <c:pt idx="301">
                  <c:v>1.767383</c:v>
                </c:pt>
                <c:pt idx="302">
                  <c:v>1.831095</c:v>
                </c:pt>
                <c:pt idx="303">
                  <c:v>1.876165</c:v>
                </c:pt>
                <c:pt idx="304">
                  <c:v>1.898575</c:v>
                </c:pt>
                <c:pt idx="305">
                  <c:v>1.906027</c:v>
                </c:pt>
                <c:pt idx="306">
                  <c:v>1.884427</c:v>
                </c:pt>
                <c:pt idx="307">
                  <c:v>1.871126</c:v>
                </c:pt>
                <c:pt idx="308">
                  <c:v>1.919019</c:v>
                </c:pt>
                <c:pt idx="309">
                  <c:v>1.974834</c:v>
                </c:pt>
                <c:pt idx="310">
                  <c:v>2.042974</c:v>
                </c:pt>
                <c:pt idx="311">
                  <c:v>2.1469</c:v>
                </c:pt>
                <c:pt idx="312">
                  <c:v>2.233028</c:v>
                </c:pt>
                <c:pt idx="313">
                  <c:v>2.299196</c:v>
                </c:pt>
                <c:pt idx="314">
                  <c:v>2.276187</c:v>
                </c:pt>
                <c:pt idx="315">
                  <c:v>2.186544</c:v>
                </c:pt>
                <c:pt idx="316">
                  <c:v>2.074145</c:v>
                </c:pt>
                <c:pt idx="317">
                  <c:v>1.94493</c:v>
                </c:pt>
                <c:pt idx="318">
                  <c:v>1.813924</c:v>
                </c:pt>
                <c:pt idx="319">
                  <c:v>1.685212</c:v>
                </c:pt>
                <c:pt idx="320">
                  <c:v>1.541635</c:v>
                </c:pt>
                <c:pt idx="321">
                  <c:v>1.422808</c:v>
                </c:pt>
                <c:pt idx="322">
                  <c:v>1.292739</c:v>
                </c:pt>
                <c:pt idx="323">
                  <c:v>1.169671</c:v>
                </c:pt>
                <c:pt idx="324">
                  <c:v>1.068882</c:v>
                </c:pt>
                <c:pt idx="325">
                  <c:v>0.972881</c:v>
                </c:pt>
                <c:pt idx="326">
                  <c:v>0.882019</c:v>
                </c:pt>
                <c:pt idx="327">
                  <c:v>0.81036</c:v>
                </c:pt>
                <c:pt idx="328">
                  <c:v>0.731683</c:v>
                </c:pt>
                <c:pt idx="329">
                  <c:v>0.684374</c:v>
                </c:pt>
                <c:pt idx="330">
                  <c:v>0.662576</c:v>
                </c:pt>
                <c:pt idx="331">
                  <c:v>0.64639</c:v>
                </c:pt>
                <c:pt idx="332">
                  <c:v>0.64573</c:v>
                </c:pt>
                <c:pt idx="333">
                  <c:v>0.666401</c:v>
                </c:pt>
                <c:pt idx="334">
                  <c:v>0.682538</c:v>
                </c:pt>
                <c:pt idx="335">
                  <c:v>0.690619</c:v>
                </c:pt>
                <c:pt idx="336">
                  <c:v>0.68365</c:v>
                </c:pt>
                <c:pt idx="337">
                  <c:v>0.669805</c:v>
                </c:pt>
                <c:pt idx="338">
                  <c:v>0.67507</c:v>
                </c:pt>
                <c:pt idx="339">
                  <c:v>0.702869</c:v>
                </c:pt>
                <c:pt idx="340">
                  <c:v>0.75015</c:v>
                </c:pt>
                <c:pt idx="341">
                  <c:v>0.806471</c:v>
                </c:pt>
                <c:pt idx="342">
                  <c:v>0.872458</c:v>
                </c:pt>
                <c:pt idx="343">
                  <c:v>0.938462</c:v>
                </c:pt>
                <c:pt idx="344">
                  <c:v>1.005792</c:v>
                </c:pt>
                <c:pt idx="345">
                  <c:v>1.063656</c:v>
                </c:pt>
                <c:pt idx="346">
                  <c:v>1.120581</c:v>
                </c:pt>
                <c:pt idx="347">
                  <c:v>1.227679</c:v>
                </c:pt>
                <c:pt idx="348">
                  <c:v>1.299956</c:v>
                </c:pt>
                <c:pt idx="349">
                  <c:v>1.370778</c:v>
                </c:pt>
                <c:pt idx="350">
                  <c:v>1.440152</c:v>
                </c:pt>
                <c:pt idx="351">
                  <c:v>1.491627</c:v>
                </c:pt>
                <c:pt idx="352">
                  <c:v>1.515755</c:v>
                </c:pt>
                <c:pt idx="353">
                  <c:v>1.536045</c:v>
                </c:pt>
                <c:pt idx="354">
                  <c:v>1.561293</c:v>
                </c:pt>
                <c:pt idx="355">
                  <c:v>1.611831</c:v>
                </c:pt>
                <c:pt idx="356">
                  <c:v>1.72244</c:v>
                </c:pt>
                <c:pt idx="357">
                  <c:v>1.840583</c:v>
                </c:pt>
                <c:pt idx="358">
                  <c:v>1.899552</c:v>
                </c:pt>
                <c:pt idx="359">
                  <c:v>1.960253</c:v>
                </c:pt>
                <c:pt idx="360">
                  <c:v>1.965436</c:v>
                </c:pt>
                <c:pt idx="361">
                  <c:v>1.952844</c:v>
                </c:pt>
                <c:pt idx="362">
                  <c:v>1.906724</c:v>
                </c:pt>
                <c:pt idx="363">
                  <c:v>1.839344</c:v>
                </c:pt>
                <c:pt idx="364">
                  <c:v>1.758408</c:v>
                </c:pt>
                <c:pt idx="365">
                  <c:v>1.701619</c:v>
                </c:pt>
                <c:pt idx="366">
                  <c:v>1.673766</c:v>
                </c:pt>
                <c:pt idx="367">
                  <c:v>1.653276</c:v>
                </c:pt>
                <c:pt idx="368">
                  <c:v>1.634353</c:v>
                </c:pt>
                <c:pt idx="369">
                  <c:v>1.618279</c:v>
                </c:pt>
                <c:pt idx="370">
                  <c:v>1.595565</c:v>
                </c:pt>
                <c:pt idx="371">
                  <c:v>1.580715</c:v>
                </c:pt>
                <c:pt idx="372">
                  <c:v>1.560298</c:v>
                </c:pt>
                <c:pt idx="373">
                  <c:v>1.520908</c:v>
                </c:pt>
                <c:pt idx="374">
                  <c:v>1.504143</c:v>
                </c:pt>
                <c:pt idx="375">
                  <c:v>1.475239</c:v>
                </c:pt>
                <c:pt idx="376">
                  <c:v>1.427544</c:v>
                </c:pt>
                <c:pt idx="377">
                  <c:v>1.354316</c:v>
                </c:pt>
                <c:pt idx="378">
                  <c:v>1.266592</c:v>
                </c:pt>
                <c:pt idx="379">
                  <c:v>1.191497</c:v>
                </c:pt>
                <c:pt idx="380">
                  <c:v>1.126526</c:v>
                </c:pt>
                <c:pt idx="381">
                  <c:v>1.081711</c:v>
                </c:pt>
                <c:pt idx="382">
                  <c:v>1.062708</c:v>
                </c:pt>
                <c:pt idx="383">
                  <c:v>1.066747</c:v>
                </c:pt>
                <c:pt idx="384">
                  <c:v>1.100437</c:v>
                </c:pt>
                <c:pt idx="385">
                  <c:v>1.131688</c:v>
                </c:pt>
                <c:pt idx="386">
                  <c:v>1.167186</c:v>
                </c:pt>
                <c:pt idx="387">
                  <c:v>1.256914</c:v>
                </c:pt>
                <c:pt idx="388">
                  <c:v>1.337631</c:v>
                </c:pt>
                <c:pt idx="389">
                  <c:v>1.360294</c:v>
                </c:pt>
                <c:pt idx="390">
                  <c:v>1.378354</c:v>
                </c:pt>
                <c:pt idx="391">
                  <c:v>1.41473</c:v>
                </c:pt>
                <c:pt idx="392">
                  <c:v>1.486635</c:v>
                </c:pt>
                <c:pt idx="393">
                  <c:v>1.591173</c:v>
                </c:pt>
                <c:pt idx="394">
                  <c:v>1.669186</c:v>
                </c:pt>
                <c:pt idx="395">
                  <c:v>1.685758</c:v>
                </c:pt>
                <c:pt idx="396">
                  <c:v>1.646483</c:v>
                </c:pt>
                <c:pt idx="397">
                  <c:v>1.563032</c:v>
                </c:pt>
                <c:pt idx="398">
                  <c:v>1.482029</c:v>
                </c:pt>
                <c:pt idx="399">
                  <c:v>1.435981</c:v>
                </c:pt>
                <c:pt idx="400">
                  <c:v>1.416484</c:v>
                </c:pt>
                <c:pt idx="401">
                  <c:v>1.44204</c:v>
                </c:pt>
                <c:pt idx="402">
                  <c:v>1.531727</c:v>
                </c:pt>
                <c:pt idx="403">
                  <c:v>1.656084</c:v>
                </c:pt>
                <c:pt idx="404">
                  <c:v>1.810104</c:v>
                </c:pt>
                <c:pt idx="405">
                  <c:v>2.001204</c:v>
                </c:pt>
                <c:pt idx="406">
                  <c:v>2.159605</c:v>
                </c:pt>
                <c:pt idx="407">
                  <c:v>2.258047</c:v>
                </c:pt>
                <c:pt idx="408">
                  <c:v>2.291226</c:v>
                </c:pt>
                <c:pt idx="409">
                  <c:v>2.291162</c:v>
                </c:pt>
                <c:pt idx="410">
                  <c:v>2.292522</c:v>
                </c:pt>
                <c:pt idx="411">
                  <c:v>2.288629</c:v>
                </c:pt>
                <c:pt idx="412">
                  <c:v>2.255813</c:v>
                </c:pt>
                <c:pt idx="413">
                  <c:v>2.17976</c:v>
                </c:pt>
                <c:pt idx="414">
                  <c:v>2.06177</c:v>
                </c:pt>
                <c:pt idx="415">
                  <c:v>1.940706</c:v>
                </c:pt>
                <c:pt idx="416">
                  <c:v>1.823587</c:v>
                </c:pt>
                <c:pt idx="417">
                  <c:v>1.726582</c:v>
                </c:pt>
                <c:pt idx="418">
                  <c:v>1.629124</c:v>
                </c:pt>
                <c:pt idx="419">
                  <c:v>1.528885</c:v>
                </c:pt>
                <c:pt idx="420">
                  <c:v>1.424129</c:v>
                </c:pt>
                <c:pt idx="421">
                  <c:v>1.314481</c:v>
                </c:pt>
                <c:pt idx="422">
                  <c:v>1.205991</c:v>
                </c:pt>
                <c:pt idx="423">
                  <c:v>1.094505</c:v>
                </c:pt>
                <c:pt idx="424">
                  <c:v>0.982931</c:v>
                </c:pt>
                <c:pt idx="425">
                  <c:v>0.872459</c:v>
                </c:pt>
                <c:pt idx="426">
                  <c:v>0.789051</c:v>
                </c:pt>
                <c:pt idx="427">
                  <c:v>0.729329</c:v>
                </c:pt>
                <c:pt idx="428">
                  <c:v>0.690775</c:v>
                </c:pt>
                <c:pt idx="429">
                  <c:v>0.67053</c:v>
                </c:pt>
                <c:pt idx="430">
                  <c:v>0.662327</c:v>
                </c:pt>
                <c:pt idx="431">
                  <c:v>0.666748</c:v>
                </c:pt>
                <c:pt idx="432">
                  <c:v>0.670742</c:v>
                </c:pt>
                <c:pt idx="433">
                  <c:v>0.682888</c:v>
                </c:pt>
                <c:pt idx="434">
                  <c:v>0.699174</c:v>
                </c:pt>
                <c:pt idx="435">
                  <c:v>0.702434</c:v>
                </c:pt>
                <c:pt idx="436">
                  <c:v>0.708199</c:v>
                </c:pt>
                <c:pt idx="437">
                  <c:v>0.733439</c:v>
                </c:pt>
                <c:pt idx="438">
                  <c:v>0.771804</c:v>
                </c:pt>
                <c:pt idx="439">
                  <c:v>0.824469</c:v>
                </c:pt>
                <c:pt idx="440">
                  <c:v>0.890309</c:v>
                </c:pt>
                <c:pt idx="441">
                  <c:v>0.96002</c:v>
                </c:pt>
                <c:pt idx="442">
                  <c:v>1.039007</c:v>
                </c:pt>
                <c:pt idx="443">
                  <c:v>1.110096</c:v>
                </c:pt>
                <c:pt idx="444">
                  <c:v>1.191558</c:v>
                </c:pt>
                <c:pt idx="445">
                  <c:v>1.32944</c:v>
                </c:pt>
                <c:pt idx="446">
                  <c:v>1.474131</c:v>
                </c:pt>
                <c:pt idx="447">
                  <c:v>1.640257</c:v>
                </c:pt>
                <c:pt idx="448">
                  <c:v>1.807008</c:v>
                </c:pt>
                <c:pt idx="449">
                  <c:v>1.927528</c:v>
                </c:pt>
                <c:pt idx="450">
                  <c:v>1.984292</c:v>
                </c:pt>
                <c:pt idx="451">
                  <c:v>1.944889</c:v>
                </c:pt>
                <c:pt idx="452">
                  <c:v>1.802379</c:v>
                </c:pt>
                <c:pt idx="453">
                  <c:v>1.729679</c:v>
                </c:pt>
                <c:pt idx="454">
                  <c:v>1.726347</c:v>
                </c:pt>
                <c:pt idx="455">
                  <c:v>1.740041</c:v>
                </c:pt>
                <c:pt idx="456">
                  <c:v>1.789417</c:v>
                </c:pt>
                <c:pt idx="457">
                  <c:v>1.892269</c:v>
                </c:pt>
                <c:pt idx="458">
                  <c:v>2.014721</c:v>
                </c:pt>
                <c:pt idx="459">
                  <c:v>2.096648</c:v>
                </c:pt>
                <c:pt idx="460">
                  <c:v>2.146387</c:v>
                </c:pt>
                <c:pt idx="461">
                  <c:v>2.112206</c:v>
                </c:pt>
                <c:pt idx="462">
                  <c:v>2.024716</c:v>
                </c:pt>
                <c:pt idx="463">
                  <c:v>1.897961</c:v>
                </c:pt>
                <c:pt idx="464">
                  <c:v>1.76719</c:v>
                </c:pt>
                <c:pt idx="465">
                  <c:v>1.65812</c:v>
                </c:pt>
                <c:pt idx="466">
                  <c:v>1.601707</c:v>
                </c:pt>
                <c:pt idx="467">
                  <c:v>1.592499</c:v>
                </c:pt>
                <c:pt idx="468">
                  <c:v>1.54151</c:v>
                </c:pt>
                <c:pt idx="469">
                  <c:v>1.526948</c:v>
                </c:pt>
                <c:pt idx="470">
                  <c:v>1.453489</c:v>
                </c:pt>
                <c:pt idx="471">
                  <c:v>1.431165</c:v>
                </c:pt>
                <c:pt idx="472">
                  <c:v>1.381676</c:v>
                </c:pt>
                <c:pt idx="473">
                  <c:v>1.345995</c:v>
                </c:pt>
                <c:pt idx="474">
                  <c:v>1.291165</c:v>
                </c:pt>
                <c:pt idx="475">
                  <c:v>1.237285</c:v>
                </c:pt>
                <c:pt idx="476">
                  <c:v>1.219502</c:v>
                </c:pt>
                <c:pt idx="477">
                  <c:v>1.207078</c:v>
                </c:pt>
                <c:pt idx="478">
                  <c:v>1.175866</c:v>
                </c:pt>
                <c:pt idx="479">
                  <c:v>1.164528</c:v>
                </c:pt>
                <c:pt idx="480">
                  <c:v>1.167682</c:v>
                </c:pt>
                <c:pt idx="481">
                  <c:v>1.190073</c:v>
                </c:pt>
                <c:pt idx="482">
                  <c:v>1.209735</c:v>
                </c:pt>
                <c:pt idx="483">
                  <c:v>1.240489</c:v>
                </c:pt>
                <c:pt idx="484">
                  <c:v>1.305205</c:v>
                </c:pt>
                <c:pt idx="485">
                  <c:v>1.374815</c:v>
                </c:pt>
                <c:pt idx="486">
                  <c:v>1.407787</c:v>
                </c:pt>
                <c:pt idx="487">
                  <c:v>1.415542</c:v>
                </c:pt>
                <c:pt idx="488">
                  <c:v>1.440966</c:v>
                </c:pt>
                <c:pt idx="489">
                  <c:v>1.4799</c:v>
                </c:pt>
                <c:pt idx="490">
                  <c:v>1.545979</c:v>
                </c:pt>
                <c:pt idx="491">
                  <c:v>1.614115</c:v>
                </c:pt>
                <c:pt idx="492">
                  <c:v>1.683489</c:v>
                </c:pt>
                <c:pt idx="493">
                  <c:v>1.718369</c:v>
                </c:pt>
                <c:pt idx="494">
                  <c:v>1.717845</c:v>
                </c:pt>
                <c:pt idx="495">
                  <c:v>1.703042</c:v>
                </c:pt>
                <c:pt idx="496">
                  <c:v>1.630112</c:v>
                </c:pt>
                <c:pt idx="497">
                  <c:v>1.563813</c:v>
                </c:pt>
                <c:pt idx="498">
                  <c:v>1.564866</c:v>
                </c:pt>
                <c:pt idx="499">
                  <c:v>1.607674</c:v>
                </c:pt>
                <c:pt idx="500">
                  <c:v>1.697793</c:v>
                </c:pt>
                <c:pt idx="501">
                  <c:v>1.83508</c:v>
                </c:pt>
                <c:pt idx="502">
                  <c:v>2.014249</c:v>
                </c:pt>
                <c:pt idx="503">
                  <c:v>2.172574</c:v>
                </c:pt>
                <c:pt idx="504">
                  <c:v>2.292455</c:v>
                </c:pt>
                <c:pt idx="505">
                  <c:v>2.348164</c:v>
                </c:pt>
                <c:pt idx="506">
                  <c:v>2.33119</c:v>
                </c:pt>
                <c:pt idx="507">
                  <c:v>2.296502</c:v>
                </c:pt>
                <c:pt idx="508">
                  <c:v>2.276353</c:v>
                </c:pt>
                <c:pt idx="509">
                  <c:v>2.248482</c:v>
                </c:pt>
                <c:pt idx="510">
                  <c:v>2.209231</c:v>
                </c:pt>
                <c:pt idx="511">
                  <c:v>2.121565</c:v>
                </c:pt>
                <c:pt idx="512">
                  <c:v>2.027814</c:v>
                </c:pt>
                <c:pt idx="513">
                  <c:v>1.945046</c:v>
                </c:pt>
                <c:pt idx="514">
                  <c:v>1.883923</c:v>
                </c:pt>
                <c:pt idx="515">
                  <c:v>1.824446</c:v>
                </c:pt>
                <c:pt idx="516">
                  <c:v>1.763543</c:v>
                </c:pt>
                <c:pt idx="517">
                  <c:v>1.680882</c:v>
                </c:pt>
                <c:pt idx="518">
                  <c:v>1.559395</c:v>
                </c:pt>
                <c:pt idx="519">
                  <c:v>1.422779</c:v>
                </c:pt>
                <c:pt idx="520">
                  <c:v>1.266933</c:v>
                </c:pt>
                <c:pt idx="521">
                  <c:v>1.127607</c:v>
                </c:pt>
                <c:pt idx="522">
                  <c:v>1.023559</c:v>
                </c:pt>
                <c:pt idx="523">
                  <c:v>0.952664</c:v>
                </c:pt>
                <c:pt idx="524">
                  <c:v>0.91131</c:v>
                </c:pt>
                <c:pt idx="525">
                  <c:v>0.919342</c:v>
                </c:pt>
                <c:pt idx="526">
                  <c:v>0.970878</c:v>
                </c:pt>
                <c:pt idx="527">
                  <c:v>1.029035</c:v>
                </c:pt>
                <c:pt idx="528">
                  <c:v>1.068281</c:v>
                </c:pt>
                <c:pt idx="529">
                  <c:v>1.0608</c:v>
                </c:pt>
                <c:pt idx="530">
                  <c:v>0.994405</c:v>
                </c:pt>
                <c:pt idx="531">
                  <c:v>0.909497</c:v>
                </c:pt>
                <c:pt idx="532">
                  <c:v>0.839439</c:v>
                </c:pt>
                <c:pt idx="533">
                  <c:v>0.82032</c:v>
                </c:pt>
                <c:pt idx="534">
                  <c:v>0.866241</c:v>
                </c:pt>
                <c:pt idx="535">
                  <c:v>0.916565</c:v>
                </c:pt>
                <c:pt idx="536">
                  <c:v>0.984396</c:v>
                </c:pt>
                <c:pt idx="537">
                  <c:v>1.068596</c:v>
                </c:pt>
                <c:pt idx="538">
                  <c:v>1.173986</c:v>
                </c:pt>
                <c:pt idx="539">
                  <c:v>1.270258</c:v>
                </c:pt>
                <c:pt idx="540">
                  <c:v>1.396119</c:v>
                </c:pt>
                <c:pt idx="541">
                  <c:v>1.491185</c:v>
                </c:pt>
                <c:pt idx="542">
                  <c:v>1.59157</c:v>
                </c:pt>
                <c:pt idx="543">
                  <c:v>1.695112</c:v>
                </c:pt>
                <c:pt idx="544">
                  <c:v>1.765957</c:v>
                </c:pt>
                <c:pt idx="545">
                  <c:v>1.812855</c:v>
                </c:pt>
                <c:pt idx="546">
                  <c:v>1.854205</c:v>
                </c:pt>
                <c:pt idx="547">
                  <c:v>1.920978</c:v>
                </c:pt>
                <c:pt idx="548">
                  <c:v>1.979267</c:v>
                </c:pt>
                <c:pt idx="549">
                  <c:v>2.082156</c:v>
                </c:pt>
                <c:pt idx="550">
                  <c:v>2.152009</c:v>
                </c:pt>
                <c:pt idx="551">
                  <c:v>2.21408</c:v>
                </c:pt>
                <c:pt idx="552">
                  <c:v>2.264676</c:v>
                </c:pt>
                <c:pt idx="553">
                  <c:v>2.292163</c:v>
                </c:pt>
                <c:pt idx="554">
                  <c:v>2.323795</c:v>
                </c:pt>
                <c:pt idx="555">
                  <c:v>2.357481</c:v>
                </c:pt>
                <c:pt idx="556">
                  <c:v>2.343848</c:v>
                </c:pt>
                <c:pt idx="557">
                  <c:v>2.293875</c:v>
                </c:pt>
                <c:pt idx="558">
                  <c:v>2.190183</c:v>
                </c:pt>
                <c:pt idx="559">
                  <c:v>2.053691</c:v>
                </c:pt>
                <c:pt idx="560">
                  <c:v>1.927266</c:v>
                </c:pt>
                <c:pt idx="561">
                  <c:v>1.834796</c:v>
                </c:pt>
                <c:pt idx="562">
                  <c:v>1.786416</c:v>
                </c:pt>
                <c:pt idx="563">
                  <c:v>1.746689</c:v>
                </c:pt>
                <c:pt idx="564">
                  <c:v>1.697035</c:v>
                </c:pt>
                <c:pt idx="565">
                  <c:v>1.649185</c:v>
                </c:pt>
                <c:pt idx="566">
                  <c:v>1.602313</c:v>
                </c:pt>
                <c:pt idx="567">
                  <c:v>1.535704</c:v>
                </c:pt>
                <c:pt idx="568">
                  <c:v>1.458877</c:v>
                </c:pt>
                <c:pt idx="569">
                  <c:v>1.372449</c:v>
                </c:pt>
                <c:pt idx="570">
                  <c:v>1.314136</c:v>
                </c:pt>
                <c:pt idx="571">
                  <c:v>1.267946</c:v>
                </c:pt>
                <c:pt idx="572">
                  <c:v>1.232323</c:v>
                </c:pt>
                <c:pt idx="573">
                  <c:v>1.212012</c:v>
                </c:pt>
                <c:pt idx="574">
                  <c:v>1.200026</c:v>
                </c:pt>
                <c:pt idx="575">
                  <c:v>1.187584</c:v>
                </c:pt>
                <c:pt idx="576">
                  <c:v>1.201016</c:v>
                </c:pt>
                <c:pt idx="577">
                  <c:v>1.247223</c:v>
                </c:pt>
                <c:pt idx="578">
                  <c:v>1.292114</c:v>
                </c:pt>
                <c:pt idx="579">
                  <c:v>1.352673</c:v>
                </c:pt>
                <c:pt idx="580">
                  <c:v>1.432877</c:v>
                </c:pt>
                <c:pt idx="581">
                  <c:v>1.497149</c:v>
                </c:pt>
                <c:pt idx="582">
                  <c:v>1.525711</c:v>
                </c:pt>
                <c:pt idx="583">
                  <c:v>1.523449</c:v>
                </c:pt>
                <c:pt idx="584">
                  <c:v>1.492543</c:v>
                </c:pt>
                <c:pt idx="585">
                  <c:v>1.506025</c:v>
                </c:pt>
                <c:pt idx="586">
                  <c:v>1.588079</c:v>
                </c:pt>
                <c:pt idx="587">
                  <c:v>1.692114</c:v>
                </c:pt>
                <c:pt idx="588">
                  <c:v>1.77475</c:v>
                </c:pt>
                <c:pt idx="589">
                  <c:v>1.81451</c:v>
                </c:pt>
                <c:pt idx="590">
                  <c:v>1.858724</c:v>
                </c:pt>
                <c:pt idx="591">
                  <c:v>1.807382</c:v>
                </c:pt>
                <c:pt idx="592">
                  <c:v>1.750635</c:v>
                </c:pt>
                <c:pt idx="593">
                  <c:v>1.711721</c:v>
                </c:pt>
                <c:pt idx="594">
                  <c:v>1.724521</c:v>
                </c:pt>
                <c:pt idx="595">
                  <c:v>1.792982</c:v>
                </c:pt>
                <c:pt idx="596">
                  <c:v>1.883108</c:v>
                </c:pt>
                <c:pt idx="597">
                  <c:v>2.034482</c:v>
                </c:pt>
                <c:pt idx="598">
                  <c:v>2.244734</c:v>
                </c:pt>
                <c:pt idx="599">
                  <c:v>2.457769</c:v>
                </c:pt>
                <c:pt idx="600">
                  <c:v>2.633803</c:v>
                </c:pt>
                <c:pt idx="601">
                  <c:v>2.719368</c:v>
                </c:pt>
                <c:pt idx="602">
                  <c:v>2.725849</c:v>
                </c:pt>
                <c:pt idx="603">
                  <c:v>2.694764</c:v>
                </c:pt>
                <c:pt idx="604">
                  <c:v>2.608158</c:v>
                </c:pt>
                <c:pt idx="605">
                  <c:v>2.486389</c:v>
                </c:pt>
                <c:pt idx="606">
                  <c:v>2.340719</c:v>
                </c:pt>
                <c:pt idx="607">
                  <c:v>2.184028</c:v>
                </c:pt>
                <c:pt idx="608">
                  <c:v>2.026956</c:v>
                </c:pt>
                <c:pt idx="609">
                  <c:v>1.851905</c:v>
                </c:pt>
                <c:pt idx="610">
                  <c:v>1.692613</c:v>
                </c:pt>
                <c:pt idx="611">
                  <c:v>1.560068</c:v>
                </c:pt>
                <c:pt idx="612">
                  <c:v>1.420186</c:v>
                </c:pt>
                <c:pt idx="613">
                  <c:v>1.281736</c:v>
                </c:pt>
                <c:pt idx="614">
                  <c:v>1.176213</c:v>
                </c:pt>
                <c:pt idx="615">
                  <c:v>1.054545</c:v>
                </c:pt>
                <c:pt idx="616">
                  <c:v>0.955852</c:v>
                </c:pt>
                <c:pt idx="617">
                  <c:v>0.877642</c:v>
                </c:pt>
                <c:pt idx="618">
                  <c:v>0.812147</c:v>
                </c:pt>
                <c:pt idx="619">
                  <c:v>0.761706</c:v>
                </c:pt>
                <c:pt idx="620">
                  <c:v>0.709434</c:v>
                </c:pt>
                <c:pt idx="621">
                  <c:v>0.683593</c:v>
                </c:pt>
                <c:pt idx="622">
                  <c:v>0.687233</c:v>
                </c:pt>
                <c:pt idx="623">
                  <c:v>0.711224</c:v>
                </c:pt>
                <c:pt idx="624">
                  <c:v>0.733558</c:v>
                </c:pt>
                <c:pt idx="625">
                  <c:v>0.740398</c:v>
                </c:pt>
                <c:pt idx="626">
                  <c:v>0.731623</c:v>
                </c:pt>
                <c:pt idx="627">
                  <c:v>0.722947</c:v>
                </c:pt>
                <c:pt idx="628">
                  <c:v>0.706202</c:v>
                </c:pt>
                <c:pt idx="629">
                  <c:v>0.705149</c:v>
                </c:pt>
                <c:pt idx="630">
                  <c:v>0.716855</c:v>
                </c:pt>
                <c:pt idx="631">
                  <c:v>0.74255</c:v>
                </c:pt>
                <c:pt idx="632">
                  <c:v>0.783893</c:v>
                </c:pt>
                <c:pt idx="633">
                  <c:v>0.832273</c:v>
                </c:pt>
                <c:pt idx="634">
                  <c:v>0.90469</c:v>
                </c:pt>
                <c:pt idx="635">
                  <c:v>1.008658</c:v>
                </c:pt>
                <c:pt idx="636">
                  <c:v>1.131917</c:v>
                </c:pt>
                <c:pt idx="637">
                  <c:v>1.25347</c:v>
                </c:pt>
                <c:pt idx="638">
                  <c:v>1.336413</c:v>
                </c:pt>
                <c:pt idx="639">
                  <c:v>1.396962</c:v>
                </c:pt>
                <c:pt idx="640">
                  <c:v>1.422553</c:v>
                </c:pt>
                <c:pt idx="641">
                  <c:v>1.446661</c:v>
                </c:pt>
                <c:pt idx="642">
                  <c:v>1.502872</c:v>
                </c:pt>
                <c:pt idx="643">
                  <c:v>1.545408</c:v>
                </c:pt>
                <c:pt idx="644">
                  <c:v>1.622628</c:v>
                </c:pt>
                <c:pt idx="645">
                  <c:v>1.738839</c:v>
                </c:pt>
                <c:pt idx="646">
                  <c:v>1.839778</c:v>
                </c:pt>
                <c:pt idx="647">
                  <c:v>1.991826</c:v>
                </c:pt>
                <c:pt idx="648">
                  <c:v>2.126996</c:v>
                </c:pt>
                <c:pt idx="649">
                  <c:v>2.265403</c:v>
                </c:pt>
                <c:pt idx="650">
                  <c:v>2.384244</c:v>
                </c:pt>
                <c:pt idx="651">
                  <c:v>2.433977</c:v>
                </c:pt>
                <c:pt idx="652">
                  <c:v>2.448629</c:v>
                </c:pt>
                <c:pt idx="653">
                  <c:v>2.393194</c:v>
                </c:pt>
                <c:pt idx="654">
                  <c:v>2.313759</c:v>
                </c:pt>
                <c:pt idx="655">
                  <c:v>2.187759</c:v>
                </c:pt>
                <c:pt idx="656">
                  <c:v>2.077251</c:v>
                </c:pt>
                <c:pt idx="657">
                  <c:v>1.951387</c:v>
                </c:pt>
                <c:pt idx="658">
                  <c:v>1.861413</c:v>
                </c:pt>
                <c:pt idx="659">
                  <c:v>1.831805</c:v>
                </c:pt>
                <c:pt idx="660">
                  <c:v>1.789109</c:v>
                </c:pt>
                <c:pt idx="661">
                  <c:v>1.765183</c:v>
                </c:pt>
                <c:pt idx="662">
                  <c:v>1.734554</c:v>
                </c:pt>
                <c:pt idx="663">
                  <c:v>1.667944</c:v>
                </c:pt>
                <c:pt idx="664">
                  <c:v>1.586147</c:v>
                </c:pt>
                <c:pt idx="665">
                  <c:v>1.494231</c:v>
                </c:pt>
                <c:pt idx="666">
                  <c:v>1.434458</c:v>
                </c:pt>
                <c:pt idx="667">
                  <c:v>1.37244</c:v>
                </c:pt>
                <c:pt idx="668">
                  <c:v>1.323676</c:v>
                </c:pt>
                <c:pt idx="669">
                  <c:v>1.283092</c:v>
                </c:pt>
                <c:pt idx="670">
                  <c:v>1.241438</c:v>
                </c:pt>
                <c:pt idx="671">
                  <c:v>1.197443</c:v>
                </c:pt>
                <c:pt idx="672">
                  <c:v>1.172351</c:v>
                </c:pt>
                <c:pt idx="673">
                  <c:v>1.168392</c:v>
                </c:pt>
                <c:pt idx="674">
                  <c:v>1.187016</c:v>
                </c:pt>
                <c:pt idx="675">
                  <c:v>1.211821</c:v>
                </c:pt>
                <c:pt idx="676">
                  <c:v>1.217827</c:v>
                </c:pt>
                <c:pt idx="677">
                  <c:v>1.252122</c:v>
                </c:pt>
                <c:pt idx="678">
                  <c:v>1.309084</c:v>
                </c:pt>
                <c:pt idx="679">
                  <c:v>1.373453</c:v>
                </c:pt>
                <c:pt idx="680">
                  <c:v>1.439878</c:v>
                </c:pt>
                <c:pt idx="681">
                  <c:v>1.484799</c:v>
                </c:pt>
                <c:pt idx="682">
                  <c:v>1.525241</c:v>
                </c:pt>
                <c:pt idx="683">
                  <c:v>1.577326</c:v>
                </c:pt>
                <c:pt idx="684">
                  <c:v>1.638291</c:v>
                </c:pt>
                <c:pt idx="685">
                  <c:v>1.711817</c:v>
                </c:pt>
                <c:pt idx="686">
                  <c:v>1.804245</c:v>
                </c:pt>
                <c:pt idx="687">
                  <c:v>1.864205</c:v>
                </c:pt>
                <c:pt idx="688">
                  <c:v>1.862487</c:v>
                </c:pt>
                <c:pt idx="689">
                  <c:v>1.809658</c:v>
                </c:pt>
                <c:pt idx="690">
                  <c:v>1.786529</c:v>
                </c:pt>
                <c:pt idx="691">
                  <c:v>1.762998</c:v>
                </c:pt>
                <c:pt idx="692">
                  <c:v>1.786445</c:v>
                </c:pt>
                <c:pt idx="693">
                  <c:v>1.838158</c:v>
                </c:pt>
                <c:pt idx="694">
                  <c:v>1.919229</c:v>
                </c:pt>
                <c:pt idx="695">
                  <c:v>1.997324</c:v>
                </c:pt>
                <c:pt idx="696">
                  <c:v>2.056577</c:v>
                </c:pt>
                <c:pt idx="697">
                  <c:v>2.087061</c:v>
                </c:pt>
                <c:pt idx="698">
                  <c:v>2.099232</c:v>
                </c:pt>
                <c:pt idx="699">
                  <c:v>2.089777</c:v>
                </c:pt>
                <c:pt idx="700">
                  <c:v>2.052706</c:v>
                </c:pt>
                <c:pt idx="701">
                  <c:v>1.96299</c:v>
                </c:pt>
                <c:pt idx="702">
                  <c:v>1.852447</c:v>
                </c:pt>
                <c:pt idx="703">
                  <c:v>1.689449</c:v>
                </c:pt>
                <c:pt idx="704">
                  <c:v>1.510672</c:v>
                </c:pt>
                <c:pt idx="705">
                  <c:v>1.368524</c:v>
                </c:pt>
                <c:pt idx="706">
                  <c:v>1.246508</c:v>
                </c:pt>
                <c:pt idx="707">
                  <c:v>1.14154</c:v>
                </c:pt>
                <c:pt idx="708">
                  <c:v>1.055653</c:v>
                </c:pt>
                <c:pt idx="709">
                  <c:v>0.985381</c:v>
                </c:pt>
                <c:pt idx="710">
                  <c:v>0.935388</c:v>
                </c:pt>
                <c:pt idx="711">
                  <c:v>0.87569</c:v>
                </c:pt>
                <c:pt idx="712">
                  <c:v>0.807105</c:v>
                </c:pt>
                <c:pt idx="713">
                  <c:v>0.739121</c:v>
                </c:pt>
                <c:pt idx="714">
                  <c:v>0.69302</c:v>
                </c:pt>
                <c:pt idx="715">
                  <c:v>0.659985</c:v>
                </c:pt>
                <c:pt idx="716">
                  <c:v>0.656827</c:v>
                </c:pt>
                <c:pt idx="717">
                  <c:v>0.653396</c:v>
                </c:pt>
                <c:pt idx="718">
                  <c:v>0.663454</c:v>
                </c:pt>
                <c:pt idx="719">
                  <c:v>0.683634</c:v>
                </c:pt>
                <c:pt idx="720">
                  <c:v>0.714019</c:v>
                </c:pt>
                <c:pt idx="721">
                  <c:v>0.747209</c:v>
                </c:pt>
                <c:pt idx="722">
                  <c:v>0.777857</c:v>
                </c:pt>
                <c:pt idx="723">
                  <c:v>0.82476</c:v>
                </c:pt>
                <c:pt idx="724">
                  <c:v>0.866486</c:v>
                </c:pt>
                <c:pt idx="725">
                  <c:v>0.908306</c:v>
                </c:pt>
                <c:pt idx="726">
                  <c:v>0.944331</c:v>
                </c:pt>
                <c:pt idx="727">
                  <c:v>0.987646</c:v>
                </c:pt>
                <c:pt idx="728">
                  <c:v>1.012831</c:v>
                </c:pt>
                <c:pt idx="729">
                  <c:v>1.052158</c:v>
                </c:pt>
                <c:pt idx="730">
                  <c:v>1.128475</c:v>
                </c:pt>
                <c:pt idx="731">
                  <c:v>1.215014</c:v>
                </c:pt>
                <c:pt idx="732">
                  <c:v>1.31175</c:v>
                </c:pt>
                <c:pt idx="733">
                  <c:v>1.385996</c:v>
                </c:pt>
                <c:pt idx="734">
                  <c:v>1.435264</c:v>
                </c:pt>
                <c:pt idx="735">
                  <c:v>1.508309</c:v>
                </c:pt>
                <c:pt idx="736">
                  <c:v>1.551448</c:v>
                </c:pt>
                <c:pt idx="737">
                  <c:v>1.599009</c:v>
                </c:pt>
                <c:pt idx="738">
                  <c:v>1.620162</c:v>
                </c:pt>
                <c:pt idx="739">
                  <c:v>1.643306</c:v>
                </c:pt>
                <c:pt idx="740">
                  <c:v>1.678362</c:v>
                </c:pt>
                <c:pt idx="741">
                  <c:v>1.69599</c:v>
                </c:pt>
                <c:pt idx="742">
                  <c:v>1.739257</c:v>
                </c:pt>
                <c:pt idx="743">
                  <c:v>1.760386</c:v>
                </c:pt>
                <c:pt idx="744">
                  <c:v>1.85498</c:v>
                </c:pt>
                <c:pt idx="745">
                  <c:v>1.92663</c:v>
                </c:pt>
                <c:pt idx="746">
                  <c:v>1.96544</c:v>
                </c:pt>
                <c:pt idx="747">
                  <c:v>2.025336</c:v>
                </c:pt>
                <c:pt idx="748">
                  <c:v>2.043883</c:v>
                </c:pt>
                <c:pt idx="749">
                  <c:v>2.028522</c:v>
                </c:pt>
                <c:pt idx="750">
                  <c:v>1.954726</c:v>
                </c:pt>
                <c:pt idx="751">
                  <c:v>1.826355</c:v>
                </c:pt>
                <c:pt idx="752">
                  <c:v>1.690506</c:v>
                </c:pt>
                <c:pt idx="753">
                  <c:v>1.605725</c:v>
                </c:pt>
                <c:pt idx="754">
                  <c:v>1.555759</c:v>
                </c:pt>
                <c:pt idx="755">
                  <c:v>1.522985</c:v>
                </c:pt>
                <c:pt idx="756">
                  <c:v>1.492345</c:v>
                </c:pt>
                <c:pt idx="757">
                  <c:v>1.47882</c:v>
                </c:pt>
                <c:pt idx="758">
                  <c:v>1.457191</c:v>
                </c:pt>
                <c:pt idx="759">
                  <c:v>1.438136</c:v>
                </c:pt>
                <c:pt idx="760">
                  <c:v>1.430282</c:v>
                </c:pt>
                <c:pt idx="761">
                  <c:v>1.435778</c:v>
                </c:pt>
                <c:pt idx="762">
                  <c:v>1.439938</c:v>
                </c:pt>
                <c:pt idx="763">
                  <c:v>1.436158</c:v>
                </c:pt>
                <c:pt idx="764">
                  <c:v>1.420982</c:v>
                </c:pt>
                <c:pt idx="765">
                  <c:v>1.402823</c:v>
                </c:pt>
                <c:pt idx="766">
                  <c:v>1.395928</c:v>
                </c:pt>
                <c:pt idx="767">
                  <c:v>1.373229</c:v>
                </c:pt>
                <c:pt idx="768">
                  <c:v>1.340937</c:v>
                </c:pt>
                <c:pt idx="769">
                  <c:v>1.313552</c:v>
                </c:pt>
                <c:pt idx="770">
                  <c:v>1.288995</c:v>
                </c:pt>
                <c:pt idx="771">
                  <c:v>1.26722</c:v>
                </c:pt>
                <c:pt idx="772">
                  <c:v>1.26219</c:v>
                </c:pt>
                <c:pt idx="773">
                  <c:v>1.255313</c:v>
                </c:pt>
                <c:pt idx="774">
                  <c:v>1.271873</c:v>
                </c:pt>
                <c:pt idx="775">
                  <c:v>1.303132</c:v>
                </c:pt>
                <c:pt idx="776">
                  <c:v>1.330783</c:v>
                </c:pt>
                <c:pt idx="777">
                  <c:v>1.369775</c:v>
                </c:pt>
                <c:pt idx="778">
                  <c:v>1.423058</c:v>
                </c:pt>
                <c:pt idx="779">
                  <c:v>1.492855</c:v>
                </c:pt>
                <c:pt idx="780">
                  <c:v>1.559793</c:v>
                </c:pt>
                <c:pt idx="781">
                  <c:v>1.6314</c:v>
                </c:pt>
                <c:pt idx="782">
                  <c:v>1.69232</c:v>
                </c:pt>
                <c:pt idx="783">
                  <c:v>1.711129</c:v>
                </c:pt>
                <c:pt idx="784">
                  <c:v>1.721513</c:v>
                </c:pt>
                <c:pt idx="785">
                  <c:v>1.735446</c:v>
                </c:pt>
                <c:pt idx="786">
                  <c:v>1.70708</c:v>
                </c:pt>
                <c:pt idx="787">
                  <c:v>1.699702</c:v>
                </c:pt>
                <c:pt idx="788">
                  <c:v>1.720734</c:v>
                </c:pt>
                <c:pt idx="789">
                  <c:v>1.768906</c:v>
                </c:pt>
                <c:pt idx="790">
                  <c:v>1.854709</c:v>
                </c:pt>
                <c:pt idx="791">
                  <c:v>1.982994</c:v>
                </c:pt>
                <c:pt idx="792">
                  <c:v>2.134357</c:v>
                </c:pt>
                <c:pt idx="793">
                  <c:v>2.239188</c:v>
                </c:pt>
                <c:pt idx="794">
                  <c:v>2.320186</c:v>
                </c:pt>
                <c:pt idx="795">
                  <c:v>2.342451</c:v>
                </c:pt>
                <c:pt idx="796">
                  <c:v>2.285437</c:v>
                </c:pt>
                <c:pt idx="797">
                  <c:v>2.205637</c:v>
                </c:pt>
                <c:pt idx="798">
                  <c:v>2.102382</c:v>
                </c:pt>
                <c:pt idx="799">
                  <c:v>1.947394</c:v>
                </c:pt>
                <c:pt idx="800">
                  <c:v>1.764581</c:v>
                </c:pt>
                <c:pt idx="801">
                  <c:v>1.606639</c:v>
                </c:pt>
                <c:pt idx="802">
                  <c:v>1.475457</c:v>
                </c:pt>
                <c:pt idx="803">
                  <c:v>1.355213</c:v>
                </c:pt>
                <c:pt idx="804">
                  <c:v>1.242178</c:v>
                </c:pt>
                <c:pt idx="805">
                  <c:v>1.147572</c:v>
                </c:pt>
                <c:pt idx="806">
                  <c:v>1.052795</c:v>
                </c:pt>
                <c:pt idx="807">
                  <c:v>0.97025</c:v>
                </c:pt>
                <c:pt idx="808">
                  <c:v>0.901053</c:v>
                </c:pt>
                <c:pt idx="809">
                  <c:v>0.838286</c:v>
                </c:pt>
                <c:pt idx="810">
                  <c:v>0.775072</c:v>
                </c:pt>
                <c:pt idx="811">
                  <c:v>0.733002</c:v>
                </c:pt>
                <c:pt idx="812">
                  <c:v>0.69413</c:v>
                </c:pt>
                <c:pt idx="813">
                  <c:v>0.656072</c:v>
                </c:pt>
                <c:pt idx="814">
                  <c:v>0.627793</c:v>
                </c:pt>
                <c:pt idx="815">
                  <c:v>0.616305</c:v>
                </c:pt>
                <c:pt idx="816">
                  <c:v>0.622047</c:v>
                </c:pt>
                <c:pt idx="817">
                  <c:v>0.636097</c:v>
                </c:pt>
                <c:pt idx="818">
                  <c:v>0.657211</c:v>
                </c:pt>
                <c:pt idx="819">
                  <c:v>0.683296</c:v>
                </c:pt>
                <c:pt idx="820">
                  <c:v>0.719351</c:v>
                </c:pt>
                <c:pt idx="821">
                  <c:v>0.757063</c:v>
                </c:pt>
                <c:pt idx="822">
                  <c:v>0.790638</c:v>
                </c:pt>
                <c:pt idx="823">
                  <c:v>0.835374</c:v>
                </c:pt>
                <c:pt idx="824">
                  <c:v>0.87451</c:v>
                </c:pt>
                <c:pt idx="825">
                  <c:v>0.910816</c:v>
                </c:pt>
                <c:pt idx="826">
                  <c:v>0.961682</c:v>
                </c:pt>
                <c:pt idx="827">
                  <c:v>1.001609</c:v>
                </c:pt>
                <c:pt idx="828">
                  <c:v>1.047184</c:v>
                </c:pt>
                <c:pt idx="829">
                  <c:v>1.115792</c:v>
                </c:pt>
                <c:pt idx="830">
                  <c:v>1.237247</c:v>
                </c:pt>
                <c:pt idx="831">
                  <c:v>1.352586</c:v>
                </c:pt>
                <c:pt idx="832">
                  <c:v>1.477945</c:v>
                </c:pt>
                <c:pt idx="833">
                  <c:v>1.609196</c:v>
                </c:pt>
                <c:pt idx="834">
                  <c:v>1.691344</c:v>
                </c:pt>
                <c:pt idx="835">
                  <c:v>1.754748</c:v>
                </c:pt>
                <c:pt idx="836">
                  <c:v>1.752386</c:v>
                </c:pt>
                <c:pt idx="837">
                  <c:v>1.721311</c:v>
                </c:pt>
                <c:pt idx="838">
                  <c:v>1.699485</c:v>
                </c:pt>
                <c:pt idx="839">
                  <c:v>1.672895</c:v>
                </c:pt>
                <c:pt idx="840">
                  <c:v>1.652636</c:v>
                </c:pt>
                <c:pt idx="841">
                  <c:v>1.673586</c:v>
                </c:pt>
                <c:pt idx="842">
                  <c:v>1.733501</c:v>
                </c:pt>
                <c:pt idx="843">
                  <c:v>1.841457</c:v>
                </c:pt>
                <c:pt idx="844">
                  <c:v>1.956299</c:v>
                </c:pt>
                <c:pt idx="845">
                  <c:v>2.05139</c:v>
                </c:pt>
                <c:pt idx="846">
                  <c:v>2.116798</c:v>
                </c:pt>
                <c:pt idx="847">
                  <c:v>2.104648</c:v>
                </c:pt>
                <c:pt idx="848">
                  <c:v>2.078664</c:v>
                </c:pt>
                <c:pt idx="849">
                  <c:v>1.969099</c:v>
                </c:pt>
                <c:pt idx="850">
                  <c:v>1.854619</c:v>
                </c:pt>
                <c:pt idx="851">
                  <c:v>1.708795</c:v>
                </c:pt>
                <c:pt idx="852">
                  <c:v>1.573747</c:v>
                </c:pt>
                <c:pt idx="853">
                  <c:v>1.508607</c:v>
                </c:pt>
                <c:pt idx="854">
                  <c:v>1.488988</c:v>
                </c:pt>
                <c:pt idx="855">
                  <c:v>1.472848</c:v>
                </c:pt>
                <c:pt idx="856">
                  <c:v>1.463539</c:v>
                </c:pt>
                <c:pt idx="857">
                  <c:v>1.447705</c:v>
                </c:pt>
                <c:pt idx="858">
                  <c:v>1.429592</c:v>
                </c:pt>
                <c:pt idx="859">
                  <c:v>1.43233</c:v>
                </c:pt>
                <c:pt idx="860">
                  <c:v>1.434802</c:v>
                </c:pt>
                <c:pt idx="861">
                  <c:v>1.421036</c:v>
                </c:pt>
                <c:pt idx="862">
                  <c:v>1.392415</c:v>
                </c:pt>
                <c:pt idx="863">
                  <c:v>1.38013</c:v>
                </c:pt>
                <c:pt idx="864">
                  <c:v>1.368207</c:v>
                </c:pt>
                <c:pt idx="865">
                  <c:v>1.36478</c:v>
                </c:pt>
                <c:pt idx="866">
                  <c:v>1.344635</c:v>
                </c:pt>
                <c:pt idx="867">
                  <c:v>1.327962</c:v>
                </c:pt>
                <c:pt idx="868">
                  <c:v>1.311161</c:v>
                </c:pt>
                <c:pt idx="869">
                  <c:v>1.305054</c:v>
                </c:pt>
                <c:pt idx="870">
                  <c:v>1.304099</c:v>
                </c:pt>
                <c:pt idx="871">
                  <c:v>1.316088</c:v>
                </c:pt>
                <c:pt idx="872">
                  <c:v>1.325735</c:v>
                </c:pt>
                <c:pt idx="873">
                  <c:v>1.338932</c:v>
                </c:pt>
                <c:pt idx="874">
                  <c:v>1.360433</c:v>
                </c:pt>
                <c:pt idx="875">
                  <c:v>1.406715</c:v>
                </c:pt>
                <c:pt idx="876">
                  <c:v>1.44334</c:v>
                </c:pt>
                <c:pt idx="877">
                  <c:v>1.471509</c:v>
                </c:pt>
                <c:pt idx="878">
                  <c:v>1.521231</c:v>
                </c:pt>
                <c:pt idx="879">
                  <c:v>1.575505</c:v>
                </c:pt>
                <c:pt idx="880">
                  <c:v>1.610229</c:v>
                </c:pt>
                <c:pt idx="881">
                  <c:v>1.636047</c:v>
                </c:pt>
                <c:pt idx="882">
                  <c:v>1.665459</c:v>
                </c:pt>
                <c:pt idx="883">
                  <c:v>1.680266</c:v>
                </c:pt>
                <c:pt idx="884">
                  <c:v>1.746074</c:v>
                </c:pt>
                <c:pt idx="885">
                  <c:v>1.777061</c:v>
                </c:pt>
                <c:pt idx="886">
                  <c:v>1.802563</c:v>
                </c:pt>
                <c:pt idx="887">
                  <c:v>1.833031</c:v>
                </c:pt>
                <c:pt idx="888">
                  <c:v>1.85818</c:v>
                </c:pt>
                <c:pt idx="889">
                  <c:v>1.917023</c:v>
                </c:pt>
                <c:pt idx="890">
                  <c:v>1.974527</c:v>
                </c:pt>
                <c:pt idx="891">
                  <c:v>2.064767</c:v>
                </c:pt>
                <c:pt idx="892">
                  <c:v>2.154643</c:v>
                </c:pt>
                <c:pt idx="893">
                  <c:v>2.191885</c:v>
                </c:pt>
                <c:pt idx="894">
                  <c:v>2.174681</c:v>
                </c:pt>
                <c:pt idx="895">
                  <c:v>2.138111</c:v>
                </c:pt>
                <c:pt idx="896">
                  <c:v>2.078403</c:v>
                </c:pt>
                <c:pt idx="897">
                  <c:v>1.960967</c:v>
                </c:pt>
                <c:pt idx="898">
                  <c:v>1.834954</c:v>
                </c:pt>
                <c:pt idx="899">
                  <c:v>1.674327</c:v>
                </c:pt>
                <c:pt idx="900">
                  <c:v>1.520872</c:v>
                </c:pt>
                <c:pt idx="901">
                  <c:v>1.408235</c:v>
                </c:pt>
                <c:pt idx="902">
                  <c:v>1.312562</c:v>
                </c:pt>
                <c:pt idx="903">
                  <c:v>1.2429</c:v>
                </c:pt>
                <c:pt idx="904">
                  <c:v>1.183043</c:v>
                </c:pt>
                <c:pt idx="905">
                  <c:v>1.113642</c:v>
                </c:pt>
                <c:pt idx="906">
                  <c:v>1.038428</c:v>
                </c:pt>
                <c:pt idx="907">
                  <c:v>0.9534</c:v>
                </c:pt>
                <c:pt idx="908">
                  <c:v>0.870369</c:v>
                </c:pt>
                <c:pt idx="909">
                  <c:v>0.808941</c:v>
                </c:pt>
                <c:pt idx="910">
                  <c:v>0.738783</c:v>
                </c:pt>
                <c:pt idx="911">
                  <c:v>0.696301</c:v>
                </c:pt>
                <c:pt idx="912">
                  <c:v>0.661619</c:v>
                </c:pt>
                <c:pt idx="913">
                  <c:v>0.631763</c:v>
                </c:pt>
                <c:pt idx="914">
                  <c:v>0.610831</c:v>
                </c:pt>
                <c:pt idx="915">
                  <c:v>0.605906</c:v>
                </c:pt>
                <c:pt idx="916">
                  <c:v>0.60702</c:v>
                </c:pt>
                <c:pt idx="917">
                  <c:v>0.626692</c:v>
                </c:pt>
                <c:pt idx="918">
                  <c:v>0.651266</c:v>
                </c:pt>
                <c:pt idx="919">
                  <c:v>0.678793</c:v>
                </c:pt>
                <c:pt idx="920">
                  <c:v>0.711712</c:v>
                </c:pt>
                <c:pt idx="921">
                  <c:v>0.738803</c:v>
                </c:pt>
                <c:pt idx="922">
                  <c:v>0.759423</c:v>
                </c:pt>
                <c:pt idx="923">
                  <c:v>0.795952</c:v>
                </c:pt>
                <c:pt idx="924">
                  <c:v>0.838372</c:v>
                </c:pt>
                <c:pt idx="925">
                  <c:v>0.896059</c:v>
                </c:pt>
                <c:pt idx="926">
                  <c:v>0.939092</c:v>
                </c:pt>
                <c:pt idx="927">
                  <c:v>1.006097</c:v>
                </c:pt>
                <c:pt idx="928">
                  <c:v>1.090252</c:v>
                </c:pt>
                <c:pt idx="929">
                  <c:v>1.178891</c:v>
                </c:pt>
                <c:pt idx="930">
                  <c:v>1.31716</c:v>
                </c:pt>
                <c:pt idx="931">
                  <c:v>1.42434</c:v>
                </c:pt>
                <c:pt idx="932">
                  <c:v>1.499522</c:v>
                </c:pt>
                <c:pt idx="933">
                  <c:v>1.53785</c:v>
                </c:pt>
                <c:pt idx="934">
                  <c:v>1.518505</c:v>
                </c:pt>
                <c:pt idx="935">
                  <c:v>1.493062</c:v>
                </c:pt>
                <c:pt idx="936">
                  <c:v>1.481607</c:v>
                </c:pt>
                <c:pt idx="937">
                  <c:v>1.491573</c:v>
                </c:pt>
                <c:pt idx="938">
                  <c:v>1.542767</c:v>
                </c:pt>
                <c:pt idx="939">
                  <c:v>1.686624</c:v>
                </c:pt>
                <c:pt idx="940">
                  <c:v>1.894172</c:v>
                </c:pt>
                <c:pt idx="941">
                  <c:v>2.100038</c:v>
                </c:pt>
                <c:pt idx="942">
                  <c:v>2.224748</c:v>
                </c:pt>
                <c:pt idx="943">
                  <c:v>2.297824</c:v>
                </c:pt>
                <c:pt idx="944">
                  <c:v>2.300335</c:v>
                </c:pt>
                <c:pt idx="945">
                  <c:v>2.311542</c:v>
                </c:pt>
                <c:pt idx="946">
                  <c:v>2.263371</c:v>
                </c:pt>
                <c:pt idx="947">
                  <c:v>2.182919</c:v>
                </c:pt>
                <c:pt idx="948">
                  <c:v>2.061076</c:v>
                </c:pt>
                <c:pt idx="949">
                  <c:v>1.874413</c:v>
                </c:pt>
                <c:pt idx="950">
                  <c:v>1.760633</c:v>
                </c:pt>
                <c:pt idx="951">
                  <c:v>1.695285</c:v>
                </c:pt>
                <c:pt idx="952">
                  <c:v>1.634641</c:v>
                </c:pt>
                <c:pt idx="953">
                  <c:v>1.611208</c:v>
                </c:pt>
                <c:pt idx="954">
                  <c:v>1.561533</c:v>
                </c:pt>
                <c:pt idx="955">
                  <c:v>1.534191</c:v>
                </c:pt>
                <c:pt idx="956">
                  <c:v>1.516901</c:v>
                </c:pt>
                <c:pt idx="957">
                  <c:v>1.468043</c:v>
                </c:pt>
                <c:pt idx="958">
                  <c:v>1.423008</c:v>
                </c:pt>
                <c:pt idx="959">
                  <c:v>1.381476</c:v>
                </c:pt>
                <c:pt idx="960">
                  <c:v>1.340275</c:v>
                </c:pt>
                <c:pt idx="961">
                  <c:v>1.316299</c:v>
                </c:pt>
                <c:pt idx="962">
                  <c:v>1.299843</c:v>
                </c:pt>
                <c:pt idx="963">
                  <c:v>1.303972</c:v>
                </c:pt>
                <c:pt idx="964">
                  <c:v>1.306516</c:v>
                </c:pt>
                <c:pt idx="965">
                  <c:v>1.323593</c:v>
                </c:pt>
                <c:pt idx="966">
                  <c:v>1.340139</c:v>
                </c:pt>
                <c:pt idx="967">
                  <c:v>1.347113</c:v>
                </c:pt>
                <c:pt idx="968">
                  <c:v>1.37007</c:v>
                </c:pt>
                <c:pt idx="969">
                  <c:v>1.370416</c:v>
                </c:pt>
                <c:pt idx="970">
                  <c:v>1.363144</c:v>
                </c:pt>
                <c:pt idx="971">
                  <c:v>1.357124</c:v>
                </c:pt>
                <c:pt idx="972">
                  <c:v>1.352658</c:v>
                </c:pt>
                <c:pt idx="973">
                  <c:v>1.36229</c:v>
                </c:pt>
                <c:pt idx="974">
                  <c:v>1.375611</c:v>
                </c:pt>
                <c:pt idx="975">
                  <c:v>1.379155</c:v>
                </c:pt>
                <c:pt idx="976">
                  <c:v>1.396431</c:v>
                </c:pt>
                <c:pt idx="977">
                  <c:v>1.440616</c:v>
                </c:pt>
                <c:pt idx="978">
                  <c:v>1.48965</c:v>
                </c:pt>
                <c:pt idx="979">
                  <c:v>1.538777</c:v>
                </c:pt>
                <c:pt idx="980">
                  <c:v>1.592134</c:v>
                </c:pt>
                <c:pt idx="981">
                  <c:v>1.652363</c:v>
                </c:pt>
                <c:pt idx="982">
                  <c:v>1.754346</c:v>
                </c:pt>
                <c:pt idx="983">
                  <c:v>1.814658</c:v>
                </c:pt>
                <c:pt idx="984">
                  <c:v>1.861344</c:v>
                </c:pt>
                <c:pt idx="985">
                  <c:v>1.920091</c:v>
                </c:pt>
                <c:pt idx="986">
                  <c:v>1.945814</c:v>
                </c:pt>
                <c:pt idx="987">
                  <c:v>1.966207</c:v>
                </c:pt>
                <c:pt idx="988">
                  <c:v>2.07189</c:v>
                </c:pt>
                <c:pt idx="989">
                  <c:v>2.199977</c:v>
                </c:pt>
                <c:pt idx="990">
                  <c:v>2.343319</c:v>
                </c:pt>
                <c:pt idx="991">
                  <c:v>2.435704</c:v>
                </c:pt>
                <c:pt idx="992">
                  <c:v>2.48493</c:v>
                </c:pt>
                <c:pt idx="993">
                  <c:v>2.475303</c:v>
                </c:pt>
                <c:pt idx="994">
                  <c:v>2.430003</c:v>
                </c:pt>
                <c:pt idx="995">
                  <c:v>2.378952</c:v>
                </c:pt>
                <c:pt idx="996">
                  <c:v>2.284945</c:v>
                </c:pt>
                <c:pt idx="997">
                  <c:v>2.162368</c:v>
                </c:pt>
                <c:pt idx="998">
                  <c:v>2.030559</c:v>
                </c:pt>
                <c:pt idx="999">
                  <c:v>1.90417</c:v>
                </c:pt>
                <c:pt idx="1000">
                  <c:v>1.78032</c:v>
                </c:pt>
              </c:numCache>
            </c:numRef>
          </c:val>
          <c:smooth val="0"/>
        </c:ser>
        <c:dLbls>
          <c:showLegendKey val="0"/>
          <c:showVal val="0"/>
          <c:showCatName val="0"/>
          <c:showSerName val="0"/>
          <c:showPercent val="0"/>
          <c:showBubbleSize val="0"/>
        </c:dLbls>
        <c:marker val="0"/>
        <c:smooth val="0"/>
        <c:axId val="672027304"/>
        <c:axId val="672022384"/>
      </c:lineChart>
      <c:catAx>
        <c:axId val="6720273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72022384"/>
        <c:crosses val="autoZero"/>
        <c:auto val="1"/>
        <c:lblAlgn val="ctr"/>
        <c:lblOffset val="100"/>
        <c:noMultiLvlLbl val="0"/>
      </c:catAx>
      <c:valAx>
        <c:axId val="672022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72027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Accele</a:t>
            </a:r>
            <a:r>
              <a:rPr lang="en-US" altLang="zh-CN" baseline="0"/>
              <a:t> Value</a:t>
            </a:r>
            <a:endParaRPr lang="en-IE"/>
          </a:p>
        </c:rich>
      </c:tx>
      <c:layout/>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12"/>
            <c:marker>
              <c:symbol val="circle"/>
              <c:size val="5"/>
              <c:spPr>
                <a:solidFill>
                  <a:schemeClr val="accent6"/>
                </a:solidFill>
                <a:ln w="9525">
                  <a:solidFill>
                    <a:schemeClr val="accent1"/>
                  </a:solidFill>
                </a:ln>
                <a:effectLst/>
              </c:spPr>
            </c:marker>
            <c:bubble3D val="0"/>
          </c:dPt>
          <c:dPt>
            <c:idx val="13"/>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dPt>
          <c:dPt>
            <c:idx val="14"/>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dPt>
          <c:dPt>
            <c:idx val="15"/>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dPt>
          <c:dPt>
            <c:idx val="18"/>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dPt>
          <c:dPt>
            <c:idx val="25"/>
            <c:marker>
              <c:symbol val="circle"/>
              <c:size val="5"/>
              <c:spPr>
                <a:solidFill>
                  <a:srgbClr val="FFFF00"/>
                </a:solidFill>
                <a:ln w="9525">
                  <a:solidFill>
                    <a:schemeClr val="accent1"/>
                  </a:solidFill>
                </a:ln>
                <a:effectLst/>
              </c:spPr>
            </c:marker>
            <c:bubble3D val="0"/>
            <c:spPr>
              <a:ln w="28575" cap="rnd">
                <a:solidFill>
                  <a:srgbClr val="FFFF00"/>
                </a:solidFill>
                <a:round/>
              </a:ln>
              <a:effectLst/>
            </c:spPr>
          </c:dPt>
          <c:dPt>
            <c:idx val="30"/>
            <c:marker>
              <c:symbol val="circle"/>
              <c:size val="5"/>
              <c:spPr>
                <a:solidFill>
                  <a:schemeClr val="accent6"/>
                </a:solidFill>
                <a:ln w="9525">
                  <a:solidFill>
                    <a:schemeClr val="accent1"/>
                  </a:solidFill>
                </a:ln>
                <a:effectLst/>
              </c:spPr>
            </c:marker>
            <c:bubble3D val="0"/>
          </c:dPt>
          <c:dPt>
            <c:idx val="31"/>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dPt>
          <c:dPt>
            <c:idx val="32"/>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dPt>
          <c:dPt>
            <c:idx val="33"/>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dPt>
          <c:dPt>
            <c:idx val="37"/>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dPt>
          <c:dPt>
            <c:idx val="45"/>
            <c:marker>
              <c:symbol val="circle"/>
              <c:size val="5"/>
              <c:spPr>
                <a:solidFill>
                  <a:schemeClr val="accent6"/>
                </a:solidFill>
                <a:ln w="9525">
                  <a:solidFill>
                    <a:schemeClr val="accent1"/>
                  </a:solidFill>
                </a:ln>
                <a:effectLst/>
              </c:spPr>
            </c:marker>
            <c:bubble3D val="0"/>
          </c:dPt>
          <c:dPt>
            <c:idx val="46"/>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dPt>
          <c:dPt>
            <c:idx val="47"/>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dPt>
          <c:dPt>
            <c:idx val="48"/>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dPt>
          <c:dLbls>
            <c:delete val="1"/>
          </c:dLbls>
          <c:val>
            <c:numRef>
              <c:f>Sheet3!$B$8:$B$62</c:f>
              <c:numCache>
                <c:formatCode>General</c:formatCode>
                <c:ptCount val="55"/>
                <c:pt idx="0">
                  <c:v>3.38615503406031</c:v>
                </c:pt>
                <c:pt idx="1">
                  <c:v>2.43526039965195</c:v>
                </c:pt>
                <c:pt idx="2">
                  <c:v>1.58350194140203</c:v>
                </c:pt>
                <c:pt idx="3">
                  <c:v>1.28461345183717</c:v>
                </c:pt>
                <c:pt idx="4">
                  <c:v>1.54091415955854</c:v>
                </c:pt>
                <c:pt idx="5">
                  <c:v>1.72051080788032</c:v>
                </c:pt>
                <c:pt idx="6">
                  <c:v>1.68101196017221</c:v>
                </c:pt>
                <c:pt idx="7">
                  <c:v>1.70894855351295</c:v>
                </c:pt>
                <c:pt idx="8">
                  <c:v>1.78865867267961</c:v>
                </c:pt>
                <c:pt idx="9">
                  <c:v>1.88166411582222</c:v>
                </c:pt>
                <c:pt idx="10">
                  <c:v>2.22119942732164</c:v>
                </c:pt>
                <c:pt idx="11">
                  <c:v>2.82183723147562</c:v>
                </c:pt>
                <c:pt idx="12">
                  <c:v>3.53161639807893</c:v>
                </c:pt>
                <c:pt idx="13">
                  <c:v>4.09515281385262</c:v>
                </c:pt>
                <c:pt idx="14">
                  <c:v>4.38025314794499</c:v>
                </c:pt>
                <c:pt idx="15">
                  <c:v>3.97634223566446</c:v>
                </c:pt>
                <c:pt idx="16">
                  <c:v>3.25254215046277</c:v>
                </c:pt>
                <c:pt idx="17">
                  <c:v>2.30511862973102</c:v>
                </c:pt>
                <c:pt idx="18">
                  <c:v>1.81394405946242</c:v>
                </c:pt>
                <c:pt idx="19">
                  <c:v>1.96583288385508</c:v>
                </c:pt>
                <c:pt idx="20">
                  <c:v>2.2524910228931</c:v>
                </c:pt>
                <c:pt idx="21">
                  <c:v>2.27744856366</c:v>
                </c:pt>
                <c:pt idx="22">
                  <c:v>2.11598672077898</c:v>
                </c:pt>
                <c:pt idx="23">
                  <c:v>1.93435927422545</c:v>
                </c:pt>
                <c:pt idx="24">
                  <c:v>1.59846725192698</c:v>
                </c:pt>
                <c:pt idx="25">
                  <c:v>1.39735416900691</c:v>
                </c:pt>
                <c:pt idx="26">
                  <c:v>1.58536885396964</c:v>
                </c:pt>
                <c:pt idx="27">
                  <c:v>1.82905909645424</c:v>
                </c:pt>
                <c:pt idx="28">
                  <c:v>2.28021429217015</c:v>
                </c:pt>
                <c:pt idx="29">
                  <c:v>2.96967808314959</c:v>
                </c:pt>
                <c:pt idx="30">
                  <c:v>3.55195046287501</c:v>
                </c:pt>
                <c:pt idx="31">
                  <c:v>4.0981226198723</c:v>
                </c:pt>
                <c:pt idx="32">
                  <c:v>4.34080079742874</c:v>
                </c:pt>
                <c:pt idx="33">
                  <c:v>4.17183890969678</c:v>
                </c:pt>
                <c:pt idx="34">
                  <c:v>3.58114458033462</c:v>
                </c:pt>
                <c:pt idx="35">
                  <c:v>2.79026827596721</c:v>
                </c:pt>
                <c:pt idx="36">
                  <c:v>2.14177474773819</c:v>
                </c:pt>
                <c:pt idx="37">
                  <c:v>1.9012087126757</c:v>
                </c:pt>
                <c:pt idx="38">
                  <c:v>2.05142577353874</c:v>
                </c:pt>
                <c:pt idx="39">
                  <c:v>2.05848554959902</c:v>
                </c:pt>
                <c:pt idx="40">
                  <c:v>1.90430645004658</c:v>
                </c:pt>
                <c:pt idx="41">
                  <c:v>1.92263401770618</c:v>
                </c:pt>
                <c:pt idx="42">
                  <c:v>2.14344720707299</c:v>
                </c:pt>
                <c:pt idx="43">
                  <c:v>2.43626149627087</c:v>
                </c:pt>
                <c:pt idx="44">
                  <c:v>2.60050899799808</c:v>
                </c:pt>
                <c:pt idx="45">
                  <c:v>2.75775170002975</c:v>
                </c:pt>
                <c:pt idx="46">
                  <c:v>2.94279348914683</c:v>
                </c:pt>
                <c:pt idx="47">
                  <c:v>2.97464778675325</c:v>
                </c:pt>
                <c:pt idx="48">
                  <c:v>2.82991236545109</c:v>
                </c:pt>
                <c:pt idx="49">
                  <c:v>2.66141639132624</c:v>
                </c:pt>
                <c:pt idx="50">
                  <c:v>2.29134283571926</c:v>
                </c:pt>
                <c:pt idx="51">
                  <c:v>2.11042034890896</c:v>
                </c:pt>
                <c:pt idx="52">
                  <c:v>2.1371867613</c:v>
                </c:pt>
                <c:pt idx="53">
                  <c:v>1.98947969454654</c:v>
                </c:pt>
                <c:pt idx="54">
                  <c:v>1.67787791812486</c:v>
                </c:pt>
              </c:numCache>
            </c:numRef>
          </c:val>
          <c:smooth val="0"/>
        </c:ser>
        <c:dLbls>
          <c:showLegendKey val="0"/>
          <c:showVal val="0"/>
          <c:showCatName val="0"/>
          <c:showSerName val="0"/>
          <c:showPercent val="0"/>
          <c:showBubbleSize val="0"/>
        </c:dLbls>
        <c:marker val="1"/>
        <c:smooth val="0"/>
        <c:axId val="574626016"/>
        <c:axId val="574623064"/>
      </c:lineChart>
      <c:catAx>
        <c:axId val="574626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74623064"/>
        <c:crosses val="autoZero"/>
        <c:auto val="1"/>
        <c:lblAlgn val="ctr"/>
        <c:lblOffset val="100"/>
        <c:noMultiLvlLbl val="0"/>
      </c:catAx>
      <c:valAx>
        <c:axId val="574623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74626016"/>
        <c:crosses val="autoZero"/>
        <c:crossBetween val="between"/>
      </c:valAx>
      <c:spPr>
        <a:noFill/>
        <a:ln>
          <a:noFill/>
        </a:ln>
        <a:effectLst/>
      </c:spPr>
    </c:plotArea>
    <c:plotVisOnly val="1"/>
    <c:dispBlanksAs val="gap"/>
    <c:showDLblsOverMax val="0"/>
  </c:chart>
  <c:spPr>
    <a:pattFill prst="pct5">
      <a:fgClr>
        <a:srgbClr val="000000"/>
      </a:fgClr>
      <a:bgClr>
        <a:schemeClr val="bg1"/>
      </a:bgClr>
    </a:pattFill>
    <a:ln w="9525" cap="flat" cmpd="sng" algn="ctr">
      <a:no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dirty="0" err="1"/>
              <a:t>Accele</a:t>
            </a:r>
            <a:r>
              <a:rPr lang="en-IE" baseline="0" dirty="0"/>
              <a:t> Value</a:t>
            </a:r>
            <a:endParaRPr lang="en-IE" dirty="0"/>
          </a:p>
        </c:rich>
      </c:tx>
      <c:layout/>
      <c:overlay val="0"/>
      <c:spPr>
        <a:noFill/>
        <a:ln>
          <a:noFill/>
        </a:ln>
        <a:effectLst/>
      </c:spPr>
    </c:title>
    <c:autoTitleDeleted val="0"/>
    <c:plotArea>
      <c:layout>
        <c:manualLayout>
          <c:layoutTarget val="inner"/>
          <c:xMode val="edge"/>
          <c:yMode val="edge"/>
          <c:x val="0.0610294555047425"/>
          <c:y val="0.153676409637337"/>
          <c:w val="0.896995367745638"/>
          <c:h val="0.765734229088279"/>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22"/>
            <c:marker>
              <c:symbol val="circle"/>
              <c:size val="5"/>
              <c:spPr>
                <a:solidFill>
                  <a:schemeClr val="accent1"/>
                </a:solidFill>
                <a:ln w="9525">
                  <a:solidFill>
                    <a:srgbClr val="FF0000"/>
                  </a:solidFill>
                </a:ln>
                <a:effectLst/>
              </c:spPr>
            </c:marker>
            <c:bubble3D val="0"/>
          </c:dPt>
          <c:dPt>
            <c:idx val="28"/>
            <c:marker>
              <c:symbol val="circle"/>
              <c:size val="5"/>
              <c:spPr>
                <a:solidFill>
                  <a:schemeClr val="accent1"/>
                </a:solidFill>
                <a:ln w="9525">
                  <a:solidFill>
                    <a:srgbClr val="FF0000"/>
                  </a:solidFill>
                </a:ln>
                <a:effectLst/>
              </c:spPr>
            </c:marker>
            <c:bubble3D val="0"/>
          </c:dPt>
          <c:dPt>
            <c:idx val="47"/>
            <c:marker>
              <c:symbol val="circle"/>
              <c:size val="5"/>
              <c:spPr>
                <a:solidFill>
                  <a:schemeClr val="accent1"/>
                </a:solidFill>
                <a:ln w="9525">
                  <a:solidFill>
                    <a:srgbClr val="00B050"/>
                  </a:solidFill>
                </a:ln>
                <a:effectLst/>
              </c:spPr>
            </c:marker>
            <c:bubble3D val="0"/>
          </c:dPt>
          <c:dLbls>
            <c:delete val="1"/>
          </c:dLbls>
          <c:val>
            <c:numRef>
              <c:f>Sheet1!$D$330:$D$400</c:f>
              <c:numCache>
                <c:formatCode>General</c:formatCode>
                <c:ptCount val="71"/>
                <c:pt idx="0">
                  <c:v>1.069689</c:v>
                </c:pt>
                <c:pt idx="1">
                  <c:v>1.011119</c:v>
                </c:pt>
                <c:pt idx="2">
                  <c:v>1.03269</c:v>
                </c:pt>
                <c:pt idx="3">
                  <c:v>0.941103</c:v>
                </c:pt>
                <c:pt idx="4">
                  <c:v>0.896753</c:v>
                </c:pt>
                <c:pt idx="5">
                  <c:v>0.894087</c:v>
                </c:pt>
                <c:pt idx="6">
                  <c:v>0.845047</c:v>
                </c:pt>
                <c:pt idx="7">
                  <c:v>0.975998</c:v>
                </c:pt>
                <c:pt idx="8">
                  <c:v>1.08647</c:v>
                </c:pt>
                <c:pt idx="9">
                  <c:v>1.077591</c:v>
                </c:pt>
                <c:pt idx="10">
                  <c:v>0.906445</c:v>
                </c:pt>
                <c:pt idx="11">
                  <c:v>0.98168</c:v>
                </c:pt>
                <c:pt idx="12">
                  <c:v>1.144039</c:v>
                </c:pt>
                <c:pt idx="13">
                  <c:v>1.107568</c:v>
                </c:pt>
                <c:pt idx="14">
                  <c:v>0.850711</c:v>
                </c:pt>
                <c:pt idx="15">
                  <c:v>0.484318</c:v>
                </c:pt>
                <c:pt idx="16">
                  <c:v>0.579327</c:v>
                </c:pt>
                <c:pt idx="17">
                  <c:v>1.463491</c:v>
                </c:pt>
                <c:pt idx="18">
                  <c:v>2.189286</c:v>
                </c:pt>
                <c:pt idx="19">
                  <c:v>0.805728</c:v>
                </c:pt>
                <c:pt idx="20">
                  <c:v>1.296018</c:v>
                </c:pt>
                <c:pt idx="21">
                  <c:v>0.872742</c:v>
                </c:pt>
                <c:pt idx="22">
                  <c:v>2.337145</c:v>
                </c:pt>
                <c:pt idx="23">
                  <c:v>1.868745</c:v>
                </c:pt>
                <c:pt idx="24">
                  <c:v>1.024799</c:v>
                </c:pt>
                <c:pt idx="25">
                  <c:v>0.736082</c:v>
                </c:pt>
                <c:pt idx="26">
                  <c:v>1.041016</c:v>
                </c:pt>
                <c:pt idx="27">
                  <c:v>1.79856</c:v>
                </c:pt>
                <c:pt idx="28">
                  <c:v>2.342011</c:v>
                </c:pt>
                <c:pt idx="29">
                  <c:v>1.861355</c:v>
                </c:pt>
                <c:pt idx="30">
                  <c:v>1.088179</c:v>
                </c:pt>
                <c:pt idx="31">
                  <c:v>0.742262</c:v>
                </c:pt>
                <c:pt idx="32">
                  <c:v>0.637497</c:v>
                </c:pt>
                <c:pt idx="33">
                  <c:v>0.643162</c:v>
                </c:pt>
                <c:pt idx="34">
                  <c:v>0.542909</c:v>
                </c:pt>
                <c:pt idx="35">
                  <c:v>0.453567</c:v>
                </c:pt>
                <c:pt idx="36">
                  <c:v>0.416259</c:v>
                </c:pt>
                <c:pt idx="37">
                  <c:v>0.421704</c:v>
                </c:pt>
                <c:pt idx="38">
                  <c:v>0.362529</c:v>
                </c:pt>
                <c:pt idx="39">
                  <c:v>0.488634</c:v>
                </c:pt>
                <c:pt idx="40">
                  <c:v>0.428201</c:v>
                </c:pt>
                <c:pt idx="41">
                  <c:v>0.634682</c:v>
                </c:pt>
                <c:pt idx="42">
                  <c:v>1.057103</c:v>
                </c:pt>
                <c:pt idx="43">
                  <c:v>1.336019</c:v>
                </c:pt>
                <c:pt idx="44">
                  <c:v>1.185538</c:v>
                </c:pt>
                <c:pt idx="45">
                  <c:v>1.558808</c:v>
                </c:pt>
                <c:pt idx="46">
                  <c:v>1.852862</c:v>
                </c:pt>
                <c:pt idx="47">
                  <c:v>2.559275</c:v>
                </c:pt>
                <c:pt idx="48">
                  <c:v>1.661571</c:v>
                </c:pt>
                <c:pt idx="49">
                  <c:v>0.919728</c:v>
                </c:pt>
                <c:pt idx="50">
                  <c:v>1.114886</c:v>
                </c:pt>
                <c:pt idx="51">
                  <c:v>1.354581</c:v>
                </c:pt>
                <c:pt idx="52">
                  <c:v>1.324717</c:v>
                </c:pt>
                <c:pt idx="53">
                  <c:v>1.211406</c:v>
                </c:pt>
                <c:pt idx="54">
                  <c:v>1.143826</c:v>
                </c:pt>
                <c:pt idx="55">
                  <c:v>1.148756</c:v>
                </c:pt>
                <c:pt idx="56">
                  <c:v>1.11973</c:v>
                </c:pt>
                <c:pt idx="57">
                  <c:v>1.047127</c:v>
                </c:pt>
                <c:pt idx="58">
                  <c:v>1.10661</c:v>
                </c:pt>
                <c:pt idx="59">
                  <c:v>1.04608</c:v>
                </c:pt>
                <c:pt idx="60">
                  <c:v>0.950051</c:v>
                </c:pt>
                <c:pt idx="61">
                  <c:v>0.876113</c:v>
                </c:pt>
                <c:pt idx="62">
                  <c:v>0.940269</c:v>
                </c:pt>
                <c:pt idx="63">
                  <c:v>0.952124</c:v>
                </c:pt>
                <c:pt idx="64">
                  <c:v>0.900779</c:v>
                </c:pt>
                <c:pt idx="65">
                  <c:v>0.917983</c:v>
                </c:pt>
                <c:pt idx="66">
                  <c:v>0.936658</c:v>
                </c:pt>
                <c:pt idx="67">
                  <c:v>1.061675</c:v>
                </c:pt>
                <c:pt idx="68">
                  <c:v>1.096565</c:v>
                </c:pt>
                <c:pt idx="69">
                  <c:v>1.012415</c:v>
                </c:pt>
                <c:pt idx="70">
                  <c:v>0.786755</c:v>
                </c:pt>
              </c:numCache>
            </c:numRef>
          </c:val>
          <c:smooth val="0"/>
        </c:ser>
        <c:dLbls>
          <c:showLegendKey val="0"/>
          <c:showVal val="0"/>
          <c:showCatName val="0"/>
          <c:showSerName val="0"/>
          <c:showPercent val="0"/>
          <c:showBubbleSize val="0"/>
        </c:dLbls>
        <c:marker val="1"/>
        <c:smooth val="0"/>
        <c:axId val="451152016"/>
        <c:axId val="451154312"/>
      </c:lineChart>
      <c:catAx>
        <c:axId val="451152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51154312"/>
        <c:crosses val="autoZero"/>
        <c:auto val="1"/>
        <c:lblAlgn val="ctr"/>
        <c:lblOffset val="100"/>
        <c:noMultiLvlLbl val="0"/>
      </c:catAx>
      <c:valAx>
        <c:axId val="451154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51152016"/>
        <c:crosses val="autoZero"/>
        <c:crossBetween val="between"/>
      </c:valAx>
      <c:spPr>
        <a:noFill/>
        <a:ln>
          <a:noFill/>
        </a:ln>
        <a:effectLst/>
      </c:spPr>
    </c:plotArea>
    <c:plotVisOnly val="1"/>
    <c:dispBlanksAs val="gap"/>
    <c:showDLblsOverMax val="0"/>
  </c:chart>
  <c:spPr>
    <a:pattFill prst="pct5">
      <a:fgClr>
        <a:srgbClr val="000000"/>
      </a:fgClr>
      <a:bgClr>
        <a:schemeClr val="bg1"/>
      </a:bgClr>
    </a:pattFill>
    <a:ln w="9525" cap="flat" cmpd="sng" algn="ctr">
      <a:no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Accel_Axzy</a:t>
            </a:r>
            <a:endParaRPr lang="en-US" altLang="zh-CN"/>
          </a:p>
        </c:rich>
      </c:tx>
      <c:layout/>
      <c:overlay val="0"/>
      <c:spPr>
        <a:noFill/>
        <a:ln>
          <a:noFill/>
        </a:ln>
        <a:effectLst/>
      </c:spPr>
    </c:title>
    <c:autoTitleDeleted val="0"/>
    <c:plotArea>
      <c:layout/>
      <c:lineChart>
        <c:grouping val="standard"/>
        <c:varyColors val="0"/>
        <c:ser>
          <c:idx val="0"/>
          <c:order val="0"/>
          <c:tx>
            <c:strRef>
              <c:f>Sheet3!$A$1</c:f>
              <c:strCache>
                <c:ptCount val="1"/>
                <c:pt idx="0">
                  <c:v>Walking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49"/>
            <c:marker>
              <c:symbol val="circle"/>
              <c:size val="5"/>
              <c:spPr>
                <a:solidFill>
                  <a:srgbClr val="FF0000"/>
                </a:solidFill>
                <a:ln w="9525">
                  <a:solidFill>
                    <a:schemeClr val="accent1"/>
                  </a:solidFill>
                </a:ln>
                <a:effectLst/>
              </c:spPr>
            </c:marker>
            <c:bubble3D val="0"/>
          </c:dPt>
          <c:dLbls>
            <c:delete val="1"/>
          </c:dLbls>
          <c:val>
            <c:numRef>
              <c:f>Sheet3!$A$2:$A$102</c:f>
              <c:numCache>
                <c:formatCode>General</c:formatCode>
                <c:ptCount val="101"/>
                <c:pt idx="0">
                  <c:v>1.21980522450677</c:v>
                </c:pt>
                <c:pt idx="1">
                  <c:v>1.3217919280386</c:v>
                </c:pt>
                <c:pt idx="2">
                  <c:v>1.11087477729985</c:v>
                </c:pt>
                <c:pt idx="3">
                  <c:v>1.086647653517</c:v>
                </c:pt>
                <c:pt idx="4">
                  <c:v>1.00960924977736</c:v>
                </c:pt>
                <c:pt idx="5">
                  <c:v>0.87533025076539</c:v>
                </c:pt>
                <c:pt idx="6">
                  <c:v>0.908744761229466</c:v>
                </c:pt>
                <c:pt idx="7">
                  <c:v>0.929674856511673</c:v>
                </c:pt>
                <c:pt idx="8">
                  <c:v>0.930763652576206</c:v>
                </c:pt>
                <c:pt idx="9">
                  <c:v>0.973144240257836</c:v>
                </c:pt>
                <c:pt idx="10">
                  <c:v>1.0538298676665</c:v>
                </c:pt>
                <c:pt idx="11">
                  <c:v>1.13068722187394</c:v>
                </c:pt>
                <c:pt idx="12">
                  <c:v>1.15427441338791</c:v>
                </c:pt>
                <c:pt idx="13">
                  <c:v>1.22625030224257</c:v>
                </c:pt>
                <c:pt idx="14">
                  <c:v>1.44450094102323</c:v>
                </c:pt>
                <c:pt idx="15">
                  <c:v>1.51415442396705</c:v>
                </c:pt>
                <c:pt idx="16">
                  <c:v>1.60512615456543</c:v>
                </c:pt>
                <c:pt idx="17">
                  <c:v>1.89173163705981</c:v>
                </c:pt>
                <c:pt idx="18">
                  <c:v>1.90478614142034</c:v>
                </c:pt>
                <c:pt idx="19">
                  <c:v>1.29271108476102</c:v>
                </c:pt>
                <c:pt idx="20">
                  <c:v>1.01098260388693</c:v>
                </c:pt>
                <c:pt idx="21">
                  <c:v>1.19547264387982</c:v>
                </c:pt>
                <c:pt idx="22">
                  <c:v>1.07072699600458</c:v>
                </c:pt>
                <c:pt idx="23">
                  <c:v>0.806123495519762</c:v>
                </c:pt>
                <c:pt idx="24">
                  <c:v>0.859045697940453</c:v>
                </c:pt>
                <c:pt idx="25">
                  <c:v>0.834276688587785</c:v>
                </c:pt>
                <c:pt idx="26">
                  <c:v>0.681308664160379</c:v>
                </c:pt>
                <c:pt idx="27">
                  <c:v>0.677992698247555</c:v>
                </c:pt>
                <c:pt idx="28">
                  <c:v>0.697785958005032</c:v>
                </c:pt>
                <c:pt idx="29">
                  <c:v>0.583450898486753</c:v>
                </c:pt>
                <c:pt idx="30">
                  <c:v>0.502848207865952</c:v>
                </c:pt>
                <c:pt idx="31">
                  <c:v>0.663338491695605</c:v>
                </c:pt>
                <c:pt idx="32">
                  <c:v>0.823630115434107</c:v>
                </c:pt>
                <c:pt idx="33">
                  <c:v>0.940374568088163</c:v>
                </c:pt>
                <c:pt idx="34">
                  <c:v>1.07400757845278</c:v>
                </c:pt>
                <c:pt idx="35">
                  <c:v>1.25090051966293</c:v>
                </c:pt>
                <c:pt idx="36">
                  <c:v>1.34673507127794</c:v>
                </c:pt>
                <c:pt idx="37">
                  <c:v>1.33797689009078</c:v>
                </c:pt>
                <c:pt idx="38">
                  <c:v>2.31700632167804</c:v>
                </c:pt>
                <c:pt idx="39">
                  <c:v>2.59271910276084</c:v>
                </c:pt>
                <c:pt idx="40">
                  <c:v>1.45954190395651</c:v>
                </c:pt>
                <c:pt idx="41">
                  <c:v>0.903239036194185</c:v>
                </c:pt>
                <c:pt idx="42">
                  <c:v>0.489573945844752</c:v>
                </c:pt>
                <c:pt idx="43">
                  <c:v>0.594292790097608</c:v>
                </c:pt>
                <c:pt idx="44">
                  <c:v>1.56048621870909</c:v>
                </c:pt>
                <c:pt idx="45">
                  <c:v>1.85013869608903</c:v>
                </c:pt>
                <c:pt idx="46">
                  <c:v>1.34264335497927</c:v>
                </c:pt>
                <c:pt idx="47">
                  <c:v>1.01653466706355</c:v>
                </c:pt>
                <c:pt idx="48">
                  <c:v>1.13831639736499</c:v>
                </c:pt>
                <c:pt idx="49">
                  <c:v>1.36162201430537</c:v>
                </c:pt>
                <c:pt idx="50">
                  <c:v>1.11370847326444</c:v>
                </c:pt>
                <c:pt idx="51">
                  <c:v>0.909357866648219</c:v>
                </c:pt>
                <c:pt idx="52">
                  <c:v>0.943646680638469</c:v>
                </c:pt>
                <c:pt idx="53">
                  <c:v>0.8759225920548</c:v>
                </c:pt>
                <c:pt idx="54">
                  <c:v>0.886509379899051</c:v>
                </c:pt>
                <c:pt idx="55">
                  <c:v>0.964425145568592</c:v>
                </c:pt>
                <c:pt idx="56">
                  <c:v>0.915086188330913</c:v>
                </c:pt>
                <c:pt idx="57">
                  <c:v>0.993255873056384</c:v>
                </c:pt>
                <c:pt idx="58">
                  <c:v>1.08341139026318</c:v>
                </c:pt>
                <c:pt idx="59">
                  <c:v>1.11681394421497</c:v>
                </c:pt>
                <c:pt idx="60">
                  <c:v>1.12658487977693</c:v>
                </c:pt>
                <c:pt idx="61">
                  <c:v>1.37079303821146</c:v>
                </c:pt>
                <c:pt idx="62">
                  <c:v>1.82991480311926</c:v>
                </c:pt>
                <c:pt idx="63">
                  <c:v>1.87788574615124</c:v>
                </c:pt>
                <c:pt idx="64">
                  <c:v>1.84905378256177</c:v>
                </c:pt>
                <c:pt idx="65">
                  <c:v>1.88358396493307</c:v>
                </c:pt>
                <c:pt idx="66">
                  <c:v>1.36676169985188</c:v>
                </c:pt>
                <c:pt idx="67">
                  <c:v>1.15049054457218</c:v>
                </c:pt>
                <c:pt idx="68">
                  <c:v>1.59366514569184</c:v>
                </c:pt>
                <c:pt idx="69">
                  <c:v>1.34526357619353</c:v>
                </c:pt>
                <c:pt idx="70">
                  <c:v>0.940135787507847</c:v>
                </c:pt>
                <c:pt idx="71">
                  <c:v>0.709224644029661</c:v>
                </c:pt>
                <c:pt idx="72">
                  <c:v>0.694880021434636</c:v>
                </c:pt>
                <c:pt idx="73">
                  <c:v>0.675203632734599</c:v>
                </c:pt>
                <c:pt idx="74">
                  <c:v>0.763198515183304</c:v>
                </c:pt>
                <c:pt idx="75">
                  <c:v>0.486496543968197</c:v>
                </c:pt>
                <c:pt idx="76">
                  <c:v>0.275038106927022</c:v>
                </c:pt>
                <c:pt idx="77">
                  <c:v>0.352026369380193</c:v>
                </c:pt>
                <c:pt idx="78">
                  <c:v>0.441341341835319</c:v>
                </c:pt>
                <c:pt idx="79">
                  <c:v>0.564166883163129</c:v>
                </c:pt>
                <c:pt idx="80">
                  <c:v>0.704424649627623</c:v>
                </c:pt>
                <c:pt idx="81">
                  <c:v>0.841154826990846</c:v>
                </c:pt>
                <c:pt idx="82">
                  <c:v>1.03216931579175</c:v>
                </c:pt>
                <c:pt idx="83">
                  <c:v>1.24339429415572</c:v>
                </c:pt>
                <c:pt idx="84">
                  <c:v>1.41025402090297</c:v>
                </c:pt>
                <c:pt idx="85">
                  <c:v>1.42379430859868</c:v>
                </c:pt>
                <c:pt idx="86">
                  <c:v>1.06475439999326</c:v>
                </c:pt>
                <c:pt idx="87">
                  <c:v>2.07671528003094</c:v>
                </c:pt>
                <c:pt idx="88">
                  <c:v>1.77462989870085</c:v>
                </c:pt>
                <c:pt idx="89">
                  <c:v>1.54936566816036</c:v>
                </c:pt>
                <c:pt idx="90">
                  <c:v>1.67720179526526</c:v>
                </c:pt>
                <c:pt idx="91">
                  <c:v>0.857848380305051</c:v>
                </c:pt>
                <c:pt idx="92">
                  <c:v>0.591777295574104</c:v>
                </c:pt>
                <c:pt idx="93">
                  <c:v>1.10557159469796</c:v>
                </c:pt>
                <c:pt idx="94">
                  <c:v>1.66269324527226</c:v>
                </c:pt>
                <c:pt idx="95">
                  <c:v>1.78120638252955</c:v>
                </c:pt>
                <c:pt idx="96">
                  <c:v>1.21194126289066</c:v>
                </c:pt>
                <c:pt idx="97">
                  <c:v>1.08067268065913</c:v>
                </c:pt>
                <c:pt idx="98">
                  <c:v>1.11565868362058</c:v>
                </c:pt>
                <c:pt idx="99">
                  <c:v>1.03970642706679</c:v>
                </c:pt>
                <c:pt idx="100">
                  <c:v>0.927924477591253</c:v>
                </c:pt>
              </c:numCache>
            </c:numRef>
          </c:val>
          <c:smooth val="0"/>
        </c:ser>
        <c:ser>
          <c:idx val="1"/>
          <c:order val="1"/>
          <c:tx>
            <c:strRef>
              <c:f>Sheet3!$F$1</c:f>
              <c:strCache>
                <c:ptCount val="1"/>
                <c:pt idx="0">
                  <c:v>Threshold</c:v>
                </c:pt>
              </c:strCache>
            </c:strRef>
          </c:tx>
          <c:spPr>
            <a:ln w="28575" cap="rnd">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marker>
            <c:symbol val="circle"/>
            <c:size val="5"/>
            <c:spPr>
              <a:solidFill>
                <a:schemeClr val="accent2"/>
              </a:solidFill>
              <a:ln w="9525">
                <a:solidFill>
                  <a:schemeClr val="accent2"/>
                </a:solidFill>
              </a:ln>
              <a:effectLst/>
            </c:spPr>
          </c:marker>
          <c:dLbls>
            <c:delete val="1"/>
          </c:dLbls>
          <c:trendline>
            <c:spPr>
              <a:ln w="19050" cap="rnd">
                <a:solidFill>
                  <a:schemeClr val="accent2"/>
                </a:solidFill>
                <a:prstDash val="sysDot"/>
              </a:ln>
              <a:effectLst/>
            </c:spPr>
            <c:trendlineType val="movingAvg"/>
            <c:period val="2"/>
            <c:dispRSqr val="0"/>
            <c:dispEq val="0"/>
          </c:trendline>
          <c:trendline>
            <c:spPr>
              <a:ln w="41275" cap="rnd">
                <a:solidFill>
                  <a:schemeClr val="accent2"/>
                </a:solidFill>
                <a:prstDash val="sysDot"/>
              </a:ln>
              <a:effectLst/>
            </c:spPr>
            <c:trendlineType val="movingAvg"/>
            <c:period val="2"/>
            <c:dispRSqr val="0"/>
            <c:dispEq val="0"/>
          </c:trendline>
          <c:val>
            <c:numRef>
              <c:f>Sheet3!$F$2:$F$102</c:f>
              <c:numCache>
                <c:formatCode>General</c:formatCode>
                <c:ptCount val="101"/>
                <c:pt idx="23">
                  <c:v>1.20381717464315</c:v>
                </c:pt>
                <c:pt idx="40">
                  <c:v>1.5411465243028</c:v>
                </c:pt>
                <c:pt idx="46">
                  <c:v>1.6058803551972</c:v>
                </c:pt>
                <c:pt idx="58">
                  <c:v>1.37975327849394</c:v>
                </c:pt>
                <c:pt idx="71">
                  <c:v>0.712764325749601</c:v>
                </c:pt>
                <c:pt idx="89">
                  <c:v>1.467281830168</c:v>
                </c:pt>
                <c:pt idx="97">
                  <c:v>0.890603191264775</c:v>
                </c:pt>
              </c:numCache>
            </c:numRef>
          </c:val>
          <c:smooth val="0"/>
        </c:ser>
        <c:dLbls>
          <c:showLegendKey val="0"/>
          <c:showVal val="0"/>
          <c:showCatName val="0"/>
          <c:showSerName val="0"/>
          <c:showPercent val="0"/>
          <c:showBubbleSize val="0"/>
        </c:dLbls>
        <c:marker val="1"/>
        <c:smooth val="0"/>
        <c:axId val="666942096"/>
        <c:axId val="666935864"/>
      </c:lineChart>
      <c:catAx>
        <c:axId val="666942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66935864"/>
        <c:crosses val="autoZero"/>
        <c:auto val="1"/>
        <c:lblAlgn val="ctr"/>
        <c:lblOffset val="100"/>
        <c:noMultiLvlLbl val="0"/>
      </c:catAx>
      <c:valAx>
        <c:axId val="666935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66942096"/>
        <c:crosses val="autoZero"/>
        <c:crossBetween val="between"/>
      </c:valAx>
      <c:spPr>
        <a:noFill/>
        <a:ln>
          <a:noFill/>
        </a:ln>
        <a:effectLst/>
      </c:spPr>
    </c:plotArea>
    <c:legend>
      <c:legendPos val="b"/>
      <c:legendEntry>
        <c:idx val="2"/>
        <c:delete val="1"/>
      </c:legendEntry>
      <c:legendEntry>
        <c:idx val="3"/>
        <c:delete val="1"/>
      </c:legendEntry>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Accel_Axzy</a:t>
            </a:r>
            <a:endParaRPr lang="en-US" altLang="zh-CN"/>
          </a:p>
        </c:rich>
      </c:tx>
      <c:layout/>
      <c:overlay val="0"/>
      <c:spPr>
        <a:noFill/>
        <a:ln>
          <a:noFill/>
        </a:ln>
        <a:effectLst/>
      </c:spPr>
    </c:title>
    <c:autoTitleDeleted val="0"/>
    <c:plotArea>
      <c:layout/>
      <c:lineChart>
        <c:grouping val="standard"/>
        <c:varyColors val="0"/>
        <c:ser>
          <c:idx val="0"/>
          <c:order val="0"/>
          <c:tx>
            <c:strRef>
              <c:f>Sheet3!$A$1</c:f>
              <c:strCache>
                <c:ptCount val="1"/>
                <c:pt idx="0">
                  <c:v>Walking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49"/>
            <c:marker>
              <c:symbol val="circle"/>
              <c:size val="5"/>
              <c:spPr>
                <a:solidFill>
                  <a:srgbClr val="FF0000"/>
                </a:solidFill>
                <a:ln w="9525">
                  <a:solidFill>
                    <a:schemeClr val="accent1"/>
                  </a:solidFill>
                </a:ln>
                <a:effectLst/>
              </c:spPr>
            </c:marker>
            <c:bubble3D val="0"/>
          </c:dPt>
          <c:dLbls>
            <c:delete val="1"/>
          </c:dLbls>
          <c:val>
            <c:numRef>
              <c:f>Sheet3!$A$2:$A$102</c:f>
              <c:numCache>
                <c:formatCode>General</c:formatCode>
                <c:ptCount val="101"/>
                <c:pt idx="0">
                  <c:v>1.21980522450677</c:v>
                </c:pt>
                <c:pt idx="1">
                  <c:v>1.3217919280386</c:v>
                </c:pt>
                <c:pt idx="2">
                  <c:v>1.11087477729985</c:v>
                </c:pt>
                <c:pt idx="3">
                  <c:v>1.086647653517</c:v>
                </c:pt>
                <c:pt idx="4">
                  <c:v>1.00960924977736</c:v>
                </c:pt>
                <c:pt idx="5">
                  <c:v>0.87533025076539</c:v>
                </c:pt>
                <c:pt idx="6">
                  <c:v>0.908744761229466</c:v>
                </c:pt>
                <c:pt idx="7">
                  <c:v>0.929674856511673</c:v>
                </c:pt>
                <c:pt idx="8">
                  <c:v>0.930763652576206</c:v>
                </c:pt>
                <c:pt idx="9">
                  <c:v>0.973144240257836</c:v>
                </c:pt>
                <c:pt idx="10">
                  <c:v>1.0538298676665</c:v>
                </c:pt>
                <c:pt idx="11">
                  <c:v>1.13068722187394</c:v>
                </c:pt>
                <c:pt idx="12">
                  <c:v>1.15427441338791</c:v>
                </c:pt>
                <c:pt idx="13">
                  <c:v>1.22625030224257</c:v>
                </c:pt>
                <c:pt idx="14">
                  <c:v>1.44450094102323</c:v>
                </c:pt>
                <c:pt idx="15">
                  <c:v>1.51415442396705</c:v>
                </c:pt>
                <c:pt idx="16">
                  <c:v>1.60512615456543</c:v>
                </c:pt>
                <c:pt idx="17">
                  <c:v>1.89173163705981</c:v>
                </c:pt>
                <c:pt idx="18">
                  <c:v>1.90478614142034</c:v>
                </c:pt>
                <c:pt idx="19">
                  <c:v>1.29271108476102</c:v>
                </c:pt>
                <c:pt idx="20">
                  <c:v>1.01098260388693</c:v>
                </c:pt>
                <c:pt idx="21">
                  <c:v>1.19547264387982</c:v>
                </c:pt>
                <c:pt idx="22">
                  <c:v>1.07072699600458</c:v>
                </c:pt>
                <c:pt idx="23">
                  <c:v>0.806123495519762</c:v>
                </c:pt>
                <c:pt idx="24">
                  <c:v>0.859045697940453</c:v>
                </c:pt>
                <c:pt idx="25">
                  <c:v>0.834276688587785</c:v>
                </c:pt>
                <c:pt idx="26">
                  <c:v>0.681308664160379</c:v>
                </c:pt>
                <c:pt idx="27">
                  <c:v>0.677992698247555</c:v>
                </c:pt>
                <c:pt idx="28">
                  <c:v>0.697785958005032</c:v>
                </c:pt>
                <c:pt idx="29">
                  <c:v>0.583450898486753</c:v>
                </c:pt>
                <c:pt idx="30">
                  <c:v>0.502848207865952</c:v>
                </c:pt>
                <c:pt idx="31">
                  <c:v>0.663338491695605</c:v>
                </c:pt>
                <c:pt idx="32">
                  <c:v>0.823630115434107</c:v>
                </c:pt>
                <c:pt idx="33">
                  <c:v>0.940374568088163</c:v>
                </c:pt>
                <c:pt idx="34">
                  <c:v>1.07400757845278</c:v>
                </c:pt>
                <c:pt idx="35">
                  <c:v>1.25090051966293</c:v>
                </c:pt>
                <c:pt idx="36">
                  <c:v>1.34673507127794</c:v>
                </c:pt>
                <c:pt idx="37">
                  <c:v>1.33797689009078</c:v>
                </c:pt>
                <c:pt idx="38">
                  <c:v>2.31700632167804</c:v>
                </c:pt>
                <c:pt idx="39">
                  <c:v>2.59271910276084</c:v>
                </c:pt>
                <c:pt idx="40">
                  <c:v>1.45954190395651</c:v>
                </c:pt>
                <c:pt idx="41">
                  <c:v>0.903239036194185</c:v>
                </c:pt>
                <c:pt idx="42">
                  <c:v>0.489573945844752</c:v>
                </c:pt>
                <c:pt idx="43">
                  <c:v>0.594292790097608</c:v>
                </c:pt>
                <c:pt idx="44">
                  <c:v>1.56048621870909</c:v>
                </c:pt>
                <c:pt idx="45">
                  <c:v>1.85013869608903</c:v>
                </c:pt>
                <c:pt idx="46">
                  <c:v>1.34264335497927</c:v>
                </c:pt>
                <c:pt idx="47">
                  <c:v>1.01653466706355</c:v>
                </c:pt>
                <c:pt idx="48">
                  <c:v>1.13831639736499</c:v>
                </c:pt>
                <c:pt idx="49">
                  <c:v>1.36162201430537</c:v>
                </c:pt>
                <c:pt idx="50">
                  <c:v>1.11370847326444</c:v>
                </c:pt>
                <c:pt idx="51">
                  <c:v>0.909357866648219</c:v>
                </c:pt>
                <c:pt idx="52">
                  <c:v>0.943646680638469</c:v>
                </c:pt>
                <c:pt idx="53">
                  <c:v>0.8759225920548</c:v>
                </c:pt>
                <c:pt idx="54">
                  <c:v>0.886509379899051</c:v>
                </c:pt>
                <c:pt idx="55">
                  <c:v>0.964425145568592</c:v>
                </c:pt>
                <c:pt idx="56">
                  <c:v>0.915086188330913</c:v>
                </c:pt>
                <c:pt idx="57">
                  <c:v>0.993255873056384</c:v>
                </c:pt>
                <c:pt idx="58">
                  <c:v>1.08341139026318</c:v>
                </c:pt>
                <c:pt idx="59">
                  <c:v>1.11681394421497</c:v>
                </c:pt>
                <c:pt idx="60">
                  <c:v>1.12658487977693</c:v>
                </c:pt>
                <c:pt idx="61">
                  <c:v>1.37079303821146</c:v>
                </c:pt>
                <c:pt idx="62">
                  <c:v>1.82991480311926</c:v>
                </c:pt>
                <c:pt idx="63">
                  <c:v>1.87788574615124</c:v>
                </c:pt>
                <c:pt idx="64">
                  <c:v>1.84905378256177</c:v>
                </c:pt>
                <c:pt idx="65">
                  <c:v>1.88358396493307</c:v>
                </c:pt>
                <c:pt idx="66">
                  <c:v>1.36676169985188</c:v>
                </c:pt>
                <c:pt idx="67">
                  <c:v>1.15049054457218</c:v>
                </c:pt>
                <c:pt idx="68">
                  <c:v>1.59366514569184</c:v>
                </c:pt>
                <c:pt idx="69">
                  <c:v>1.34526357619353</c:v>
                </c:pt>
                <c:pt idx="70">
                  <c:v>0.940135787507847</c:v>
                </c:pt>
                <c:pt idx="71">
                  <c:v>0.709224644029661</c:v>
                </c:pt>
                <c:pt idx="72">
                  <c:v>0.694880021434636</c:v>
                </c:pt>
                <c:pt idx="73">
                  <c:v>0.675203632734599</c:v>
                </c:pt>
                <c:pt idx="74">
                  <c:v>0.763198515183304</c:v>
                </c:pt>
                <c:pt idx="75">
                  <c:v>0.486496543968197</c:v>
                </c:pt>
                <c:pt idx="76">
                  <c:v>0.275038106927022</c:v>
                </c:pt>
                <c:pt idx="77">
                  <c:v>0.352026369380193</c:v>
                </c:pt>
                <c:pt idx="78">
                  <c:v>0.441341341835319</c:v>
                </c:pt>
                <c:pt idx="79">
                  <c:v>0.564166883163129</c:v>
                </c:pt>
                <c:pt idx="80">
                  <c:v>0.704424649627623</c:v>
                </c:pt>
                <c:pt idx="81">
                  <c:v>0.841154826990846</c:v>
                </c:pt>
                <c:pt idx="82">
                  <c:v>1.03216931579175</c:v>
                </c:pt>
                <c:pt idx="83">
                  <c:v>1.24339429415572</c:v>
                </c:pt>
                <c:pt idx="84">
                  <c:v>1.41025402090297</c:v>
                </c:pt>
                <c:pt idx="85">
                  <c:v>1.42379430859868</c:v>
                </c:pt>
                <c:pt idx="86">
                  <c:v>1.06475439999326</c:v>
                </c:pt>
                <c:pt idx="87">
                  <c:v>2.07671528003094</c:v>
                </c:pt>
                <c:pt idx="88">
                  <c:v>1.77462989870085</c:v>
                </c:pt>
                <c:pt idx="89">
                  <c:v>1.54936566816036</c:v>
                </c:pt>
                <c:pt idx="90">
                  <c:v>1.67720179526526</c:v>
                </c:pt>
                <c:pt idx="91">
                  <c:v>0.857848380305051</c:v>
                </c:pt>
                <c:pt idx="92">
                  <c:v>0.591777295574104</c:v>
                </c:pt>
                <c:pt idx="93">
                  <c:v>1.10557159469796</c:v>
                </c:pt>
                <c:pt idx="94">
                  <c:v>1.66269324527226</c:v>
                </c:pt>
                <c:pt idx="95">
                  <c:v>1.78120638252955</c:v>
                </c:pt>
                <c:pt idx="96">
                  <c:v>1.21194126289066</c:v>
                </c:pt>
                <c:pt idx="97">
                  <c:v>1.08067268065913</c:v>
                </c:pt>
                <c:pt idx="98">
                  <c:v>1.11565868362058</c:v>
                </c:pt>
                <c:pt idx="99">
                  <c:v>1.03970642706679</c:v>
                </c:pt>
                <c:pt idx="100">
                  <c:v>0.927924477591253</c:v>
                </c:pt>
              </c:numCache>
            </c:numRef>
          </c:val>
          <c:smooth val="0"/>
        </c:ser>
        <c:ser>
          <c:idx val="1"/>
          <c:order val="1"/>
          <c:tx>
            <c:strRef>
              <c:f>Sheet3!$F$1</c:f>
              <c:strCache>
                <c:ptCount val="1"/>
                <c:pt idx="0">
                  <c:v>Threshold</c:v>
                </c:pt>
              </c:strCache>
            </c:strRef>
          </c:tx>
          <c:spPr>
            <a:ln w="28575" cap="rnd">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marker>
            <c:symbol val="circle"/>
            <c:size val="5"/>
            <c:spPr>
              <a:solidFill>
                <a:schemeClr val="accent2"/>
              </a:solidFill>
              <a:ln w="9525">
                <a:solidFill>
                  <a:schemeClr val="accent2"/>
                </a:solidFill>
              </a:ln>
              <a:effectLst/>
            </c:spPr>
          </c:marker>
          <c:dLbls>
            <c:delete val="1"/>
          </c:dLbls>
          <c:trendline>
            <c:spPr>
              <a:ln w="19050" cap="rnd">
                <a:solidFill>
                  <a:schemeClr val="accent2"/>
                </a:solidFill>
                <a:prstDash val="sysDot"/>
              </a:ln>
              <a:effectLst/>
            </c:spPr>
            <c:trendlineType val="movingAvg"/>
            <c:period val="2"/>
            <c:dispRSqr val="0"/>
            <c:dispEq val="0"/>
          </c:trendline>
          <c:trendline>
            <c:spPr>
              <a:ln w="41275" cap="rnd">
                <a:solidFill>
                  <a:schemeClr val="accent2"/>
                </a:solidFill>
                <a:prstDash val="sysDot"/>
              </a:ln>
              <a:effectLst/>
            </c:spPr>
            <c:trendlineType val="movingAvg"/>
            <c:period val="2"/>
            <c:dispRSqr val="0"/>
            <c:dispEq val="0"/>
          </c:trendline>
          <c:val>
            <c:numRef>
              <c:f>Sheet3!$F$2:$F$102</c:f>
              <c:numCache>
                <c:formatCode>General</c:formatCode>
                <c:ptCount val="101"/>
                <c:pt idx="23">
                  <c:v>1.20381717464315</c:v>
                </c:pt>
                <c:pt idx="40">
                  <c:v>1.5411465243028</c:v>
                </c:pt>
                <c:pt idx="46">
                  <c:v>1.6058803551972</c:v>
                </c:pt>
                <c:pt idx="58">
                  <c:v>1.37975327849394</c:v>
                </c:pt>
                <c:pt idx="71">
                  <c:v>0.712764325749601</c:v>
                </c:pt>
                <c:pt idx="89">
                  <c:v>1.467281830168</c:v>
                </c:pt>
                <c:pt idx="97">
                  <c:v>0.890603191264775</c:v>
                </c:pt>
              </c:numCache>
            </c:numRef>
          </c:val>
          <c:smooth val="0"/>
        </c:ser>
        <c:dLbls>
          <c:showLegendKey val="0"/>
          <c:showVal val="0"/>
          <c:showCatName val="0"/>
          <c:showSerName val="0"/>
          <c:showPercent val="0"/>
          <c:showBubbleSize val="0"/>
        </c:dLbls>
        <c:marker val="1"/>
        <c:smooth val="0"/>
        <c:axId val="666942096"/>
        <c:axId val="666935864"/>
      </c:lineChart>
      <c:catAx>
        <c:axId val="666942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66935864"/>
        <c:crosses val="autoZero"/>
        <c:auto val="1"/>
        <c:lblAlgn val="ctr"/>
        <c:lblOffset val="100"/>
        <c:noMultiLvlLbl val="0"/>
      </c:catAx>
      <c:valAx>
        <c:axId val="666935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66942096"/>
        <c:crosses val="autoZero"/>
        <c:crossBetween val="between"/>
      </c:valAx>
      <c:spPr>
        <a:noFill/>
        <a:ln>
          <a:noFill/>
        </a:ln>
        <a:effectLst/>
      </c:spPr>
    </c:plotArea>
    <c:legend>
      <c:legendPos val="b"/>
      <c:legendEntry>
        <c:idx val="2"/>
        <c:delete val="1"/>
      </c:legendEntry>
      <c:legendEntry>
        <c:idx val="3"/>
        <c:delete val="1"/>
      </c:legendEntry>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Accel_xyz</a:t>
            </a:r>
            <a:endParaRPr lang="en-IE"/>
          </a:p>
        </c:rich>
      </c:tx>
      <c:layout/>
      <c:overlay val="0"/>
      <c:spPr>
        <a:noFill/>
        <a:ln>
          <a:noFill/>
        </a:ln>
        <a:effectLst/>
      </c:spPr>
    </c:title>
    <c:autoTitleDeleted val="0"/>
    <c:plotArea>
      <c:layout/>
      <c:lineChart>
        <c:grouping val="standard"/>
        <c:varyColors val="0"/>
        <c:ser>
          <c:idx val="0"/>
          <c:order val="0"/>
          <c:tx>
            <c:strRef>
              <c:f>Sheet1!$P$1</c:f>
              <c:strCache>
                <c:ptCount val="1"/>
                <c:pt idx="0">
                  <c:v>Walking_in_pocket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val>
            <c:numRef>
              <c:f>Sheet1!$P$2:$P$176</c:f>
              <c:numCache>
                <c:formatCode>General</c:formatCode>
                <c:ptCount val="175"/>
                <c:pt idx="0">
                  <c:v>0.558359</c:v>
                </c:pt>
                <c:pt idx="1">
                  <c:v>0.550989</c:v>
                </c:pt>
                <c:pt idx="2">
                  <c:v>0.525969</c:v>
                </c:pt>
                <c:pt idx="3">
                  <c:v>0.530883</c:v>
                </c:pt>
                <c:pt idx="4">
                  <c:v>0.683612</c:v>
                </c:pt>
                <c:pt idx="5">
                  <c:v>0.985171</c:v>
                </c:pt>
                <c:pt idx="6">
                  <c:v>1.33212</c:v>
                </c:pt>
                <c:pt idx="7">
                  <c:v>1.212883</c:v>
                </c:pt>
                <c:pt idx="8">
                  <c:v>1.010261</c:v>
                </c:pt>
                <c:pt idx="9">
                  <c:v>1.468255</c:v>
                </c:pt>
                <c:pt idx="10">
                  <c:v>1.957263</c:v>
                </c:pt>
                <c:pt idx="11">
                  <c:v>1.862311</c:v>
                </c:pt>
                <c:pt idx="12">
                  <c:v>1.172354</c:v>
                </c:pt>
                <c:pt idx="13">
                  <c:v>1.00626</c:v>
                </c:pt>
                <c:pt idx="14">
                  <c:v>1.17168</c:v>
                </c:pt>
                <c:pt idx="15">
                  <c:v>1.36533</c:v>
                </c:pt>
                <c:pt idx="16">
                  <c:v>1.433921</c:v>
                </c:pt>
                <c:pt idx="17">
                  <c:v>1.401296</c:v>
                </c:pt>
                <c:pt idx="18">
                  <c:v>1.285667</c:v>
                </c:pt>
                <c:pt idx="19">
                  <c:v>1.252897</c:v>
                </c:pt>
                <c:pt idx="20">
                  <c:v>1.271353</c:v>
                </c:pt>
                <c:pt idx="21">
                  <c:v>1.040602</c:v>
                </c:pt>
                <c:pt idx="22">
                  <c:v>1.056522</c:v>
                </c:pt>
                <c:pt idx="23">
                  <c:v>0.913576</c:v>
                </c:pt>
                <c:pt idx="24">
                  <c:v>0.84107</c:v>
                </c:pt>
                <c:pt idx="25">
                  <c:v>0.808848</c:v>
                </c:pt>
                <c:pt idx="26">
                  <c:v>0.811847</c:v>
                </c:pt>
                <c:pt idx="27">
                  <c:v>0.865364</c:v>
                </c:pt>
                <c:pt idx="28">
                  <c:v>0.871158</c:v>
                </c:pt>
                <c:pt idx="29">
                  <c:v>0.879413</c:v>
                </c:pt>
                <c:pt idx="30">
                  <c:v>1.002951</c:v>
                </c:pt>
                <c:pt idx="31">
                  <c:v>1.183018</c:v>
                </c:pt>
                <c:pt idx="32">
                  <c:v>1.012848</c:v>
                </c:pt>
                <c:pt idx="33">
                  <c:v>0.673032</c:v>
                </c:pt>
                <c:pt idx="34">
                  <c:v>0.642288</c:v>
                </c:pt>
                <c:pt idx="35">
                  <c:v>1.862618</c:v>
                </c:pt>
                <c:pt idx="36">
                  <c:v>2.702668</c:v>
                </c:pt>
                <c:pt idx="37">
                  <c:v>1.457286</c:v>
                </c:pt>
                <c:pt idx="38">
                  <c:v>1.938758</c:v>
                </c:pt>
                <c:pt idx="39">
                  <c:v>0.174597</c:v>
                </c:pt>
                <c:pt idx="40">
                  <c:v>3.068243</c:v>
                </c:pt>
                <c:pt idx="41">
                  <c:v>2.401427</c:v>
                </c:pt>
                <c:pt idx="42">
                  <c:v>1.38712</c:v>
                </c:pt>
                <c:pt idx="43">
                  <c:v>0.363266</c:v>
                </c:pt>
                <c:pt idx="44">
                  <c:v>0.670937</c:v>
                </c:pt>
                <c:pt idx="45">
                  <c:v>1.579641</c:v>
                </c:pt>
                <c:pt idx="46">
                  <c:v>2.989313</c:v>
                </c:pt>
                <c:pt idx="47">
                  <c:v>2.055604</c:v>
                </c:pt>
                <c:pt idx="48">
                  <c:v>1.168594</c:v>
                </c:pt>
                <c:pt idx="49">
                  <c:v>0.734523</c:v>
                </c:pt>
                <c:pt idx="50">
                  <c:v>0.447011</c:v>
                </c:pt>
                <c:pt idx="51">
                  <c:v>0.316105</c:v>
                </c:pt>
                <c:pt idx="52">
                  <c:v>0.281423</c:v>
                </c:pt>
                <c:pt idx="53">
                  <c:v>0.328726</c:v>
                </c:pt>
                <c:pt idx="54">
                  <c:v>0.409509</c:v>
                </c:pt>
                <c:pt idx="55">
                  <c:v>0.462388</c:v>
                </c:pt>
                <c:pt idx="56">
                  <c:v>0.567375</c:v>
                </c:pt>
                <c:pt idx="57">
                  <c:v>0.720377</c:v>
                </c:pt>
                <c:pt idx="58">
                  <c:v>0.756653</c:v>
                </c:pt>
                <c:pt idx="59">
                  <c:v>0.857815</c:v>
                </c:pt>
                <c:pt idx="60">
                  <c:v>1.13626</c:v>
                </c:pt>
                <c:pt idx="61">
                  <c:v>1.500928</c:v>
                </c:pt>
                <c:pt idx="62">
                  <c:v>1.212084</c:v>
                </c:pt>
                <c:pt idx="63">
                  <c:v>1.035287</c:v>
                </c:pt>
                <c:pt idx="64">
                  <c:v>1.290197</c:v>
                </c:pt>
                <c:pt idx="65">
                  <c:v>1.930675</c:v>
                </c:pt>
                <c:pt idx="66">
                  <c:v>1.819006</c:v>
                </c:pt>
                <c:pt idx="67">
                  <c:v>1.350774</c:v>
                </c:pt>
                <c:pt idx="68">
                  <c:v>1.129701</c:v>
                </c:pt>
                <c:pt idx="69">
                  <c:v>1.172584</c:v>
                </c:pt>
                <c:pt idx="70">
                  <c:v>1.366306</c:v>
                </c:pt>
                <c:pt idx="71">
                  <c:v>1.354156</c:v>
                </c:pt>
                <c:pt idx="72">
                  <c:v>1.221746</c:v>
                </c:pt>
                <c:pt idx="73">
                  <c:v>1.230742</c:v>
                </c:pt>
                <c:pt idx="74">
                  <c:v>1.204865</c:v>
                </c:pt>
                <c:pt idx="75">
                  <c:v>1.115231</c:v>
                </c:pt>
                <c:pt idx="76">
                  <c:v>0.990263</c:v>
                </c:pt>
                <c:pt idx="77">
                  <c:v>1.018764</c:v>
                </c:pt>
                <c:pt idx="78">
                  <c:v>0.837718</c:v>
                </c:pt>
                <c:pt idx="79">
                  <c:v>0.887047</c:v>
                </c:pt>
                <c:pt idx="80">
                  <c:v>0.943931</c:v>
                </c:pt>
                <c:pt idx="81">
                  <c:v>0.913027</c:v>
                </c:pt>
                <c:pt idx="82">
                  <c:v>0.990631</c:v>
                </c:pt>
                <c:pt idx="83">
                  <c:v>1.004077</c:v>
                </c:pt>
                <c:pt idx="84">
                  <c:v>0.914034</c:v>
                </c:pt>
                <c:pt idx="85">
                  <c:v>0.949016</c:v>
                </c:pt>
                <c:pt idx="86">
                  <c:v>1.117257</c:v>
                </c:pt>
                <c:pt idx="87">
                  <c:v>1.158652</c:v>
                </c:pt>
                <c:pt idx="88">
                  <c:v>0.891407</c:v>
                </c:pt>
                <c:pt idx="89">
                  <c:v>0.477726</c:v>
                </c:pt>
                <c:pt idx="90">
                  <c:v>0.503533</c:v>
                </c:pt>
                <c:pt idx="91">
                  <c:v>1.256324</c:v>
                </c:pt>
                <c:pt idx="92">
                  <c:v>2.51304</c:v>
                </c:pt>
                <c:pt idx="93">
                  <c:v>1.532284</c:v>
                </c:pt>
                <c:pt idx="94">
                  <c:v>1.303447</c:v>
                </c:pt>
                <c:pt idx="95">
                  <c:v>1.083361</c:v>
                </c:pt>
                <c:pt idx="96">
                  <c:v>2.521317</c:v>
                </c:pt>
                <c:pt idx="97">
                  <c:v>2.825566</c:v>
                </c:pt>
                <c:pt idx="98">
                  <c:v>1.797124</c:v>
                </c:pt>
                <c:pt idx="99">
                  <c:v>0.943426</c:v>
                </c:pt>
                <c:pt idx="100">
                  <c:v>0.693064</c:v>
                </c:pt>
                <c:pt idx="101">
                  <c:v>1.07434</c:v>
                </c:pt>
                <c:pt idx="102">
                  <c:v>1.9166</c:v>
                </c:pt>
                <c:pt idx="103">
                  <c:v>2.112146</c:v>
                </c:pt>
                <c:pt idx="104">
                  <c:v>1.674612</c:v>
                </c:pt>
                <c:pt idx="105">
                  <c:v>0.901917</c:v>
                </c:pt>
                <c:pt idx="106">
                  <c:v>0.618968</c:v>
                </c:pt>
                <c:pt idx="107">
                  <c:v>0.441216</c:v>
                </c:pt>
                <c:pt idx="108">
                  <c:v>0.383332</c:v>
                </c:pt>
                <c:pt idx="109">
                  <c:v>0.342201</c:v>
                </c:pt>
                <c:pt idx="110">
                  <c:v>0.375396</c:v>
                </c:pt>
                <c:pt idx="111">
                  <c:v>0.466975</c:v>
                </c:pt>
                <c:pt idx="112">
                  <c:v>0.506482</c:v>
                </c:pt>
                <c:pt idx="113">
                  <c:v>0.517969</c:v>
                </c:pt>
                <c:pt idx="114">
                  <c:v>0.507175</c:v>
                </c:pt>
                <c:pt idx="115">
                  <c:v>0.646212</c:v>
                </c:pt>
                <c:pt idx="116">
                  <c:v>0.859204</c:v>
                </c:pt>
                <c:pt idx="117">
                  <c:v>1.233755</c:v>
                </c:pt>
                <c:pt idx="118">
                  <c:v>1.503245</c:v>
                </c:pt>
                <c:pt idx="119">
                  <c:v>1.371174</c:v>
                </c:pt>
                <c:pt idx="120">
                  <c:v>1.411902</c:v>
                </c:pt>
                <c:pt idx="121">
                  <c:v>1.905597</c:v>
                </c:pt>
                <c:pt idx="122">
                  <c:v>2.51827</c:v>
                </c:pt>
                <c:pt idx="123">
                  <c:v>1.617075</c:v>
                </c:pt>
                <c:pt idx="124">
                  <c:v>0.909683</c:v>
                </c:pt>
                <c:pt idx="125">
                  <c:v>1.123022</c:v>
                </c:pt>
                <c:pt idx="126">
                  <c:v>1.252326</c:v>
                </c:pt>
                <c:pt idx="127">
                  <c:v>1.296518</c:v>
                </c:pt>
                <c:pt idx="128">
                  <c:v>1.209456</c:v>
                </c:pt>
                <c:pt idx="129">
                  <c:v>1.207862</c:v>
                </c:pt>
                <c:pt idx="130">
                  <c:v>1.211034</c:v>
                </c:pt>
                <c:pt idx="131">
                  <c:v>1.236331</c:v>
                </c:pt>
                <c:pt idx="132">
                  <c:v>1.109878</c:v>
                </c:pt>
                <c:pt idx="133">
                  <c:v>0.969691</c:v>
                </c:pt>
                <c:pt idx="134">
                  <c:v>0.992116</c:v>
                </c:pt>
                <c:pt idx="135">
                  <c:v>0.907882</c:v>
                </c:pt>
                <c:pt idx="136">
                  <c:v>0.822393</c:v>
                </c:pt>
                <c:pt idx="137">
                  <c:v>0.790041</c:v>
                </c:pt>
                <c:pt idx="138">
                  <c:v>0.897002</c:v>
                </c:pt>
                <c:pt idx="139">
                  <c:v>0.895074</c:v>
                </c:pt>
                <c:pt idx="140">
                  <c:v>0.921499</c:v>
                </c:pt>
                <c:pt idx="141">
                  <c:v>0.894406</c:v>
                </c:pt>
                <c:pt idx="142">
                  <c:v>0.955582</c:v>
                </c:pt>
                <c:pt idx="143">
                  <c:v>1.276687</c:v>
                </c:pt>
                <c:pt idx="144">
                  <c:v>1.280384</c:v>
                </c:pt>
                <c:pt idx="145">
                  <c:v>0.770526</c:v>
                </c:pt>
                <c:pt idx="146">
                  <c:v>0.54069</c:v>
                </c:pt>
                <c:pt idx="147">
                  <c:v>0.856209</c:v>
                </c:pt>
                <c:pt idx="148">
                  <c:v>2.338898</c:v>
                </c:pt>
                <c:pt idx="149">
                  <c:v>2.366597</c:v>
                </c:pt>
                <c:pt idx="150">
                  <c:v>0.586683</c:v>
                </c:pt>
                <c:pt idx="151">
                  <c:v>1.774906</c:v>
                </c:pt>
                <c:pt idx="152">
                  <c:v>0.97069</c:v>
                </c:pt>
                <c:pt idx="153">
                  <c:v>2.673367</c:v>
                </c:pt>
                <c:pt idx="154">
                  <c:v>1.976552</c:v>
                </c:pt>
                <c:pt idx="155">
                  <c:v>1.146329</c:v>
                </c:pt>
                <c:pt idx="156">
                  <c:v>0.870393</c:v>
                </c:pt>
                <c:pt idx="157">
                  <c:v>1.560326</c:v>
                </c:pt>
                <c:pt idx="158">
                  <c:v>2.119879</c:v>
                </c:pt>
                <c:pt idx="159">
                  <c:v>1.846521</c:v>
                </c:pt>
                <c:pt idx="160">
                  <c:v>1.094438</c:v>
                </c:pt>
                <c:pt idx="161">
                  <c:v>0.716387</c:v>
                </c:pt>
                <c:pt idx="162">
                  <c:v>0.514589</c:v>
                </c:pt>
                <c:pt idx="163">
                  <c:v>0.394817</c:v>
                </c:pt>
                <c:pt idx="164">
                  <c:v>0.303684</c:v>
                </c:pt>
                <c:pt idx="165">
                  <c:v>0.351139</c:v>
                </c:pt>
                <c:pt idx="166">
                  <c:v>0.386828</c:v>
                </c:pt>
                <c:pt idx="167">
                  <c:v>0.40256</c:v>
                </c:pt>
                <c:pt idx="168">
                  <c:v>0.543603</c:v>
                </c:pt>
                <c:pt idx="169">
                  <c:v>0.672835</c:v>
                </c:pt>
                <c:pt idx="170">
                  <c:v>0.80194</c:v>
                </c:pt>
                <c:pt idx="171">
                  <c:v>0.917128</c:v>
                </c:pt>
                <c:pt idx="172">
                  <c:v>1.202239</c:v>
                </c:pt>
                <c:pt idx="173">
                  <c:v>1.391512</c:v>
                </c:pt>
                <c:pt idx="174">
                  <c:v>1.21822</c:v>
                </c:pt>
              </c:numCache>
            </c:numRef>
          </c:val>
          <c:smooth val="0"/>
        </c:ser>
        <c:ser>
          <c:idx val="1"/>
          <c:order val="1"/>
          <c:tx>
            <c:strRef>
              <c:f>Sheet1!$Q$1</c:f>
              <c:strCache>
                <c:ptCount val="1"/>
                <c:pt idx="0">
                  <c:v>Running_in_pocket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val>
            <c:numRef>
              <c:f>Sheet1!$Q$2:$Q$176</c:f>
              <c:numCache>
                <c:formatCode>General</c:formatCode>
                <c:ptCount val="175"/>
                <c:pt idx="0">
                  <c:v>0.990583</c:v>
                </c:pt>
                <c:pt idx="1">
                  <c:v>0.570175</c:v>
                </c:pt>
                <c:pt idx="2">
                  <c:v>1.24997</c:v>
                </c:pt>
                <c:pt idx="3">
                  <c:v>0.988401</c:v>
                </c:pt>
                <c:pt idx="4">
                  <c:v>0.437725</c:v>
                </c:pt>
                <c:pt idx="5">
                  <c:v>0.40453</c:v>
                </c:pt>
                <c:pt idx="6">
                  <c:v>0.674047</c:v>
                </c:pt>
                <c:pt idx="7">
                  <c:v>1.045185</c:v>
                </c:pt>
                <c:pt idx="8">
                  <c:v>0.446228</c:v>
                </c:pt>
                <c:pt idx="9">
                  <c:v>0.463741</c:v>
                </c:pt>
                <c:pt idx="10">
                  <c:v>0.786656</c:v>
                </c:pt>
                <c:pt idx="11">
                  <c:v>1.502847</c:v>
                </c:pt>
                <c:pt idx="12">
                  <c:v>2.376793</c:v>
                </c:pt>
                <c:pt idx="13">
                  <c:v>2.843869</c:v>
                </c:pt>
                <c:pt idx="14">
                  <c:v>2.248594</c:v>
                </c:pt>
                <c:pt idx="15">
                  <c:v>2.085144</c:v>
                </c:pt>
                <c:pt idx="16">
                  <c:v>3.8215</c:v>
                </c:pt>
                <c:pt idx="17">
                  <c:v>2.356887</c:v>
                </c:pt>
                <c:pt idx="18">
                  <c:v>0.714654</c:v>
                </c:pt>
                <c:pt idx="19">
                  <c:v>0.488761</c:v>
                </c:pt>
                <c:pt idx="20">
                  <c:v>0.417881</c:v>
                </c:pt>
                <c:pt idx="21">
                  <c:v>0.338609</c:v>
                </c:pt>
                <c:pt idx="22">
                  <c:v>0.742826</c:v>
                </c:pt>
                <c:pt idx="23">
                  <c:v>0.763427</c:v>
                </c:pt>
                <c:pt idx="24">
                  <c:v>0.505063</c:v>
                </c:pt>
                <c:pt idx="25">
                  <c:v>0.918438</c:v>
                </c:pt>
                <c:pt idx="26">
                  <c:v>1.035033</c:v>
                </c:pt>
                <c:pt idx="27">
                  <c:v>1.334493</c:v>
                </c:pt>
                <c:pt idx="28">
                  <c:v>1.935496</c:v>
                </c:pt>
                <c:pt idx="29">
                  <c:v>2.020529</c:v>
                </c:pt>
                <c:pt idx="30">
                  <c:v>1.897701</c:v>
                </c:pt>
                <c:pt idx="31">
                  <c:v>2.180122</c:v>
                </c:pt>
                <c:pt idx="32">
                  <c:v>2.357683</c:v>
                </c:pt>
                <c:pt idx="33">
                  <c:v>1.37626</c:v>
                </c:pt>
                <c:pt idx="34">
                  <c:v>0.662535</c:v>
                </c:pt>
                <c:pt idx="35">
                  <c:v>4.891314</c:v>
                </c:pt>
                <c:pt idx="36">
                  <c:v>2.513944</c:v>
                </c:pt>
                <c:pt idx="37">
                  <c:v>0.866819</c:v>
                </c:pt>
                <c:pt idx="38">
                  <c:v>0.588498</c:v>
                </c:pt>
                <c:pt idx="39">
                  <c:v>0.982782</c:v>
                </c:pt>
                <c:pt idx="40">
                  <c:v>0.740893</c:v>
                </c:pt>
                <c:pt idx="41">
                  <c:v>0.489708</c:v>
                </c:pt>
                <c:pt idx="42">
                  <c:v>0.270604</c:v>
                </c:pt>
                <c:pt idx="43">
                  <c:v>0.648231</c:v>
                </c:pt>
                <c:pt idx="44">
                  <c:v>0.926372</c:v>
                </c:pt>
                <c:pt idx="45">
                  <c:v>0.47266</c:v>
                </c:pt>
                <c:pt idx="46">
                  <c:v>0.573633</c:v>
                </c:pt>
                <c:pt idx="47">
                  <c:v>0.933118</c:v>
                </c:pt>
                <c:pt idx="48">
                  <c:v>1.335764</c:v>
                </c:pt>
                <c:pt idx="49">
                  <c:v>2.015668</c:v>
                </c:pt>
                <c:pt idx="50">
                  <c:v>2.710115</c:v>
                </c:pt>
                <c:pt idx="51">
                  <c:v>2.668237</c:v>
                </c:pt>
                <c:pt idx="52">
                  <c:v>2.030145</c:v>
                </c:pt>
                <c:pt idx="53">
                  <c:v>2.765232</c:v>
                </c:pt>
                <c:pt idx="54">
                  <c:v>2.284935</c:v>
                </c:pt>
                <c:pt idx="55">
                  <c:v>0.947674</c:v>
                </c:pt>
                <c:pt idx="56">
                  <c:v>0.476998</c:v>
                </c:pt>
                <c:pt idx="57">
                  <c:v>0.285892</c:v>
                </c:pt>
                <c:pt idx="58">
                  <c:v>0.242311</c:v>
                </c:pt>
                <c:pt idx="59">
                  <c:v>0.470081</c:v>
                </c:pt>
                <c:pt idx="60">
                  <c:v>0.757698</c:v>
                </c:pt>
                <c:pt idx="61">
                  <c:v>0.722436</c:v>
                </c:pt>
                <c:pt idx="62">
                  <c:v>1.075621</c:v>
                </c:pt>
                <c:pt idx="63">
                  <c:v>1.043118</c:v>
                </c:pt>
                <c:pt idx="64">
                  <c:v>1.219022</c:v>
                </c:pt>
                <c:pt idx="65">
                  <c:v>1.850705</c:v>
                </c:pt>
                <c:pt idx="66">
                  <c:v>1.951838</c:v>
                </c:pt>
                <c:pt idx="67">
                  <c:v>1.639279</c:v>
                </c:pt>
                <c:pt idx="68">
                  <c:v>1.972933</c:v>
                </c:pt>
                <c:pt idx="69">
                  <c:v>3.067911</c:v>
                </c:pt>
                <c:pt idx="70">
                  <c:v>1.837383</c:v>
                </c:pt>
                <c:pt idx="71">
                  <c:v>0.784569</c:v>
                </c:pt>
                <c:pt idx="72">
                  <c:v>3.676244</c:v>
                </c:pt>
                <c:pt idx="73">
                  <c:v>6.649471</c:v>
                </c:pt>
                <c:pt idx="74">
                  <c:v>1.267928</c:v>
                </c:pt>
                <c:pt idx="75">
                  <c:v>0.794353</c:v>
                </c:pt>
                <c:pt idx="76">
                  <c:v>1.199899</c:v>
                </c:pt>
                <c:pt idx="77">
                  <c:v>1.26933</c:v>
                </c:pt>
                <c:pt idx="78">
                  <c:v>0.611472</c:v>
                </c:pt>
                <c:pt idx="79">
                  <c:v>0.229235</c:v>
                </c:pt>
                <c:pt idx="80">
                  <c:v>0.454315</c:v>
                </c:pt>
                <c:pt idx="81">
                  <c:v>0.7575</c:v>
                </c:pt>
                <c:pt idx="82">
                  <c:v>0.985928</c:v>
                </c:pt>
                <c:pt idx="83">
                  <c:v>0.49917</c:v>
                </c:pt>
                <c:pt idx="84">
                  <c:v>0.623378</c:v>
                </c:pt>
                <c:pt idx="85">
                  <c:v>1.01385</c:v>
                </c:pt>
                <c:pt idx="86">
                  <c:v>1.599328</c:v>
                </c:pt>
                <c:pt idx="87">
                  <c:v>2.025022</c:v>
                </c:pt>
                <c:pt idx="88">
                  <c:v>2.534525</c:v>
                </c:pt>
                <c:pt idx="89">
                  <c:v>3.052784</c:v>
                </c:pt>
                <c:pt idx="90">
                  <c:v>2.160019</c:v>
                </c:pt>
                <c:pt idx="91">
                  <c:v>2.08825</c:v>
                </c:pt>
                <c:pt idx="92">
                  <c:v>2.725655</c:v>
                </c:pt>
                <c:pt idx="93">
                  <c:v>1.467406</c:v>
                </c:pt>
                <c:pt idx="94">
                  <c:v>0.577065</c:v>
                </c:pt>
                <c:pt idx="95">
                  <c:v>0.41114</c:v>
                </c:pt>
                <c:pt idx="96">
                  <c:v>0.270849</c:v>
                </c:pt>
                <c:pt idx="97">
                  <c:v>0.59742</c:v>
                </c:pt>
                <c:pt idx="98">
                  <c:v>0.80022</c:v>
                </c:pt>
                <c:pt idx="99">
                  <c:v>0.717131</c:v>
                </c:pt>
                <c:pt idx="100">
                  <c:v>0.801249</c:v>
                </c:pt>
                <c:pt idx="101">
                  <c:v>0.913846</c:v>
                </c:pt>
                <c:pt idx="102">
                  <c:v>1.323758</c:v>
                </c:pt>
                <c:pt idx="103">
                  <c:v>1.925421</c:v>
                </c:pt>
                <c:pt idx="104">
                  <c:v>1.803071</c:v>
                </c:pt>
                <c:pt idx="105">
                  <c:v>1.637865</c:v>
                </c:pt>
                <c:pt idx="106">
                  <c:v>2.225094</c:v>
                </c:pt>
                <c:pt idx="107">
                  <c:v>2.876397</c:v>
                </c:pt>
                <c:pt idx="108">
                  <c:v>1.130957</c:v>
                </c:pt>
                <c:pt idx="109">
                  <c:v>1.013155</c:v>
                </c:pt>
                <c:pt idx="110">
                  <c:v>6.523712</c:v>
                </c:pt>
                <c:pt idx="111">
                  <c:v>4.721683</c:v>
                </c:pt>
                <c:pt idx="112">
                  <c:v>1.560055</c:v>
                </c:pt>
                <c:pt idx="113">
                  <c:v>0.973228</c:v>
                </c:pt>
                <c:pt idx="114">
                  <c:v>1.244676</c:v>
                </c:pt>
                <c:pt idx="115">
                  <c:v>0.852104</c:v>
                </c:pt>
                <c:pt idx="116">
                  <c:v>0.442145</c:v>
                </c:pt>
                <c:pt idx="117">
                  <c:v>0.259124</c:v>
                </c:pt>
                <c:pt idx="118">
                  <c:v>0.413732</c:v>
                </c:pt>
                <c:pt idx="119">
                  <c:v>0.614676</c:v>
                </c:pt>
                <c:pt idx="120">
                  <c:v>0.625434</c:v>
                </c:pt>
                <c:pt idx="121">
                  <c:v>0.430939</c:v>
                </c:pt>
                <c:pt idx="122">
                  <c:v>0.833651</c:v>
                </c:pt>
                <c:pt idx="123">
                  <c:v>1.229872</c:v>
                </c:pt>
                <c:pt idx="124">
                  <c:v>1.878679</c:v>
                </c:pt>
                <c:pt idx="125">
                  <c:v>2.644847</c:v>
                </c:pt>
                <c:pt idx="126">
                  <c:v>2.992712</c:v>
                </c:pt>
                <c:pt idx="127">
                  <c:v>2.08517</c:v>
                </c:pt>
                <c:pt idx="128">
                  <c:v>1.850978</c:v>
                </c:pt>
                <c:pt idx="129">
                  <c:v>3.298664</c:v>
                </c:pt>
                <c:pt idx="130">
                  <c:v>2.33527</c:v>
                </c:pt>
                <c:pt idx="131">
                  <c:v>0.746115</c:v>
                </c:pt>
                <c:pt idx="132">
                  <c:v>0.355428</c:v>
                </c:pt>
                <c:pt idx="133">
                  <c:v>0.323748</c:v>
                </c:pt>
                <c:pt idx="134">
                  <c:v>0.143407</c:v>
                </c:pt>
                <c:pt idx="135">
                  <c:v>0.416738</c:v>
                </c:pt>
                <c:pt idx="136">
                  <c:v>0.745927</c:v>
                </c:pt>
                <c:pt idx="137">
                  <c:v>0.679627</c:v>
                </c:pt>
                <c:pt idx="138">
                  <c:v>0.839447</c:v>
                </c:pt>
                <c:pt idx="139">
                  <c:v>0.809062</c:v>
                </c:pt>
                <c:pt idx="140">
                  <c:v>1.292577</c:v>
                </c:pt>
                <c:pt idx="141">
                  <c:v>1.791457</c:v>
                </c:pt>
                <c:pt idx="142">
                  <c:v>1.924045</c:v>
                </c:pt>
                <c:pt idx="143">
                  <c:v>1.697202</c:v>
                </c:pt>
                <c:pt idx="144">
                  <c:v>1.854059</c:v>
                </c:pt>
                <c:pt idx="145">
                  <c:v>2.932087</c:v>
                </c:pt>
                <c:pt idx="146">
                  <c:v>1.695607</c:v>
                </c:pt>
                <c:pt idx="147">
                  <c:v>1.146889</c:v>
                </c:pt>
                <c:pt idx="148">
                  <c:v>5.199688</c:v>
                </c:pt>
                <c:pt idx="149">
                  <c:v>4.849301</c:v>
                </c:pt>
                <c:pt idx="150">
                  <c:v>1.674945</c:v>
                </c:pt>
                <c:pt idx="151">
                  <c:v>0.694864</c:v>
                </c:pt>
                <c:pt idx="152">
                  <c:v>0.997761</c:v>
                </c:pt>
                <c:pt idx="153">
                  <c:v>1.188888</c:v>
                </c:pt>
                <c:pt idx="154">
                  <c:v>0.767646</c:v>
                </c:pt>
                <c:pt idx="155">
                  <c:v>0.379122</c:v>
                </c:pt>
                <c:pt idx="156">
                  <c:v>0.24412</c:v>
                </c:pt>
                <c:pt idx="157">
                  <c:v>0.326009</c:v>
                </c:pt>
                <c:pt idx="158">
                  <c:v>0.370015</c:v>
                </c:pt>
                <c:pt idx="159">
                  <c:v>0.214914</c:v>
                </c:pt>
                <c:pt idx="160">
                  <c:v>0.486168</c:v>
                </c:pt>
                <c:pt idx="161">
                  <c:v>1.051501</c:v>
                </c:pt>
                <c:pt idx="162">
                  <c:v>2.013638</c:v>
                </c:pt>
                <c:pt idx="163">
                  <c:v>2.852869</c:v>
                </c:pt>
                <c:pt idx="164">
                  <c:v>2.562678</c:v>
                </c:pt>
                <c:pt idx="165">
                  <c:v>2.190451</c:v>
                </c:pt>
                <c:pt idx="166">
                  <c:v>2.405705</c:v>
                </c:pt>
                <c:pt idx="167">
                  <c:v>4.002628</c:v>
                </c:pt>
                <c:pt idx="168">
                  <c:v>1.857106</c:v>
                </c:pt>
                <c:pt idx="169">
                  <c:v>0.469603</c:v>
                </c:pt>
                <c:pt idx="170">
                  <c:v>0.339151</c:v>
                </c:pt>
                <c:pt idx="171">
                  <c:v>0.290568</c:v>
                </c:pt>
                <c:pt idx="172">
                  <c:v>0.156034</c:v>
                </c:pt>
                <c:pt idx="173">
                  <c:v>0.32768</c:v>
                </c:pt>
                <c:pt idx="174">
                  <c:v>0.613116</c:v>
                </c:pt>
              </c:numCache>
            </c:numRef>
          </c:val>
          <c:smooth val="0"/>
        </c:ser>
        <c:dLbls>
          <c:showLegendKey val="0"/>
          <c:showVal val="0"/>
          <c:showCatName val="0"/>
          <c:showSerName val="0"/>
          <c:showPercent val="0"/>
          <c:showBubbleSize val="0"/>
        </c:dLbls>
        <c:marker val="1"/>
        <c:smooth val="0"/>
        <c:axId val="605587504"/>
        <c:axId val="605587832"/>
      </c:lineChart>
      <c:catAx>
        <c:axId val="6055875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05587832"/>
        <c:crosses val="autoZero"/>
        <c:auto val="1"/>
        <c:lblAlgn val="ctr"/>
        <c:lblOffset val="100"/>
        <c:noMultiLvlLbl val="0"/>
      </c:catAx>
      <c:valAx>
        <c:axId val="605587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0558750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pattFill prst="pct5">
      <a:fgClr>
        <a:schemeClr val="accent1"/>
      </a:fgClr>
      <a:bgClr>
        <a:schemeClr val="bg1"/>
      </a:bgClr>
    </a:pattFill>
    <a:ln w="9525" cap="flat" cmpd="sng" algn="ctr">
      <a:noFill/>
      <a:round/>
    </a:ln>
    <a:effectLst/>
  </c:spPr>
  <c:txPr>
    <a:bodyPr/>
    <a:lstStyle/>
    <a:p>
      <a:pPr>
        <a:defRPr lang="zh-CN"/>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GB" altLang="zh-CN"/>
              <a:t>Gyro Data</a:t>
            </a:r>
            <a:endParaRPr lang="en-GB" altLang="zh-CN"/>
          </a:p>
        </c:rich>
      </c:tx>
      <c:layout/>
      <c:overlay val="0"/>
      <c:spPr>
        <a:noFill/>
        <a:ln>
          <a:noFill/>
        </a:ln>
        <a:effectLst/>
      </c:spPr>
    </c:title>
    <c:autoTitleDeleted val="0"/>
    <c:plotArea>
      <c:layout/>
      <c:lineChart>
        <c:grouping val="standard"/>
        <c:varyColors val="0"/>
        <c:ser>
          <c:idx val="0"/>
          <c:order val="0"/>
          <c:tx>
            <c:strRef>
              <c:f>[Simulate_raci_31_01_2018.csv]Simulate_raci_31_01_2018!$A$1</c:f>
              <c:strCache>
                <c:ptCount val="1"/>
                <c:pt idx="0">
                  <c:v>Pitch_Axis</c:v>
                </c:pt>
              </c:strCache>
            </c:strRef>
          </c:tx>
          <c:spPr>
            <a:ln w="28575" cap="rnd">
              <a:solidFill>
                <a:schemeClr val="accent1"/>
              </a:solidFill>
              <a:round/>
            </a:ln>
            <a:effectLst/>
          </c:spPr>
          <c:marker>
            <c:symbol val="none"/>
          </c:marker>
          <c:dLbls>
            <c:delete val="1"/>
          </c:dLbls>
          <c:val>
            <c:numRef>
              <c:f>[Simulate_raci_31_01_2018.csv]Simulate_raci_31_01_2018!$A$2:$A$2000</c:f>
              <c:numCache>
                <c:formatCode>General</c:formatCode>
                <c:ptCount val="1999"/>
                <c:pt idx="0">
                  <c:v>-0.009315</c:v>
                </c:pt>
                <c:pt idx="1">
                  <c:v>0.030028</c:v>
                </c:pt>
                <c:pt idx="2">
                  <c:v>0.008357</c:v>
                </c:pt>
                <c:pt idx="3">
                  <c:v>-0.030908</c:v>
                </c:pt>
                <c:pt idx="4">
                  <c:v>-0.068926</c:v>
                </c:pt>
                <c:pt idx="5">
                  <c:v>-0.093907</c:v>
                </c:pt>
                <c:pt idx="6">
                  <c:v>-0.117564</c:v>
                </c:pt>
                <c:pt idx="7">
                  <c:v>-0.13898</c:v>
                </c:pt>
                <c:pt idx="8">
                  <c:v>-0.150807</c:v>
                </c:pt>
                <c:pt idx="9">
                  <c:v>-0.154906</c:v>
                </c:pt>
                <c:pt idx="10">
                  <c:v>-0.125691</c:v>
                </c:pt>
                <c:pt idx="11">
                  <c:v>-0.085914</c:v>
                </c:pt>
                <c:pt idx="12">
                  <c:v>-0.053627</c:v>
                </c:pt>
                <c:pt idx="13">
                  <c:v>-0.006548</c:v>
                </c:pt>
                <c:pt idx="14">
                  <c:v>0.012486</c:v>
                </c:pt>
                <c:pt idx="15">
                  <c:v>0.011177</c:v>
                </c:pt>
                <c:pt idx="16">
                  <c:v>0.013258</c:v>
                </c:pt>
                <c:pt idx="17">
                  <c:v>0.046457</c:v>
                </c:pt>
                <c:pt idx="18">
                  <c:v>0.074149</c:v>
                </c:pt>
                <c:pt idx="19">
                  <c:v>0.069662</c:v>
                </c:pt>
                <c:pt idx="20">
                  <c:v>0.054316</c:v>
                </c:pt>
                <c:pt idx="21">
                  <c:v>0.033568</c:v>
                </c:pt>
                <c:pt idx="22">
                  <c:v>0.009834</c:v>
                </c:pt>
                <c:pt idx="23">
                  <c:v>-0.001695</c:v>
                </c:pt>
                <c:pt idx="24">
                  <c:v>0.00841</c:v>
                </c:pt>
                <c:pt idx="25">
                  <c:v>0.032362</c:v>
                </c:pt>
                <c:pt idx="26">
                  <c:v>0.044309</c:v>
                </c:pt>
                <c:pt idx="27">
                  <c:v>0.018695</c:v>
                </c:pt>
                <c:pt idx="28">
                  <c:v>-0.004924</c:v>
                </c:pt>
                <c:pt idx="29">
                  <c:v>-0.021159</c:v>
                </c:pt>
                <c:pt idx="30">
                  <c:v>-0.024489</c:v>
                </c:pt>
                <c:pt idx="31">
                  <c:v>-0.006235</c:v>
                </c:pt>
                <c:pt idx="32">
                  <c:v>0.03785</c:v>
                </c:pt>
                <c:pt idx="33">
                  <c:v>0.089399</c:v>
                </c:pt>
                <c:pt idx="34">
                  <c:v>0.127006</c:v>
                </c:pt>
                <c:pt idx="35">
                  <c:v>0.12286</c:v>
                </c:pt>
                <c:pt idx="36">
                  <c:v>0.076874</c:v>
                </c:pt>
                <c:pt idx="37">
                  <c:v>0.026623</c:v>
                </c:pt>
                <c:pt idx="38">
                  <c:v>-0.006389</c:v>
                </c:pt>
                <c:pt idx="39">
                  <c:v>-0.043622</c:v>
                </c:pt>
                <c:pt idx="40">
                  <c:v>-0.092728</c:v>
                </c:pt>
                <c:pt idx="41">
                  <c:v>-0.165437</c:v>
                </c:pt>
                <c:pt idx="42">
                  <c:v>-0.254227</c:v>
                </c:pt>
                <c:pt idx="43">
                  <c:v>-0.351571</c:v>
                </c:pt>
                <c:pt idx="44">
                  <c:v>-0.433888</c:v>
                </c:pt>
                <c:pt idx="45">
                  <c:v>-0.514994</c:v>
                </c:pt>
                <c:pt idx="46">
                  <c:v>-0.594948</c:v>
                </c:pt>
                <c:pt idx="47">
                  <c:v>-0.680178</c:v>
                </c:pt>
                <c:pt idx="48">
                  <c:v>-0.762336</c:v>
                </c:pt>
                <c:pt idx="49">
                  <c:v>-0.841222</c:v>
                </c:pt>
                <c:pt idx="50">
                  <c:v>-0.913437</c:v>
                </c:pt>
                <c:pt idx="51">
                  <c:v>-0.984596</c:v>
                </c:pt>
                <c:pt idx="52">
                  <c:v>-1.058171</c:v>
                </c:pt>
                <c:pt idx="53">
                  <c:v>-1.131989</c:v>
                </c:pt>
                <c:pt idx="54">
                  <c:v>-1.186649</c:v>
                </c:pt>
                <c:pt idx="55">
                  <c:v>-1.23059</c:v>
                </c:pt>
                <c:pt idx="56">
                  <c:v>-1.243148</c:v>
                </c:pt>
                <c:pt idx="57">
                  <c:v>-1.236253</c:v>
                </c:pt>
                <c:pt idx="58">
                  <c:v>-1.24131</c:v>
                </c:pt>
                <c:pt idx="59">
                  <c:v>-1.272129</c:v>
                </c:pt>
                <c:pt idx="60">
                  <c:v>-1.332142</c:v>
                </c:pt>
                <c:pt idx="61">
                  <c:v>-1.413781</c:v>
                </c:pt>
                <c:pt idx="62">
                  <c:v>-1.49633</c:v>
                </c:pt>
                <c:pt idx="63">
                  <c:v>-1.559408</c:v>
                </c:pt>
                <c:pt idx="64">
                  <c:v>-1.594798</c:v>
                </c:pt>
                <c:pt idx="65">
                  <c:v>-1.624618</c:v>
                </c:pt>
                <c:pt idx="66">
                  <c:v>-1.640536</c:v>
                </c:pt>
                <c:pt idx="67">
                  <c:v>-1.662813</c:v>
                </c:pt>
                <c:pt idx="68">
                  <c:v>-1.689425</c:v>
                </c:pt>
                <c:pt idx="69">
                  <c:v>-1.725597</c:v>
                </c:pt>
                <c:pt idx="70">
                  <c:v>-1.741524</c:v>
                </c:pt>
                <c:pt idx="71">
                  <c:v>-1.738013</c:v>
                </c:pt>
                <c:pt idx="72">
                  <c:v>-1.709934</c:v>
                </c:pt>
                <c:pt idx="73">
                  <c:v>-1.631737</c:v>
                </c:pt>
                <c:pt idx="74">
                  <c:v>-1.557846</c:v>
                </c:pt>
                <c:pt idx="75">
                  <c:v>-1.474469</c:v>
                </c:pt>
                <c:pt idx="76">
                  <c:v>-1.388034</c:v>
                </c:pt>
                <c:pt idx="77">
                  <c:v>-1.296395</c:v>
                </c:pt>
                <c:pt idx="78">
                  <c:v>-1.205851</c:v>
                </c:pt>
                <c:pt idx="79">
                  <c:v>-1.135483</c:v>
                </c:pt>
                <c:pt idx="80">
                  <c:v>-1.072554</c:v>
                </c:pt>
                <c:pt idx="81">
                  <c:v>-1.001961</c:v>
                </c:pt>
                <c:pt idx="82">
                  <c:v>-0.922846</c:v>
                </c:pt>
                <c:pt idx="83">
                  <c:v>-0.850151</c:v>
                </c:pt>
                <c:pt idx="84">
                  <c:v>-0.771248</c:v>
                </c:pt>
                <c:pt idx="85">
                  <c:v>-0.668064</c:v>
                </c:pt>
                <c:pt idx="86">
                  <c:v>-0.55096</c:v>
                </c:pt>
                <c:pt idx="87">
                  <c:v>-0.437075</c:v>
                </c:pt>
                <c:pt idx="88">
                  <c:v>-0.336056</c:v>
                </c:pt>
                <c:pt idx="89">
                  <c:v>-0.241333</c:v>
                </c:pt>
                <c:pt idx="90">
                  <c:v>-0.155026</c:v>
                </c:pt>
                <c:pt idx="91">
                  <c:v>-0.0732</c:v>
                </c:pt>
                <c:pt idx="92">
                  <c:v>-0.000171</c:v>
                </c:pt>
                <c:pt idx="93">
                  <c:v>0.084686</c:v>
                </c:pt>
                <c:pt idx="94">
                  <c:v>0.181629</c:v>
                </c:pt>
                <c:pt idx="95">
                  <c:v>0.274325</c:v>
                </c:pt>
                <c:pt idx="96">
                  <c:v>0.35482</c:v>
                </c:pt>
                <c:pt idx="97">
                  <c:v>0.436519</c:v>
                </c:pt>
                <c:pt idx="98">
                  <c:v>0.521898</c:v>
                </c:pt>
                <c:pt idx="99">
                  <c:v>0.591502</c:v>
                </c:pt>
                <c:pt idx="100">
                  <c:v>0.671872</c:v>
                </c:pt>
                <c:pt idx="101">
                  <c:v>0.745347</c:v>
                </c:pt>
                <c:pt idx="102">
                  <c:v>0.807742</c:v>
                </c:pt>
                <c:pt idx="103">
                  <c:v>0.870156</c:v>
                </c:pt>
                <c:pt idx="104">
                  <c:v>0.945493</c:v>
                </c:pt>
                <c:pt idx="105">
                  <c:v>1.01915</c:v>
                </c:pt>
                <c:pt idx="106">
                  <c:v>1.061125</c:v>
                </c:pt>
                <c:pt idx="107">
                  <c:v>1.060477</c:v>
                </c:pt>
                <c:pt idx="108">
                  <c:v>1.029779</c:v>
                </c:pt>
                <c:pt idx="109">
                  <c:v>0.986016</c:v>
                </c:pt>
                <c:pt idx="110">
                  <c:v>0.941185</c:v>
                </c:pt>
                <c:pt idx="111">
                  <c:v>0.949729</c:v>
                </c:pt>
                <c:pt idx="112">
                  <c:v>0.997894</c:v>
                </c:pt>
                <c:pt idx="113">
                  <c:v>1.064346</c:v>
                </c:pt>
                <c:pt idx="114">
                  <c:v>1.143594</c:v>
                </c:pt>
                <c:pt idx="115">
                  <c:v>1.192753</c:v>
                </c:pt>
                <c:pt idx="116">
                  <c:v>1.228955</c:v>
                </c:pt>
                <c:pt idx="117">
                  <c:v>1.245873</c:v>
                </c:pt>
                <c:pt idx="118">
                  <c:v>1.28194</c:v>
                </c:pt>
                <c:pt idx="119">
                  <c:v>1.343421</c:v>
                </c:pt>
                <c:pt idx="120">
                  <c:v>1.394348</c:v>
                </c:pt>
                <c:pt idx="121">
                  <c:v>1.462592</c:v>
                </c:pt>
                <c:pt idx="122">
                  <c:v>1.544905</c:v>
                </c:pt>
                <c:pt idx="123">
                  <c:v>1.615378</c:v>
                </c:pt>
                <c:pt idx="124">
                  <c:v>1.699583</c:v>
                </c:pt>
                <c:pt idx="125">
                  <c:v>1.808488</c:v>
                </c:pt>
                <c:pt idx="126">
                  <c:v>1.937169</c:v>
                </c:pt>
                <c:pt idx="127">
                  <c:v>2.082195</c:v>
                </c:pt>
                <c:pt idx="128">
                  <c:v>2.191918</c:v>
                </c:pt>
                <c:pt idx="129">
                  <c:v>2.257304</c:v>
                </c:pt>
                <c:pt idx="130">
                  <c:v>2.268959</c:v>
                </c:pt>
                <c:pt idx="131">
                  <c:v>2.24778</c:v>
                </c:pt>
                <c:pt idx="132">
                  <c:v>2.255217</c:v>
                </c:pt>
                <c:pt idx="133">
                  <c:v>2.247512</c:v>
                </c:pt>
                <c:pt idx="134">
                  <c:v>2.236751</c:v>
                </c:pt>
                <c:pt idx="135">
                  <c:v>2.236662</c:v>
                </c:pt>
                <c:pt idx="136">
                  <c:v>2.235383</c:v>
                </c:pt>
                <c:pt idx="137">
                  <c:v>2.211767</c:v>
                </c:pt>
                <c:pt idx="138">
                  <c:v>2.15103</c:v>
                </c:pt>
                <c:pt idx="139">
                  <c:v>2.055097</c:v>
                </c:pt>
                <c:pt idx="140">
                  <c:v>1.922725</c:v>
                </c:pt>
                <c:pt idx="141">
                  <c:v>1.767794</c:v>
                </c:pt>
                <c:pt idx="142">
                  <c:v>1.611831</c:v>
                </c:pt>
                <c:pt idx="143">
                  <c:v>1.444344</c:v>
                </c:pt>
                <c:pt idx="144">
                  <c:v>1.282338</c:v>
                </c:pt>
                <c:pt idx="145">
                  <c:v>1.130955</c:v>
                </c:pt>
                <c:pt idx="146">
                  <c:v>0.9677</c:v>
                </c:pt>
                <c:pt idx="147">
                  <c:v>0.799911</c:v>
                </c:pt>
                <c:pt idx="148">
                  <c:v>0.616105</c:v>
                </c:pt>
                <c:pt idx="149">
                  <c:v>0.449581</c:v>
                </c:pt>
                <c:pt idx="150">
                  <c:v>0.297004</c:v>
                </c:pt>
                <c:pt idx="151">
                  <c:v>0.153158</c:v>
                </c:pt>
                <c:pt idx="152">
                  <c:v>0.026575</c:v>
                </c:pt>
                <c:pt idx="153">
                  <c:v>-0.074365</c:v>
                </c:pt>
                <c:pt idx="154">
                  <c:v>-0.164732</c:v>
                </c:pt>
                <c:pt idx="155">
                  <c:v>-0.245647</c:v>
                </c:pt>
                <c:pt idx="156">
                  <c:v>-0.319218</c:v>
                </c:pt>
                <c:pt idx="157">
                  <c:v>-0.387509</c:v>
                </c:pt>
                <c:pt idx="158">
                  <c:v>-0.456894</c:v>
                </c:pt>
                <c:pt idx="159">
                  <c:v>-0.530571</c:v>
                </c:pt>
                <c:pt idx="160">
                  <c:v>-0.599961</c:v>
                </c:pt>
                <c:pt idx="161">
                  <c:v>-0.656399</c:v>
                </c:pt>
                <c:pt idx="162">
                  <c:v>-0.707363</c:v>
                </c:pt>
                <c:pt idx="163">
                  <c:v>-0.771102</c:v>
                </c:pt>
                <c:pt idx="164">
                  <c:v>-0.851973</c:v>
                </c:pt>
                <c:pt idx="165">
                  <c:v>-0.935036</c:v>
                </c:pt>
                <c:pt idx="166">
                  <c:v>-1.007608</c:v>
                </c:pt>
                <c:pt idx="167">
                  <c:v>-1.077197</c:v>
                </c:pt>
                <c:pt idx="168">
                  <c:v>-1.138345</c:v>
                </c:pt>
                <c:pt idx="169">
                  <c:v>-1.18453</c:v>
                </c:pt>
                <c:pt idx="170">
                  <c:v>-1.212271</c:v>
                </c:pt>
                <c:pt idx="171">
                  <c:v>-1.219563</c:v>
                </c:pt>
                <c:pt idx="172">
                  <c:v>-1.216158</c:v>
                </c:pt>
                <c:pt idx="173">
                  <c:v>-1.213817</c:v>
                </c:pt>
                <c:pt idx="174">
                  <c:v>-1.215718</c:v>
                </c:pt>
                <c:pt idx="175">
                  <c:v>-1.221993</c:v>
                </c:pt>
                <c:pt idx="176">
                  <c:v>-1.24132</c:v>
                </c:pt>
                <c:pt idx="177">
                  <c:v>-1.26167</c:v>
                </c:pt>
                <c:pt idx="178">
                  <c:v>-1.283048</c:v>
                </c:pt>
                <c:pt idx="179">
                  <c:v>-1.310864</c:v>
                </c:pt>
                <c:pt idx="180">
                  <c:v>-1.333404</c:v>
                </c:pt>
                <c:pt idx="181">
                  <c:v>-1.360241</c:v>
                </c:pt>
                <c:pt idx="182">
                  <c:v>-1.380639</c:v>
                </c:pt>
                <c:pt idx="183">
                  <c:v>-1.397798</c:v>
                </c:pt>
                <c:pt idx="184">
                  <c:v>-1.42128</c:v>
                </c:pt>
                <c:pt idx="185">
                  <c:v>-1.462782</c:v>
                </c:pt>
                <c:pt idx="186">
                  <c:v>-1.533108</c:v>
                </c:pt>
                <c:pt idx="187">
                  <c:v>-1.632314</c:v>
                </c:pt>
                <c:pt idx="188">
                  <c:v>-1.745486</c:v>
                </c:pt>
                <c:pt idx="189">
                  <c:v>-1.840597</c:v>
                </c:pt>
                <c:pt idx="190">
                  <c:v>-1.899529</c:v>
                </c:pt>
                <c:pt idx="191">
                  <c:v>-1.921189</c:v>
                </c:pt>
                <c:pt idx="192">
                  <c:v>-1.924587</c:v>
                </c:pt>
                <c:pt idx="193">
                  <c:v>-1.915041</c:v>
                </c:pt>
                <c:pt idx="194">
                  <c:v>-1.893574</c:v>
                </c:pt>
                <c:pt idx="195">
                  <c:v>-1.859144</c:v>
                </c:pt>
                <c:pt idx="196">
                  <c:v>-1.807644</c:v>
                </c:pt>
                <c:pt idx="197">
                  <c:v>-1.738027</c:v>
                </c:pt>
                <c:pt idx="198">
                  <c:v>-1.660882</c:v>
                </c:pt>
                <c:pt idx="199">
                  <c:v>-1.574222</c:v>
                </c:pt>
                <c:pt idx="200">
                  <c:v>-1.477015</c:v>
                </c:pt>
                <c:pt idx="201">
                  <c:v>-1.370265</c:v>
                </c:pt>
                <c:pt idx="202">
                  <c:v>-1.250937</c:v>
                </c:pt>
                <c:pt idx="203">
                  <c:v>-1.128449</c:v>
                </c:pt>
                <c:pt idx="204">
                  <c:v>-1.00054</c:v>
                </c:pt>
                <c:pt idx="205">
                  <c:v>-0.868363</c:v>
                </c:pt>
                <c:pt idx="206">
                  <c:v>-0.744703</c:v>
                </c:pt>
                <c:pt idx="207">
                  <c:v>-0.631756</c:v>
                </c:pt>
                <c:pt idx="208">
                  <c:v>-0.531742</c:v>
                </c:pt>
                <c:pt idx="209">
                  <c:v>-0.447666</c:v>
                </c:pt>
                <c:pt idx="210">
                  <c:v>-0.378541</c:v>
                </c:pt>
                <c:pt idx="211">
                  <c:v>-0.324379</c:v>
                </c:pt>
                <c:pt idx="212">
                  <c:v>-0.279725</c:v>
                </c:pt>
                <c:pt idx="213">
                  <c:v>-0.23389</c:v>
                </c:pt>
                <c:pt idx="214">
                  <c:v>-0.197667</c:v>
                </c:pt>
                <c:pt idx="215">
                  <c:v>-0.167912</c:v>
                </c:pt>
                <c:pt idx="216">
                  <c:v>-0.136065</c:v>
                </c:pt>
                <c:pt idx="217">
                  <c:v>-0.09979</c:v>
                </c:pt>
                <c:pt idx="218">
                  <c:v>-0.050569</c:v>
                </c:pt>
                <c:pt idx="219">
                  <c:v>0.020968</c:v>
                </c:pt>
                <c:pt idx="220">
                  <c:v>0.115802</c:v>
                </c:pt>
                <c:pt idx="221">
                  <c:v>0.228724</c:v>
                </c:pt>
                <c:pt idx="222">
                  <c:v>0.353402</c:v>
                </c:pt>
                <c:pt idx="223">
                  <c:v>0.481326</c:v>
                </c:pt>
                <c:pt idx="224">
                  <c:v>0.59974</c:v>
                </c:pt>
                <c:pt idx="225">
                  <c:v>0.708755</c:v>
                </c:pt>
                <c:pt idx="226">
                  <c:v>0.815562</c:v>
                </c:pt>
                <c:pt idx="227">
                  <c:v>0.93687</c:v>
                </c:pt>
                <c:pt idx="228">
                  <c:v>1.089978</c:v>
                </c:pt>
                <c:pt idx="229">
                  <c:v>1.269719</c:v>
                </c:pt>
                <c:pt idx="230">
                  <c:v>1.448506</c:v>
                </c:pt>
                <c:pt idx="231">
                  <c:v>1.626358</c:v>
                </c:pt>
                <c:pt idx="232">
                  <c:v>1.812908</c:v>
                </c:pt>
                <c:pt idx="233">
                  <c:v>1.928728</c:v>
                </c:pt>
                <c:pt idx="234">
                  <c:v>1.997797</c:v>
                </c:pt>
                <c:pt idx="235">
                  <c:v>2.047223</c:v>
                </c:pt>
                <c:pt idx="236">
                  <c:v>2.060743</c:v>
                </c:pt>
                <c:pt idx="237">
                  <c:v>2.072621</c:v>
                </c:pt>
                <c:pt idx="238">
                  <c:v>2.105973</c:v>
                </c:pt>
                <c:pt idx="239">
                  <c:v>2.160221</c:v>
                </c:pt>
                <c:pt idx="240">
                  <c:v>2.218989</c:v>
                </c:pt>
                <c:pt idx="241">
                  <c:v>2.292644</c:v>
                </c:pt>
                <c:pt idx="242">
                  <c:v>2.359929</c:v>
                </c:pt>
                <c:pt idx="243">
                  <c:v>2.397489</c:v>
                </c:pt>
                <c:pt idx="244">
                  <c:v>2.449038</c:v>
                </c:pt>
                <c:pt idx="245">
                  <c:v>2.508326</c:v>
                </c:pt>
                <c:pt idx="246">
                  <c:v>2.556681</c:v>
                </c:pt>
                <c:pt idx="247">
                  <c:v>2.579002</c:v>
                </c:pt>
                <c:pt idx="248">
                  <c:v>2.577817</c:v>
                </c:pt>
                <c:pt idx="249">
                  <c:v>2.53609</c:v>
                </c:pt>
                <c:pt idx="250">
                  <c:v>2.463761</c:v>
                </c:pt>
                <c:pt idx="251">
                  <c:v>2.379842</c:v>
                </c:pt>
                <c:pt idx="252">
                  <c:v>2.306403</c:v>
                </c:pt>
                <c:pt idx="253">
                  <c:v>2.211646</c:v>
                </c:pt>
                <c:pt idx="254">
                  <c:v>2.107367</c:v>
                </c:pt>
                <c:pt idx="255">
                  <c:v>2.009478</c:v>
                </c:pt>
                <c:pt idx="256">
                  <c:v>1.891232</c:v>
                </c:pt>
                <c:pt idx="257">
                  <c:v>1.74291</c:v>
                </c:pt>
                <c:pt idx="258">
                  <c:v>1.566799</c:v>
                </c:pt>
                <c:pt idx="259">
                  <c:v>1.377932</c:v>
                </c:pt>
                <c:pt idx="260">
                  <c:v>1.193356</c:v>
                </c:pt>
                <c:pt idx="261">
                  <c:v>1.016216</c:v>
                </c:pt>
                <c:pt idx="262">
                  <c:v>0.824273</c:v>
                </c:pt>
                <c:pt idx="263">
                  <c:v>0.614382</c:v>
                </c:pt>
                <c:pt idx="264">
                  <c:v>0.400234</c:v>
                </c:pt>
                <c:pt idx="265">
                  <c:v>0.205218</c:v>
                </c:pt>
                <c:pt idx="266">
                  <c:v>0.033641</c:v>
                </c:pt>
                <c:pt idx="267">
                  <c:v>-0.118788</c:v>
                </c:pt>
                <c:pt idx="268">
                  <c:v>-0.243485</c:v>
                </c:pt>
                <c:pt idx="269">
                  <c:v>-0.345677</c:v>
                </c:pt>
                <c:pt idx="270">
                  <c:v>-0.402996</c:v>
                </c:pt>
                <c:pt idx="271">
                  <c:v>-0.411357</c:v>
                </c:pt>
                <c:pt idx="272">
                  <c:v>-0.41124</c:v>
                </c:pt>
                <c:pt idx="273">
                  <c:v>-0.428218</c:v>
                </c:pt>
                <c:pt idx="274">
                  <c:v>-0.474923</c:v>
                </c:pt>
                <c:pt idx="275">
                  <c:v>-0.55731</c:v>
                </c:pt>
                <c:pt idx="276">
                  <c:v>-0.666565</c:v>
                </c:pt>
                <c:pt idx="277">
                  <c:v>-0.774661</c:v>
                </c:pt>
                <c:pt idx="278">
                  <c:v>-0.858203</c:v>
                </c:pt>
                <c:pt idx="279">
                  <c:v>-0.920017</c:v>
                </c:pt>
                <c:pt idx="280">
                  <c:v>-0.975981</c:v>
                </c:pt>
                <c:pt idx="281">
                  <c:v>-1.028879</c:v>
                </c:pt>
                <c:pt idx="282">
                  <c:v>-1.064893</c:v>
                </c:pt>
                <c:pt idx="283">
                  <c:v>-1.100964</c:v>
                </c:pt>
                <c:pt idx="284">
                  <c:v>-1.164857</c:v>
                </c:pt>
                <c:pt idx="285">
                  <c:v>-1.257518</c:v>
                </c:pt>
                <c:pt idx="286">
                  <c:v>-1.353269</c:v>
                </c:pt>
                <c:pt idx="287">
                  <c:v>-1.437558</c:v>
                </c:pt>
                <c:pt idx="288">
                  <c:v>-1.519002</c:v>
                </c:pt>
                <c:pt idx="289">
                  <c:v>-1.576067</c:v>
                </c:pt>
                <c:pt idx="290">
                  <c:v>-1.608626</c:v>
                </c:pt>
                <c:pt idx="291">
                  <c:v>-1.596174</c:v>
                </c:pt>
                <c:pt idx="292">
                  <c:v>-1.57839</c:v>
                </c:pt>
                <c:pt idx="293">
                  <c:v>-1.567935</c:v>
                </c:pt>
                <c:pt idx="294">
                  <c:v>-1.563638</c:v>
                </c:pt>
                <c:pt idx="295">
                  <c:v>-1.614545</c:v>
                </c:pt>
                <c:pt idx="296">
                  <c:v>-1.733342</c:v>
                </c:pt>
                <c:pt idx="297">
                  <c:v>-1.873445</c:v>
                </c:pt>
                <c:pt idx="298">
                  <c:v>-2.019466</c:v>
                </c:pt>
                <c:pt idx="299">
                  <c:v>-2.122946</c:v>
                </c:pt>
                <c:pt idx="300">
                  <c:v>-2.157939</c:v>
                </c:pt>
                <c:pt idx="301">
                  <c:v>-2.143796</c:v>
                </c:pt>
                <c:pt idx="302">
                  <c:v>-2.099742</c:v>
                </c:pt>
                <c:pt idx="303">
                  <c:v>-2.063375</c:v>
                </c:pt>
                <c:pt idx="304">
                  <c:v>-2.044514</c:v>
                </c:pt>
                <c:pt idx="305">
                  <c:v>-2.054651</c:v>
                </c:pt>
                <c:pt idx="306">
                  <c:v>-2.08505</c:v>
                </c:pt>
                <c:pt idx="307">
                  <c:v>-2.126202</c:v>
                </c:pt>
                <c:pt idx="308">
                  <c:v>-2.162058</c:v>
                </c:pt>
                <c:pt idx="309">
                  <c:v>-2.155924</c:v>
                </c:pt>
                <c:pt idx="310">
                  <c:v>-2.079845</c:v>
                </c:pt>
                <c:pt idx="311">
                  <c:v>-1.930965</c:v>
                </c:pt>
                <c:pt idx="312">
                  <c:v>-1.792039</c:v>
                </c:pt>
                <c:pt idx="313">
                  <c:v>-1.689747</c:v>
                </c:pt>
                <c:pt idx="314">
                  <c:v>-1.610961</c:v>
                </c:pt>
                <c:pt idx="315">
                  <c:v>-1.558787</c:v>
                </c:pt>
                <c:pt idx="316">
                  <c:v>-1.518321</c:v>
                </c:pt>
                <c:pt idx="317">
                  <c:v>-1.475652</c:v>
                </c:pt>
                <c:pt idx="318">
                  <c:v>-1.427586</c:v>
                </c:pt>
                <c:pt idx="319">
                  <c:v>-1.369851</c:v>
                </c:pt>
                <c:pt idx="320">
                  <c:v>-1.304666</c:v>
                </c:pt>
                <c:pt idx="321">
                  <c:v>-1.244898</c:v>
                </c:pt>
                <c:pt idx="322">
                  <c:v>-1.188342</c:v>
                </c:pt>
                <c:pt idx="323">
                  <c:v>-1.127538</c:v>
                </c:pt>
                <c:pt idx="324">
                  <c:v>-1.053938</c:v>
                </c:pt>
                <c:pt idx="325">
                  <c:v>-0.970818</c:v>
                </c:pt>
                <c:pt idx="326">
                  <c:v>-0.873907</c:v>
                </c:pt>
                <c:pt idx="327">
                  <c:v>-0.767387</c:v>
                </c:pt>
                <c:pt idx="328">
                  <c:v>-0.651189</c:v>
                </c:pt>
                <c:pt idx="329">
                  <c:v>-0.523121</c:v>
                </c:pt>
                <c:pt idx="330">
                  <c:v>-0.382274</c:v>
                </c:pt>
                <c:pt idx="331">
                  <c:v>-0.230892</c:v>
                </c:pt>
                <c:pt idx="332">
                  <c:v>-0.071087</c:v>
                </c:pt>
                <c:pt idx="333">
                  <c:v>0.085613</c:v>
                </c:pt>
                <c:pt idx="334">
                  <c:v>0.223081</c:v>
                </c:pt>
                <c:pt idx="335">
                  <c:v>0.359359</c:v>
                </c:pt>
                <c:pt idx="336">
                  <c:v>0.492637</c:v>
                </c:pt>
                <c:pt idx="337">
                  <c:v>0.61005</c:v>
                </c:pt>
                <c:pt idx="338">
                  <c:v>0.705884</c:v>
                </c:pt>
                <c:pt idx="339">
                  <c:v>0.784645</c:v>
                </c:pt>
                <c:pt idx="340">
                  <c:v>0.857147</c:v>
                </c:pt>
                <c:pt idx="341">
                  <c:v>0.920128</c:v>
                </c:pt>
                <c:pt idx="342">
                  <c:v>0.972369</c:v>
                </c:pt>
                <c:pt idx="343">
                  <c:v>0.999928</c:v>
                </c:pt>
                <c:pt idx="344">
                  <c:v>0.992389</c:v>
                </c:pt>
                <c:pt idx="345">
                  <c:v>0.992284</c:v>
                </c:pt>
                <c:pt idx="346">
                  <c:v>0.990005</c:v>
                </c:pt>
                <c:pt idx="347">
                  <c:v>0.99841</c:v>
                </c:pt>
                <c:pt idx="348">
                  <c:v>1.009124</c:v>
                </c:pt>
                <c:pt idx="349">
                  <c:v>1.027472</c:v>
                </c:pt>
                <c:pt idx="350">
                  <c:v>1.051227</c:v>
                </c:pt>
                <c:pt idx="351">
                  <c:v>1.077089</c:v>
                </c:pt>
                <c:pt idx="352">
                  <c:v>1.10906</c:v>
                </c:pt>
                <c:pt idx="353">
                  <c:v>1.134339</c:v>
                </c:pt>
                <c:pt idx="354">
                  <c:v>1.196048</c:v>
                </c:pt>
                <c:pt idx="355">
                  <c:v>1.283476</c:v>
                </c:pt>
                <c:pt idx="356">
                  <c:v>1.360343</c:v>
                </c:pt>
                <c:pt idx="357">
                  <c:v>1.418974</c:v>
                </c:pt>
                <c:pt idx="358">
                  <c:v>1.474268</c:v>
                </c:pt>
                <c:pt idx="359">
                  <c:v>1.528635</c:v>
                </c:pt>
                <c:pt idx="360">
                  <c:v>1.570379</c:v>
                </c:pt>
                <c:pt idx="361">
                  <c:v>1.599115</c:v>
                </c:pt>
                <c:pt idx="362">
                  <c:v>1.632071</c:v>
                </c:pt>
                <c:pt idx="363">
                  <c:v>1.669524</c:v>
                </c:pt>
                <c:pt idx="364">
                  <c:v>1.711365</c:v>
                </c:pt>
                <c:pt idx="365">
                  <c:v>1.720135</c:v>
                </c:pt>
                <c:pt idx="366">
                  <c:v>1.710724</c:v>
                </c:pt>
                <c:pt idx="367">
                  <c:v>1.699125</c:v>
                </c:pt>
                <c:pt idx="368">
                  <c:v>1.672551</c:v>
                </c:pt>
                <c:pt idx="369">
                  <c:v>1.651175</c:v>
                </c:pt>
                <c:pt idx="370">
                  <c:v>1.637208</c:v>
                </c:pt>
                <c:pt idx="371">
                  <c:v>1.634953</c:v>
                </c:pt>
                <c:pt idx="372">
                  <c:v>1.642399</c:v>
                </c:pt>
                <c:pt idx="373">
                  <c:v>1.644579</c:v>
                </c:pt>
                <c:pt idx="374">
                  <c:v>1.640381</c:v>
                </c:pt>
                <c:pt idx="375">
                  <c:v>1.624447</c:v>
                </c:pt>
                <c:pt idx="376">
                  <c:v>1.596734</c:v>
                </c:pt>
                <c:pt idx="377">
                  <c:v>1.555185</c:v>
                </c:pt>
                <c:pt idx="378">
                  <c:v>1.514756</c:v>
                </c:pt>
                <c:pt idx="379">
                  <c:v>1.487151</c:v>
                </c:pt>
                <c:pt idx="380">
                  <c:v>1.460532</c:v>
                </c:pt>
                <c:pt idx="381">
                  <c:v>1.431714</c:v>
                </c:pt>
                <c:pt idx="382">
                  <c:v>1.400709</c:v>
                </c:pt>
                <c:pt idx="383">
                  <c:v>1.360052</c:v>
                </c:pt>
                <c:pt idx="384">
                  <c:v>1.3077</c:v>
                </c:pt>
                <c:pt idx="385">
                  <c:v>1.244798</c:v>
                </c:pt>
                <c:pt idx="386">
                  <c:v>1.173519</c:v>
                </c:pt>
                <c:pt idx="387">
                  <c:v>1.108649</c:v>
                </c:pt>
                <c:pt idx="388">
                  <c:v>1.057523</c:v>
                </c:pt>
                <c:pt idx="389">
                  <c:v>1.016919</c:v>
                </c:pt>
                <c:pt idx="390">
                  <c:v>0.984788</c:v>
                </c:pt>
                <c:pt idx="391">
                  <c:v>0.956897</c:v>
                </c:pt>
                <c:pt idx="392">
                  <c:v>0.929033</c:v>
                </c:pt>
                <c:pt idx="393">
                  <c:v>0.904549</c:v>
                </c:pt>
                <c:pt idx="394">
                  <c:v>0.870599</c:v>
                </c:pt>
                <c:pt idx="395">
                  <c:v>0.830162</c:v>
                </c:pt>
                <c:pt idx="396">
                  <c:v>0.778941</c:v>
                </c:pt>
                <c:pt idx="397">
                  <c:v>0.734089</c:v>
                </c:pt>
                <c:pt idx="398">
                  <c:v>0.693504</c:v>
                </c:pt>
                <c:pt idx="399">
                  <c:v>0.656063</c:v>
                </c:pt>
                <c:pt idx="400">
                  <c:v>0.612172</c:v>
                </c:pt>
                <c:pt idx="401">
                  <c:v>0.560846</c:v>
                </c:pt>
                <c:pt idx="402">
                  <c:v>0.502113</c:v>
                </c:pt>
                <c:pt idx="403">
                  <c:v>0.440248</c:v>
                </c:pt>
                <c:pt idx="404">
                  <c:v>0.378507</c:v>
                </c:pt>
                <c:pt idx="405">
                  <c:v>0.320009</c:v>
                </c:pt>
                <c:pt idx="406">
                  <c:v>0.257266</c:v>
                </c:pt>
                <c:pt idx="407">
                  <c:v>0.19447</c:v>
                </c:pt>
                <c:pt idx="408">
                  <c:v>0.133754</c:v>
                </c:pt>
                <c:pt idx="409">
                  <c:v>0.081436</c:v>
                </c:pt>
                <c:pt idx="410">
                  <c:v>0.033323</c:v>
                </c:pt>
                <c:pt idx="411">
                  <c:v>-0.011551</c:v>
                </c:pt>
                <c:pt idx="412">
                  <c:v>-0.059611</c:v>
                </c:pt>
                <c:pt idx="413">
                  <c:v>-0.110809</c:v>
                </c:pt>
                <c:pt idx="414">
                  <c:v>-0.169362</c:v>
                </c:pt>
                <c:pt idx="415">
                  <c:v>-0.225766</c:v>
                </c:pt>
                <c:pt idx="416">
                  <c:v>-0.272672</c:v>
                </c:pt>
                <c:pt idx="417">
                  <c:v>-0.300454</c:v>
                </c:pt>
                <c:pt idx="418">
                  <c:v>-0.311094</c:v>
                </c:pt>
                <c:pt idx="419">
                  <c:v>-0.308792</c:v>
                </c:pt>
                <c:pt idx="420">
                  <c:v>-0.316141</c:v>
                </c:pt>
                <c:pt idx="421">
                  <c:v>-0.348179</c:v>
                </c:pt>
                <c:pt idx="422">
                  <c:v>-0.39629</c:v>
                </c:pt>
                <c:pt idx="423">
                  <c:v>-0.4519</c:v>
                </c:pt>
                <c:pt idx="424">
                  <c:v>-0.506386</c:v>
                </c:pt>
                <c:pt idx="425">
                  <c:v>-0.556544</c:v>
                </c:pt>
                <c:pt idx="426">
                  <c:v>-0.604439</c:v>
                </c:pt>
                <c:pt idx="427">
                  <c:v>-0.647993</c:v>
                </c:pt>
                <c:pt idx="428">
                  <c:v>-0.695814</c:v>
                </c:pt>
                <c:pt idx="429">
                  <c:v>-0.749078</c:v>
                </c:pt>
                <c:pt idx="430">
                  <c:v>-0.804587</c:v>
                </c:pt>
                <c:pt idx="431">
                  <c:v>-0.866689</c:v>
                </c:pt>
                <c:pt idx="432">
                  <c:v>-0.926586</c:v>
                </c:pt>
                <c:pt idx="433">
                  <c:v>-0.978842</c:v>
                </c:pt>
                <c:pt idx="434">
                  <c:v>-1.028927</c:v>
                </c:pt>
                <c:pt idx="435">
                  <c:v>-1.084344</c:v>
                </c:pt>
                <c:pt idx="436">
                  <c:v>-1.138554</c:v>
                </c:pt>
                <c:pt idx="437">
                  <c:v>-1.192792</c:v>
                </c:pt>
                <c:pt idx="438">
                  <c:v>-1.244041</c:v>
                </c:pt>
                <c:pt idx="439">
                  <c:v>-1.293169</c:v>
                </c:pt>
                <c:pt idx="440">
                  <c:v>-1.329448</c:v>
                </c:pt>
                <c:pt idx="441">
                  <c:v>-1.351916</c:v>
                </c:pt>
                <c:pt idx="442">
                  <c:v>-1.362679</c:v>
                </c:pt>
                <c:pt idx="443">
                  <c:v>-1.37119</c:v>
                </c:pt>
                <c:pt idx="444">
                  <c:v>-1.372291</c:v>
                </c:pt>
                <c:pt idx="445">
                  <c:v>-1.373432</c:v>
                </c:pt>
                <c:pt idx="446">
                  <c:v>-1.384234</c:v>
                </c:pt>
                <c:pt idx="447">
                  <c:v>-1.401518</c:v>
                </c:pt>
                <c:pt idx="448">
                  <c:v>-1.427243</c:v>
                </c:pt>
                <c:pt idx="449">
                  <c:v>-1.46249</c:v>
                </c:pt>
                <c:pt idx="450">
                  <c:v>-1.508147</c:v>
                </c:pt>
                <c:pt idx="451">
                  <c:v>-1.544101</c:v>
                </c:pt>
                <c:pt idx="452">
                  <c:v>-1.580216</c:v>
                </c:pt>
                <c:pt idx="453">
                  <c:v>-1.613206</c:v>
                </c:pt>
                <c:pt idx="454">
                  <c:v>-1.642021</c:v>
                </c:pt>
                <c:pt idx="455">
                  <c:v>-1.663504</c:v>
                </c:pt>
                <c:pt idx="456">
                  <c:v>-1.676573</c:v>
                </c:pt>
                <c:pt idx="457">
                  <c:v>-1.687488</c:v>
                </c:pt>
                <c:pt idx="458">
                  <c:v>-1.714298</c:v>
                </c:pt>
                <c:pt idx="459">
                  <c:v>-1.755839</c:v>
                </c:pt>
                <c:pt idx="460">
                  <c:v>-1.804702</c:v>
                </c:pt>
                <c:pt idx="461">
                  <c:v>-1.844982</c:v>
                </c:pt>
                <c:pt idx="462">
                  <c:v>-1.872429</c:v>
                </c:pt>
                <c:pt idx="463">
                  <c:v>-1.87853</c:v>
                </c:pt>
                <c:pt idx="464">
                  <c:v>-1.84305</c:v>
                </c:pt>
                <c:pt idx="465">
                  <c:v>-1.777812</c:v>
                </c:pt>
                <c:pt idx="466">
                  <c:v>-1.708342</c:v>
                </c:pt>
                <c:pt idx="467">
                  <c:v>-1.63998</c:v>
                </c:pt>
                <c:pt idx="468">
                  <c:v>-1.581293</c:v>
                </c:pt>
                <c:pt idx="469">
                  <c:v>-1.538629</c:v>
                </c:pt>
                <c:pt idx="470">
                  <c:v>-1.513066</c:v>
                </c:pt>
                <c:pt idx="471">
                  <c:v>-1.487495</c:v>
                </c:pt>
                <c:pt idx="472">
                  <c:v>-1.45322</c:v>
                </c:pt>
                <c:pt idx="473">
                  <c:v>-1.403931</c:v>
                </c:pt>
                <c:pt idx="474">
                  <c:v>-1.342866</c:v>
                </c:pt>
                <c:pt idx="475">
                  <c:v>-1.286067</c:v>
                </c:pt>
                <c:pt idx="476">
                  <c:v>-1.231668</c:v>
                </c:pt>
                <c:pt idx="477">
                  <c:v>-1.183815</c:v>
                </c:pt>
                <c:pt idx="478">
                  <c:v>-1.137159</c:v>
                </c:pt>
                <c:pt idx="479">
                  <c:v>-1.092668</c:v>
                </c:pt>
                <c:pt idx="480">
                  <c:v>-1.049208</c:v>
                </c:pt>
                <c:pt idx="481">
                  <c:v>-1.017377</c:v>
                </c:pt>
                <c:pt idx="482">
                  <c:v>-0.981189</c:v>
                </c:pt>
                <c:pt idx="483">
                  <c:v>-0.94181</c:v>
                </c:pt>
                <c:pt idx="484">
                  <c:v>-0.893887</c:v>
                </c:pt>
                <c:pt idx="485">
                  <c:v>-0.833182</c:v>
                </c:pt>
                <c:pt idx="486">
                  <c:v>-0.766119</c:v>
                </c:pt>
                <c:pt idx="487">
                  <c:v>-0.697991</c:v>
                </c:pt>
                <c:pt idx="488">
                  <c:v>-0.620254</c:v>
                </c:pt>
                <c:pt idx="489">
                  <c:v>-0.531795</c:v>
                </c:pt>
                <c:pt idx="490">
                  <c:v>-0.437889</c:v>
                </c:pt>
                <c:pt idx="491">
                  <c:v>-0.334337</c:v>
                </c:pt>
                <c:pt idx="492">
                  <c:v>-0.228673</c:v>
                </c:pt>
                <c:pt idx="493">
                  <c:v>-0.126279</c:v>
                </c:pt>
                <c:pt idx="494">
                  <c:v>-0.032547</c:v>
                </c:pt>
                <c:pt idx="495">
                  <c:v>0.048265</c:v>
                </c:pt>
                <c:pt idx="496">
                  <c:v>0.111951</c:v>
                </c:pt>
                <c:pt idx="497">
                  <c:v>0.175666</c:v>
                </c:pt>
                <c:pt idx="498">
                  <c:v>0.250126</c:v>
                </c:pt>
                <c:pt idx="499">
                  <c:v>0.343862</c:v>
                </c:pt>
                <c:pt idx="500">
                  <c:v>0.446251</c:v>
                </c:pt>
                <c:pt idx="501">
                  <c:v>0.552995</c:v>
                </c:pt>
                <c:pt idx="502">
                  <c:v>0.669345</c:v>
                </c:pt>
                <c:pt idx="503">
                  <c:v>0.773827</c:v>
                </c:pt>
                <c:pt idx="504">
                  <c:v>0.859944</c:v>
                </c:pt>
                <c:pt idx="505">
                  <c:v>0.938733</c:v>
                </c:pt>
                <c:pt idx="506">
                  <c:v>1.041282</c:v>
                </c:pt>
                <c:pt idx="507">
                  <c:v>1.163097</c:v>
                </c:pt>
                <c:pt idx="508">
                  <c:v>1.285728</c:v>
                </c:pt>
                <c:pt idx="509">
                  <c:v>1.400753</c:v>
                </c:pt>
                <c:pt idx="510">
                  <c:v>1.500662</c:v>
                </c:pt>
                <c:pt idx="511">
                  <c:v>1.551621</c:v>
                </c:pt>
                <c:pt idx="512">
                  <c:v>1.592045</c:v>
                </c:pt>
                <c:pt idx="513">
                  <c:v>1.63462</c:v>
                </c:pt>
                <c:pt idx="514">
                  <c:v>1.682618</c:v>
                </c:pt>
                <c:pt idx="515">
                  <c:v>1.736015</c:v>
                </c:pt>
                <c:pt idx="516">
                  <c:v>1.79268</c:v>
                </c:pt>
                <c:pt idx="517">
                  <c:v>1.838852</c:v>
                </c:pt>
                <c:pt idx="518">
                  <c:v>1.875345</c:v>
                </c:pt>
                <c:pt idx="519">
                  <c:v>1.91797</c:v>
                </c:pt>
                <c:pt idx="520">
                  <c:v>1.993538</c:v>
                </c:pt>
                <c:pt idx="521">
                  <c:v>2.025911</c:v>
                </c:pt>
                <c:pt idx="522">
                  <c:v>2.016731</c:v>
                </c:pt>
                <c:pt idx="523">
                  <c:v>2.027391</c:v>
                </c:pt>
                <c:pt idx="524">
                  <c:v>2.048573</c:v>
                </c:pt>
                <c:pt idx="525">
                  <c:v>2.062387</c:v>
                </c:pt>
                <c:pt idx="526">
                  <c:v>2.091077</c:v>
                </c:pt>
                <c:pt idx="527">
                  <c:v>2.139983</c:v>
                </c:pt>
                <c:pt idx="528">
                  <c:v>2.193173</c:v>
                </c:pt>
                <c:pt idx="529">
                  <c:v>2.259193</c:v>
                </c:pt>
                <c:pt idx="530">
                  <c:v>2.286063</c:v>
                </c:pt>
                <c:pt idx="531">
                  <c:v>2.274433</c:v>
                </c:pt>
                <c:pt idx="532">
                  <c:v>2.216775</c:v>
                </c:pt>
                <c:pt idx="533">
                  <c:v>2.135472</c:v>
                </c:pt>
                <c:pt idx="534">
                  <c:v>2.062656</c:v>
                </c:pt>
                <c:pt idx="535">
                  <c:v>2.021814</c:v>
                </c:pt>
                <c:pt idx="536">
                  <c:v>2.0162</c:v>
                </c:pt>
                <c:pt idx="537">
                  <c:v>2.020379</c:v>
                </c:pt>
                <c:pt idx="538">
                  <c:v>1.992699</c:v>
                </c:pt>
                <c:pt idx="539">
                  <c:v>1.924458</c:v>
                </c:pt>
                <c:pt idx="540">
                  <c:v>1.834824</c:v>
                </c:pt>
                <c:pt idx="541">
                  <c:v>1.743125</c:v>
                </c:pt>
                <c:pt idx="542">
                  <c:v>1.657968</c:v>
                </c:pt>
                <c:pt idx="543">
                  <c:v>1.58138</c:v>
                </c:pt>
                <c:pt idx="544">
                  <c:v>1.516424</c:v>
                </c:pt>
                <c:pt idx="545">
                  <c:v>1.461069</c:v>
                </c:pt>
                <c:pt idx="546">
                  <c:v>1.401487</c:v>
                </c:pt>
                <c:pt idx="547">
                  <c:v>1.322792</c:v>
                </c:pt>
                <c:pt idx="548">
                  <c:v>1.222611</c:v>
                </c:pt>
                <c:pt idx="549">
                  <c:v>1.096606</c:v>
                </c:pt>
                <c:pt idx="550">
                  <c:v>0.961052</c:v>
                </c:pt>
                <c:pt idx="551">
                  <c:v>0.819251</c:v>
                </c:pt>
                <c:pt idx="552">
                  <c:v>0.673345</c:v>
                </c:pt>
                <c:pt idx="553">
                  <c:v>0.533864</c:v>
                </c:pt>
                <c:pt idx="554">
                  <c:v>0.399539</c:v>
                </c:pt>
                <c:pt idx="555">
                  <c:v>0.285367</c:v>
                </c:pt>
                <c:pt idx="556">
                  <c:v>0.194588</c:v>
                </c:pt>
                <c:pt idx="557">
                  <c:v>0.125208</c:v>
                </c:pt>
                <c:pt idx="558">
                  <c:v>0.068057</c:v>
                </c:pt>
                <c:pt idx="559">
                  <c:v>0.000585</c:v>
                </c:pt>
                <c:pt idx="560">
                  <c:v>-0.08536</c:v>
                </c:pt>
                <c:pt idx="561">
                  <c:v>-0.179145</c:v>
                </c:pt>
                <c:pt idx="562">
                  <c:v>-0.280533</c:v>
                </c:pt>
                <c:pt idx="563">
                  <c:v>-0.395639</c:v>
                </c:pt>
                <c:pt idx="564">
                  <c:v>-0.524357</c:v>
                </c:pt>
                <c:pt idx="565">
                  <c:v>-0.660498</c:v>
                </c:pt>
                <c:pt idx="566">
                  <c:v>-0.800192</c:v>
                </c:pt>
                <c:pt idx="567">
                  <c:v>-0.933804</c:v>
                </c:pt>
                <c:pt idx="568">
                  <c:v>-1.059302</c:v>
                </c:pt>
                <c:pt idx="569">
                  <c:v>-1.169998</c:v>
                </c:pt>
                <c:pt idx="570">
                  <c:v>-1.265594</c:v>
                </c:pt>
                <c:pt idx="571">
                  <c:v>-1.338148</c:v>
                </c:pt>
                <c:pt idx="572">
                  <c:v>-1.398217</c:v>
                </c:pt>
                <c:pt idx="573">
                  <c:v>-1.448388</c:v>
                </c:pt>
                <c:pt idx="574">
                  <c:v>-1.509597</c:v>
                </c:pt>
                <c:pt idx="575">
                  <c:v>-1.576665</c:v>
                </c:pt>
                <c:pt idx="576">
                  <c:v>-1.625128</c:v>
                </c:pt>
                <c:pt idx="577">
                  <c:v>-1.667833</c:v>
                </c:pt>
                <c:pt idx="578">
                  <c:v>-1.725791</c:v>
                </c:pt>
                <c:pt idx="579">
                  <c:v>-1.789972</c:v>
                </c:pt>
                <c:pt idx="580">
                  <c:v>-1.850703</c:v>
                </c:pt>
                <c:pt idx="581">
                  <c:v>-1.894067</c:v>
                </c:pt>
                <c:pt idx="582">
                  <c:v>-1.911311</c:v>
                </c:pt>
                <c:pt idx="583">
                  <c:v>-1.90644</c:v>
                </c:pt>
                <c:pt idx="584">
                  <c:v>-1.878816</c:v>
                </c:pt>
                <c:pt idx="585">
                  <c:v>-1.845716</c:v>
                </c:pt>
                <c:pt idx="586">
                  <c:v>-1.847927</c:v>
                </c:pt>
                <c:pt idx="587">
                  <c:v>-1.85821</c:v>
                </c:pt>
                <c:pt idx="588">
                  <c:v>-1.882401</c:v>
                </c:pt>
                <c:pt idx="589">
                  <c:v>-1.925602</c:v>
                </c:pt>
                <c:pt idx="590">
                  <c:v>-1.961522</c:v>
                </c:pt>
                <c:pt idx="591">
                  <c:v>-1.997012</c:v>
                </c:pt>
                <c:pt idx="592">
                  <c:v>-2.028492</c:v>
                </c:pt>
                <c:pt idx="593">
                  <c:v>-2.021192</c:v>
                </c:pt>
                <c:pt idx="594">
                  <c:v>-1.988107</c:v>
                </c:pt>
                <c:pt idx="595">
                  <c:v>-1.956071</c:v>
                </c:pt>
                <c:pt idx="596">
                  <c:v>-1.938927</c:v>
                </c:pt>
                <c:pt idx="597">
                  <c:v>-1.925038</c:v>
                </c:pt>
                <c:pt idx="598">
                  <c:v>-1.905883</c:v>
                </c:pt>
                <c:pt idx="599">
                  <c:v>-1.870682</c:v>
                </c:pt>
                <c:pt idx="600">
                  <c:v>-1.80872</c:v>
                </c:pt>
                <c:pt idx="601">
                  <c:v>-1.732852</c:v>
                </c:pt>
                <c:pt idx="602">
                  <c:v>-1.643177</c:v>
                </c:pt>
                <c:pt idx="603">
                  <c:v>-1.552555</c:v>
                </c:pt>
                <c:pt idx="604">
                  <c:v>-1.45774</c:v>
                </c:pt>
                <c:pt idx="605">
                  <c:v>-1.373529</c:v>
                </c:pt>
                <c:pt idx="606">
                  <c:v>-1.299901</c:v>
                </c:pt>
                <c:pt idx="607">
                  <c:v>-1.242214</c:v>
                </c:pt>
                <c:pt idx="608">
                  <c:v>-1.200458</c:v>
                </c:pt>
                <c:pt idx="609">
                  <c:v>-1.177837</c:v>
                </c:pt>
                <c:pt idx="610">
                  <c:v>-1.159561</c:v>
                </c:pt>
                <c:pt idx="611">
                  <c:v>-1.138191</c:v>
                </c:pt>
                <c:pt idx="612">
                  <c:v>-1.095545</c:v>
                </c:pt>
                <c:pt idx="613">
                  <c:v>-1.024167</c:v>
                </c:pt>
                <c:pt idx="614">
                  <c:v>-0.934622</c:v>
                </c:pt>
                <c:pt idx="615">
                  <c:v>-0.839658</c:v>
                </c:pt>
                <c:pt idx="616">
                  <c:v>-0.746842</c:v>
                </c:pt>
                <c:pt idx="617">
                  <c:v>-0.661512</c:v>
                </c:pt>
                <c:pt idx="618">
                  <c:v>-0.578339</c:v>
                </c:pt>
                <c:pt idx="619">
                  <c:v>-0.481384</c:v>
                </c:pt>
                <c:pt idx="620">
                  <c:v>-0.36208</c:v>
                </c:pt>
                <c:pt idx="621">
                  <c:v>-0.227923</c:v>
                </c:pt>
                <c:pt idx="622">
                  <c:v>-0.085267</c:v>
                </c:pt>
                <c:pt idx="623">
                  <c:v>0.048859</c:v>
                </c:pt>
                <c:pt idx="624">
                  <c:v>0.1671</c:v>
                </c:pt>
                <c:pt idx="625">
                  <c:v>0.264067</c:v>
                </c:pt>
                <c:pt idx="626">
                  <c:v>0.348271</c:v>
                </c:pt>
                <c:pt idx="627">
                  <c:v>0.425116</c:v>
                </c:pt>
                <c:pt idx="628">
                  <c:v>0.499816</c:v>
                </c:pt>
                <c:pt idx="629">
                  <c:v>0.577716</c:v>
                </c:pt>
                <c:pt idx="630">
                  <c:v>0.669377</c:v>
                </c:pt>
                <c:pt idx="631">
                  <c:v>0.769372</c:v>
                </c:pt>
                <c:pt idx="632">
                  <c:v>0.874579</c:v>
                </c:pt>
                <c:pt idx="633">
                  <c:v>0.972467</c:v>
                </c:pt>
                <c:pt idx="634">
                  <c:v>1.057953</c:v>
                </c:pt>
                <c:pt idx="635">
                  <c:v>1.138318</c:v>
                </c:pt>
                <c:pt idx="636">
                  <c:v>1.213235</c:v>
                </c:pt>
                <c:pt idx="637">
                  <c:v>1.269811</c:v>
                </c:pt>
                <c:pt idx="638">
                  <c:v>1.351957</c:v>
                </c:pt>
                <c:pt idx="639">
                  <c:v>1.462825</c:v>
                </c:pt>
                <c:pt idx="640">
                  <c:v>1.58313</c:v>
                </c:pt>
                <c:pt idx="641">
                  <c:v>1.70543</c:v>
                </c:pt>
                <c:pt idx="642">
                  <c:v>1.788352</c:v>
                </c:pt>
                <c:pt idx="643">
                  <c:v>1.824625</c:v>
                </c:pt>
                <c:pt idx="644">
                  <c:v>1.856777</c:v>
                </c:pt>
                <c:pt idx="645">
                  <c:v>1.907118</c:v>
                </c:pt>
                <c:pt idx="646">
                  <c:v>1.970194</c:v>
                </c:pt>
                <c:pt idx="647">
                  <c:v>2.052418</c:v>
                </c:pt>
                <c:pt idx="648">
                  <c:v>2.141092</c:v>
                </c:pt>
                <c:pt idx="649">
                  <c:v>2.224557</c:v>
                </c:pt>
                <c:pt idx="650">
                  <c:v>2.304813</c:v>
                </c:pt>
                <c:pt idx="651">
                  <c:v>2.369011</c:v>
                </c:pt>
                <c:pt idx="652">
                  <c:v>2.409692</c:v>
                </c:pt>
                <c:pt idx="653">
                  <c:v>2.426788</c:v>
                </c:pt>
                <c:pt idx="654">
                  <c:v>2.412977</c:v>
                </c:pt>
                <c:pt idx="655">
                  <c:v>2.376792</c:v>
                </c:pt>
                <c:pt idx="656">
                  <c:v>2.343722</c:v>
                </c:pt>
                <c:pt idx="657">
                  <c:v>2.329713</c:v>
                </c:pt>
                <c:pt idx="658">
                  <c:v>2.321025</c:v>
                </c:pt>
                <c:pt idx="659">
                  <c:v>2.301706</c:v>
                </c:pt>
                <c:pt idx="660">
                  <c:v>2.275887</c:v>
                </c:pt>
                <c:pt idx="661">
                  <c:v>2.214927</c:v>
                </c:pt>
                <c:pt idx="662">
                  <c:v>2.119961</c:v>
                </c:pt>
                <c:pt idx="663">
                  <c:v>1.988737</c:v>
                </c:pt>
                <c:pt idx="664">
                  <c:v>1.844668</c:v>
                </c:pt>
                <c:pt idx="665">
                  <c:v>1.697379</c:v>
                </c:pt>
                <c:pt idx="666">
                  <c:v>1.568232</c:v>
                </c:pt>
                <c:pt idx="667">
                  <c:v>1.470002</c:v>
                </c:pt>
                <c:pt idx="668">
                  <c:v>1.395203</c:v>
                </c:pt>
                <c:pt idx="669">
                  <c:v>1.334556</c:v>
                </c:pt>
                <c:pt idx="670">
                  <c:v>1.283846</c:v>
                </c:pt>
                <c:pt idx="671">
                  <c:v>1.202127</c:v>
                </c:pt>
                <c:pt idx="672">
                  <c:v>1.087014</c:v>
                </c:pt>
                <c:pt idx="673">
                  <c:v>0.949378</c:v>
                </c:pt>
                <c:pt idx="674">
                  <c:v>0.799926</c:v>
                </c:pt>
                <c:pt idx="675">
                  <c:v>0.649303</c:v>
                </c:pt>
                <c:pt idx="676">
                  <c:v>0.510544</c:v>
                </c:pt>
                <c:pt idx="677">
                  <c:v>0.384888</c:v>
                </c:pt>
                <c:pt idx="678">
                  <c:v>0.276469</c:v>
                </c:pt>
                <c:pt idx="679">
                  <c:v>0.175369</c:v>
                </c:pt>
                <c:pt idx="680">
                  <c:v>0.074042</c:v>
                </c:pt>
                <c:pt idx="681">
                  <c:v>-0.033941</c:v>
                </c:pt>
                <c:pt idx="682">
                  <c:v>-0.157095</c:v>
                </c:pt>
                <c:pt idx="683">
                  <c:v>-0.297095</c:v>
                </c:pt>
                <c:pt idx="684">
                  <c:v>-0.471723</c:v>
                </c:pt>
                <c:pt idx="685">
                  <c:v>-0.67708</c:v>
                </c:pt>
                <c:pt idx="686">
                  <c:v>-0.879497</c:v>
                </c:pt>
                <c:pt idx="687">
                  <c:v>-1.030053</c:v>
                </c:pt>
                <c:pt idx="688">
                  <c:v>-1.171199</c:v>
                </c:pt>
                <c:pt idx="689">
                  <c:v>-1.316396</c:v>
                </c:pt>
                <c:pt idx="690">
                  <c:v>-1.409991</c:v>
                </c:pt>
                <c:pt idx="691">
                  <c:v>-1.483322</c:v>
                </c:pt>
                <c:pt idx="692">
                  <c:v>-1.54086</c:v>
                </c:pt>
                <c:pt idx="693">
                  <c:v>-1.585928</c:v>
                </c:pt>
                <c:pt idx="694">
                  <c:v>-1.652525</c:v>
                </c:pt>
                <c:pt idx="695">
                  <c:v>-1.731671</c:v>
                </c:pt>
                <c:pt idx="696">
                  <c:v>-1.786812</c:v>
                </c:pt>
                <c:pt idx="697">
                  <c:v>-1.80111</c:v>
                </c:pt>
                <c:pt idx="698">
                  <c:v>-1.769402</c:v>
                </c:pt>
                <c:pt idx="699">
                  <c:v>-1.725154</c:v>
                </c:pt>
                <c:pt idx="700">
                  <c:v>-1.704657</c:v>
                </c:pt>
                <c:pt idx="701">
                  <c:v>-1.70349</c:v>
                </c:pt>
                <c:pt idx="702">
                  <c:v>-1.716333</c:v>
                </c:pt>
                <c:pt idx="703">
                  <c:v>-1.749571</c:v>
                </c:pt>
                <c:pt idx="704">
                  <c:v>-1.790253</c:v>
                </c:pt>
                <c:pt idx="705">
                  <c:v>-1.812729</c:v>
                </c:pt>
                <c:pt idx="706">
                  <c:v>-1.824474</c:v>
                </c:pt>
                <c:pt idx="707">
                  <c:v>-1.821088</c:v>
                </c:pt>
                <c:pt idx="708">
                  <c:v>-1.781798</c:v>
                </c:pt>
                <c:pt idx="709">
                  <c:v>-1.778782</c:v>
                </c:pt>
                <c:pt idx="710">
                  <c:v>-1.802337</c:v>
                </c:pt>
                <c:pt idx="711">
                  <c:v>-1.831334</c:v>
                </c:pt>
                <c:pt idx="712">
                  <c:v>-1.860249</c:v>
                </c:pt>
                <c:pt idx="713">
                  <c:v>-1.878185</c:v>
                </c:pt>
                <c:pt idx="714">
                  <c:v>-1.872324</c:v>
                </c:pt>
                <c:pt idx="715">
                  <c:v>-1.846197</c:v>
                </c:pt>
                <c:pt idx="716">
                  <c:v>-1.81386</c:v>
                </c:pt>
                <c:pt idx="717">
                  <c:v>-1.791334</c:v>
                </c:pt>
                <c:pt idx="718">
                  <c:v>-1.798002</c:v>
                </c:pt>
                <c:pt idx="719">
                  <c:v>-1.811231</c:v>
                </c:pt>
                <c:pt idx="720">
                  <c:v>-1.830849</c:v>
                </c:pt>
                <c:pt idx="721">
                  <c:v>-1.8428</c:v>
                </c:pt>
                <c:pt idx="722">
                  <c:v>-1.84174</c:v>
                </c:pt>
                <c:pt idx="723">
                  <c:v>-1.833185</c:v>
                </c:pt>
                <c:pt idx="724">
                  <c:v>-1.819456</c:v>
                </c:pt>
                <c:pt idx="725">
                  <c:v>-1.787628</c:v>
                </c:pt>
                <c:pt idx="726">
                  <c:v>-1.726928</c:v>
                </c:pt>
                <c:pt idx="727">
                  <c:v>-1.648011</c:v>
                </c:pt>
                <c:pt idx="728">
                  <c:v>-1.573363</c:v>
                </c:pt>
                <c:pt idx="729">
                  <c:v>-1.513719</c:v>
                </c:pt>
                <c:pt idx="730">
                  <c:v>-1.465809</c:v>
                </c:pt>
                <c:pt idx="731">
                  <c:v>-1.419938</c:v>
                </c:pt>
                <c:pt idx="732">
                  <c:v>-1.373991</c:v>
                </c:pt>
                <c:pt idx="733">
                  <c:v>-1.333385</c:v>
                </c:pt>
                <c:pt idx="734">
                  <c:v>-1.292838</c:v>
                </c:pt>
                <c:pt idx="735">
                  <c:v>-1.234192</c:v>
                </c:pt>
                <c:pt idx="736">
                  <c:v>-1.15956</c:v>
                </c:pt>
                <c:pt idx="737">
                  <c:v>-1.0615</c:v>
                </c:pt>
                <c:pt idx="738">
                  <c:v>-0.949553</c:v>
                </c:pt>
                <c:pt idx="739">
                  <c:v>-0.824774</c:v>
                </c:pt>
                <c:pt idx="740">
                  <c:v>-0.687219</c:v>
                </c:pt>
                <c:pt idx="741">
                  <c:v>-0.547557</c:v>
                </c:pt>
                <c:pt idx="742">
                  <c:v>-0.411078</c:v>
                </c:pt>
                <c:pt idx="743">
                  <c:v>-0.283078</c:v>
                </c:pt>
                <c:pt idx="744">
                  <c:v>-0.161438</c:v>
                </c:pt>
                <c:pt idx="745">
                  <c:v>-0.040929</c:v>
                </c:pt>
                <c:pt idx="746">
                  <c:v>0.077334</c:v>
                </c:pt>
                <c:pt idx="747">
                  <c:v>0.211438</c:v>
                </c:pt>
                <c:pt idx="748">
                  <c:v>0.361375</c:v>
                </c:pt>
                <c:pt idx="749">
                  <c:v>0.507086</c:v>
                </c:pt>
                <c:pt idx="750">
                  <c:v>0.623158</c:v>
                </c:pt>
                <c:pt idx="751">
                  <c:v>0.692726</c:v>
                </c:pt>
                <c:pt idx="752">
                  <c:v>0.731482</c:v>
                </c:pt>
                <c:pt idx="753">
                  <c:v>0.756175</c:v>
                </c:pt>
                <c:pt idx="754">
                  <c:v>0.770059</c:v>
                </c:pt>
                <c:pt idx="755">
                  <c:v>0.795558</c:v>
                </c:pt>
                <c:pt idx="756">
                  <c:v>0.84442</c:v>
                </c:pt>
                <c:pt idx="757">
                  <c:v>0.914623</c:v>
                </c:pt>
                <c:pt idx="758">
                  <c:v>0.992388</c:v>
                </c:pt>
                <c:pt idx="759">
                  <c:v>1.086184</c:v>
                </c:pt>
                <c:pt idx="760">
                  <c:v>1.182146</c:v>
                </c:pt>
                <c:pt idx="761">
                  <c:v>1.269664</c:v>
                </c:pt>
                <c:pt idx="762">
                  <c:v>1.335915</c:v>
                </c:pt>
                <c:pt idx="763">
                  <c:v>1.379827</c:v>
                </c:pt>
                <c:pt idx="764">
                  <c:v>1.414167</c:v>
                </c:pt>
                <c:pt idx="765">
                  <c:v>1.449345</c:v>
                </c:pt>
                <c:pt idx="766">
                  <c:v>1.499161</c:v>
                </c:pt>
                <c:pt idx="767">
                  <c:v>1.585185</c:v>
                </c:pt>
                <c:pt idx="768">
                  <c:v>1.682164</c:v>
                </c:pt>
                <c:pt idx="769">
                  <c:v>1.764457</c:v>
                </c:pt>
                <c:pt idx="770">
                  <c:v>1.836047</c:v>
                </c:pt>
                <c:pt idx="771">
                  <c:v>1.866955</c:v>
                </c:pt>
                <c:pt idx="772">
                  <c:v>1.858304</c:v>
                </c:pt>
                <c:pt idx="773">
                  <c:v>1.847445</c:v>
                </c:pt>
                <c:pt idx="774">
                  <c:v>1.850654</c:v>
                </c:pt>
                <c:pt idx="775">
                  <c:v>1.864842</c:v>
                </c:pt>
                <c:pt idx="776">
                  <c:v>1.8951</c:v>
                </c:pt>
                <c:pt idx="777">
                  <c:v>1.919899</c:v>
                </c:pt>
                <c:pt idx="778">
                  <c:v>1.944674</c:v>
                </c:pt>
                <c:pt idx="779">
                  <c:v>2.013274</c:v>
                </c:pt>
                <c:pt idx="780">
                  <c:v>2.122418</c:v>
                </c:pt>
                <c:pt idx="781">
                  <c:v>2.229359</c:v>
                </c:pt>
                <c:pt idx="782">
                  <c:v>2.284831</c:v>
                </c:pt>
                <c:pt idx="783">
                  <c:v>2.298505</c:v>
                </c:pt>
                <c:pt idx="784">
                  <c:v>2.305895</c:v>
                </c:pt>
                <c:pt idx="785">
                  <c:v>2.319912</c:v>
                </c:pt>
                <c:pt idx="786">
                  <c:v>2.339437</c:v>
                </c:pt>
                <c:pt idx="787">
                  <c:v>2.335604</c:v>
                </c:pt>
                <c:pt idx="788">
                  <c:v>2.299525</c:v>
                </c:pt>
                <c:pt idx="789">
                  <c:v>2.21719</c:v>
                </c:pt>
                <c:pt idx="790">
                  <c:v>2.081413</c:v>
                </c:pt>
                <c:pt idx="791">
                  <c:v>1.922186</c:v>
                </c:pt>
                <c:pt idx="792">
                  <c:v>1.767326</c:v>
                </c:pt>
                <c:pt idx="793">
                  <c:v>1.640382</c:v>
                </c:pt>
                <c:pt idx="794">
                  <c:v>1.546713</c:v>
                </c:pt>
                <c:pt idx="795">
                  <c:v>1.469051</c:v>
                </c:pt>
                <c:pt idx="796">
                  <c:v>1.393378</c:v>
                </c:pt>
                <c:pt idx="797">
                  <c:v>1.323953</c:v>
                </c:pt>
                <c:pt idx="798">
                  <c:v>1.267198</c:v>
                </c:pt>
                <c:pt idx="799">
                  <c:v>1.222201</c:v>
                </c:pt>
                <c:pt idx="800">
                  <c:v>1.183702</c:v>
                </c:pt>
                <c:pt idx="801">
                  <c:v>1.153751</c:v>
                </c:pt>
                <c:pt idx="802">
                  <c:v>1.114084</c:v>
                </c:pt>
                <c:pt idx="803">
                  <c:v>1.070012</c:v>
                </c:pt>
                <c:pt idx="804">
                  <c:v>1.021679</c:v>
                </c:pt>
                <c:pt idx="805">
                  <c:v>0.960643</c:v>
                </c:pt>
                <c:pt idx="806">
                  <c:v>0.881772</c:v>
                </c:pt>
                <c:pt idx="807">
                  <c:v>0.78396</c:v>
                </c:pt>
                <c:pt idx="808">
                  <c:v>0.65843</c:v>
                </c:pt>
                <c:pt idx="809">
                  <c:v>0.518731</c:v>
                </c:pt>
                <c:pt idx="810">
                  <c:v>0.377739</c:v>
                </c:pt>
                <c:pt idx="811">
                  <c:v>0.244111</c:v>
                </c:pt>
                <c:pt idx="812">
                  <c:v>0.112644</c:v>
                </c:pt>
                <c:pt idx="813">
                  <c:v>-0.02088</c:v>
                </c:pt>
                <c:pt idx="814">
                  <c:v>-0.148818</c:v>
                </c:pt>
                <c:pt idx="815">
                  <c:v>-0.269008</c:v>
                </c:pt>
                <c:pt idx="816">
                  <c:v>-0.388055</c:v>
                </c:pt>
                <c:pt idx="817">
                  <c:v>-0.514645</c:v>
                </c:pt>
                <c:pt idx="818">
                  <c:v>-0.632733</c:v>
                </c:pt>
                <c:pt idx="819">
                  <c:v>-0.75728</c:v>
                </c:pt>
                <c:pt idx="820">
                  <c:v>-0.876694</c:v>
                </c:pt>
                <c:pt idx="821">
                  <c:v>-0.972854</c:v>
                </c:pt>
                <c:pt idx="822">
                  <c:v>-1.064841</c:v>
                </c:pt>
                <c:pt idx="823">
                  <c:v>-1.151366</c:v>
                </c:pt>
                <c:pt idx="824">
                  <c:v>-1.209935</c:v>
                </c:pt>
                <c:pt idx="825">
                  <c:v>-1.254714</c:v>
                </c:pt>
                <c:pt idx="826">
                  <c:v>-1.304058</c:v>
                </c:pt>
                <c:pt idx="827">
                  <c:v>-1.36197</c:v>
                </c:pt>
                <c:pt idx="828">
                  <c:v>-1.417635</c:v>
                </c:pt>
                <c:pt idx="829">
                  <c:v>-1.463531</c:v>
                </c:pt>
                <c:pt idx="830">
                  <c:v>-1.50184</c:v>
                </c:pt>
                <c:pt idx="831">
                  <c:v>-1.530485</c:v>
                </c:pt>
                <c:pt idx="832">
                  <c:v>-1.548381</c:v>
                </c:pt>
                <c:pt idx="833">
                  <c:v>-1.555465</c:v>
                </c:pt>
                <c:pt idx="834">
                  <c:v>-1.571081</c:v>
                </c:pt>
                <c:pt idx="835">
                  <c:v>-1.628397</c:v>
                </c:pt>
                <c:pt idx="836">
                  <c:v>-1.709435</c:v>
                </c:pt>
                <c:pt idx="837">
                  <c:v>-1.80671</c:v>
                </c:pt>
                <c:pt idx="838">
                  <c:v>-1.914845</c:v>
                </c:pt>
                <c:pt idx="839">
                  <c:v>-2.032685</c:v>
                </c:pt>
                <c:pt idx="840">
                  <c:v>-2.144162</c:v>
                </c:pt>
                <c:pt idx="841">
                  <c:v>-2.217196</c:v>
                </c:pt>
                <c:pt idx="842">
                  <c:v>-2.248739</c:v>
                </c:pt>
                <c:pt idx="843">
                  <c:v>-2.271909</c:v>
                </c:pt>
                <c:pt idx="844">
                  <c:v>-2.286482</c:v>
                </c:pt>
                <c:pt idx="845">
                  <c:v>-2.308123</c:v>
                </c:pt>
                <c:pt idx="846">
                  <c:v>-2.34825</c:v>
                </c:pt>
                <c:pt idx="847">
                  <c:v>-2.402915</c:v>
                </c:pt>
                <c:pt idx="848">
                  <c:v>-2.471481</c:v>
                </c:pt>
                <c:pt idx="849">
                  <c:v>-2.520965</c:v>
                </c:pt>
                <c:pt idx="850">
                  <c:v>-2.550294</c:v>
                </c:pt>
                <c:pt idx="851">
                  <c:v>-2.550959</c:v>
                </c:pt>
                <c:pt idx="852">
                  <c:v>-2.495442</c:v>
                </c:pt>
                <c:pt idx="853">
                  <c:v>-2.430327</c:v>
                </c:pt>
                <c:pt idx="854">
                  <c:v>-2.32596</c:v>
                </c:pt>
                <c:pt idx="855">
                  <c:v>-2.226753</c:v>
                </c:pt>
                <c:pt idx="856">
                  <c:v>-2.108485</c:v>
                </c:pt>
                <c:pt idx="857">
                  <c:v>-1.995595</c:v>
                </c:pt>
                <c:pt idx="858">
                  <c:v>-1.888923</c:v>
                </c:pt>
                <c:pt idx="859">
                  <c:v>-1.780046</c:v>
                </c:pt>
                <c:pt idx="860">
                  <c:v>-1.672159</c:v>
                </c:pt>
                <c:pt idx="861">
                  <c:v>-1.566318</c:v>
                </c:pt>
                <c:pt idx="862">
                  <c:v>-1.466777</c:v>
                </c:pt>
                <c:pt idx="863">
                  <c:v>-1.358709</c:v>
                </c:pt>
                <c:pt idx="864">
                  <c:v>-1.243369</c:v>
                </c:pt>
                <c:pt idx="865">
                  <c:v>-1.131516</c:v>
                </c:pt>
                <c:pt idx="866">
                  <c:v>-1.025017</c:v>
                </c:pt>
                <c:pt idx="867">
                  <c:v>-0.916315</c:v>
                </c:pt>
                <c:pt idx="868">
                  <c:v>-0.795894</c:v>
                </c:pt>
                <c:pt idx="869">
                  <c:v>-0.670286</c:v>
                </c:pt>
                <c:pt idx="870">
                  <c:v>-0.53615</c:v>
                </c:pt>
                <c:pt idx="871">
                  <c:v>-0.400822</c:v>
                </c:pt>
                <c:pt idx="872">
                  <c:v>-0.283799</c:v>
                </c:pt>
                <c:pt idx="873">
                  <c:v>-0.18171</c:v>
                </c:pt>
                <c:pt idx="874">
                  <c:v>-0.072901</c:v>
                </c:pt>
                <c:pt idx="875">
                  <c:v>0.041549</c:v>
                </c:pt>
                <c:pt idx="876">
                  <c:v>0.15072</c:v>
                </c:pt>
                <c:pt idx="877">
                  <c:v>0.242717</c:v>
                </c:pt>
                <c:pt idx="878">
                  <c:v>0.327143</c:v>
                </c:pt>
                <c:pt idx="879">
                  <c:v>0.413728</c:v>
                </c:pt>
                <c:pt idx="880">
                  <c:v>0.488455</c:v>
                </c:pt>
                <c:pt idx="881">
                  <c:v>0.568295</c:v>
                </c:pt>
                <c:pt idx="882">
                  <c:v>0.639524</c:v>
                </c:pt>
                <c:pt idx="883">
                  <c:v>0.692471</c:v>
                </c:pt>
                <c:pt idx="884">
                  <c:v>0.712229</c:v>
                </c:pt>
                <c:pt idx="885">
                  <c:v>0.719298</c:v>
                </c:pt>
                <c:pt idx="886">
                  <c:v>0.724623</c:v>
                </c:pt>
                <c:pt idx="887">
                  <c:v>0.71525</c:v>
                </c:pt>
                <c:pt idx="888">
                  <c:v>0.692145</c:v>
                </c:pt>
                <c:pt idx="889">
                  <c:v>0.660214</c:v>
                </c:pt>
                <c:pt idx="890">
                  <c:v>0.646178</c:v>
                </c:pt>
                <c:pt idx="891">
                  <c:v>0.668471</c:v>
                </c:pt>
                <c:pt idx="892">
                  <c:v>0.715437</c:v>
                </c:pt>
                <c:pt idx="893">
                  <c:v>0.784972</c:v>
                </c:pt>
                <c:pt idx="894">
                  <c:v>0.868372</c:v>
                </c:pt>
                <c:pt idx="895">
                  <c:v>0.947374</c:v>
                </c:pt>
                <c:pt idx="896">
                  <c:v>1.009114</c:v>
                </c:pt>
                <c:pt idx="897">
                  <c:v>1.066482</c:v>
                </c:pt>
                <c:pt idx="898">
                  <c:v>1.127129</c:v>
                </c:pt>
                <c:pt idx="899">
                  <c:v>1.193499</c:v>
                </c:pt>
                <c:pt idx="900">
                  <c:v>1.264731</c:v>
                </c:pt>
                <c:pt idx="901">
                  <c:v>1.344756</c:v>
                </c:pt>
                <c:pt idx="902">
                  <c:v>1.424734</c:v>
                </c:pt>
                <c:pt idx="903">
                  <c:v>1.522068</c:v>
                </c:pt>
                <c:pt idx="904">
                  <c:v>1.625051</c:v>
                </c:pt>
                <c:pt idx="905">
                  <c:v>1.704506</c:v>
                </c:pt>
                <c:pt idx="906">
                  <c:v>1.774637</c:v>
                </c:pt>
                <c:pt idx="907">
                  <c:v>1.809124</c:v>
                </c:pt>
                <c:pt idx="908">
                  <c:v>1.869292</c:v>
                </c:pt>
                <c:pt idx="909">
                  <c:v>1.941006</c:v>
                </c:pt>
                <c:pt idx="910">
                  <c:v>2.033893</c:v>
                </c:pt>
                <c:pt idx="911">
                  <c:v>2.149183</c:v>
                </c:pt>
                <c:pt idx="912">
                  <c:v>2.26</c:v>
                </c:pt>
                <c:pt idx="913">
                  <c:v>2.332184</c:v>
                </c:pt>
                <c:pt idx="914">
                  <c:v>2.345305</c:v>
                </c:pt>
                <c:pt idx="915">
                  <c:v>2.32209</c:v>
                </c:pt>
                <c:pt idx="916">
                  <c:v>2.318679</c:v>
                </c:pt>
                <c:pt idx="917">
                  <c:v>2.331726</c:v>
                </c:pt>
                <c:pt idx="918">
                  <c:v>2.307769</c:v>
                </c:pt>
                <c:pt idx="919">
                  <c:v>2.277096</c:v>
                </c:pt>
                <c:pt idx="920">
                  <c:v>2.236853</c:v>
                </c:pt>
                <c:pt idx="921">
                  <c:v>2.207542</c:v>
                </c:pt>
                <c:pt idx="922">
                  <c:v>2.194461</c:v>
                </c:pt>
                <c:pt idx="923">
                  <c:v>2.174788</c:v>
                </c:pt>
                <c:pt idx="924">
                  <c:v>2.133284</c:v>
                </c:pt>
                <c:pt idx="925">
                  <c:v>2.079678</c:v>
                </c:pt>
                <c:pt idx="926">
                  <c:v>2.014216</c:v>
                </c:pt>
                <c:pt idx="927">
                  <c:v>1.955114</c:v>
                </c:pt>
                <c:pt idx="928">
                  <c:v>1.899125</c:v>
                </c:pt>
                <c:pt idx="929">
                  <c:v>1.840961</c:v>
                </c:pt>
                <c:pt idx="930">
                  <c:v>1.782864</c:v>
                </c:pt>
                <c:pt idx="931">
                  <c:v>1.729165</c:v>
                </c:pt>
                <c:pt idx="932">
                  <c:v>1.676625</c:v>
                </c:pt>
                <c:pt idx="933">
                  <c:v>1.620908</c:v>
                </c:pt>
                <c:pt idx="934">
                  <c:v>1.555618</c:v>
                </c:pt>
                <c:pt idx="935">
                  <c:v>1.478689</c:v>
                </c:pt>
                <c:pt idx="936">
                  <c:v>1.392304</c:v>
                </c:pt>
                <c:pt idx="937">
                  <c:v>1.296486</c:v>
                </c:pt>
                <c:pt idx="938">
                  <c:v>1.195517</c:v>
                </c:pt>
                <c:pt idx="939">
                  <c:v>1.08483</c:v>
                </c:pt>
                <c:pt idx="940">
                  <c:v>0.978108</c:v>
                </c:pt>
                <c:pt idx="941">
                  <c:v>0.858665</c:v>
                </c:pt>
                <c:pt idx="942">
                  <c:v>0.718969</c:v>
                </c:pt>
                <c:pt idx="943">
                  <c:v>0.581227</c:v>
                </c:pt>
                <c:pt idx="944">
                  <c:v>0.443518</c:v>
                </c:pt>
                <c:pt idx="945">
                  <c:v>0.302813</c:v>
                </c:pt>
                <c:pt idx="946">
                  <c:v>0.16758</c:v>
                </c:pt>
                <c:pt idx="947">
                  <c:v>0.037682</c:v>
                </c:pt>
                <c:pt idx="948">
                  <c:v>-0.089152</c:v>
                </c:pt>
                <c:pt idx="949">
                  <c:v>-0.210824</c:v>
                </c:pt>
                <c:pt idx="950">
                  <c:v>-0.334702</c:v>
                </c:pt>
                <c:pt idx="951">
                  <c:v>-0.470219</c:v>
                </c:pt>
                <c:pt idx="952">
                  <c:v>-0.612048</c:v>
                </c:pt>
                <c:pt idx="953">
                  <c:v>-0.761421</c:v>
                </c:pt>
                <c:pt idx="954">
                  <c:v>-0.905496</c:v>
                </c:pt>
                <c:pt idx="955">
                  <c:v>-1.027082</c:v>
                </c:pt>
                <c:pt idx="956">
                  <c:v>-1.113382</c:v>
                </c:pt>
                <c:pt idx="957">
                  <c:v>-1.156035</c:v>
                </c:pt>
                <c:pt idx="958">
                  <c:v>-1.161383</c:v>
                </c:pt>
                <c:pt idx="959">
                  <c:v>-1.139878</c:v>
                </c:pt>
                <c:pt idx="960">
                  <c:v>-1.1129</c:v>
                </c:pt>
                <c:pt idx="961">
                  <c:v>-1.099978</c:v>
                </c:pt>
                <c:pt idx="962">
                  <c:v>-1.10429</c:v>
                </c:pt>
                <c:pt idx="963">
                  <c:v>-1.131096</c:v>
                </c:pt>
                <c:pt idx="964">
                  <c:v>-1.183586</c:v>
                </c:pt>
                <c:pt idx="965">
                  <c:v>-1.26064</c:v>
                </c:pt>
                <c:pt idx="966">
                  <c:v>-1.323571</c:v>
                </c:pt>
                <c:pt idx="967">
                  <c:v>-1.37275</c:v>
                </c:pt>
                <c:pt idx="968">
                  <c:v>-1.416938</c:v>
                </c:pt>
                <c:pt idx="969">
                  <c:v>-1.441835</c:v>
                </c:pt>
                <c:pt idx="970">
                  <c:v>-1.455927</c:v>
                </c:pt>
                <c:pt idx="971">
                  <c:v>-1.47713</c:v>
                </c:pt>
                <c:pt idx="972">
                  <c:v>-1.505093</c:v>
                </c:pt>
                <c:pt idx="973">
                  <c:v>-1.550095</c:v>
                </c:pt>
                <c:pt idx="974">
                  <c:v>-1.618265</c:v>
                </c:pt>
                <c:pt idx="975">
                  <c:v>-1.678157</c:v>
                </c:pt>
                <c:pt idx="976">
                  <c:v>-1.723101</c:v>
                </c:pt>
                <c:pt idx="977">
                  <c:v>-1.760503</c:v>
                </c:pt>
                <c:pt idx="978">
                  <c:v>-1.795865</c:v>
                </c:pt>
                <c:pt idx="979">
                  <c:v>-1.839866</c:v>
                </c:pt>
                <c:pt idx="980">
                  <c:v>-1.882821</c:v>
                </c:pt>
                <c:pt idx="981">
                  <c:v>-1.917038</c:v>
                </c:pt>
                <c:pt idx="982">
                  <c:v>-1.939451</c:v>
                </c:pt>
                <c:pt idx="983">
                  <c:v>-1.962178</c:v>
                </c:pt>
                <c:pt idx="984">
                  <c:v>-1.999985</c:v>
                </c:pt>
                <c:pt idx="985">
                  <c:v>-2.053598</c:v>
                </c:pt>
                <c:pt idx="986">
                  <c:v>-2.113316</c:v>
                </c:pt>
                <c:pt idx="987">
                  <c:v>-2.162123</c:v>
                </c:pt>
                <c:pt idx="988">
                  <c:v>-2.195874</c:v>
                </c:pt>
                <c:pt idx="989">
                  <c:v>-2.204934</c:v>
                </c:pt>
                <c:pt idx="990">
                  <c:v>-2.192606</c:v>
                </c:pt>
                <c:pt idx="991">
                  <c:v>-2.16224</c:v>
                </c:pt>
                <c:pt idx="992">
                  <c:v>-2.128893</c:v>
                </c:pt>
                <c:pt idx="993">
                  <c:v>-2.110527</c:v>
                </c:pt>
                <c:pt idx="994">
                  <c:v>-2.095099</c:v>
                </c:pt>
                <c:pt idx="995">
                  <c:v>-2.085076</c:v>
                </c:pt>
                <c:pt idx="996">
                  <c:v>-2.075279</c:v>
                </c:pt>
                <c:pt idx="997">
                  <c:v>-2.052635</c:v>
                </c:pt>
                <c:pt idx="998">
                  <c:v>-2.013135</c:v>
                </c:pt>
                <c:pt idx="999">
                  <c:v>-1.963414</c:v>
                </c:pt>
                <c:pt idx="1000">
                  <c:v>-1.910559</c:v>
                </c:pt>
                <c:pt idx="1001">
                  <c:v>-1.884514</c:v>
                </c:pt>
                <c:pt idx="1002">
                  <c:v>-1.87267</c:v>
                </c:pt>
                <c:pt idx="1003">
                  <c:v>-1.891412</c:v>
                </c:pt>
                <c:pt idx="1004">
                  <c:v>-1.936054</c:v>
                </c:pt>
                <c:pt idx="1005">
                  <c:v>-1.928124</c:v>
                </c:pt>
                <c:pt idx="1006">
                  <c:v>-1.871695</c:v>
                </c:pt>
                <c:pt idx="1007">
                  <c:v>-1.795467</c:v>
                </c:pt>
                <c:pt idx="1008">
                  <c:v>-1.685376</c:v>
                </c:pt>
                <c:pt idx="1009">
                  <c:v>-1.553904</c:v>
                </c:pt>
                <c:pt idx="1010">
                  <c:v>-1.428658</c:v>
                </c:pt>
                <c:pt idx="1011">
                  <c:v>-1.31192</c:v>
                </c:pt>
                <c:pt idx="1012">
                  <c:v>-1.217471</c:v>
                </c:pt>
                <c:pt idx="1013">
                  <c:v>-1.139748</c:v>
                </c:pt>
                <c:pt idx="1014">
                  <c:v>-1.061956</c:v>
                </c:pt>
                <c:pt idx="1015">
                  <c:v>-0.985445</c:v>
                </c:pt>
                <c:pt idx="1016">
                  <c:v>-0.909071</c:v>
                </c:pt>
                <c:pt idx="1017">
                  <c:v>-0.829488</c:v>
                </c:pt>
                <c:pt idx="1018">
                  <c:v>-0.744409</c:v>
                </c:pt>
                <c:pt idx="1019">
                  <c:v>-0.661167</c:v>
                </c:pt>
                <c:pt idx="1020">
                  <c:v>-0.597247</c:v>
                </c:pt>
                <c:pt idx="1021">
                  <c:v>-0.544149</c:v>
                </c:pt>
                <c:pt idx="1022">
                  <c:v>-0.490014</c:v>
                </c:pt>
                <c:pt idx="1023">
                  <c:v>-0.440117</c:v>
                </c:pt>
                <c:pt idx="1024">
                  <c:v>-0.39552</c:v>
                </c:pt>
                <c:pt idx="1025">
                  <c:v>-0.356254</c:v>
                </c:pt>
                <c:pt idx="1026">
                  <c:v>-0.31801</c:v>
                </c:pt>
                <c:pt idx="1027">
                  <c:v>-0.270987</c:v>
                </c:pt>
                <c:pt idx="1028">
                  <c:v>-0.212192</c:v>
                </c:pt>
                <c:pt idx="1029">
                  <c:v>-0.146125</c:v>
                </c:pt>
                <c:pt idx="1030">
                  <c:v>-0.0781</c:v>
                </c:pt>
                <c:pt idx="1031">
                  <c:v>-0.014344</c:v>
                </c:pt>
                <c:pt idx="1032">
                  <c:v>0.049455</c:v>
                </c:pt>
                <c:pt idx="1033">
                  <c:v>0.101497</c:v>
                </c:pt>
                <c:pt idx="1034">
                  <c:v>0.136541</c:v>
                </c:pt>
                <c:pt idx="1035">
                  <c:v>0.177085</c:v>
                </c:pt>
                <c:pt idx="1036">
                  <c:v>0.236932</c:v>
                </c:pt>
                <c:pt idx="1037">
                  <c:v>0.309437</c:v>
                </c:pt>
                <c:pt idx="1038">
                  <c:v>0.37442</c:v>
                </c:pt>
                <c:pt idx="1039">
                  <c:v>0.409542</c:v>
                </c:pt>
                <c:pt idx="1040">
                  <c:v>0.424384</c:v>
                </c:pt>
                <c:pt idx="1041">
                  <c:v>0.439249</c:v>
                </c:pt>
                <c:pt idx="1042">
                  <c:v>0.458561</c:v>
                </c:pt>
                <c:pt idx="1043">
                  <c:v>0.481143</c:v>
                </c:pt>
                <c:pt idx="1044">
                  <c:v>0.495109</c:v>
                </c:pt>
                <c:pt idx="1045">
                  <c:v>0.49187</c:v>
                </c:pt>
                <c:pt idx="1046">
                  <c:v>0.493822</c:v>
                </c:pt>
                <c:pt idx="1047">
                  <c:v>0.543534</c:v>
                </c:pt>
                <c:pt idx="1048">
                  <c:v>0.642302</c:v>
                </c:pt>
                <c:pt idx="1049">
                  <c:v>0.777612</c:v>
                </c:pt>
                <c:pt idx="1050">
                  <c:v>0.894789</c:v>
                </c:pt>
                <c:pt idx="1051">
                  <c:v>0.987178</c:v>
                </c:pt>
                <c:pt idx="1052">
                  <c:v>1.067738</c:v>
                </c:pt>
                <c:pt idx="1053">
                  <c:v>1.13356</c:v>
                </c:pt>
                <c:pt idx="1054">
                  <c:v>1.172935</c:v>
                </c:pt>
                <c:pt idx="1055">
                  <c:v>1.17825</c:v>
                </c:pt>
                <c:pt idx="1056">
                  <c:v>1.166505</c:v>
                </c:pt>
                <c:pt idx="1057">
                  <c:v>1.167516</c:v>
                </c:pt>
                <c:pt idx="1058">
                  <c:v>1.201621</c:v>
                </c:pt>
                <c:pt idx="1059">
                  <c:v>1.267723</c:v>
                </c:pt>
                <c:pt idx="1060">
                  <c:v>1.349856</c:v>
                </c:pt>
                <c:pt idx="1061">
                  <c:v>1.43412</c:v>
                </c:pt>
                <c:pt idx="1062">
                  <c:v>1.509714</c:v>
                </c:pt>
                <c:pt idx="1063">
                  <c:v>1.57679</c:v>
                </c:pt>
                <c:pt idx="1064">
                  <c:v>1.632452</c:v>
                </c:pt>
                <c:pt idx="1065">
                  <c:v>1.684222</c:v>
                </c:pt>
                <c:pt idx="1066">
                  <c:v>1.729707</c:v>
                </c:pt>
                <c:pt idx="1067">
                  <c:v>1.782384</c:v>
                </c:pt>
                <c:pt idx="1068">
                  <c:v>1.859183</c:v>
                </c:pt>
                <c:pt idx="1069">
                  <c:v>1.959139</c:v>
                </c:pt>
                <c:pt idx="1070">
                  <c:v>2.077104</c:v>
                </c:pt>
                <c:pt idx="1071">
                  <c:v>2.201634</c:v>
                </c:pt>
                <c:pt idx="1072">
                  <c:v>2.32419</c:v>
                </c:pt>
                <c:pt idx="1073">
                  <c:v>2.403305</c:v>
                </c:pt>
                <c:pt idx="1074">
                  <c:v>2.450373</c:v>
                </c:pt>
                <c:pt idx="1075">
                  <c:v>2.471732</c:v>
                </c:pt>
                <c:pt idx="1076">
                  <c:v>2.476</c:v>
                </c:pt>
                <c:pt idx="1077">
                  <c:v>2.481526</c:v>
                </c:pt>
                <c:pt idx="1078">
                  <c:v>2.504374</c:v>
                </c:pt>
                <c:pt idx="1079">
                  <c:v>2.547728</c:v>
                </c:pt>
                <c:pt idx="1080">
                  <c:v>2.592183</c:v>
                </c:pt>
                <c:pt idx="1081">
                  <c:v>2.616283</c:v>
                </c:pt>
                <c:pt idx="1082">
                  <c:v>2.62092</c:v>
                </c:pt>
                <c:pt idx="1083">
                  <c:v>2.592199</c:v>
                </c:pt>
                <c:pt idx="1084">
                  <c:v>2.557883</c:v>
                </c:pt>
                <c:pt idx="1085">
                  <c:v>2.536203</c:v>
                </c:pt>
                <c:pt idx="1086">
                  <c:v>2.504949</c:v>
                </c:pt>
                <c:pt idx="1087">
                  <c:v>2.476072</c:v>
                </c:pt>
                <c:pt idx="1088">
                  <c:v>2.439881</c:v>
                </c:pt>
                <c:pt idx="1089">
                  <c:v>2.398289</c:v>
                </c:pt>
                <c:pt idx="1090">
                  <c:v>2.34065</c:v>
                </c:pt>
                <c:pt idx="1091">
                  <c:v>2.260442</c:v>
                </c:pt>
                <c:pt idx="1092">
                  <c:v>2.182241</c:v>
                </c:pt>
                <c:pt idx="1093">
                  <c:v>2.107558</c:v>
                </c:pt>
                <c:pt idx="1094">
                  <c:v>2.050329</c:v>
                </c:pt>
                <c:pt idx="1095">
                  <c:v>2.00268</c:v>
                </c:pt>
                <c:pt idx="1096">
                  <c:v>1.960139</c:v>
                </c:pt>
                <c:pt idx="1097">
                  <c:v>1.905725</c:v>
                </c:pt>
                <c:pt idx="1098">
                  <c:v>1.828811</c:v>
                </c:pt>
                <c:pt idx="1099">
                  <c:v>1.72952</c:v>
                </c:pt>
                <c:pt idx="1100">
                  <c:v>1.619637</c:v>
                </c:pt>
                <c:pt idx="1101">
                  <c:v>1.507718</c:v>
                </c:pt>
                <c:pt idx="1102">
                  <c:v>1.394725</c:v>
                </c:pt>
                <c:pt idx="1103">
                  <c:v>1.283786</c:v>
                </c:pt>
                <c:pt idx="1104">
                  <c:v>1.173898</c:v>
                </c:pt>
                <c:pt idx="1105">
                  <c:v>1.057561</c:v>
                </c:pt>
                <c:pt idx="1106">
                  <c:v>0.94426</c:v>
                </c:pt>
                <c:pt idx="1107">
                  <c:v>0.83094</c:v>
                </c:pt>
                <c:pt idx="1108">
                  <c:v>0.717648</c:v>
                </c:pt>
                <c:pt idx="1109">
                  <c:v>0.611897</c:v>
                </c:pt>
                <c:pt idx="1110">
                  <c:v>0.52869</c:v>
                </c:pt>
                <c:pt idx="1111">
                  <c:v>0.472292</c:v>
                </c:pt>
                <c:pt idx="1112">
                  <c:v>0.428693</c:v>
                </c:pt>
                <c:pt idx="1113">
                  <c:v>0.387107</c:v>
                </c:pt>
                <c:pt idx="1114">
                  <c:v>0.344373</c:v>
                </c:pt>
                <c:pt idx="1115">
                  <c:v>0.303723</c:v>
                </c:pt>
                <c:pt idx="1116">
                  <c:v>0.267406</c:v>
                </c:pt>
                <c:pt idx="1117">
                  <c:v>0.247147</c:v>
                </c:pt>
                <c:pt idx="1118">
                  <c:v>0.240753</c:v>
                </c:pt>
                <c:pt idx="1119">
                  <c:v>0.234288</c:v>
                </c:pt>
                <c:pt idx="1120">
                  <c:v>0.22452</c:v>
                </c:pt>
                <c:pt idx="1121">
                  <c:v>0.221134</c:v>
                </c:pt>
                <c:pt idx="1122">
                  <c:v>0.205077</c:v>
                </c:pt>
                <c:pt idx="1123">
                  <c:v>0.139127</c:v>
                </c:pt>
                <c:pt idx="1124">
                  <c:v>0.038241</c:v>
                </c:pt>
                <c:pt idx="1125">
                  <c:v>-0.08631</c:v>
                </c:pt>
                <c:pt idx="1126">
                  <c:v>-0.197399</c:v>
                </c:pt>
                <c:pt idx="1127">
                  <c:v>-0.276644</c:v>
                </c:pt>
                <c:pt idx="1128">
                  <c:v>-0.30679</c:v>
                </c:pt>
                <c:pt idx="1129">
                  <c:v>-0.302609</c:v>
                </c:pt>
                <c:pt idx="1130">
                  <c:v>-0.301463</c:v>
                </c:pt>
                <c:pt idx="1131">
                  <c:v>-0.343776</c:v>
                </c:pt>
                <c:pt idx="1132">
                  <c:v>-0.44445</c:v>
                </c:pt>
                <c:pt idx="1133">
                  <c:v>-0.557824</c:v>
                </c:pt>
                <c:pt idx="1134">
                  <c:v>-0.701509</c:v>
                </c:pt>
                <c:pt idx="1135">
                  <c:v>-0.851016</c:v>
                </c:pt>
                <c:pt idx="1136">
                  <c:v>-0.960439</c:v>
                </c:pt>
                <c:pt idx="1137">
                  <c:v>-1.022111</c:v>
                </c:pt>
                <c:pt idx="1138">
                  <c:v>-1.078424</c:v>
                </c:pt>
                <c:pt idx="1139">
                  <c:v>-1.145106</c:v>
                </c:pt>
                <c:pt idx="1140">
                  <c:v>-1.235806</c:v>
                </c:pt>
                <c:pt idx="1141">
                  <c:v>-1.345252</c:v>
                </c:pt>
                <c:pt idx="1142">
                  <c:v>-1.427935</c:v>
                </c:pt>
                <c:pt idx="1143">
                  <c:v>-1.496739</c:v>
                </c:pt>
                <c:pt idx="1144">
                  <c:v>-1.552968</c:v>
                </c:pt>
                <c:pt idx="1145">
                  <c:v>-1.60635</c:v>
                </c:pt>
                <c:pt idx="1146">
                  <c:v>-1.665385</c:v>
                </c:pt>
                <c:pt idx="1147">
                  <c:v>-1.734139</c:v>
                </c:pt>
                <c:pt idx="1148">
                  <c:v>-1.802738</c:v>
                </c:pt>
                <c:pt idx="1149">
                  <c:v>-1.860429</c:v>
                </c:pt>
                <c:pt idx="1150">
                  <c:v>-1.898914</c:v>
                </c:pt>
                <c:pt idx="1151">
                  <c:v>-1.906061</c:v>
                </c:pt>
                <c:pt idx="1152">
                  <c:v>-1.89392</c:v>
                </c:pt>
                <c:pt idx="1153">
                  <c:v>-1.882013</c:v>
                </c:pt>
                <c:pt idx="1154">
                  <c:v>-1.87994</c:v>
                </c:pt>
                <c:pt idx="1155">
                  <c:v>-1.894132</c:v>
                </c:pt>
                <c:pt idx="1156">
                  <c:v>-1.929888</c:v>
                </c:pt>
                <c:pt idx="1157">
                  <c:v>-1.981572</c:v>
                </c:pt>
                <c:pt idx="1158">
                  <c:v>-2.030821</c:v>
                </c:pt>
                <c:pt idx="1159">
                  <c:v>-2.063763</c:v>
                </c:pt>
                <c:pt idx="1160">
                  <c:v>-2.082708</c:v>
                </c:pt>
                <c:pt idx="1161">
                  <c:v>-2.09534</c:v>
                </c:pt>
                <c:pt idx="1162">
                  <c:v>-2.110245</c:v>
                </c:pt>
                <c:pt idx="1163">
                  <c:v>-2.127313</c:v>
                </c:pt>
                <c:pt idx="1164">
                  <c:v>-2.14223</c:v>
                </c:pt>
                <c:pt idx="1165">
                  <c:v>-2.135805</c:v>
                </c:pt>
                <c:pt idx="1166">
                  <c:v>-2.12203</c:v>
                </c:pt>
                <c:pt idx="1167">
                  <c:v>-2.103889</c:v>
                </c:pt>
                <c:pt idx="1168">
                  <c:v>-2.087564</c:v>
                </c:pt>
                <c:pt idx="1169">
                  <c:v>-2.065742</c:v>
                </c:pt>
                <c:pt idx="1170">
                  <c:v>-2.022578</c:v>
                </c:pt>
                <c:pt idx="1171">
                  <c:v>-1.966846</c:v>
                </c:pt>
                <c:pt idx="1172">
                  <c:v>-1.913373</c:v>
                </c:pt>
                <c:pt idx="1173">
                  <c:v>-1.876925</c:v>
                </c:pt>
                <c:pt idx="1174">
                  <c:v>-1.863865</c:v>
                </c:pt>
                <c:pt idx="1175">
                  <c:v>-1.861384</c:v>
                </c:pt>
                <c:pt idx="1176">
                  <c:v>-1.847321</c:v>
                </c:pt>
                <c:pt idx="1177">
                  <c:v>-1.834503</c:v>
                </c:pt>
                <c:pt idx="1178">
                  <c:v>-1.821896</c:v>
                </c:pt>
                <c:pt idx="1179">
                  <c:v>-1.812275</c:v>
                </c:pt>
                <c:pt idx="1180">
                  <c:v>-1.804435</c:v>
                </c:pt>
                <c:pt idx="1181">
                  <c:v>-1.798541</c:v>
                </c:pt>
                <c:pt idx="1182">
                  <c:v>-1.794555</c:v>
                </c:pt>
                <c:pt idx="1183">
                  <c:v>-1.791845</c:v>
                </c:pt>
                <c:pt idx="1184">
                  <c:v>-1.798108</c:v>
                </c:pt>
                <c:pt idx="1185">
                  <c:v>-1.782229</c:v>
                </c:pt>
                <c:pt idx="1186">
                  <c:v>-1.736479</c:v>
                </c:pt>
                <c:pt idx="1187">
                  <c:v>-1.653474</c:v>
                </c:pt>
                <c:pt idx="1188">
                  <c:v>-1.574775</c:v>
                </c:pt>
                <c:pt idx="1189">
                  <c:v>-1.517272</c:v>
                </c:pt>
                <c:pt idx="1190">
                  <c:v>-1.469267</c:v>
                </c:pt>
                <c:pt idx="1191">
                  <c:v>-1.417932</c:v>
                </c:pt>
                <c:pt idx="1192">
                  <c:v>-1.355793</c:v>
                </c:pt>
                <c:pt idx="1193">
                  <c:v>-1.292666</c:v>
                </c:pt>
                <c:pt idx="1194">
                  <c:v>-1.234064</c:v>
                </c:pt>
                <c:pt idx="1195">
                  <c:v>-1.176698</c:v>
                </c:pt>
                <c:pt idx="1196">
                  <c:v>-1.121527</c:v>
                </c:pt>
                <c:pt idx="1197">
                  <c:v>-1.065216</c:v>
                </c:pt>
                <c:pt idx="1198">
                  <c:v>-1.005575</c:v>
                </c:pt>
                <c:pt idx="1199">
                  <c:v>-0.932016</c:v>
                </c:pt>
                <c:pt idx="1200">
                  <c:v>-0.852105</c:v>
                </c:pt>
                <c:pt idx="1201">
                  <c:v>-0.775451</c:v>
                </c:pt>
                <c:pt idx="1202">
                  <c:v>-0.71586</c:v>
                </c:pt>
                <c:pt idx="1203">
                  <c:v>-0.675423</c:v>
                </c:pt>
                <c:pt idx="1204">
                  <c:v>-0.646633</c:v>
                </c:pt>
                <c:pt idx="1205">
                  <c:v>-0.622073</c:v>
                </c:pt>
                <c:pt idx="1206">
                  <c:v>-0.583671</c:v>
                </c:pt>
                <c:pt idx="1207">
                  <c:v>-0.535699</c:v>
                </c:pt>
                <c:pt idx="1208">
                  <c:v>-0.469688</c:v>
                </c:pt>
                <c:pt idx="1209">
                  <c:v>-0.383583</c:v>
                </c:pt>
                <c:pt idx="1210">
                  <c:v>-0.283586</c:v>
                </c:pt>
                <c:pt idx="1211">
                  <c:v>-0.186597</c:v>
                </c:pt>
                <c:pt idx="1212">
                  <c:v>-0.070539</c:v>
                </c:pt>
                <c:pt idx="1213">
                  <c:v>0.066685</c:v>
                </c:pt>
                <c:pt idx="1214">
                  <c:v>0.181523</c:v>
                </c:pt>
                <c:pt idx="1215">
                  <c:v>0.276113</c:v>
                </c:pt>
                <c:pt idx="1216">
                  <c:v>0.345221</c:v>
                </c:pt>
                <c:pt idx="1217">
                  <c:v>0.403833</c:v>
                </c:pt>
                <c:pt idx="1218">
                  <c:v>0.45293</c:v>
                </c:pt>
                <c:pt idx="1219">
                  <c:v>0.493359</c:v>
                </c:pt>
                <c:pt idx="1220">
                  <c:v>0.530708</c:v>
                </c:pt>
                <c:pt idx="1221">
                  <c:v>0.576454</c:v>
                </c:pt>
                <c:pt idx="1222">
                  <c:v>0.635946</c:v>
                </c:pt>
                <c:pt idx="1223">
                  <c:v>0.699572</c:v>
                </c:pt>
                <c:pt idx="1224">
                  <c:v>0.736236</c:v>
                </c:pt>
                <c:pt idx="1225">
                  <c:v>0.751653</c:v>
                </c:pt>
                <c:pt idx="1226">
                  <c:v>0.754699</c:v>
                </c:pt>
                <c:pt idx="1227">
                  <c:v>0.750708</c:v>
                </c:pt>
                <c:pt idx="1228">
                  <c:v>0.734096</c:v>
                </c:pt>
                <c:pt idx="1229">
                  <c:v>0.7058</c:v>
                </c:pt>
                <c:pt idx="1230">
                  <c:v>0.685108</c:v>
                </c:pt>
                <c:pt idx="1231">
                  <c:v>0.677042</c:v>
                </c:pt>
                <c:pt idx="1232">
                  <c:v>0.669521</c:v>
                </c:pt>
                <c:pt idx="1233">
                  <c:v>0.670031</c:v>
                </c:pt>
                <c:pt idx="1234">
                  <c:v>0.687449</c:v>
                </c:pt>
                <c:pt idx="1235">
                  <c:v>0.718984</c:v>
                </c:pt>
                <c:pt idx="1236">
                  <c:v>0.754166</c:v>
                </c:pt>
                <c:pt idx="1237">
                  <c:v>0.77256</c:v>
                </c:pt>
                <c:pt idx="1238">
                  <c:v>0.77402</c:v>
                </c:pt>
                <c:pt idx="1239">
                  <c:v>0.771225</c:v>
                </c:pt>
                <c:pt idx="1240">
                  <c:v>0.779009</c:v>
                </c:pt>
                <c:pt idx="1241">
                  <c:v>0.795133</c:v>
                </c:pt>
                <c:pt idx="1242">
                  <c:v>0.810899</c:v>
                </c:pt>
                <c:pt idx="1243">
                  <c:v>0.846698</c:v>
                </c:pt>
                <c:pt idx="1244">
                  <c:v>0.913546</c:v>
                </c:pt>
                <c:pt idx="1245">
                  <c:v>1.007408</c:v>
                </c:pt>
                <c:pt idx="1246">
                  <c:v>1.099281</c:v>
                </c:pt>
                <c:pt idx="1247">
                  <c:v>1.188005</c:v>
                </c:pt>
                <c:pt idx="1248">
                  <c:v>1.274664</c:v>
                </c:pt>
                <c:pt idx="1249">
                  <c:v>1.366588</c:v>
                </c:pt>
                <c:pt idx="1250">
                  <c:v>1.464744</c:v>
                </c:pt>
                <c:pt idx="1251">
                  <c:v>1.55327</c:v>
                </c:pt>
                <c:pt idx="1252">
                  <c:v>1.625667</c:v>
                </c:pt>
                <c:pt idx="1253">
                  <c:v>1.688215</c:v>
                </c:pt>
                <c:pt idx="1254">
                  <c:v>1.734563</c:v>
                </c:pt>
                <c:pt idx="1255">
                  <c:v>1.770304</c:v>
                </c:pt>
                <c:pt idx="1256">
                  <c:v>1.818186</c:v>
                </c:pt>
                <c:pt idx="1257">
                  <c:v>1.88157</c:v>
                </c:pt>
                <c:pt idx="1258">
                  <c:v>1.929202</c:v>
                </c:pt>
                <c:pt idx="1259">
                  <c:v>1.90937</c:v>
                </c:pt>
                <c:pt idx="1260">
                  <c:v>1.878489</c:v>
                </c:pt>
                <c:pt idx="1261">
                  <c:v>1.86116</c:v>
                </c:pt>
                <c:pt idx="1262">
                  <c:v>1.871683</c:v>
                </c:pt>
                <c:pt idx="1263">
                  <c:v>1.903691</c:v>
                </c:pt>
                <c:pt idx="1264">
                  <c:v>1.935949</c:v>
                </c:pt>
                <c:pt idx="1265">
                  <c:v>1.97272</c:v>
                </c:pt>
                <c:pt idx="1266">
                  <c:v>2.006348</c:v>
                </c:pt>
                <c:pt idx="1267">
                  <c:v>2.017606</c:v>
                </c:pt>
                <c:pt idx="1268">
                  <c:v>2.025482</c:v>
                </c:pt>
                <c:pt idx="1269">
                  <c:v>2.047137</c:v>
                </c:pt>
                <c:pt idx="1270">
                  <c:v>2.081538</c:v>
                </c:pt>
                <c:pt idx="1271">
                  <c:v>2.11887</c:v>
                </c:pt>
                <c:pt idx="1272">
                  <c:v>2.153738</c:v>
                </c:pt>
                <c:pt idx="1273">
                  <c:v>2.17677</c:v>
                </c:pt>
                <c:pt idx="1274">
                  <c:v>2.201917</c:v>
                </c:pt>
                <c:pt idx="1275">
                  <c:v>2.225122</c:v>
                </c:pt>
                <c:pt idx="1276">
                  <c:v>2.230403</c:v>
                </c:pt>
                <c:pt idx="1277">
                  <c:v>2.199634</c:v>
                </c:pt>
                <c:pt idx="1278">
                  <c:v>2.144558</c:v>
                </c:pt>
                <c:pt idx="1279">
                  <c:v>2.090608</c:v>
                </c:pt>
                <c:pt idx="1280">
                  <c:v>2.044122</c:v>
                </c:pt>
                <c:pt idx="1281">
                  <c:v>1.998759</c:v>
                </c:pt>
                <c:pt idx="1282">
                  <c:v>1.950152</c:v>
                </c:pt>
                <c:pt idx="1283">
                  <c:v>1.871082</c:v>
                </c:pt>
                <c:pt idx="1284">
                  <c:v>1.782719</c:v>
                </c:pt>
                <c:pt idx="1285">
                  <c:v>1.684564</c:v>
                </c:pt>
                <c:pt idx="1286">
                  <c:v>1.574147</c:v>
                </c:pt>
                <c:pt idx="1287">
                  <c:v>1.450385</c:v>
                </c:pt>
                <c:pt idx="1288">
                  <c:v>1.31178</c:v>
                </c:pt>
                <c:pt idx="1289">
                  <c:v>1.168588</c:v>
                </c:pt>
                <c:pt idx="1290">
                  <c:v>1.016687</c:v>
                </c:pt>
                <c:pt idx="1291">
                  <c:v>0.85231</c:v>
                </c:pt>
                <c:pt idx="1292">
                  <c:v>0.677683</c:v>
                </c:pt>
                <c:pt idx="1293">
                  <c:v>0.48936</c:v>
                </c:pt>
                <c:pt idx="1294">
                  <c:v>0.311452</c:v>
                </c:pt>
                <c:pt idx="1295">
                  <c:v>0.160722</c:v>
                </c:pt>
                <c:pt idx="1296">
                  <c:v>0.040764</c:v>
                </c:pt>
                <c:pt idx="1297">
                  <c:v>-0.042598</c:v>
                </c:pt>
                <c:pt idx="1298">
                  <c:v>-0.110944</c:v>
                </c:pt>
                <c:pt idx="1299">
                  <c:v>-0.171888</c:v>
                </c:pt>
                <c:pt idx="1300">
                  <c:v>-0.235796</c:v>
                </c:pt>
                <c:pt idx="1301">
                  <c:v>-0.319545</c:v>
                </c:pt>
                <c:pt idx="1302">
                  <c:v>-0.413916</c:v>
                </c:pt>
                <c:pt idx="1303">
                  <c:v>-0.504197</c:v>
                </c:pt>
                <c:pt idx="1304">
                  <c:v>-0.59135</c:v>
                </c:pt>
                <c:pt idx="1305">
                  <c:v>-0.679547</c:v>
                </c:pt>
                <c:pt idx="1306">
                  <c:v>-0.756095</c:v>
                </c:pt>
                <c:pt idx="1307">
                  <c:v>-0.803903</c:v>
                </c:pt>
                <c:pt idx="1308">
                  <c:v>-0.847401</c:v>
                </c:pt>
                <c:pt idx="1309">
                  <c:v>-0.864104</c:v>
                </c:pt>
                <c:pt idx="1310">
                  <c:v>-0.876388</c:v>
                </c:pt>
                <c:pt idx="1311">
                  <c:v>-0.891099</c:v>
                </c:pt>
                <c:pt idx="1312">
                  <c:v>-0.888386</c:v>
                </c:pt>
                <c:pt idx="1313">
                  <c:v>-0.888304</c:v>
                </c:pt>
                <c:pt idx="1314">
                  <c:v>-0.883058</c:v>
                </c:pt>
                <c:pt idx="1315">
                  <c:v>-0.889438</c:v>
                </c:pt>
                <c:pt idx="1316">
                  <c:v>-0.904643</c:v>
                </c:pt>
                <c:pt idx="1317">
                  <c:v>-0.868043</c:v>
                </c:pt>
                <c:pt idx="1318">
                  <c:v>-0.815601</c:v>
                </c:pt>
                <c:pt idx="1319">
                  <c:v>-0.783307</c:v>
                </c:pt>
                <c:pt idx="1320">
                  <c:v>-0.766976</c:v>
                </c:pt>
                <c:pt idx="1321">
                  <c:v>-0.771244</c:v>
                </c:pt>
                <c:pt idx="1322">
                  <c:v>-0.82765</c:v>
                </c:pt>
                <c:pt idx="1323">
                  <c:v>-0.910751</c:v>
                </c:pt>
                <c:pt idx="1324">
                  <c:v>-0.966449</c:v>
                </c:pt>
                <c:pt idx="1325">
                  <c:v>-1.026635</c:v>
                </c:pt>
                <c:pt idx="1326">
                  <c:v>-1.070129</c:v>
                </c:pt>
                <c:pt idx="1327">
                  <c:v>-1.083838</c:v>
                </c:pt>
                <c:pt idx="1328">
                  <c:v>-1.097863</c:v>
                </c:pt>
                <c:pt idx="1329">
                  <c:v>-1.113816</c:v>
                </c:pt>
                <c:pt idx="1330">
                  <c:v>-1.137227</c:v>
                </c:pt>
                <c:pt idx="1331">
                  <c:v>-1.189595</c:v>
                </c:pt>
                <c:pt idx="1332">
                  <c:v>-1.258757</c:v>
                </c:pt>
                <c:pt idx="1333">
                  <c:v>-1.32251</c:v>
                </c:pt>
                <c:pt idx="1334">
                  <c:v>-1.383264</c:v>
                </c:pt>
                <c:pt idx="1335">
                  <c:v>-1.433447</c:v>
                </c:pt>
                <c:pt idx="1336">
                  <c:v>-1.472224</c:v>
                </c:pt>
                <c:pt idx="1337">
                  <c:v>-1.50569</c:v>
                </c:pt>
                <c:pt idx="1338">
                  <c:v>-1.519803</c:v>
                </c:pt>
                <c:pt idx="1339">
                  <c:v>-1.536831</c:v>
                </c:pt>
                <c:pt idx="1340">
                  <c:v>-1.543939</c:v>
                </c:pt>
                <c:pt idx="1341">
                  <c:v>-1.557347</c:v>
                </c:pt>
                <c:pt idx="1342">
                  <c:v>-1.571966</c:v>
                </c:pt>
                <c:pt idx="1343">
                  <c:v>-1.58897</c:v>
                </c:pt>
                <c:pt idx="1344">
                  <c:v>-1.620907</c:v>
                </c:pt>
                <c:pt idx="1345">
                  <c:v>-1.663557</c:v>
                </c:pt>
                <c:pt idx="1346">
                  <c:v>-1.705266</c:v>
                </c:pt>
                <c:pt idx="1347">
                  <c:v>-1.761989</c:v>
                </c:pt>
                <c:pt idx="1348">
                  <c:v>-1.821983</c:v>
                </c:pt>
                <c:pt idx="1349">
                  <c:v>-1.85751</c:v>
                </c:pt>
                <c:pt idx="1350">
                  <c:v>-1.892861</c:v>
                </c:pt>
                <c:pt idx="1351">
                  <c:v>-1.934174</c:v>
                </c:pt>
                <c:pt idx="1352">
                  <c:v>-1.980346</c:v>
                </c:pt>
                <c:pt idx="1353">
                  <c:v>-2.023331</c:v>
                </c:pt>
                <c:pt idx="1354">
                  <c:v>-2.055127</c:v>
                </c:pt>
                <c:pt idx="1355">
                  <c:v>-2.072058</c:v>
                </c:pt>
                <c:pt idx="1356">
                  <c:v>-2.092378</c:v>
                </c:pt>
                <c:pt idx="1357">
                  <c:v>-2.12197</c:v>
                </c:pt>
                <c:pt idx="1358">
                  <c:v>-2.115826</c:v>
                </c:pt>
                <c:pt idx="1359">
                  <c:v>-2.113065</c:v>
                </c:pt>
                <c:pt idx="1360">
                  <c:v>-2.094695</c:v>
                </c:pt>
                <c:pt idx="1361">
                  <c:v>-2.045708</c:v>
                </c:pt>
                <c:pt idx="1362">
                  <c:v>-2.004237</c:v>
                </c:pt>
                <c:pt idx="1363">
                  <c:v>-1.9725</c:v>
                </c:pt>
                <c:pt idx="1364">
                  <c:v>-1.934299</c:v>
                </c:pt>
                <c:pt idx="1365">
                  <c:v>-1.877907</c:v>
                </c:pt>
                <c:pt idx="1366">
                  <c:v>-1.823936</c:v>
                </c:pt>
                <c:pt idx="1367">
                  <c:v>-1.753153</c:v>
                </c:pt>
                <c:pt idx="1368">
                  <c:v>-1.690552</c:v>
                </c:pt>
                <c:pt idx="1369">
                  <c:v>-1.624792</c:v>
                </c:pt>
                <c:pt idx="1370">
                  <c:v>-1.540797</c:v>
                </c:pt>
                <c:pt idx="1371">
                  <c:v>-1.451168</c:v>
                </c:pt>
                <c:pt idx="1372">
                  <c:v>-1.367839</c:v>
                </c:pt>
                <c:pt idx="1373">
                  <c:v>-1.278235</c:v>
                </c:pt>
                <c:pt idx="1374">
                  <c:v>-1.181379</c:v>
                </c:pt>
                <c:pt idx="1375">
                  <c:v>-1.082444</c:v>
                </c:pt>
                <c:pt idx="1376">
                  <c:v>-0.987468</c:v>
                </c:pt>
                <c:pt idx="1377">
                  <c:v>-0.893657</c:v>
                </c:pt>
                <c:pt idx="1378">
                  <c:v>-0.798931</c:v>
                </c:pt>
                <c:pt idx="1379">
                  <c:v>-0.692365</c:v>
                </c:pt>
                <c:pt idx="1380">
                  <c:v>-0.556046</c:v>
                </c:pt>
                <c:pt idx="1381">
                  <c:v>-0.406238</c:v>
                </c:pt>
                <c:pt idx="1382">
                  <c:v>-0.273528</c:v>
                </c:pt>
                <c:pt idx="1383">
                  <c:v>-0.158832</c:v>
                </c:pt>
                <c:pt idx="1384">
                  <c:v>-0.063137</c:v>
                </c:pt>
                <c:pt idx="1385">
                  <c:v>0.01259</c:v>
                </c:pt>
                <c:pt idx="1386">
                  <c:v>0.073447</c:v>
                </c:pt>
                <c:pt idx="1387">
                  <c:v>0.125704</c:v>
                </c:pt>
                <c:pt idx="1388">
                  <c:v>0.172586</c:v>
                </c:pt>
                <c:pt idx="1389">
                  <c:v>0.224804</c:v>
                </c:pt>
                <c:pt idx="1390">
                  <c:v>0.288705</c:v>
                </c:pt>
                <c:pt idx="1391">
                  <c:v>0.342697</c:v>
                </c:pt>
                <c:pt idx="1392">
                  <c:v>0.362683</c:v>
                </c:pt>
                <c:pt idx="1393">
                  <c:v>0.344547</c:v>
                </c:pt>
                <c:pt idx="1394">
                  <c:v>0.306085</c:v>
                </c:pt>
                <c:pt idx="1395">
                  <c:v>0.265528</c:v>
                </c:pt>
                <c:pt idx="1396">
                  <c:v>0.237957</c:v>
                </c:pt>
                <c:pt idx="1397">
                  <c:v>0.241137</c:v>
                </c:pt>
                <c:pt idx="1398">
                  <c:v>0.274008</c:v>
                </c:pt>
                <c:pt idx="1399">
                  <c:v>0.318518</c:v>
                </c:pt>
                <c:pt idx="1400">
                  <c:v>0.367062</c:v>
                </c:pt>
                <c:pt idx="1401">
                  <c:v>0.4147</c:v>
                </c:pt>
                <c:pt idx="1402">
                  <c:v>0.451122</c:v>
                </c:pt>
                <c:pt idx="1403">
                  <c:v>0.468781</c:v>
                </c:pt>
                <c:pt idx="1404">
                  <c:v>0.47998</c:v>
                </c:pt>
                <c:pt idx="1405">
                  <c:v>0.509131</c:v>
                </c:pt>
                <c:pt idx="1406">
                  <c:v>0.557449</c:v>
                </c:pt>
                <c:pt idx="1407">
                  <c:v>0.615266</c:v>
                </c:pt>
                <c:pt idx="1408">
                  <c:v>0.676017</c:v>
                </c:pt>
                <c:pt idx="1409">
                  <c:v>0.732421</c:v>
                </c:pt>
                <c:pt idx="1410">
                  <c:v>0.792847</c:v>
                </c:pt>
                <c:pt idx="1411">
                  <c:v>0.869003</c:v>
                </c:pt>
                <c:pt idx="1412">
                  <c:v>0.956875</c:v>
                </c:pt>
                <c:pt idx="1413">
                  <c:v>1.031018</c:v>
                </c:pt>
                <c:pt idx="1414">
                  <c:v>1.088501</c:v>
                </c:pt>
                <c:pt idx="1415">
                  <c:v>1.092977</c:v>
                </c:pt>
                <c:pt idx="1416">
                  <c:v>1.063254</c:v>
                </c:pt>
                <c:pt idx="1417">
                  <c:v>1.020852</c:v>
                </c:pt>
                <c:pt idx="1418">
                  <c:v>0.991545</c:v>
                </c:pt>
                <c:pt idx="1419">
                  <c:v>1.00502</c:v>
                </c:pt>
                <c:pt idx="1420">
                  <c:v>1.053292</c:v>
                </c:pt>
                <c:pt idx="1421">
                  <c:v>1.108626</c:v>
                </c:pt>
                <c:pt idx="1422">
                  <c:v>1.158322</c:v>
                </c:pt>
                <c:pt idx="1423">
                  <c:v>1.179157</c:v>
                </c:pt>
                <c:pt idx="1424">
                  <c:v>1.159298</c:v>
                </c:pt>
                <c:pt idx="1425">
                  <c:v>1.124625</c:v>
                </c:pt>
                <c:pt idx="1426">
                  <c:v>1.094615</c:v>
                </c:pt>
                <c:pt idx="1427">
                  <c:v>1.111287</c:v>
                </c:pt>
                <c:pt idx="1428">
                  <c:v>1.135572</c:v>
                </c:pt>
                <c:pt idx="1429">
                  <c:v>1.180078</c:v>
                </c:pt>
                <c:pt idx="1430">
                  <c:v>1.223464</c:v>
                </c:pt>
                <c:pt idx="1431">
                  <c:v>1.249997</c:v>
                </c:pt>
                <c:pt idx="1432">
                  <c:v>1.26205</c:v>
                </c:pt>
                <c:pt idx="1433">
                  <c:v>1.261562</c:v>
                </c:pt>
                <c:pt idx="1434">
                  <c:v>1.255577</c:v>
                </c:pt>
                <c:pt idx="1435">
                  <c:v>1.24828</c:v>
                </c:pt>
                <c:pt idx="1436">
                  <c:v>1.260034</c:v>
                </c:pt>
                <c:pt idx="1437">
                  <c:v>1.289678</c:v>
                </c:pt>
                <c:pt idx="1438">
                  <c:v>1.330881</c:v>
                </c:pt>
                <c:pt idx="1439">
                  <c:v>1.384876</c:v>
                </c:pt>
                <c:pt idx="1440">
                  <c:v>1.458133</c:v>
                </c:pt>
                <c:pt idx="1441">
                  <c:v>1.534837</c:v>
                </c:pt>
                <c:pt idx="1442">
                  <c:v>1.569206</c:v>
                </c:pt>
                <c:pt idx="1443">
                  <c:v>1.588811</c:v>
                </c:pt>
                <c:pt idx="1444">
                  <c:v>1.610575</c:v>
                </c:pt>
                <c:pt idx="1445">
                  <c:v>1.662057</c:v>
                </c:pt>
                <c:pt idx="1446">
                  <c:v>1.743274</c:v>
                </c:pt>
                <c:pt idx="1447">
                  <c:v>1.856485</c:v>
                </c:pt>
                <c:pt idx="1448">
                  <c:v>1.96462</c:v>
                </c:pt>
                <c:pt idx="1449">
                  <c:v>2.038785</c:v>
                </c:pt>
                <c:pt idx="1450">
                  <c:v>2.085907</c:v>
                </c:pt>
                <c:pt idx="1451">
                  <c:v>2.113329</c:v>
                </c:pt>
                <c:pt idx="1452">
                  <c:v>2.126903</c:v>
                </c:pt>
                <c:pt idx="1453">
                  <c:v>2.12908</c:v>
                </c:pt>
                <c:pt idx="1454">
                  <c:v>2.133383</c:v>
                </c:pt>
                <c:pt idx="1455">
                  <c:v>2.120775</c:v>
                </c:pt>
                <c:pt idx="1456">
                  <c:v>2.089096</c:v>
                </c:pt>
                <c:pt idx="1457">
                  <c:v>2.044358</c:v>
                </c:pt>
                <c:pt idx="1458">
                  <c:v>1.967542</c:v>
                </c:pt>
                <c:pt idx="1459">
                  <c:v>1.890667</c:v>
                </c:pt>
                <c:pt idx="1460">
                  <c:v>1.825327</c:v>
                </c:pt>
                <c:pt idx="1461">
                  <c:v>1.763186</c:v>
                </c:pt>
                <c:pt idx="1462">
                  <c:v>1.713744</c:v>
                </c:pt>
                <c:pt idx="1463">
                  <c:v>1.673974</c:v>
                </c:pt>
                <c:pt idx="1464">
                  <c:v>1.639821</c:v>
                </c:pt>
                <c:pt idx="1465">
                  <c:v>1.597775</c:v>
                </c:pt>
                <c:pt idx="1466">
                  <c:v>1.518743</c:v>
                </c:pt>
                <c:pt idx="1467">
                  <c:v>1.413414</c:v>
                </c:pt>
                <c:pt idx="1468">
                  <c:v>1.324471</c:v>
                </c:pt>
                <c:pt idx="1469">
                  <c:v>1.264039</c:v>
                </c:pt>
                <c:pt idx="1470">
                  <c:v>1.231196</c:v>
                </c:pt>
                <c:pt idx="1471">
                  <c:v>1.216518</c:v>
                </c:pt>
                <c:pt idx="1472">
                  <c:v>1.203256</c:v>
                </c:pt>
                <c:pt idx="1473">
                  <c:v>1.159549</c:v>
                </c:pt>
                <c:pt idx="1474">
                  <c:v>1.087424</c:v>
                </c:pt>
                <c:pt idx="1475">
                  <c:v>1.010065</c:v>
                </c:pt>
                <c:pt idx="1476">
                  <c:v>0.940183</c:v>
                </c:pt>
                <c:pt idx="1477">
                  <c:v>0.887325</c:v>
                </c:pt>
                <c:pt idx="1478">
                  <c:v>0.841871</c:v>
                </c:pt>
                <c:pt idx="1479">
                  <c:v>0.788854</c:v>
                </c:pt>
                <c:pt idx="1480">
                  <c:v>0.716304</c:v>
                </c:pt>
                <c:pt idx="1481">
                  <c:v>0.633585</c:v>
                </c:pt>
                <c:pt idx="1482">
                  <c:v>0.527416</c:v>
                </c:pt>
                <c:pt idx="1483">
                  <c:v>0.406925</c:v>
                </c:pt>
                <c:pt idx="1484">
                  <c:v>0.281609</c:v>
                </c:pt>
                <c:pt idx="1485">
                  <c:v>0.140434</c:v>
                </c:pt>
                <c:pt idx="1486">
                  <c:v>-0.023112</c:v>
                </c:pt>
                <c:pt idx="1487">
                  <c:v>-0.192341</c:v>
                </c:pt>
                <c:pt idx="1488">
                  <c:v>-0.352498</c:v>
                </c:pt>
                <c:pt idx="1489">
                  <c:v>-0.483122</c:v>
                </c:pt>
                <c:pt idx="1490">
                  <c:v>-0.566846</c:v>
                </c:pt>
                <c:pt idx="1491">
                  <c:v>-0.605576</c:v>
                </c:pt>
                <c:pt idx="1492">
                  <c:v>-0.617432</c:v>
                </c:pt>
                <c:pt idx="1493">
                  <c:v>-0.634397</c:v>
                </c:pt>
                <c:pt idx="1494">
                  <c:v>-0.668197</c:v>
                </c:pt>
                <c:pt idx="1495">
                  <c:v>-0.700014</c:v>
                </c:pt>
                <c:pt idx="1496">
                  <c:v>-0.741604</c:v>
                </c:pt>
                <c:pt idx="1497">
                  <c:v>-0.790696</c:v>
                </c:pt>
                <c:pt idx="1498">
                  <c:v>-0.827081</c:v>
                </c:pt>
                <c:pt idx="1499">
                  <c:v>-0.859322</c:v>
                </c:pt>
                <c:pt idx="1500">
                  <c:v>-0.887405</c:v>
                </c:pt>
                <c:pt idx="1501">
                  <c:v>-0.884483</c:v>
                </c:pt>
                <c:pt idx="1502">
                  <c:v>-0.885686</c:v>
                </c:pt>
                <c:pt idx="1503">
                  <c:v>-0.913561</c:v>
                </c:pt>
                <c:pt idx="1504">
                  <c:v>-0.951992</c:v>
                </c:pt>
                <c:pt idx="1505">
                  <c:v>-1.006151</c:v>
                </c:pt>
                <c:pt idx="1506">
                  <c:v>-1.061231</c:v>
                </c:pt>
                <c:pt idx="1507">
                  <c:v>-1.100435</c:v>
                </c:pt>
                <c:pt idx="1508">
                  <c:v>-1.13887</c:v>
                </c:pt>
                <c:pt idx="1509">
                  <c:v>-1.181753</c:v>
                </c:pt>
                <c:pt idx="1510">
                  <c:v>-1.214933</c:v>
                </c:pt>
                <c:pt idx="1511">
                  <c:v>-1.235223</c:v>
                </c:pt>
                <c:pt idx="1512">
                  <c:v>-1.234033</c:v>
                </c:pt>
                <c:pt idx="1513">
                  <c:v>-1.211479</c:v>
                </c:pt>
                <c:pt idx="1514">
                  <c:v>-1.198582</c:v>
                </c:pt>
                <c:pt idx="1515">
                  <c:v>-1.197465</c:v>
                </c:pt>
                <c:pt idx="1516">
                  <c:v>-1.213522</c:v>
                </c:pt>
                <c:pt idx="1517">
                  <c:v>-1.246623</c:v>
                </c:pt>
                <c:pt idx="1518">
                  <c:v>-1.26359</c:v>
                </c:pt>
                <c:pt idx="1519">
                  <c:v>-1.263599</c:v>
                </c:pt>
                <c:pt idx="1520">
                  <c:v>-1.267934</c:v>
                </c:pt>
                <c:pt idx="1521">
                  <c:v>-1.28285</c:v>
                </c:pt>
                <c:pt idx="1522">
                  <c:v>-1.2617</c:v>
                </c:pt>
                <c:pt idx="1523">
                  <c:v>-1.219322</c:v>
                </c:pt>
                <c:pt idx="1524">
                  <c:v>-1.179145</c:v>
                </c:pt>
                <c:pt idx="1525">
                  <c:v>-1.140596</c:v>
                </c:pt>
                <c:pt idx="1526">
                  <c:v>-1.108975</c:v>
                </c:pt>
                <c:pt idx="1527">
                  <c:v>-1.07536</c:v>
                </c:pt>
                <c:pt idx="1528">
                  <c:v>-1.050152</c:v>
                </c:pt>
                <c:pt idx="1529">
                  <c:v>-1.03297</c:v>
                </c:pt>
                <c:pt idx="1530">
                  <c:v>-1.011225</c:v>
                </c:pt>
                <c:pt idx="1531">
                  <c:v>-1.014367</c:v>
                </c:pt>
                <c:pt idx="1532">
                  <c:v>-1.080947</c:v>
                </c:pt>
                <c:pt idx="1533">
                  <c:v>-1.182878</c:v>
                </c:pt>
                <c:pt idx="1534">
                  <c:v>-1.296026</c:v>
                </c:pt>
                <c:pt idx="1535">
                  <c:v>-1.427656</c:v>
                </c:pt>
                <c:pt idx="1536">
                  <c:v>-1.541059</c:v>
                </c:pt>
                <c:pt idx="1537">
                  <c:v>-1.607201</c:v>
                </c:pt>
                <c:pt idx="1538">
                  <c:v>-1.635964</c:v>
                </c:pt>
                <c:pt idx="1539">
                  <c:v>-1.654062</c:v>
                </c:pt>
                <c:pt idx="1540">
                  <c:v>-1.680617</c:v>
                </c:pt>
                <c:pt idx="1541">
                  <c:v>-1.738833</c:v>
                </c:pt>
                <c:pt idx="1542">
                  <c:v>-1.821206</c:v>
                </c:pt>
                <c:pt idx="1543">
                  <c:v>-1.912309</c:v>
                </c:pt>
                <c:pt idx="1544">
                  <c:v>-2.006875</c:v>
                </c:pt>
                <c:pt idx="1545">
                  <c:v>-2.097281</c:v>
                </c:pt>
                <c:pt idx="1546">
                  <c:v>-2.140474</c:v>
                </c:pt>
                <c:pt idx="1547">
                  <c:v>-2.141156</c:v>
                </c:pt>
                <c:pt idx="1548">
                  <c:v>-2.112444</c:v>
                </c:pt>
                <c:pt idx="1549">
                  <c:v>-2.059667</c:v>
                </c:pt>
                <c:pt idx="1550">
                  <c:v>-2.042029</c:v>
                </c:pt>
                <c:pt idx="1551">
                  <c:v>-2.067655</c:v>
                </c:pt>
                <c:pt idx="1552">
                  <c:v>-2.098349</c:v>
                </c:pt>
                <c:pt idx="1553">
                  <c:v>-2.140215</c:v>
                </c:pt>
                <c:pt idx="1554">
                  <c:v>-2.176485</c:v>
                </c:pt>
                <c:pt idx="1555">
                  <c:v>-2.207056</c:v>
                </c:pt>
                <c:pt idx="1556">
                  <c:v>-2.221767</c:v>
                </c:pt>
                <c:pt idx="1557">
                  <c:v>-2.236888</c:v>
                </c:pt>
                <c:pt idx="1558">
                  <c:v>-2.245826</c:v>
                </c:pt>
                <c:pt idx="1559">
                  <c:v>-2.268696</c:v>
                </c:pt>
                <c:pt idx="1560">
                  <c:v>-2.307103</c:v>
                </c:pt>
                <c:pt idx="1561">
                  <c:v>-2.322946</c:v>
                </c:pt>
                <c:pt idx="1562">
                  <c:v>-2.300614</c:v>
                </c:pt>
                <c:pt idx="1563">
                  <c:v>-2.251505</c:v>
                </c:pt>
                <c:pt idx="1564">
                  <c:v>-2.193998</c:v>
                </c:pt>
                <c:pt idx="1565">
                  <c:v>-2.162077</c:v>
                </c:pt>
                <c:pt idx="1566">
                  <c:v>-2.129973</c:v>
                </c:pt>
                <c:pt idx="1567">
                  <c:v>-2.069223</c:v>
                </c:pt>
                <c:pt idx="1568">
                  <c:v>-1.976671</c:v>
                </c:pt>
                <c:pt idx="1569">
                  <c:v>-1.852075</c:v>
                </c:pt>
                <c:pt idx="1570">
                  <c:v>-1.707148</c:v>
                </c:pt>
                <c:pt idx="1571">
                  <c:v>-1.550548</c:v>
                </c:pt>
                <c:pt idx="1572">
                  <c:v>-1.391946</c:v>
                </c:pt>
                <c:pt idx="1573">
                  <c:v>-1.238567</c:v>
                </c:pt>
                <c:pt idx="1574">
                  <c:v>-1.090237</c:v>
                </c:pt>
                <c:pt idx="1575">
                  <c:v>-0.945335</c:v>
                </c:pt>
                <c:pt idx="1576">
                  <c:v>-0.806968</c:v>
                </c:pt>
                <c:pt idx="1577">
                  <c:v>-0.670666</c:v>
                </c:pt>
                <c:pt idx="1578">
                  <c:v>-0.54717</c:v>
                </c:pt>
                <c:pt idx="1579">
                  <c:v>-0.448093</c:v>
                </c:pt>
                <c:pt idx="1580">
                  <c:v>-0.375608</c:v>
                </c:pt>
                <c:pt idx="1581">
                  <c:v>-0.303163</c:v>
                </c:pt>
                <c:pt idx="1582">
                  <c:v>-0.222145</c:v>
                </c:pt>
                <c:pt idx="1583">
                  <c:v>-0.138982</c:v>
                </c:pt>
                <c:pt idx="1584">
                  <c:v>-0.070863</c:v>
                </c:pt>
                <c:pt idx="1585">
                  <c:v>-0.022015</c:v>
                </c:pt>
                <c:pt idx="1586">
                  <c:v>0.016183</c:v>
                </c:pt>
                <c:pt idx="1587">
                  <c:v>0.039499</c:v>
                </c:pt>
                <c:pt idx="1588">
                  <c:v>0.044803</c:v>
                </c:pt>
                <c:pt idx="1589">
                  <c:v>0.03949</c:v>
                </c:pt>
                <c:pt idx="1590">
                  <c:v>0.034189</c:v>
                </c:pt>
                <c:pt idx="1591">
                  <c:v>0.033295</c:v>
                </c:pt>
                <c:pt idx="1592">
                  <c:v>0.047325</c:v>
                </c:pt>
                <c:pt idx="1593">
                  <c:v>0.077094</c:v>
                </c:pt>
                <c:pt idx="1594">
                  <c:v>0.119558</c:v>
                </c:pt>
                <c:pt idx="1595">
                  <c:v>0.152507</c:v>
                </c:pt>
                <c:pt idx="1596">
                  <c:v>0.150415</c:v>
                </c:pt>
                <c:pt idx="1597">
                  <c:v>0.141521</c:v>
                </c:pt>
                <c:pt idx="1598">
                  <c:v>0.158443</c:v>
                </c:pt>
                <c:pt idx="1599">
                  <c:v>0.193846</c:v>
                </c:pt>
                <c:pt idx="1600">
                  <c:v>0.239802</c:v>
                </c:pt>
                <c:pt idx="1601">
                  <c:v>0.282343</c:v>
                </c:pt>
                <c:pt idx="1602">
                  <c:v>0.313194</c:v>
                </c:pt>
                <c:pt idx="1603">
                  <c:v>0.336692</c:v>
                </c:pt>
                <c:pt idx="1604">
                  <c:v>0.361263</c:v>
                </c:pt>
                <c:pt idx="1605">
                  <c:v>0.394349</c:v>
                </c:pt>
                <c:pt idx="1606">
                  <c:v>0.445493</c:v>
                </c:pt>
                <c:pt idx="1607">
                  <c:v>0.465625</c:v>
                </c:pt>
                <c:pt idx="1608">
                  <c:v>0.443059</c:v>
                </c:pt>
                <c:pt idx="1609">
                  <c:v>0.411022</c:v>
                </c:pt>
                <c:pt idx="1610">
                  <c:v>0.400367</c:v>
                </c:pt>
                <c:pt idx="1611">
                  <c:v>0.431422</c:v>
                </c:pt>
                <c:pt idx="1612">
                  <c:v>0.498048</c:v>
                </c:pt>
                <c:pt idx="1613">
                  <c:v>0.582749</c:v>
                </c:pt>
                <c:pt idx="1614">
                  <c:v>0.662738</c:v>
                </c:pt>
                <c:pt idx="1615">
                  <c:v>0.734088</c:v>
                </c:pt>
                <c:pt idx="1616">
                  <c:v>0.799046</c:v>
                </c:pt>
                <c:pt idx="1617">
                  <c:v>0.836152</c:v>
                </c:pt>
                <c:pt idx="1618">
                  <c:v>0.850855</c:v>
                </c:pt>
                <c:pt idx="1619">
                  <c:v>0.858366</c:v>
                </c:pt>
                <c:pt idx="1620">
                  <c:v>0.87448</c:v>
                </c:pt>
                <c:pt idx="1621">
                  <c:v>0.910826</c:v>
                </c:pt>
                <c:pt idx="1622">
                  <c:v>0.965385</c:v>
                </c:pt>
                <c:pt idx="1623">
                  <c:v>1.012558</c:v>
                </c:pt>
                <c:pt idx="1624">
                  <c:v>1.043387</c:v>
                </c:pt>
                <c:pt idx="1625">
                  <c:v>1.059039</c:v>
                </c:pt>
                <c:pt idx="1626">
                  <c:v>1.035148</c:v>
                </c:pt>
                <c:pt idx="1627">
                  <c:v>0.964492</c:v>
                </c:pt>
                <c:pt idx="1628">
                  <c:v>0.882139</c:v>
                </c:pt>
                <c:pt idx="1629">
                  <c:v>0.821356</c:v>
                </c:pt>
                <c:pt idx="1630">
                  <c:v>0.796051</c:v>
                </c:pt>
                <c:pt idx="1631">
                  <c:v>0.812238</c:v>
                </c:pt>
                <c:pt idx="1632">
                  <c:v>0.836718</c:v>
                </c:pt>
                <c:pt idx="1633">
                  <c:v>0.844189</c:v>
                </c:pt>
                <c:pt idx="1634">
                  <c:v>0.855897</c:v>
                </c:pt>
                <c:pt idx="1635">
                  <c:v>0.858084</c:v>
                </c:pt>
                <c:pt idx="1636">
                  <c:v>0.854121</c:v>
                </c:pt>
                <c:pt idx="1637">
                  <c:v>0.866026</c:v>
                </c:pt>
                <c:pt idx="1638">
                  <c:v>0.916234</c:v>
                </c:pt>
                <c:pt idx="1639">
                  <c:v>0.994192</c:v>
                </c:pt>
                <c:pt idx="1640">
                  <c:v>1.104933</c:v>
                </c:pt>
                <c:pt idx="1641">
                  <c:v>1.201516</c:v>
                </c:pt>
                <c:pt idx="1642">
                  <c:v>1.263981</c:v>
                </c:pt>
                <c:pt idx="1643">
                  <c:v>1.278759</c:v>
                </c:pt>
                <c:pt idx="1644">
                  <c:v>1.246939</c:v>
                </c:pt>
                <c:pt idx="1645">
                  <c:v>1.192579</c:v>
                </c:pt>
                <c:pt idx="1646">
                  <c:v>1.123167</c:v>
                </c:pt>
                <c:pt idx="1647">
                  <c:v>1.075972</c:v>
                </c:pt>
                <c:pt idx="1648">
                  <c:v>1.058846</c:v>
                </c:pt>
                <c:pt idx="1649">
                  <c:v>1.065584</c:v>
                </c:pt>
                <c:pt idx="1650">
                  <c:v>1.075388</c:v>
                </c:pt>
                <c:pt idx="1651">
                  <c:v>1.06904</c:v>
                </c:pt>
                <c:pt idx="1652">
                  <c:v>1.043403</c:v>
                </c:pt>
                <c:pt idx="1653">
                  <c:v>1.019585</c:v>
                </c:pt>
                <c:pt idx="1654">
                  <c:v>0.987014</c:v>
                </c:pt>
                <c:pt idx="1655">
                  <c:v>0.941825</c:v>
                </c:pt>
                <c:pt idx="1656">
                  <c:v>0.895886</c:v>
                </c:pt>
                <c:pt idx="1657">
                  <c:v>0.869431</c:v>
                </c:pt>
                <c:pt idx="1658">
                  <c:v>0.840208</c:v>
                </c:pt>
                <c:pt idx="1659">
                  <c:v>0.844115</c:v>
                </c:pt>
                <c:pt idx="1660">
                  <c:v>0.875235</c:v>
                </c:pt>
                <c:pt idx="1661">
                  <c:v>0.905366</c:v>
                </c:pt>
                <c:pt idx="1662">
                  <c:v>0.949102</c:v>
                </c:pt>
                <c:pt idx="1663">
                  <c:v>0.992337</c:v>
                </c:pt>
                <c:pt idx="1664">
                  <c:v>1.025667</c:v>
                </c:pt>
                <c:pt idx="1665">
                  <c:v>1.049509</c:v>
                </c:pt>
                <c:pt idx="1666">
                  <c:v>1.072832</c:v>
                </c:pt>
                <c:pt idx="1667">
                  <c:v>1.079431</c:v>
                </c:pt>
                <c:pt idx="1668">
                  <c:v>1.084777</c:v>
                </c:pt>
                <c:pt idx="1669">
                  <c:v>1.084776</c:v>
                </c:pt>
                <c:pt idx="1670">
                  <c:v>1.075476</c:v>
                </c:pt>
                <c:pt idx="1671">
                  <c:v>1.085699</c:v>
                </c:pt>
                <c:pt idx="1672">
                  <c:v>1.116156</c:v>
                </c:pt>
                <c:pt idx="1673">
                  <c:v>1.138799</c:v>
                </c:pt>
                <c:pt idx="1674">
                  <c:v>1.169314</c:v>
                </c:pt>
                <c:pt idx="1675">
                  <c:v>1.230661</c:v>
                </c:pt>
                <c:pt idx="1676">
                  <c:v>1.32403</c:v>
                </c:pt>
                <c:pt idx="1677">
                  <c:v>1.416561</c:v>
                </c:pt>
                <c:pt idx="1678">
                  <c:v>1.477745</c:v>
                </c:pt>
                <c:pt idx="1679">
                  <c:v>1.492335</c:v>
                </c:pt>
                <c:pt idx="1680">
                  <c:v>1.458545</c:v>
                </c:pt>
                <c:pt idx="1681">
                  <c:v>1.425564</c:v>
                </c:pt>
                <c:pt idx="1682">
                  <c:v>1.417946</c:v>
                </c:pt>
                <c:pt idx="1683">
                  <c:v>1.447611</c:v>
                </c:pt>
                <c:pt idx="1684">
                  <c:v>1.489263</c:v>
                </c:pt>
                <c:pt idx="1685">
                  <c:v>1.516213</c:v>
                </c:pt>
                <c:pt idx="1686">
                  <c:v>1.534391</c:v>
                </c:pt>
                <c:pt idx="1687">
                  <c:v>1.536217</c:v>
                </c:pt>
                <c:pt idx="1688">
                  <c:v>1.529193</c:v>
                </c:pt>
                <c:pt idx="1689">
                  <c:v>1.547987</c:v>
                </c:pt>
                <c:pt idx="1690">
                  <c:v>1.570697</c:v>
                </c:pt>
                <c:pt idx="1691">
                  <c:v>1.603541</c:v>
                </c:pt>
                <c:pt idx="1692">
                  <c:v>1.615643</c:v>
                </c:pt>
                <c:pt idx="1693">
                  <c:v>1.614999</c:v>
                </c:pt>
                <c:pt idx="1694">
                  <c:v>1.597463</c:v>
                </c:pt>
                <c:pt idx="1695">
                  <c:v>1.582521</c:v>
                </c:pt>
                <c:pt idx="1696">
                  <c:v>1.553808</c:v>
                </c:pt>
                <c:pt idx="1697">
                  <c:v>1.493941</c:v>
                </c:pt>
                <c:pt idx="1698">
                  <c:v>1.412472</c:v>
                </c:pt>
                <c:pt idx="1699">
                  <c:v>1.323534</c:v>
                </c:pt>
                <c:pt idx="1700">
                  <c:v>1.263573</c:v>
                </c:pt>
                <c:pt idx="1701">
                  <c:v>1.253764</c:v>
                </c:pt>
                <c:pt idx="1702">
                  <c:v>1.276012</c:v>
                </c:pt>
                <c:pt idx="1703">
                  <c:v>1.307857</c:v>
                </c:pt>
                <c:pt idx="1704">
                  <c:v>1.320868</c:v>
                </c:pt>
                <c:pt idx="1705">
                  <c:v>1.296806</c:v>
                </c:pt>
                <c:pt idx="1706">
                  <c:v>1.217161</c:v>
                </c:pt>
                <c:pt idx="1707">
                  <c:v>1.078611</c:v>
                </c:pt>
                <c:pt idx="1708">
                  <c:v>0.90389</c:v>
                </c:pt>
                <c:pt idx="1709">
                  <c:v>0.732496</c:v>
                </c:pt>
                <c:pt idx="1710">
                  <c:v>0.582495</c:v>
                </c:pt>
                <c:pt idx="1711">
                  <c:v>0.454943</c:v>
                </c:pt>
                <c:pt idx="1712">
                  <c:v>0.348703</c:v>
                </c:pt>
                <c:pt idx="1713">
                  <c:v>0.254199</c:v>
                </c:pt>
                <c:pt idx="1714">
                  <c:v>0.164</c:v>
                </c:pt>
                <c:pt idx="1715">
                  <c:v>0.059809</c:v>
                </c:pt>
                <c:pt idx="1716">
                  <c:v>-0.071311</c:v>
                </c:pt>
                <c:pt idx="1717">
                  <c:v>-0.207999</c:v>
                </c:pt>
                <c:pt idx="1718">
                  <c:v>-0.338421</c:v>
                </c:pt>
                <c:pt idx="1719">
                  <c:v>-0.436828</c:v>
                </c:pt>
                <c:pt idx="1720">
                  <c:v>-0.517923</c:v>
                </c:pt>
                <c:pt idx="1721">
                  <c:v>-0.513464</c:v>
                </c:pt>
                <c:pt idx="1722">
                  <c:v>-0.475097</c:v>
                </c:pt>
                <c:pt idx="1723">
                  <c:v>-0.420789</c:v>
                </c:pt>
                <c:pt idx="1724">
                  <c:v>-0.364415</c:v>
                </c:pt>
                <c:pt idx="1725">
                  <c:v>-0.326188</c:v>
                </c:pt>
                <c:pt idx="1726">
                  <c:v>-0.323081</c:v>
                </c:pt>
                <c:pt idx="1727">
                  <c:v>-0.357127</c:v>
                </c:pt>
                <c:pt idx="1728">
                  <c:v>-0.397463</c:v>
                </c:pt>
                <c:pt idx="1729">
                  <c:v>-0.412366</c:v>
                </c:pt>
                <c:pt idx="1730">
                  <c:v>-0.395412</c:v>
                </c:pt>
                <c:pt idx="1731">
                  <c:v>-0.361299</c:v>
                </c:pt>
                <c:pt idx="1732">
                  <c:v>-0.332421</c:v>
                </c:pt>
                <c:pt idx="1733">
                  <c:v>-0.317414</c:v>
                </c:pt>
                <c:pt idx="1734">
                  <c:v>-0.320584</c:v>
                </c:pt>
                <c:pt idx="1735">
                  <c:v>-0.339756</c:v>
                </c:pt>
                <c:pt idx="1736">
                  <c:v>-0.357809</c:v>
                </c:pt>
                <c:pt idx="1737">
                  <c:v>-0.370448</c:v>
                </c:pt>
                <c:pt idx="1738">
                  <c:v>-0.376705</c:v>
                </c:pt>
                <c:pt idx="1739">
                  <c:v>-0.379923</c:v>
                </c:pt>
                <c:pt idx="1740">
                  <c:v>-0.389651</c:v>
                </c:pt>
                <c:pt idx="1741">
                  <c:v>-0.416517</c:v>
                </c:pt>
                <c:pt idx="1742">
                  <c:v>-0.463705</c:v>
                </c:pt>
                <c:pt idx="1743">
                  <c:v>-0.505692</c:v>
                </c:pt>
                <c:pt idx="1744">
                  <c:v>-0.5499</c:v>
                </c:pt>
                <c:pt idx="1745">
                  <c:v>-0.606439</c:v>
                </c:pt>
                <c:pt idx="1746">
                  <c:v>-0.640985</c:v>
                </c:pt>
                <c:pt idx="1747">
                  <c:v>-0.671124</c:v>
                </c:pt>
                <c:pt idx="1748">
                  <c:v>-0.668514</c:v>
                </c:pt>
                <c:pt idx="1749">
                  <c:v>-0.631439</c:v>
                </c:pt>
                <c:pt idx="1750">
                  <c:v>-0.620654</c:v>
                </c:pt>
                <c:pt idx="1751">
                  <c:v>-0.611773</c:v>
                </c:pt>
                <c:pt idx="1752">
                  <c:v>-0.588873</c:v>
                </c:pt>
                <c:pt idx="1753">
                  <c:v>-0.592257</c:v>
                </c:pt>
                <c:pt idx="1754">
                  <c:v>-0.57052</c:v>
                </c:pt>
                <c:pt idx="1755">
                  <c:v>-0.513936</c:v>
                </c:pt>
                <c:pt idx="1756">
                  <c:v>-0.535214</c:v>
                </c:pt>
                <c:pt idx="1757">
                  <c:v>-0.613119</c:v>
                </c:pt>
                <c:pt idx="1758">
                  <c:v>-0.67066</c:v>
                </c:pt>
                <c:pt idx="1759">
                  <c:v>-0.715417</c:v>
                </c:pt>
                <c:pt idx="1760">
                  <c:v>-0.743148</c:v>
                </c:pt>
                <c:pt idx="1761">
                  <c:v>-0.759184</c:v>
                </c:pt>
                <c:pt idx="1762">
                  <c:v>-0.742292</c:v>
                </c:pt>
                <c:pt idx="1763">
                  <c:v>-0.734037</c:v>
                </c:pt>
                <c:pt idx="1764">
                  <c:v>-0.733203</c:v>
                </c:pt>
                <c:pt idx="1765">
                  <c:v>-0.735451</c:v>
                </c:pt>
                <c:pt idx="1766">
                  <c:v>-0.750214</c:v>
                </c:pt>
                <c:pt idx="1767">
                  <c:v>-0.746719</c:v>
                </c:pt>
                <c:pt idx="1768">
                  <c:v>-0.722931</c:v>
                </c:pt>
                <c:pt idx="1769">
                  <c:v>-0.716325</c:v>
                </c:pt>
                <c:pt idx="1770">
                  <c:v>-0.710925</c:v>
                </c:pt>
                <c:pt idx="1771">
                  <c:v>-0.692895</c:v>
                </c:pt>
                <c:pt idx="1772">
                  <c:v>-0.686677</c:v>
                </c:pt>
                <c:pt idx="1773">
                  <c:v>-0.674151</c:v>
                </c:pt>
                <c:pt idx="1774">
                  <c:v>-0.675252</c:v>
                </c:pt>
                <c:pt idx="1775">
                  <c:v>-0.684636</c:v>
                </c:pt>
                <c:pt idx="1776">
                  <c:v>-0.678162</c:v>
                </c:pt>
                <c:pt idx="1777">
                  <c:v>-0.664557</c:v>
                </c:pt>
                <c:pt idx="1778">
                  <c:v>-0.66383</c:v>
                </c:pt>
                <c:pt idx="1779">
                  <c:v>-0.676611</c:v>
                </c:pt>
                <c:pt idx="1780">
                  <c:v>-0.709373</c:v>
                </c:pt>
                <c:pt idx="1781">
                  <c:v>-0.732669</c:v>
                </c:pt>
                <c:pt idx="1782">
                  <c:v>-0.756126</c:v>
                </c:pt>
                <c:pt idx="1783">
                  <c:v>-0.777407</c:v>
                </c:pt>
                <c:pt idx="1784">
                  <c:v>-0.793217</c:v>
                </c:pt>
                <c:pt idx="1785">
                  <c:v>-0.800664</c:v>
                </c:pt>
                <c:pt idx="1786">
                  <c:v>-0.799991</c:v>
                </c:pt>
                <c:pt idx="1787">
                  <c:v>-0.817263</c:v>
                </c:pt>
                <c:pt idx="1788">
                  <c:v>-0.827992</c:v>
                </c:pt>
                <c:pt idx="1789">
                  <c:v>-0.836666</c:v>
                </c:pt>
                <c:pt idx="1790">
                  <c:v>-0.837886</c:v>
                </c:pt>
                <c:pt idx="1791">
                  <c:v>-0.829567</c:v>
                </c:pt>
                <c:pt idx="1792">
                  <c:v>-0.824484</c:v>
                </c:pt>
                <c:pt idx="1793">
                  <c:v>-0.822532</c:v>
                </c:pt>
                <c:pt idx="1794">
                  <c:v>-0.82386</c:v>
                </c:pt>
                <c:pt idx="1795">
                  <c:v>-0.798361</c:v>
                </c:pt>
                <c:pt idx="1796">
                  <c:v>-0.752483</c:v>
                </c:pt>
                <c:pt idx="1797">
                  <c:v>-0.676696</c:v>
                </c:pt>
                <c:pt idx="1798">
                  <c:v>-0.572963</c:v>
                </c:pt>
                <c:pt idx="1799">
                  <c:v>-0.477673</c:v>
                </c:pt>
                <c:pt idx="1800">
                  <c:v>-0.383601</c:v>
                </c:pt>
                <c:pt idx="1801">
                  <c:v>-0.30372</c:v>
                </c:pt>
                <c:pt idx="1802">
                  <c:v>-0.240923</c:v>
                </c:pt>
                <c:pt idx="1803">
                  <c:v>-0.198255</c:v>
                </c:pt>
                <c:pt idx="1804">
                  <c:v>-0.171574</c:v>
                </c:pt>
                <c:pt idx="1805">
                  <c:v>-0.14706</c:v>
                </c:pt>
                <c:pt idx="1806">
                  <c:v>-0.11937</c:v>
                </c:pt>
                <c:pt idx="1807">
                  <c:v>-0.090587</c:v>
                </c:pt>
                <c:pt idx="1808">
                  <c:v>-0.062861</c:v>
                </c:pt>
                <c:pt idx="1809">
                  <c:v>-0.044775</c:v>
                </c:pt>
                <c:pt idx="1810">
                  <c:v>-0.044778</c:v>
                </c:pt>
                <c:pt idx="1811">
                  <c:v>-0.060699</c:v>
                </c:pt>
                <c:pt idx="1812">
                  <c:v>-0.094802</c:v>
                </c:pt>
                <c:pt idx="1813">
                  <c:v>-0.13639</c:v>
                </c:pt>
                <c:pt idx="1814">
                  <c:v>-0.164181</c:v>
                </c:pt>
                <c:pt idx="1815">
                  <c:v>-0.168548</c:v>
                </c:pt>
                <c:pt idx="1816">
                  <c:v>-0.156785</c:v>
                </c:pt>
                <c:pt idx="1817">
                  <c:v>-0.140582</c:v>
                </c:pt>
                <c:pt idx="1818">
                  <c:v>-0.108388</c:v>
                </c:pt>
                <c:pt idx="1819">
                  <c:v>-0.079576</c:v>
                </c:pt>
                <c:pt idx="1820">
                  <c:v>-0.055181</c:v>
                </c:pt>
                <c:pt idx="1821">
                  <c:v>-0.042572</c:v>
                </c:pt>
                <c:pt idx="1822">
                  <c:v>-0.033027</c:v>
                </c:pt>
                <c:pt idx="1823">
                  <c:v>-0.027722</c:v>
                </c:pt>
                <c:pt idx="1824">
                  <c:v>-0.036257</c:v>
                </c:pt>
                <c:pt idx="1825">
                  <c:v>-0.029722</c:v>
                </c:pt>
                <c:pt idx="1826">
                  <c:v>-0.014704</c:v>
                </c:pt>
                <c:pt idx="1827">
                  <c:v>-0.004075</c:v>
                </c:pt>
                <c:pt idx="1828">
                  <c:v>-0.001943</c:v>
                </c:pt>
                <c:pt idx="1829">
                  <c:v>-0.006058</c:v>
                </c:pt>
                <c:pt idx="1830">
                  <c:v>-0.008094</c:v>
                </c:pt>
                <c:pt idx="1831">
                  <c:v>-0.009231</c:v>
                </c:pt>
                <c:pt idx="1832">
                  <c:v>-0.00502</c:v>
                </c:pt>
                <c:pt idx="1833">
                  <c:v>0.003504</c:v>
                </c:pt>
                <c:pt idx="1834">
                  <c:v>0.006645</c:v>
                </c:pt>
                <c:pt idx="1835">
                  <c:v>0.010875</c:v>
                </c:pt>
                <c:pt idx="1836">
                  <c:v>0.015173</c:v>
                </c:pt>
                <c:pt idx="1837">
                  <c:v>0.008881</c:v>
                </c:pt>
                <c:pt idx="1838">
                  <c:v>-0.000686</c:v>
                </c:pt>
                <c:pt idx="1839">
                  <c:v>-0.016706</c:v>
                </c:pt>
                <c:pt idx="1840">
                  <c:v>-0.031692</c:v>
                </c:pt>
                <c:pt idx="1841">
                  <c:v>-0.045649</c:v>
                </c:pt>
                <c:pt idx="1842">
                  <c:v>-0.052103</c:v>
                </c:pt>
                <c:pt idx="1843">
                  <c:v>-0.044635</c:v>
                </c:pt>
                <c:pt idx="1844">
                  <c:v>-0.031876</c:v>
                </c:pt>
                <c:pt idx="1845">
                  <c:v>-0.020148</c:v>
                </c:pt>
                <c:pt idx="1846">
                  <c:v>-0.016911</c:v>
                </c:pt>
                <c:pt idx="1847">
                  <c:v>-0.023273</c:v>
                </c:pt>
                <c:pt idx="1848">
                  <c:v>-0.029675</c:v>
                </c:pt>
                <c:pt idx="1849">
                  <c:v>-0.028612</c:v>
                </c:pt>
                <c:pt idx="1850">
                  <c:v>-0.024367</c:v>
                </c:pt>
                <c:pt idx="1851">
                  <c:v>-0.01692</c:v>
                </c:pt>
                <c:pt idx="1852">
                  <c:v>-0.01162</c:v>
                </c:pt>
                <c:pt idx="1853">
                  <c:v>-0.011596</c:v>
                </c:pt>
                <c:pt idx="1854">
                  <c:v>-0.020078</c:v>
                </c:pt>
                <c:pt idx="1855">
                  <c:v>-0.028567</c:v>
                </c:pt>
                <c:pt idx="1856">
                  <c:v>-0.029633</c:v>
                </c:pt>
                <c:pt idx="1857">
                  <c:v>-0.022297</c:v>
                </c:pt>
                <c:pt idx="1858">
                  <c:v>-0.018161</c:v>
                </c:pt>
                <c:pt idx="1859">
                  <c:v>-0.022411</c:v>
                </c:pt>
                <c:pt idx="1860">
                  <c:v>-0.024382</c:v>
                </c:pt>
                <c:pt idx="1861">
                  <c:v>-0.026399</c:v>
                </c:pt>
                <c:pt idx="1862">
                  <c:v>-0.028458</c:v>
                </c:pt>
                <c:pt idx="1863">
                  <c:v>-0.025254</c:v>
                </c:pt>
                <c:pt idx="1864">
                  <c:v>-0.015728</c:v>
                </c:pt>
                <c:pt idx="1865">
                  <c:v>-0.004046</c:v>
                </c:pt>
                <c:pt idx="1866">
                  <c:v>0.01197</c:v>
                </c:pt>
                <c:pt idx="1867">
                  <c:v>0.024758</c:v>
                </c:pt>
                <c:pt idx="1868">
                  <c:v>0.035425</c:v>
                </c:pt>
                <c:pt idx="1869">
                  <c:v>0.047153</c:v>
                </c:pt>
                <c:pt idx="1870">
                  <c:v>0.049195</c:v>
                </c:pt>
                <c:pt idx="1871">
                  <c:v>0.039461</c:v>
                </c:pt>
                <c:pt idx="1872">
                  <c:v>0.023341</c:v>
                </c:pt>
                <c:pt idx="1873">
                  <c:v>0.006315</c:v>
                </c:pt>
                <c:pt idx="1874">
                  <c:v>-0.011657</c:v>
                </c:pt>
                <c:pt idx="1875">
                  <c:v>-0.024309</c:v>
                </c:pt>
                <c:pt idx="1876">
                  <c:v>-0.026334</c:v>
                </c:pt>
                <c:pt idx="1877">
                  <c:v>-0.014561</c:v>
                </c:pt>
                <c:pt idx="1878">
                  <c:v>0.004547</c:v>
                </c:pt>
                <c:pt idx="1879">
                  <c:v>0.018221</c:v>
                </c:pt>
                <c:pt idx="1880">
                  <c:v>0.029892</c:v>
                </c:pt>
                <c:pt idx="1881">
                  <c:v>0.026753</c:v>
                </c:pt>
                <c:pt idx="1882">
                  <c:v>0.011922</c:v>
                </c:pt>
                <c:pt idx="1883">
                  <c:v>-0.007236</c:v>
                </c:pt>
                <c:pt idx="1884">
                  <c:v>-0.014646</c:v>
                </c:pt>
                <c:pt idx="1885">
                  <c:v>-0.017822</c:v>
                </c:pt>
                <c:pt idx="1886">
                  <c:v>-0.016862</c:v>
                </c:pt>
                <c:pt idx="1887">
                  <c:v>-0.015895</c:v>
                </c:pt>
                <c:pt idx="1888">
                  <c:v>-0.004157</c:v>
                </c:pt>
                <c:pt idx="1889">
                  <c:v>0.003324</c:v>
                </c:pt>
                <c:pt idx="1890">
                  <c:v>0.007552</c:v>
                </c:pt>
                <c:pt idx="1891">
                  <c:v>0.003277</c:v>
                </c:pt>
                <c:pt idx="1892">
                  <c:v>-0.005166</c:v>
                </c:pt>
                <c:pt idx="1893">
                  <c:v>-0.021068</c:v>
                </c:pt>
                <c:pt idx="1894">
                  <c:v>-0.029534</c:v>
                </c:pt>
                <c:pt idx="1895">
                  <c:v>-0.031637</c:v>
                </c:pt>
                <c:pt idx="1896">
                  <c:v>-0.029564</c:v>
                </c:pt>
                <c:pt idx="1897">
                  <c:v>-0.029645</c:v>
                </c:pt>
                <c:pt idx="1898">
                  <c:v>-0.027559</c:v>
                </c:pt>
                <c:pt idx="1899">
                  <c:v>-0.02003</c:v>
                </c:pt>
                <c:pt idx="1900">
                  <c:v>-0.013647</c:v>
                </c:pt>
                <c:pt idx="1901">
                  <c:v>-0.012673</c:v>
                </c:pt>
                <c:pt idx="1902">
                  <c:v>-0.010618</c:v>
                </c:pt>
                <c:pt idx="1903">
                  <c:v>-0.013823</c:v>
                </c:pt>
                <c:pt idx="1904">
                  <c:v>-0.014775</c:v>
                </c:pt>
                <c:pt idx="1905">
                  <c:v>-0.01572</c:v>
                </c:pt>
                <c:pt idx="1906">
                  <c:v>-0.016807</c:v>
                </c:pt>
                <c:pt idx="1907">
                  <c:v>-0.018981</c:v>
                </c:pt>
                <c:pt idx="1908">
                  <c:v>-0.016893</c:v>
                </c:pt>
                <c:pt idx="1909">
                  <c:v>-0.017042</c:v>
                </c:pt>
                <c:pt idx="1910">
                  <c:v>-0.0225</c:v>
                </c:pt>
                <c:pt idx="1911">
                  <c:v>-0.032017</c:v>
                </c:pt>
                <c:pt idx="1912">
                  <c:v>-0.036126</c:v>
                </c:pt>
                <c:pt idx="1913">
                  <c:v>-0.033939</c:v>
                </c:pt>
                <c:pt idx="1914">
                  <c:v>-0.032905</c:v>
                </c:pt>
                <c:pt idx="1915">
                  <c:v>-0.025436</c:v>
                </c:pt>
                <c:pt idx="1916">
                  <c:v>-0.013691</c:v>
                </c:pt>
                <c:pt idx="1917">
                  <c:v>0.003378</c:v>
                </c:pt>
                <c:pt idx="1918">
                  <c:v>0.015092</c:v>
                </c:pt>
                <c:pt idx="1919">
                  <c:v>0.012891</c:v>
                </c:pt>
                <c:pt idx="1920">
                  <c:v>0.002178</c:v>
                </c:pt>
                <c:pt idx="1921">
                  <c:v>-0.003083</c:v>
                </c:pt>
                <c:pt idx="1922">
                  <c:v>-0.007258</c:v>
                </c:pt>
                <c:pt idx="1923">
                  <c:v>-0.011577</c:v>
                </c:pt>
                <c:pt idx="1924">
                  <c:v>-0.017063</c:v>
                </c:pt>
                <c:pt idx="1925">
                  <c:v>-0.037274</c:v>
                </c:pt>
                <c:pt idx="1926">
                  <c:v>-0.061445</c:v>
                </c:pt>
                <c:pt idx="1927">
                  <c:v>-0.078231</c:v>
                </c:pt>
                <c:pt idx="1928">
                  <c:v>-0.076154</c:v>
                </c:pt>
                <c:pt idx="1929">
                  <c:v>-0.037157</c:v>
                </c:pt>
                <c:pt idx="1930">
                  <c:v>-0.002382</c:v>
                </c:pt>
                <c:pt idx="1931">
                  <c:v>-0.002207</c:v>
                </c:pt>
                <c:pt idx="1932">
                  <c:v>-0.000904</c:v>
                </c:pt>
                <c:pt idx="1933">
                  <c:v>-0.002917</c:v>
                </c:pt>
                <c:pt idx="1934">
                  <c:v>-0.007168</c:v>
                </c:pt>
                <c:pt idx="1935">
                  <c:v>-0.018948</c:v>
                </c:pt>
                <c:pt idx="1936">
                  <c:v>-0.028651</c:v>
                </c:pt>
                <c:pt idx="1937">
                  <c:v>-0.039385</c:v>
                </c:pt>
                <c:pt idx="1938">
                  <c:v>-0.042554</c:v>
                </c:pt>
                <c:pt idx="1939">
                  <c:v>-0.041374</c:v>
                </c:pt>
                <c:pt idx="1940">
                  <c:v>-0.038057</c:v>
                </c:pt>
                <c:pt idx="1941">
                  <c:v>-0.032676</c:v>
                </c:pt>
                <c:pt idx="1942">
                  <c:v>-0.020999</c:v>
                </c:pt>
                <c:pt idx="1943">
                  <c:v>-0.00726</c:v>
                </c:pt>
                <c:pt idx="1944">
                  <c:v>0.002212</c:v>
                </c:pt>
                <c:pt idx="1945">
                  <c:v>0.003221</c:v>
                </c:pt>
                <c:pt idx="1946">
                  <c:v>-0.001052</c:v>
                </c:pt>
                <c:pt idx="1947">
                  <c:v>-0.006363</c:v>
                </c:pt>
                <c:pt idx="1948">
                  <c:v>-0.011649</c:v>
                </c:pt>
                <c:pt idx="1949">
                  <c:v>-0.019083</c:v>
                </c:pt>
                <c:pt idx="1950">
                  <c:v>-0.022274</c:v>
                </c:pt>
                <c:pt idx="1951">
                  <c:v>-0.021167</c:v>
                </c:pt>
                <c:pt idx="1952">
                  <c:v>-0.022159</c:v>
                </c:pt>
                <c:pt idx="1953">
                  <c:v>-0.023185</c:v>
                </c:pt>
                <c:pt idx="1954">
                  <c:v>-0.022081</c:v>
                </c:pt>
                <c:pt idx="1955">
                  <c:v>-0.010379</c:v>
                </c:pt>
                <c:pt idx="1956">
                  <c:v>0.004426</c:v>
                </c:pt>
                <c:pt idx="1957">
                  <c:v>0.014962</c:v>
                </c:pt>
                <c:pt idx="1958">
                  <c:v>0.01489</c:v>
                </c:pt>
                <c:pt idx="1959">
                  <c:v>0.005328</c:v>
                </c:pt>
                <c:pt idx="1960">
                  <c:v>-0.000951</c:v>
                </c:pt>
                <c:pt idx="1961">
                  <c:v>-0.007285</c:v>
                </c:pt>
                <c:pt idx="1962">
                  <c:v>-0.012621</c:v>
                </c:pt>
                <c:pt idx="1963">
                  <c:v>-0.013681</c:v>
                </c:pt>
                <c:pt idx="1964">
                  <c:v>-0.008302</c:v>
                </c:pt>
                <c:pt idx="1965">
                  <c:v>-0.000827</c:v>
                </c:pt>
                <c:pt idx="1966">
                  <c:v>0.005487</c:v>
                </c:pt>
                <c:pt idx="1967">
                  <c:v>0.00545</c:v>
                </c:pt>
                <c:pt idx="1968">
                  <c:v>-0.001994</c:v>
                </c:pt>
                <c:pt idx="1969">
                  <c:v>-0.016832</c:v>
                </c:pt>
                <c:pt idx="1970">
                  <c:v>-0.030572</c:v>
                </c:pt>
                <c:pt idx="1971">
                  <c:v>-0.034859</c:v>
                </c:pt>
                <c:pt idx="1972">
                  <c:v>-0.040268</c:v>
                </c:pt>
                <c:pt idx="1973">
                  <c:v>-0.047844</c:v>
                </c:pt>
                <c:pt idx="1974">
                  <c:v>-0.029903</c:v>
                </c:pt>
                <c:pt idx="1975">
                  <c:v>-0.015004</c:v>
                </c:pt>
                <c:pt idx="1976">
                  <c:v>-0.012816</c:v>
                </c:pt>
                <c:pt idx="1977">
                  <c:v>-0.004215</c:v>
                </c:pt>
                <c:pt idx="1978">
                  <c:v>0.007539</c:v>
                </c:pt>
                <c:pt idx="1979">
                  <c:v>0.009694</c:v>
                </c:pt>
                <c:pt idx="1980">
                  <c:v>0.00337</c:v>
                </c:pt>
                <c:pt idx="1981">
                  <c:v>-0.008319</c:v>
                </c:pt>
                <c:pt idx="1982">
                  <c:v>-0.015759</c:v>
                </c:pt>
                <c:pt idx="1983">
                  <c:v>-0.021051</c:v>
                </c:pt>
                <c:pt idx="1984">
                  <c:v>-0.018939</c:v>
                </c:pt>
                <c:pt idx="1985">
                  <c:v>-0.012639</c:v>
                </c:pt>
                <c:pt idx="1986">
                  <c:v>-0.000995</c:v>
                </c:pt>
                <c:pt idx="1987">
                  <c:v>0.011769</c:v>
                </c:pt>
                <c:pt idx="1988">
                  <c:v>0.020257</c:v>
                </c:pt>
                <c:pt idx="1989">
                  <c:v>0.019231</c:v>
                </c:pt>
                <c:pt idx="1990">
                  <c:v>0.012916</c:v>
                </c:pt>
                <c:pt idx="1991">
                  <c:v>0.003396</c:v>
                </c:pt>
                <c:pt idx="1992">
                  <c:v>-0.007268</c:v>
                </c:pt>
                <c:pt idx="1993">
                  <c:v>-0.012734</c:v>
                </c:pt>
                <c:pt idx="1994">
                  <c:v>-0.021299</c:v>
                </c:pt>
                <c:pt idx="1995">
                  <c:v>-0.031852</c:v>
                </c:pt>
                <c:pt idx="1996">
                  <c:v>-0.042425</c:v>
                </c:pt>
                <c:pt idx="1997">
                  <c:v>-0.045756</c:v>
                </c:pt>
                <c:pt idx="1998">
                  <c:v>-0.03848</c:v>
                </c:pt>
              </c:numCache>
            </c:numRef>
          </c:val>
          <c:smooth val="0"/>
        </c:ser>
        <c:ser>
          <c:idx val="1"/>
          <c:order val="1"/>
          <c:tx>
            <c:strRef>
              <c:f>[Simulate_raci_31_01_2018.csv]Simulate_raci_31_01_2018!$B$1</c:f>
              <c:strCache>
                <c:ptCount val="1"/>
                <c:pt idx="0">
                  <c:v>Roll_Aixs</c:v>
                </c:pt>
              </c:strCache>
            </c:strRef>
          </c:tx>
          <c:spPr>
            <a:ln w="28575" cap="rnd">
              <a:solidFill>
                <a:schemeClr val="accent2"/>
              </a:solidFill>
              <a:round/>
            </a:ln>
            <a:effectLst/>
          </c:spPr>
          <c:marker>
            <c:symbol val="none"/>
          </c:marker>
          <c:dLbls>
            <c:delete val="1"/>
          </c:dLbls>
          <c:val>
            <c:numRef>
              <c:f>[Simulate_raci_31_01_2018.csv]Simulate_raci_31_01_2018!$B$2:$B$2000</c:f>
              <c:numCache>
                <c:formatCode>General</c:formatCode>
                <c:ptCount val="1999"/>
                <c:pt idx="0">
                  <c:v>-0.265293</c:v>
                </c:pt>
                <c:pt idx="1">
                  <c:v>-0.421954</c:v>
                </c:pt>
                <c:pt idx="2">
                  <c:v>-0.358033</c:v>
                </c:pt>
                <c:pt idx="3">
                  <c:v>-0.185457</c:v>
                </c:pt>
                <c:pt idx="4">
                  <c:v>-0.021461</c:v>
                </c:pt>
                <c:pt idx="5">
                  <c:v>0.075462</c:v>
                </c:pt>
                <c:pt idx="6">
                  <c:v>0.122311</c:v>
                </c:pt>
                <c:pt idx="7">
                  <c:v>0.144663</c:v>
                </c:pt>
                <c:pt idx="8">
                  <c:v>0.174466</c:v>
                </c:pt>
                <c:pt idx="9">
                  <c:v>0.162699</c:v>
                </c:pt>
                <c:pt idx="10">
                  <c:v>0.047717</c:v>
                </c:pt>
                <c:pt idx="11">
                  <c:v>-0.066154</c:v>
                </c:pt>
                <c:pt idx="12">
                  <c:v>-0.158754</c:v>
                </c:pt>
                <c:pt idx="13">
                  <c:v>-0.185375</c:v>
                </c:pt>
                <c:pt idx="14">
                  <c:v>-0.141709</c:v>
                </c:pt>
                <c:pt idx="15">
                  <c:v>-0.101208</c:v>
                </c:pt>
                <c:pt idx="16">
                  <c:v>-0.090554</c:v>
                </c:pt>
                <c:pt idx="17">
                  <c:v>-0.106543</c:v>
                </c:pt>
                <c:pt idx="18">
                  <c:v>-0.110767</c:v>
                </c:pt>
                <c:pt idx="19">
                  <c:v>-0.075592</c:v>
                </c:pt>
                <c:pt idx="20">
                  <c:v>0.00431</c:v>
                </c:pt>
                <c:pt idx="21">
                  <c:v>0.096997</c:v>
                </c:pt>
                <c:pt idx="22">
                  <c:v>0.138562</c:v>
                </c:pt>
                <c:pt idx="23">
                  <c:v>0.089567</c:v>
                </c:pt>
                <c:pt idx="24">
                  <c:v>-0.001008</c:v>
                </c:pt>
                <c:pt idx="25">
                  <c:v>-0.077748</c:v>
                </c:pt>
                <c:pt idx="26">
                  <c:v>-0.104411</c:v>
                </c:pt>
                <c:pt idx="27">
                  <c:v>-0.081026</c:v>
                </c:pt>
                <c:pt idx="28">
                  <c:v>-0.034194</c:v>
                </c:pt>
                <c:pt idx="29">
                  <c:v>0.012677</c:v>
                </c:pt>
                <c:pt idx="30">
                  <c:v>0.019108</c:v>
                </c:pt>
                <c:pt idx="31">
                  <c:v>-0.030903</c:v>
                </c:pt>
                <c:pt idx="32">
                  <c:v>-0.119274</c:v>
                </c:pt>
                <c:pt idx="33">
                  <c:v>-0.210829</c:v>
                </c:pt>
                <c:pt idx="34">
                  <c:v>-0.284286</c:v>
                </c:pt>
                <c:pt idx="35">
                  <c:v>-0.30879</c:v>
                </c:pt>
                <c:pt idx="36">
                  <c:v>-0.259854</c:v>
                </c:pt>
                <c:pt idx="37">
                  <c:v>-0.207731</c:v>
                </c:pt>
                <c:pt idx="38">
                  <c:v>-0.201389</c:v>
                </c:pt>
                <c:pt idx="39">
                  <c:v>-0.212077</c:v>
                </c:pt>
                <c:pt idx="40">
                  <c:v>-0.183376</c:v>
                </c:pt>
                <c:pt idx="41">
                  <c:v>-0.120606</c:v>
                </c:pt>
                <c:pt idx="42">
                  <c:v>-0.05143</c:v>
                </c:pt>
                <c:pt idx="43">
                  <c:v>0.006056</c:v>
                </c:pt>
                <c:pt idx="44">
                  <c:v>0.045436</c:v>
                </c:pt>
                <c:pt idx="45">
                  <c:v>0.063493</c:v>
                </c:pt>
                <c:pt idx="46">
                  <c:v>0.058125</c:v>
                </c:pt>
                <c:pt idx="47">
                  <c:v>0.054857</c:v>
                </c:pt>
                <c:pt idx="48">
                  <c:v>0.078224</c:v>
                </c:pt>
                <c:pt idx="49">
                  <c:v>0.069666</c:v>
                </c:pt>
                <c:pt idx="50">
                  <c:v>-0.003854</c:v>
                </c:pt>
                <c:pt idx="51">
                  <c:v>-0.065674</c:v>
                </c:pt>
                <c:pt idx="52">
                  <c:v>-0.062525</c:v>
                </c:pt>
                <c:pt idx="53">
                  <c:v>0.00664</c:v>
                </c:pt>
                <c:pt idx="54">
                  <c:v>0.069453</c:v>
                </c:pt>
                <c:pt idx="55">
                  <c:v>0.120553</c:v>
                </c:pt>
                <c:pt idx="56">
                  <c:v>0.059847</c:v>
                </c:pt>
                <c:pt idx="57">
                  <c:v>-0.071125</c:v>
                </c:pt>
                <c:pt idx="58">
                  <c:v>-0.129716</c:v>
                </c:pt>
                <c:pt idx="59">
                  <c:v>-0.140408</c:v>
                </c:pt>
                <c:pt idx="60">
                  <c:v>-0.07121</c:v>
                </c:pt>
                <c:pt idx="61">
                  <c:v>0.057637</c:v>
                </c:pt>
                <c:pt idx="62">
                  <c:v>0.152397</c:v>
                </c:pt>
                <c:pt idx="63">
                  <c:v>0.179011</c:v>
                </c:pt>
                <c:pt idx="64">
                  <c:v>0.168444</c:v>
                </c:pt>
                <c:pt idx="65">
                  <c:v>0.119507</c:v>
                </c:pt>
                <c:pt idx="66">
                  <c:v>0.072687</c:v>
                </c:pt>
                <c:pt idx="67">
                  <c:v>0.058806</c:v>
                </c:pt>
                <c:pt idx="68">
                  <c:v>0.085351</c:v>
                </c:pt>
                <c:pt idx="69">
                  <c:v>0.132076</c:v>
                </c:pt>
                <c:pt idx="70">
                  <c:v>0.154365</c:v>
                </c:pt>
                <c:pt idx="71">
                  <c:v>0.108521</c:v>
                </c:pt>
                <c:pt idx="72">
                  <c:v>0.060546</c:v>
                </c:pt>
                <c:pt idx="73">
                  <c:v>-0.002286</c:v>
                </c:pt>
                <c:pt idx="74">
                  <c:v>-0.04384</c:v>
                </c:pt>
                <c:pt idx="75">
                  <c:v>-0.088532</c:v>
                </c:pt>
                <c:pt idx="76">
                  <c:v>-0.121469</c:v>
                </c:pt>
                <c:pt idx="77">
                  <c:v>-0.126708</c:v>
                </c:pt>
                <c:pt idx="78">
                  <c:v>-0.089409</c:v>
                </c:pt>
                <c:pt idx="79">
                  <c:v>-0.05322</c:v>
                </c:pt>
                <c:pt idx="80">
                  <c:v>-0.030866</c:v>
                </c:pt>
                <c:pt idx="81">
                  <c:v>-0.060686</c:v>
                </c:pt>
                <c:pt idx="82">
                  <c:v>-0.11495</c:v>
                </c:pt>
                <c:pt idx="83">
                  <c:v>-0.173462</c:v>
                </c:pt>
                <c:pt idx="84">
                  <c:v>-0.196806</c:v>
                </c:pt>
                <c:pt idx="85">
                  <c:v>-0.181762</c:v>
                </c:pt>
                <c:pt idx="86">
                  <c:v>-0.165671</c:v>
                </c:pt>
                <c:pt idx="87">
                  <c:v>-0.1315</c:v>
                </c:pt>
                <c:pt idx="88">
                  <c:v>-0.09199</c:v>
                </c:pt>
                <c:pt idx="89">
                  <c:v>-0.065285</c:v>
                </c:pt>
                <c:pt idx="90">
                  <c:v>-0.041822</c:v>
                </c:pt>
                <c:pt idx="91">
                  <c:v>0.026382</c:v>
                </c:pt>
                <c:pt idx="92">
                  <c:v>0.134029</c:v>
                </c:pt>
                <c:pt idx="93">
                  <c:v>0.212936</c:v>
                </c:pt>
                <c:pt idx="94">
                  <c:v>0.202396</c:v>
                </c:pt>
                <c:pt idx="95">
                  <c:v>0.169519</c:v>
                </c:pt>
                <c:pt idx="96">
                  <c:v>0.235706</c:v>
                </c:pt>
                <c:pt idx="97">
                  <c:v>0.310342</c:v>
                </c:pt>
                <c:pt idx="98">
                  <c:v>0.295473</c:v>
                </c:pt>
                <c:pt idx="99">
                  <c:v>0.209273</c:v>
                </c:pt>
                <c:pt idx="100">
                  <c:v>0.117721</c:v>
                </c:pt>
                <c:pt idx="101">
                  <c:v>0.142255</c:v>
                </c:pt>
                <c:pt idx="102">
                  <c:v>0.243505</c:v>
                </c:pt>
                <c:pt idx="103">
                  <c:v>0.335179</c:v>
                </c:pt>
                <c:pt idx="104">
                  <c:v>0.378964</c:v>
                </c:pt>
                <c:pt idx="105">
                  <c:v>0.319434</c:v>
                </c:pt>
                <c:pt idx="106">
                  <c:v>0.2066</c:v>
                </c:pt>
                <c:pt idx="107">
                  <c:v>0.111804</c:v>
                </c:pt>
                <c:pt idx="108">
                  <c:v>0.085115</c:v>
                </c:pt>
                <c:pt idx="109">
                  <c:v>0.125509</c:v>
                </c:pt>
                <c:pt idx="110">
                  <c:v>0.173346</c:v>
                </c:pt>
                <c:pt idx="111">
                  <c:v>0.212682</c:v>
                </c:pt>
                <c:pt idx="112">
                  <c:v>0.212632</c:v>
                </c:pt>
                <c:pt idx="113">
                  <c:v>0.162559</c:v>
                </c:pt>
                <c:pt idx="114">
                  <c:v>0.097607</c:v>
                </c:pt>
                <c:pt idx="115">
                  <c:v>0.05081</c:v>
                </c:pt>
                <c:pt idx="116">
                  <c:v>0.032778</c:v>
                </c:pt>
                <c:pt idx="117">
                  <c:v>0.047731</c:v>
                </c:pt>
                <c:pt idx="118">
                  <c:v>0.090355</c:v>
                </c:pt>
                <c:pt idx="119">
                  <c:v>0.175594</c:v>
                </c:pt>
                <c:pt idx="120">
                  <c:v>0.240581</c:v>
                </c:pt>
                <c:pt idx="121">
                  <c:v>0.256566</c:v>
                </c:pt>
                <c:pt idx="122">
                  <c:v>0.254398</c:v>
                </c:pt>
                <c:pt idx="123">
                  <c:v>0.29267</c:v>
                </c:pt>
                <c:pt idx="124">
                  <c:v>0.359709</c:v>
                </c:pt>
                <c:pt idx="125">
                  <c:v>0.340573</c:v>
                </c:pt>
                <c:pt idx="126">
                  <c:v>0.165984</c:v>
                </c:pt>
                <c:pt idx="127">
                  <c:v>-0.079973</c:v>
                </c:pt>
                <c:pt idx="128">
                  <c:v>-0.282313</c:v>
                </c:pt>
                <c:pt idx="129">
                  <c:v>-0.368535</c:v>
                </c:pt>
                <c:pt idx="130">
                  <c:v>-0.382319</c:v>
                </c:pt>
                <c:pt idx="131">
                  <c:v>-0.411097</c:v>
                </c:pt>
                <c:pt idx="132">
                  <c:v>-0.408955</c:v>
                </c:pt>
                <c:pt idx="133">
                  <c:v>-0.374838</c:v>
                </c:pt>
                <c:pt idx="134">
                  <c:v>-0.359919</c:v>
                </c:pt>
                <c:pt idx="135">
                  <c:v>-0.354566</c:v>
                </c:pt>
                <c:pt idx="136">
                  <c:v>-0.340657</c:v>
                </c:pt>
                <c:pt idx="137">
                  <c:v>-0.34273</c:v>
                </c:pt>
                <c:pt idx="138">
                  <c:v>-0.377866</c:v>
                </c:pt>
                <c:pt idx="139">
                  <c:v>-0.41727</c:v>
                </c:pt>
                <c:pt idx="140">
                  <c:v>-0.408775</c:v>
                </c:pt>
                <c:pt idx="141">
                  <c:v>-0.348128</c:v>
                </c:pt>
                <c:pt idx="142">
                  <c:v>-0.281117</c:v>
                </c:pt>
                <c:pt idx="143">
                  <c:v>-0.248219</c:v>
                </c:pt>
                <c:pt idx="144">
                  <c:v>-0.24196</c:v>
                </c:pt>
                <c:pt idx="145">
                  <c:v>-0.24312</c:v>
                </c:pt>
                <c:pt idx="146">
                  <c:v>-0.219774</c:v>
                </c:pt>
                <c:pt idx="147">
                  <c:v>-0.131467</c:v>
                </c:pt>
                <c:pt idx="148">
                  <c:v>-0.042096</c:v>
                </c:pt>
                <c:pt idx="149">
                  <c:v>0.000414</c:v>
                </c:pt>
                <c:pt idx="150">
                  <c:v>0.034391</c:v>
                </c:pt>
                <c:pt idx="151">
                  <c:v>0.027889</c:v>
                </c:pt>
                <c:pt idx="152">
                  <c:v>-0.014835</c:v>
                </c:pt>
                <c:pt idx="153">
                  <c:v>-0.057567</c:v>
                </c:pt>
                <c:pt idx="154">
                  <c:v>-0.082181</c:v>
                </c:pt>
                <c:pt idx="155">
                  <c:v>-0.080151</c:v>
                </c:pt>
                <c:pt idx="156">
                  <c:v>-0.05893</c:v>
                </c:pt>
                <c:pt idx="157">
                  <c:v>-0.031306</c:v>
                </c:pt>
                <c:pt idx="158">
                  <c:v>-0.015366</c:v>
                </c:pt>
                <c:pt idx="159">
                  <c:v>-0.002606</c:v>
                </c:pt>
                <c:pt idx="160">
                  <c:v>0.0144</c:v>
                </c:pt>
                <c:pt idx="161">
                  <c:v>0.007958</c:v>
                </c:pt>
                <c:pt idx="162">
                  <c:v>-0.020866</c:v>
                </c:pt>
                <c:pt idx="163">
                  <c:v>-0.058212</c:v>
                </c:pt>
                <c:pt idx="164">
                  <c:v>-0.082779</c:v>
                </c:pt>
                <c:pt idx="165">
                  <c:v>-0.083933</c:v>
                </c:pt>
                <c:pt idx="166">
                  <c:v>-0.059494</c:v>
                </c:pt>
                <c:pt idx="167">
                  <c:v>0.007563</c:v>
                </c:pt>
                <c:pt idx="168">
                  <c:v>0.088482</c:v>
                </c:pt>
                <c:pt idx="169">
                  <c:v>0.151323</c:v>
                </c:pt>
                <c:pt idx="170">
                  <c:v>0.137493</c:v>
                </c:pt>
                <c:pt idx="171">
                  <c:v>0.088512</c:v>
                </c:pt>
                <c:pt idx="172">
                  <c:v>0.034208</c:v>
                </c:pt>
                <c:pt idx="173">
                  <c:v>-0.017973</c:v>
                </c:pt>
                <c:pt idx="174">
                  <c:v>-0.063786</c:v>
                </c:pt>
                <c:pt idx="175">
                  <c:v>-0.09042</c:v>
                </c:pt>
                <c:pt idx="176">
                  <c:v>-0.051038</c:v>
                </c:pt>
                <c:pt idx="177">
                  <c:v>-0.008485</c:v>
                </c:pt>
                <c:pt idx="178">
                  <c:v>0.023419</c:v>
                </c:pt>
                <c:pt idx="179">
                  <c:v>0.046832</c:v>
                </c:pt>
                <c:pt idx="180">
                  <c:v>0.05326</c:v>
                </c:pt>
                <c:pt idx="181">
                  <c:v>0.062888</c:v>
                </c:pt>
                <c:pt idx="182">
                  <c:v>0.077819</c:v>
                </c:pt>
                <c:pt idx="183">
                  <c:v>0.094861</c:v>
                </c:pt>
                <c:pt idx="184">
                  <c:v>0.088478</c:v>
                </c:pt>
                <c:pt idx="185">
                  <c:v>0.062905</c:v>
                </c:pt>
                <c:pt idx="186">
                  <c:v>0.055403</c:v>
                </c:pt>
                <c:pt idx="187">
                  <c:v>0.083007</c:v>
                </c:pt>
                <c:pt idx="188">
                  <c:v>0.139352</c:v>
                </c:pt>
                <c:pt idx="189">
                  <c:v>0.201051</c:v>
                </c:pt>
                <c:pt idx="190">
                  <c:v>0.257484</c:v>
                </c:pt>
                <c:pt idx="191">
                  <c:v>0.315022</c:v>
                </c:pt>
                <c:pt idx="192">
                  <c:v>0.353377</c:v>
                </c:pt>
                <c:pt idx="193">
                  <c:v>0.362972</c:v>
                </c:pt>
                <c:pt idx="194">
                  <c:v>0.335283</c:v>
                </c:pt>
                <c:pt idx="195">
                  <c:v>0.288394</c:v>
                </c:pt>
                <c:pt idx="196">
                  <c:v>0.239385</c:v>
                </c:pt>
                <c:pt idx="197">
                  <c:v>0.184011</c:v>
                </c:pt>
                <c:pt idx="198">
                  <c:v>0.111604</c:v>
                </c:pt>
                <c:pt idx="199">
                  <c:v>0.048805</c:v>
                </c:pt>
                <c:pt idx="200">
                  <c:v>0.009449</c:v>
                </c:pt>
                <c:pt idx="201">
                  <c:v>-0.007552</c:v>
                </c:pt>
                <c:pt idx="202">
                  <c:v>0.010628</c:v>
                </c:pt>
                <c:pt idx="203">
                  <c:v>0.029889</c:v>
                </c:pt>
                <c:pt idx="204">
                  <c:v>0.02998</c:v>
                </c:pt>
                <c:pt idx="205">
                  <c:v>0.014124</c:v>
                </c:pt>
                <c:pt idx="206">
                  <c:v>0.000384</c:v>
                </c:pt>
                <c:pt idx="207">
                  <c:v>-0.005899</c:v>
                </c:pt>
                <c:pt idx="208">
                  <c:v>0.000627</c:v>
                </c:pt>
                <c:pt idx="209">
                  <c:v>-0.004575</c:v>
                </c:pt>
                <c:pt idx="210">
                  <c:v>-0.008713</c:v>
                </c:pt>
                <c:pt idx="211">
                  <c:v>0.00523</c:v>
                </c:pt>
                <c:pt idx="212">
                  <c:v>0.025509</c:v>
                </c:pt>
                <c:pt idx="213">
                  <c:v>0.035109</c:v>
                </c:pt>
                <c:pt idx="214">
                  <c:v>0.048964</c:v>
                </c:pt>
                <c:pt idx="215">
                  <c:v>0.066033</c:v>
                </c:pt>
                <c:pt idx="216">
                  <c:v>0.067173</c:v>
                </c:pt>
                <c:pt idx="217">
                  <c:v>0.036352</c:v>
                </c:pt>
                <c:pt idx="218">
                  <c:v>0.002287</c:v>
                </c:pt>
                <c:pt idx="219">
                  <c:v>0.00335</c:v>
                </c:pt>
                <c:pt idx="220">
                  <c:v>0.04702</c:v>
                </c:pt>
                <c:pt idx="221">
                  <c:v>0.111979</c:v>
                </c:pt>
                <c:pt idx="222">
                  <c:v>0.172681</c:v>
                </c:pt>
                <c:pt idx="223">
                  <c:v>0.200407</c:v>
                </c:pt>
                <c:pt idx="224">
                  <c:v>0.171744</c:v>
                </c:pt>
                <c:pt idx="225">
                  <c:v>0.077079</c:v>
                </c:pt>
                <c:pt idx="226">
                  <c:v>-0.006926</c:v>
                </c:pt>
                <c:pt idx="227">
                  <c:v>-0.002502</c:v>
                </c:pt>
                <c:pt idx="228">
                  <c:v>0.066872</c:v>
                </c:pt>
                <c:pt idx="229">
                  <c:v>0.15328</c:v>
                </c:pt>
                <c:pt idx="230">
                  <c:v>0.220504</c:v>
                </c:pt>
                <c:pt idx="231">
                  <c:v>0.239831</c:v>
                </c:pt>
                <c:pt idx="232">
                  <c:v>0.206998</c:v>
                </c:pt>
                <c:pt idx="233">
                  <c:v>0.041998</c:v>
                </c:pt>
                <c:pt idx="234">
                  <c:v>-0.135855</c:v>
                </c:pt>
                <c:pt idx="235">
                  <c:v>-0.194459</c:v>
                </c:pt>
                <c:pt idx="236">
                  <c:v>-0.094372</c:v>
                </c:pt>
                <c:pt idx="237">
                  <c:v>0.106954</c:v>
                </c:pt>
                <c:pt idx="238">
                  <c:v>0.240188</c:v>
                </c:pt>
                <c:pt idx="239">
                  <c:v>0.210505</c:v>
                </c:pt>
                <c:pt idx="240">
                  <c:v>0.120119</c:v>
                </c:pt>
                <c:pt idx="241">
                  <c:v>0.069095</c:v>
                </c:pt>
                <c:pt idx="242">
                  <c:v>0.038255</c:v>
                </c:pt>
                <c:pt idx="243">
                  <c:v>-0.006477</c:v>
                </c:pt>
                <c:pt idx="244">
                  <c:v>-0.057632</c:v>
                </c:pt>
                <c:pt idx="245">
                  <c:v>-0.109962</c:v>
                </c:pt>
                <c:pt idx="246">
                  <c:v>-0.132417</c:v>
                </c:pt>
                <c:pt idx="247">
                  <c:v>-0.119617</c:v>
                </c:pt>
                <c:pt idx="248">
                  <c:v>-0.117442</c:v>
                </c:pt>
                <c:pt idx="249">
                  <c:v>-0.1291</c:v>
                </c:pt>
                <c:pt idx="250">
                  <c:v>-0.175994</c:v>
                </c:pt>
                <c:pt idx="251">
                  <c:v>-0.229331</c:v>
                </c:pt>
                <c:pt idx="252">
                  <c:v>-0.250692</c:v>
                </c:pt>
                <c:pt idx="253">
                  <c:v>-0.263562</c:v>
                </c:pt>
                <c:pt idx="254">
                  <c:v>-0.2871</c:v>
                </c:pt>
                <c:pt idx="255">
                  <c:v>-0.319137</c:v>
                </c:pt>
                <c:pt idx="256">
                  <c:v>-0.335196</c:v>
                </c:pt>
                <c:pt idx="257">
                  <c:v>-0.302276</c:v>
                </c:pt>
                <c:pt idx="258">
                  <c:v>-0.244892</c:v>
                </c:pt>
                <c:pt idx="259">
                  <c:v>-0.202415</c:v>
                </c:pt>
                <c:pt idx="260">
                  <c:v>-0.172704</c:v>
                </c:pt>
                <c:pt idx="261">
                  <c:v>-0.132346</c:v>
                </c:pt>
                <c:pt idx="262">
                  <c:v>-0.104806</c:v>
                </c:pt>
                <c:pt idx="263">
                  <c:v>-0.109246</c:v>
                </c:pt>
                <c:pt idx="264">
                  <c:v>-0.119007</c:v>
                </c:pt>
                <c:pt idx="265">
                  <c:v>-0.120227</c:v>
                </c:pt>
                <c:pt idx="266">
                  <c:v>-0.111857</c:v>
                </c:pt>
                <c:pt idx="267">
                  <c:v>-0.102395</c:v>
                </c:pt>
                <c:pt idx="268">
                  <c:v>-0.101426</c:v>
                </c:pt>
                <c:pt idx="269">
                  <c:v>-0.099428</c:v>
                </c:pt>
                <c:pt idx="270">
                  <c:v>-0.101695</c:v>
                </c:pt>
                <c:pt idx="271">
                  <c:v>-0.107086</c:v>
                </c:pt>
                <c:pt idx="272">
                  <c:v>-0.126271</c:v>
                </c:pt>
                <c:pt idx="273">
                  <c:v>-0.148641</c:v>
                </c:pt>
                <c:pt idx="274">
                  <c:v>-0.18065</c:v>
                </c:pt>
                <c:pt idx="275">
                  <c:v>-0.15081</c:v>
                </c:pt>
                <c:pt idx="276">
                  <c:v>-0.043286</c:v>
                </c:pt>
                <c:pt idx="277">
                  <c:v>0.046126</c:v>
                </c:pt>
                <c:pt idx="278">
                  <c:v>0.101518</c:v>
                </c:pt>
                <c:pt idx="279">
                  <c:v>0.092966</c:v>
                </c:pt>
                <c:pt idx="280">
                  <c:v>0.020411</c:v>
                </c:pt>
                <c:pt idx="281">
                  <c:v>-0.039329</c:v>
                </c:pt>
                <c:pt idx="282">
                  <c:v>-0.080912</c:v>
                </c:pt>
                <c:pt idx="283">
                  <c:v>-0.13204</c:v>
                </c:pt>
                <c:pt idx="284">
                  <c:v>-0.169322</c:v>
                </c:pt>
                <c:pt idx="285">
                  <c:v>-0.154533</c:v>
                </c:pt>
                <c:pt idx="286">
                  <c:v>-0.140855</c:v>
                </c:pt>
                <c:pt idx="287">
                  <c:v>-0.106859</c:v>
                </c:pt>
                <c:pt idx="288">
                  <c:v>-0.026999</c:v>
                </c:pt>
                <c:pt idx="289">
                  <c:v>0.058252</c:v>
                </c:pt>
                <c:pt idx="290">
                  <c:v>0.142461</c:v>
                </c:pt>
                <c:pt idx="291">
                  <c:v>0.163875</c:v>
                </c:pt>
                <c:pt idx="292">
                  <c:v>0.177849</c:v>
                </c:pt>
                <c:pt idx="293">
                  <c:v>0.179004</c:v>
                </c:pt>
                <c:pt idx="294">
                  <c:v>0.139657</c:v>
                </c:pt>
                <c:pt idx="295">
                  <c:v>0.100177</c:v>
                </c:pt>
                <c:pt idx="296">
                  <c:v>0.01586</c:v>
                </c:pt>
                <c:pt idx="297">
                  <c:v>-0.09612</c:v>
                </c:pt>
                <c:pt idx="298">
                  <c:v>-0.081342</c:v>
                </c:pt>
                <c:pt idx="299">
                  <c:v>-0.042042</c:v>
                </c:pt>
                <c:pt idx="300">
                  <c:v>-0.07829</c:v>
                </c:pt>
                <c:pt idx="301">
                  <c:v>-0.154947</c:v>
                </c:pt>
                <c:pt idx="302">
                  <c:v>-0.217789</c:v>
                </c:pt>
                <c:pt idx="303">
                  <c:v>-0.211437</c:v>
                </c:pt>
                <c:pt idx="304">
                  <c:v>-0.127298</c:v>
                </c:pt>
                <c:pt idx="305">
                  <c:v>-0.011194</c:v>
                </c:pt>
                <c:pt idx="306">
                  <c:v>0.105962</c:v>
                </c:pt>
                <c:pt idx="307">
                  <c:v>0.244414</c:v>
                </c:pt>
                <c:pt idx="308">
                  <c:v>0.392451</c:v>
                </c:pt>
                <c:pt idx="309">
                  <c:v>0.459544</c:v>
                </c:pt>
                <c:pt idx="310">
                  <c:v>0.376504</c:v>
                </c:pt>
                <c:pt idx="311">
                  <c:v>0.201952</c:v>
                </c:pt>
                <c:pt idx="312">
                  <c:v>0.080701</c:v>
                </c:pt>
                <c:pt idx="313">
                  <c:v>0.061651</c:v>
                </c:pt>
                <c:pt idx="314">
                  <c:v>0.061745</c:v>
                </c:pt>
                <c:pt idx="315">
                  <c:v>0.062868</c:v>
                </c:pt>
                <c:pt idx="316">
                  <c:v>0.066102</c:v>
                </c:pt>
                <c:pt idx="317">
                  <c:v>0.065055</c:v>
                </c:pt>
                <c:pt idx="318">
                  <c:v>0.056542</c:v>
                </c:pt>
                <c:pt idx="319">
                  <c:v>0.028867</c:v>
                </c:pt>
                <c:pt idx="320">
                  <c:v>-0.00305</c:v>
                </c:pt>
                <c:pt idx="321">
                  <c:v>-0.02324</c:v>
                </c:pt>
                <c:pt idx="322">
                  <c:v>-0.034921</c:v>
                </c:pt>
                <c:pt idx="323">
                  <c:v>-0.032771</c:v>
                </c:pt>
                <c:pt idx="324">
                  <c:v>-0.025299</c:v>
                </c:pt>
                <c:pt idx="325">
                  <c:v>0.000284</c:v>
                </c:pt>
                <c:pt idx="326">
                  <c:v>0.03122</c:v>
                </c:pt>
                <c:pt idx="327">
                  <c:v>0.050462</c:v>
                </c:pt>
                <c:pt idx="328">
                  <c:v>0.050538</c:v>
                </c:pt>
                <c:pt idx="329">
                  <c:v>0.019731</c:v>
                </c:pt>
                <c:pt idx="330">
                  <c:v>-0.008937</c:v>
                </c:pt>
                <c:pt idx="331">
                  <c:v>-0.008839</c:v>
                </c:pt>
                <c:pt idx="332">
                  <c:v>0.016823</c:v>
                </c:pt>
                <c:pt idx="333">
                  <c:v>0.033939</c:v>
                </c:pt>
                <c:pt idx="334">
                  <c:v>0.038303</c:v>
                </c:pt>
                <c:pt idx="335">
                  <c:v>0.025708</c:v>
                </c:pt>
                <c:pt idx="336">
                  <c:v>-0.00292</c:v>
                </c:pt>
                <c:pt idx="337">
                  <c:v>-0.01141</c:v>
                </c:pt>
                <c:pt idx="338">
                  <c:v>0.011024</c:v>
                </c:pt>
                <c:pt idx="339">
                  <c:v>0.016444</c:v>
                </c:pt>
                <c:pt idx="340">
                  <c:v>-0.006902</c:v>
                </c:pt>
                <c:pt idx="341">
                  <c:v>-0.030286</c:v>
                </c:pt>
                <c:pt idx="342">
                  <c:v>-0.036633</c:v>
                </c:pt>
                <c:pt idx="343">
                  <c:v>-0.03017</c:v>
                </c:pt>
                <c:pt idx="344">
                  <c:v>-0.021637</c:v>
                </c:pt>
                <c:pt idx="345">
                  <c:v>0.007111</c:v>
                </c:pt>
                <c:pt idx="346">
                  <c:v>0.052887</c:v>
                </c:pt>
                <c:pt idx="347">
                  <c:v>0.09866</c:v>
                </c:pt>
                <c:pt idx="348">
                  <c:v>0.102897</c:v>
                </c:pt>
                <c:pt idx="349">
                  <c:v>0.061352</c:v>
                </c:pt>
                <c:pt idx="350">
                  <c:v>0.000641</c:v>
                </c:pt>
                <c:pt idx="351">
                  <c:v>-0.049426</c:v>
                </c:pt>
                <c:pt idx="352">
                  <c:v>-0.041958</c:v>
                </c:pt>
                <c:pt idx="353">
                  <c:v>0.014533</c:v>
                </c:pt>
                <c:pt idx="354">
                  <c:v>0.051835</c:v>
                </c:pt>
                <c:pt idx="355">
                  <c:v>0.047634</c:v>
                </c:pt>
                <c:pt idx="356">
                  <c:v>0.008301</c:v>
                </c:pt>
                <c:pt idx="357">
                  <c:v>-0.038439</c:v>
                </c:pt>
                <c:pt idx="358">
                  <c:v>-0.078745</c:v>
                </c:pt>
                <c:pt idx="359">
                  <c:v>-0.105288</c:v>
                </c:pt>
                <c:pt idx="360">
                  <c:v>-0.111709</c:v>
                </c:pt>
                <c:pt idx="361">
                  <c:v>-0.07765</c:v>
                </c:pt>
                <c:pt idx="362">
                  <c:v>-0.042506</c:v>
                </c:pt>
                <c:pt idx="363">
                  <c:v>-0.055298</c:v>
                </c:pt>
                <c:pt idx="364">
                  <c:v>-0.101098</c:v>
                </c:pt>
                <c:pt idx="365">
                  <c:v>-0.151161</c:v>
                </c:pt>
                <c:pt idx="366">
                  <c:v>-0.190581</c:v>
                </c:pt>
                <c:pt idx="367">
                  <c:v>-0.223599</c:v>
                </c:pt>
                <c:pt idx="368">
                  <c:v>-0.249164</c:v>
                </c:pt>
                <c:pt idx="369">
                  <c:v>-0.245966</c:v>
                </c:pt>
                <c:pt idx="370">
                  <c:v>-0.217225</c:v>
                </c:pt>
                <c:pt idx="371">
                  <c:v>-0.183154</c:v>
                </c:pt>
                <c:pt idx="372">
                  <c:v>-0.164005</c:v>
                </c:pt>
                <c:pt idx="373">
                  <c:v>-0.156582</c:v>
                </c:pt>
                <c:pt idx="374">
                  <c:v>-0.155549</c:v>
                </c:pt>
                <c:pt idx="375">
                  <c:v>-0.158773</c:v>
                </c:pt>
                <c:pt idx="376">
                  <c:v>-0.155603</c:v>
                </c:pt>
                <c:pt idx="377">
                  <c:v>-0.157767</c:v>
                </c:pt>
                <c:pt idx="378">
                  <c:v>-0.176964</c:v>
                </c:pt>
                <c:pt idx="379">
                  <c:v>-0.204671</c:v>
                </c:pt>
                <c:pt idx="380">
                  <c:v>-0.230218</c:v>
                </c:pt>
                <c:pt idx="381">
                  <c:v>-0.237664</c:v>
                </c:pt>
                <c:pt idx="382">
                  <c:v>-0.213194</c:v>
                </c:pt>
                <c:pt idx="383">
                  <c:v>-0.174886</c:v>
                </c:pt>
                <c:pt idx="384">
                  <c:v>-0.149356</c:v>
                </c:pt>
                <c:pt idx="385">
                  <c:v>-0.150458</c:v>
                </c:pt>
                <c:pt idx="386">
                  <c:v>-0.169702</c:v>
                </c:pt>
                <c:pt idx="387">
                  <c:v>-0.187884</c:v>
                </c:pt>
                <c:pt idx="388">
                  <c:v>-0.192189</c:v>
                </c:pt>
                <c:pt idx="389">
                  <c:v>-0.178355</c:v>
                </c:pt>
                <c:pt idx="390">
                  <c:v>-0.155987</c:v>
                </c:pt>
                <c:pt idx="391">
                  <c:v>-0.120849</c:v>
                </c:pt>
                <c:pt idx="392">
                  <c:v>-0.089974</c:v>
                </c:pt>
                <c:pt idx="393">
                  <c:v>-0.097447</c:v>
                </c:pt>
                <c:pt idx="394">
                  <c:v>-0.136874</c:v>
                </c:pt>
                <c:pt idx="395">
                  <c:v>-0.162446</c:v>
                </c:pt>
                <c:pt idx="396">
                  <c:v>-0.157142</c:v>
                </c:pt>
                <c:pt idx="397">
                  <c:v>-0.15076</c:v>
                </c:pt>
                <c:pt idx="398">
                  <c:v>-0.14225</c:v>
                </c:pt>
                <c:pt idx="399">
                  <c:v>-0.119894</c:v>
                </c:pt>
                <c:pt idx="400">
                  <c:v>-0.090078</c:v>
                </c:pt>
                <c:pt idx="401">
                  <c:v>-0.065594</c:v>
                </c:pt>
                <c:pt idx="402">
                  <c:v>-0.044328</c:v>
                </c:pt>
                <c:pt idx="403">
                  <c:v>-0.032659</c:v>
                </c:pt>
                <c:pt idx="404">
                  <c:v>-0.0338</c:v>
                </c:pt>
                <c:pt idx="405">
                  <c:v>-0.044525</c:v>
                </c:pt>
                <c:pt idx="406">
                  <c:v>-0.061641</c:v>
                </c:pt>
                <c:pt idx="407">
                  <c:v>-0.074482</c:v>
                </c:pt>
                <c:pt idx="408">
                  <c:v>-0.077731</c:v>
                </c:pt>
                <c:pt idx="409">
                  <c:v>-0.060721</c:v>
                </c:pt>
                <c:pt idx="410">
                  <c:v>-0.028799</c:v>
                </c:pt>
                <c:pt idx="411">
                  <c:v>-8.1e-5</c:v>
                </c:pt>
                <c:pt idx="412">
                  <c:v>0.023314</c:v>
                </c:pt>
                <c:pt idx="413">
                  <c:v>0.037113</c:v>
                </c:pt>
                <c:pt idx="414">
                  <c:v>0.028537</c:v>
                </c:pt>
                <c:pt idx="415">
                  <c:v>0.00826</c:v>
                </c:pt>
                <c:pt idx="416">
                  <c:v>0.009292</c:v>
                </c:pt>
                <c:pt idx="417">
                  <c:v>0.01887</c:v>
                </c:pt>
                <c:pt idx="418">
                  <c:v>0.012475</c:v>
                </c:pt>
                <c:pt idx="419">
                  <c:v>-0.019489</c:v>
                </c:pt>
                <c:pt idx="420">
                  <c:v>-0.04293</c:v>
                </c:pt>
                <c:pt idx="421">
                  <c:v>-0.037612</c:v>
                </c:pt>
                <c:pt idx="422">
                  <c:v>-0.009943</c:v>
                </c:pt>
                <c:pt idx="423">
                  <c:v>0.028367</c:v>
                </c:pt>
                <c:pt idx="424">
                  <c:v>0.057086</c:v>
                </c:pt>
                <c:pt idx="425">
                  <c:v>0.070897</c:v>
                </c:pt>
                <c:pt idx="426">
                  <c:v>0.062328</c:v>
                </c:pt>
                <c:pt idx="427">
                  <c:v>0.034593</c:v>
                </c:pt>
                <c:pt idx="428">
                  <c:v>0.013236</c:v>
                </c:pt>
                <c:pt idx="429">
                  <c:v>0.013186</c:v>
                </c:pt>
                <c:pt idx="430">
                  <c:v>0.035507</c:v>
                </c:pt>
                <c:pt idx="431">
                  <c:v>0.09299</c:v>
                </c:pt>
                <c:pt idx="432">
                  <c:v>0.137686</c:v>
                </c:pt>
                <c:pt idx="433">
                  <c:v>0.15786</c:v>
                </c:pt>
                <c:pt idx="434">
                  <c:v>0.164199</c:v>
                </c:pt>
                <c:pt idx="435">
                  <c:v>0.167345</c:v>
                </c:pt>
                <c:pt idx="436">
                  <c:v>0.14598</c:v>
                </c:pt>
                <c:pt idx="437">
                  <c:v>0.127817</c:v>
                </c:pt>
                <c:pt idx="438">
                  <c:v>0.146953</c:v>
                </c:pt>
                <c:pt idx="439">
                  <c:v>0.168221</c:v>
                </c:pt>
                <c:pt idx="440">
                  <c:v>0.175654</c:v>
                </c:pt>
                <c:pt idx="441">
                  <c:v>0.183115</c:v>
                </c:pt>
                <c:pt idx="442">
                  <c:v>0.191656</c:v>
                </c:pt>
                <c:pt idx="443">
                  <c:v>0.183138</c:v>
                </c:pt>
                <c:pt idx="444">
                  <c:v>0.17571</c:v>
                </c:pt>
                <c:pt idx="445">
                  <c:v>0.176804</c:v>
                </c:pt>
                <c:pt idx="446">
                  <c:v>0.184298</c:v>
                </c:pt>
                <c:pt idx="447">
                  <c:v>0.208834</c:v>
                </c:pt>
                <c:pt idx="448">
                  <c:v>0.230139</c:v>
                </c:pt>
                <c:pt idx="449">
                  <c:v>0.225891</c:v>
                </c:pt>
                <c:pt idx="450">
                  <c:v>0.180069</c:v>
                </c:pt>
                <c:pt idx="451">
                  <c:v>0.115071</c:v>
                </c:pt>
                <c:pt idx="452">
                  <c:v>0.084162</c:v>
                </c:pt>
                <c:pt idx="453">
                  <c:v>0.068169</c:v>
                </c:pt>
                <c:pt idx="454">
                  <c:v>0.068164</c:v>
                </c:pt>
                <c:pt idx="455">
                  <c:v>0.09267</c:v>
                </c:pt>
                <c:pt idx="456">
                  <c:v>0.140619</c:v>
                </c:pt>
                <c:pt idx="457">
                  <c:v>0.18537</c:v>
                </c:pt>
                <c:pt idx="458">
                  <c:v>0.206682</c:v>
                </c:pt>
                <c:pt idx="459">
                  <c:v>0.190694</c:v>
                </c:pt>
                <c:pt idx="460">
                  <c:v>0.162947</c:v>
                </c:pt>
                <c:pt idx="461">
                  <c:v>0.129866</c:v>
                </c:pt>
                <c:pt idx="462">
                  <c:v>0.085083</c:v>
                </c:pt>
                <c:pt idx="463">
                  <c:v>0.033924</c:v>
                </c:pt>
                <c:pt idx="464">
                  <c:v>-0.016146</c:v>
                </c:pt>
                <c:pt idx="465">
                  <c:v>-0.051275</c:v>
                </c:pt>
                <c:pt idx="466">
                  <c:v>-0.075756</c:v>
                </c:pt>
                <c:pt idx="467">
                  <c:v>-0.087463</c:v>
                </c:pt>
                <c:pt idx="468">
                  <c:v>-0.094889</c:v>
                </c:pt>
                <c:pt idx="469">
                  <c:v>-0.099123</c:v>
                </c:pt>
                <c:pt idx="470">
                  <c:v>-0.091655</c:v>
                </c:pt>
                <c:pt idx="471">
                  <c:v>-0.088443</c:v>
                </c:pt>
                <c:pt idx="472">
                  <c:v>-0.11613</c:v>
                </c:pt>
                <c:pt idx="473">
                  <c:v>-0.19275</c:v>
                </c:pt>
                <c:pt idx="474">
                  <c:v>-0.28852</c:v>
                </c:pt>
                <c:pt idx="475">
                  <c:v>-0.346018</c:v>
                </c:pt>
                <c:pt idx="476">
                  <c:v>-0.341742</c:v>
                </c:pt>
                <c:pt idx="477">
                  <c:v>-0.300198</c:v>
                </c:pt>
                <c:pt idx="478">
                  <c:v>-0.230958</c:v>
                </c:pt>
                <c:pt idx="479">
                  <c:v>-0.157454</c:v>
                </c:pt>
                <c:pt idx="480">
                  <c:v>-0.102038</c:v>
                </c:pt>
                <c:pt idx="481">
                  <c:v>-0.067933</c:v>
                </c:pt>
                <c:pt idx="482">
                  <c:v>-0.050875</c:v>
                </c:pt>
                <c:pt idx="483">
                  <c:v>-0.044443</c:v>
                </c:pt>
                <c:pt idx="484">
                  <c:v>-0.048645</c:v>
                </c:pt>
                <c:pt idx="485">
                  <c:v>-0.044327</c:v>
                </c:pt>
                <c:pt idx="486">
                  <c:v>-0.02298</c:v>
                </c:pt>
                <c:pt idx="487">
                  <c:v>0.002622</c:v>
                </c:pt>
                <c:pt idx="488">
                  <c:v>0.026097</c:v>
                </c:pt>
                <c:pt idx="489">
                  <c:v>0.029354</c:v>
                </c:pt>
                <c:pt idx="490">
                  <c:v>0.004923</c:v>
                </c:pt>
                <c:pt idx="491">
                  <c:v>-0.033343</c:v>
                </c:pt>
                <c:pt idx="492">
                  <c:v>-0.076916</c:v>
                </c:pt>
                <c:pt idx="493">
                  <c:v>-0.111956</c:v>
                </c:pt>
                <c:pt idx="494">
                  <c:v>-0.122493</c:v>
                </c:pt>
                <c:pt idx="495">
                  <c:v>-0.10428</c:v>
                </c:pt>
                <c:pt idx="496">
                  <c:v>-0.058407</c:v>
                </c:pt>
                <c:pt idx="497">
                  <c:v>-0.004041</c:v>
                </c:pt>
                <c:pt idx="498">
                  <c:v>0.042854</c:v>
                </c:pt>
                <c:pt idx="499">
                  <c:v>0.071652</c:v>
                </c:pt>
                <c:pt idx="500">
                  <c:v>0.063193</c:v>
                </c:pt>
                <c:pt idx="501">
                  <c:v>0.025994</c:v>
                </c:pt>
                <c:pt idx="502">
                  <c:v>-0.000572</c:v>
                </c:pt>
                <c:pt idx="503">
                  <c:v>0.011187</c:v>
                </c:pt>
                <c:pt idx="504">
                  <c:v>0.061309</c:v>
                </c:pt>
                <c:pt idx="505">
                  <c:v>0.079475</c:v>
                </c:pt>
                <c:pt idx="506">
                  <c:v>0.040118</c:v>
                </c:pt>
                <c:pt idx="507">
                  <c:v>-0.020522</c:v>
                </c:pt>
                <c:pt idx="508">
                  <c:v>-0.040656</c:v>
                </c:pt>
                <c:pt idx="509">
                  <c:v>-0.012894</c:v>
                </c:pt>
                <c:pt idx="510">
                  <c:v>0.04258</c:v>
                </c:pt>
                <c:pt idx="511">
                  <c:v>0.072469</c:v>
                </c:pt>
                <c:pt idx="512">
                  <c:v>0.092732</c:v>
                </c:pt>
                <c:pt idx="513">
                  <c:v>0.108735</c:v>
                </c:pt>
                <c:pt idx="514">
                  <c:v>0.113008</c:v>
                </c:pt>
                <c:pt idx="515">
                  <c:v>0.106624</c:v>
                </c:pt>
                <c:pt idx="516">
                  <c:v>0.090645</c:v>
                </c:pt>
                <c:pt idx="517">
                  <c:v>0.037379</c:v>
                </c:pt>
                <c:pt idx="518">
                  <c:v>-0.008416</c:v>
                </c:pt>
                <c:pt idx="519">
                  <c:v>-0.024329</c:v>
                </c:pt>
                <c:pt idx="520">
                  <c:v>-0.025292</c:v>
                </c:pt>
                <c:pt idx="521">
                  <c:v>-0.11474</c:v>
                </c:pt>
                <c:pt idx="522">
                  <c:v>-0.198908</c:v>
                </c:pt>
                <c:pt idx="523">
                  <c:v>-0.192522</c:v>
                </c:pt>
                <c:pt idx="524">
                  <c:v>-0.161618</c:v>
                </c:pt>
                <c:pt idx="525">
                  <c:v>-0.143517</c:v>
                </c:pt>
                <c:pt idx="526">
                  <c:v>-0.115817</c:v>
                </c:pt>
                <c:pt idx="527">
                  <c:v>-0.089152</c:v>
                </c:pt>
                <c:pt idx="528">
                  <c:v>-0.077375</c:v>
                </c:pt>
                <c:pt idx="529">
                  <c:v>-0.094311</c:v>
                </c:pt>
                <c:pt idx="530">
                  <c:v>-0.164554</c:v>
                </c:pt>
                <c:pt idx="531">
                  <c:v>-0.222012</c:v>
                </c:pt>
                <c:pt idx="532">
                  <c:v>-0.249654</c:v>
                </c:pt>
                <c:pt idx="533">
                  <c:v>-0.220883</c:v>
                </c:pt>
                <c:pt idx="534">
                  <c:v>-0.162321</c:v>
                </c:pt>
                <c:pt idx="535">
                  <c:v>-0.093104</c:v>
                </c:pt>
                <c:pt idx="536">
                  <c:v>-0.039831</c:v>
                </c:pt>
                <c:pt idx="537">
                  <c:v>-0.019593</c:v>
                </c:pt>
                <c:pt idx="538">
                  <c:v>-0.00049</c:v>
                </c:pt>
                <c:pt idx="539">
                  <c:v>0.031366</c:v>
                </c:pt>
                <c:pt idx="540">
                  <c:v>0.068554</c:v>
                </c:pt>
                <c:pt idx="541">
                  <c:v>0.082323</c:v>
                </c:pt>
                <c:pt idx="542">
                  <c:v>0.07052</c:v>
                </c:pt>
                <c:pt idx="543">
                  <c:v>0.041695</c:v>
                </c:pt>
                <c:pt idx="544">
                  <c:v>0.021422</c:v>
                </c:pt>
                <c:pt idx="545">
                  <c:v>0.007532</c:v>
                </c:pt>
                <c:pt idx="546">
                  <c:v>-0.012755</c:v>
                </c:pt>
                <c:pt idx="547">
                  <c:v>-0.046908</c:v>
                </c:pt>
                <c:pt idx="548">
                  <c:v>-0.054427</c:v>
                </c:pt>
                <c:pt idx="549">
                  <c:v>-0.022526</c:v>
                </c:pt>
                <c:pt idx="550">
                  <c:v>0.013602</c:v>
                </c:pt>
                <c:pt idx="551">
                  <c:v>0.025211</c:v>
                </c:pt>
                <c:pt idx="552">
                  <c:v>0.00911</c:v>
                </c:pt>
                <c:pt idx="553">
                  <c:v>-0.008063</c:v>
                </c:pt>
                <c:pt idx="554">
                  <c:v>0.004609</c:v>
                </c:pt>
                <c:pt idx="555">
                  <c:v>0.03222</c:v>
                </c:pt>
                <c:pt idx="556">
                  <c:v>0.067314</c:v>
                </c:pt>
                <c:pt idx="557">
                  <c:v>0.076873</c:v>
                </c:pt>
                <c:pt idx="558">
                  <c:v>0.014999</c:v>
                </c:pt>
                <c:pt idx="559">
                  <c:v>-0.089549</c:v>
                </c:pt>
                <c:pt idx="560">
                  <c:v>-0.134427</c:v>
                </c:pt>
                <c:pt idx="561">
                  <c:v>-0.110046</c:v>
                </c:pt>
                <c:pt idx="562">
                  <c:v>-0.066476</c:v>
                </c:pt>
                <c:pt idx="563">
                  <c:v>-0.051678</c:v>
                </c:pt>
                <c:pt idx="564">
                  <c:v>-0.08696</c:v>
                </c:pt>
                <c:pt idx="565">
                  <c:v>-0.143527</c:v>
                </c:pt>
                <c:pt idx="566">
                  <c:v>-0.14679</c:v>
                </c:pt>
                <c:pt idx="567">
                  <c:v>-0.098886</c:v>
                </c:pt>
                <c:pt idx="568">
                  <c:v>0.018301</c:v>
                </c:pt>
                <c:pt idx="569">
                  <c:v>0.167443</c:v>
                </c:pt>
                <c:pt idx="570">
                  <c:v>0.296322</c:v>
                </c:pt>
                <c:pt idx="571">
                  <c:v>0.303744</c:v>
                </c:pt>
                <c:pt idx="572">
                  <c:v>0.194972</c:v>
                </c:pt>
                <c:pt idx="573">
                  <c:v>0.032923</c:v>
                </c:pt>
                <c:pt idx="574">
                  <c:v>-0.06944</c:v>
                </c:pt>
                <c:pt idx="575">
                  <c:v>-0.084406</c:v>
                </c:pt>
                <c:pt idx="576">
                  <c:v>-0.000244</c:v>
                </c:pt>
                <c:pt idx="577">
                  <c:v>0.193694</c:v>
                </c:pt>
                <c:pt idx="578">
                  <c:v>0.453675</c:v>
                </c:pt>
                <c:pt idx="579">
                  <c:v>0.682747</c:v>
                </c:pt>
                <c:pt idx="580">
                  <c:v>0.862812</c:v>
                </c:pt>
                <c:pt idx="581">
                  <c:v>0.983221</c:v>
                </c:pt>
                <c:pt idx="582">
                  <c:v>0.99392</c:v>
                </c:pt>
                <c:pt idx="583">
                  <c:v>0.866091</c:v>
                </c:pt>
                <c:pt idx="584">
                  <c:v>0.673272</c:v>
                </c:pt>
                <c:pt idx="585">
                  <c:v>0.459132</c:v>
                </c:pt>
                <c:pt idx="586">
                  <c:v>0.276919</c:v>
                </c:pt>
                <c:pt idx="587">
                  <c:v>0.203397</c:v>
                </c:pt>
                <c:pt idx="588">
                  <c:v>0.159655</c:v>
                </c:pt>
                <c:pt idx="589">
                  <c:v>0.076489</c:v>
                </c:pt>
                <c:pt idx="590">
                  <c:v>-0.002344</c:v>
                </c:pt>
                <c:pt idx="591">
                  <c:v>0.044542</c:v>
                </c:pt>
                <c:pt idx="592">
                  <c:v>0.185093</c:v>
                </c:pt>
                <c:pt idx="593">
                  <c:v>0.24045</c:v>
                </c:pt>
                <c:pt idx="594">
                  <c:v>0.230888</c:v>
                </c:pt>
                <c:pt idx="595">
                  <c:v>0.20856</c:v>
                </c:pt>
                <c:pt idx="596">
                  <c:v>0.179829</c:v>
                </c:pt>
                <c:pt idx="597">
                  <c:v>0.160688</c:v>
                </c:pt>
                <c:pt idx="598">
                  <c:v>0.157526</c:v>
                </c:pt>
                <c:pt idx="599">
                  <c:v>0.145845</c:v>
                </c:pt>
                <c:pt idx="600">
                  <c:v>0.113936</c:v>
                </c:pt>
                <c:pt idx="601">
                  <c:v>0.071385</c:v>
                </c:pt>
                <c:pt idx="602">
                  <c:v>0.046937</c:v>
                </c:pt>
                <c:pt idx="603">
                  <c:v>0.050182</c:v>
                </c:pt>
                <c:pt idx="604">
                  <c:v>0.07366</c:v>
                </c:pt>
                <c:pt idx="605">
                  <c:v>0.093918</c:v>
                </c:pt>
                <c:pt idx="606">
                  <c:v>0.098189</c:v>
                </c:pt>
                <c:pt idx="607">
                  <c:v>0.09286</c:v>
                </c:pt>
                <c:pt idx="608">
                  <c:v>0.075802</c:v>
                </c:pt>
                <c:pt idx="609">
                  <c:v>0.042761</c:v>
                </c:pt>
                <c:pt idx="610">
                  <c:v>0.015067</c:v>
                </c:pt>
                <c:pt idx="611">
                  <c:v>0.011871</c:v>
                </c:pt>
                <c:pt idx="612">
                  <c:v>0.023592</c:v>
                </c:pt>
                <c:pt idx="613">
                  <c:v>0.035353</c:v>
                </c:pt>
                <c:pt idx="614">
                  <c:v>0.034349</c:v>
                </c:pt>
                <c:pt idx="615">
                  <c:v>0.023744</c:v>
                </c:pt>
                <c:pt idx="616">
                  <c:v>0.004638</c:v>
                </c:pt>
                <c:pt idx="617">
                  <c:v>-0.018715</c:v>
                </c:pt>
                <c:pt idx="618">
                  <c:v>-0.042059</c:v>
                </c:pt>
                <c:pt idx="619">
                  <c:v>-0.05792</c:v>
                </c:pt>
                <c:pt idx="620">
                  <c:v>-0.064182</c:v>
                </c:pt>
                <c:pt idx="621">
                  <c:v>-0.053394</c:v>
                </c:pt>
                <c:pt idx="622">
                  <c:v>-0.033021</c:v>
                </c:pt>
                <c:pt idx="623">
                  <c:v>-0.011588</c:v>
                </c:pt>
                <c:pt idx="624">
                  <c:v>0.000221</c:v>
                </c:pt>
                <c:pt idx="625">
                  <c:v>0.004555</c:v>
                </c:pt>
                <c:pt idx="626">
                  <c:v>0.008869</c:v>
                </c:pt>
                <c:pt idx="627">
                  <c:v>-0.00175</c:v>
                </c:pt>
                <c:pt idx="628">
                  <c:v>-0.018744</c:v>
                </c:pt>
                <c:pt idx="629">
                  <c:v>-0.043179</c:v>
                </c:pt>
                <c:pt idx="630">
                  <c:v>-0.040985</c:v>
                </c:pt>
                <c:pt idx="631">
                  <c:v>0.011264</c:v>
                </c:pt>
                <c:pt idx="632">
                  <c:v>0.088018</c:v>
                </c:pt>
                <c:pt idx="633">
                  <c:v>0.129624</c:v>
                </c:pt>
                <c:pt idx="634">
                  <c:v>0.0977</c:v>
                </c:pt>
                <c:pt idx="635">
                  <c:v>0.017844</c:v>
                </c:pt>
                <c:pt idx="636">
                  <c:v>-0.055587</c:v>
                </c:pt>
                <c:pt idx="637">
                  <c:v>-0.091729</c:v>
                </c:pt>
                <c:pt idx="638">
                  <c:v>-0.104459</c:v>
                </c:pt>
                <c:pt idx="639">
                  <c:v>-0.089502</c:v>
                </c:pt>
                <c:pt idx="640">
                  <c:v>-0.050021</c:v>
                </c:pt>
                <c:pt idx="641">
                  <c:v>0.002277</c:v>
                </c:pt>
                <c:pt idx="642">
                  <c:v>0.038574</c:v>
                </c:pt>
                <c:pt idx="643">
                  <c:v>0.03646</c:v>
                </c:pt>
                <c:pt idx="644">
                  <c:v>0.010894</c:v>
                </c:pt>
                <c:pt idx="645">
                  <c:v>-0.021066</c:v>
                </c:pt>
                <c:pt idx="646">
                  <c:v>-0.04449</c:v>
                </c:pt>
                <c:pt idx="647">
                  <c:v>-0.06682</c:v>
                </c:pt>
                <c:pt idx="648">
                  <c:v>-0.100863</c:v>
                </c:pt>
                <c:pt idx="649">
                  <c:v>-0.151971</c:v>
                </c:pt>
                <c:pt idx="650">
                  <c:v>-0.196698</c:v>
                </c:pt>
                <c:pt idx="651">
                  <c:v>-0.221207</c:v>
                </c:pt>
                <c:pt idx="652">
                  <c:v>-0.229757</c:v>
                </c:pt>
                <c:pt idx="653">
                  <c:v>-0.236141</c:v>
                </c:pt>
                <c:pt idx="654">
                  <c:v>-0.257433</c:v>
                </c:pt>
                <c:pt idx="655">
                  <c:v>-0.276619</c:v>
                </c:pt>
                <c:pt idx="656">
                  <c:v>-0.270252</c:v>
                </c:pt>
                <c:pt idx="657">
                  <c:v>-0.244683</c:v>
                </c:pt>
                <c:pt idx="658">
                  <c:v>-0.215916</c:v>
                </c:pt>
                <c:pt idx="659">
                  <c:v>-0.195675</c:v>
                </c:pt>
                <c:pt idx="660">
                  <c:v>-0.17752</c:v>
                </c:pt>
                <c:pt idx="661">
                  <c:v>-0.166847</c:v>
                </c:pt>
                <c:pt idx="662">
                  <c:v>-0.16262</c:v>
                </c:pt>
                <c:pt idx="663">
                  <c:v>-0.155221</c:v>
                </c:pt>
                <c:pt idx="664">
                  <c:v>-0.135052</c:v>
                </c:pt>
                <c:pt idx="665">
                  <c:v>-0.108496</c:v>
                </c:pt>
                <c:pt idx="666">
                  <c:v>-0.077684</c:v>
                </c:pt>
                <c:pt idx="667">
                  <c:v>-0.040473</c:v>
                </c:pt>
                <c:pt idx="668">
                  <c:v>-0.01068</c:v>
                </c:pt>
                <c:pt idx="669">
                  <c:v>-0.035221</c:v>
                </c:pt>
                <c:pt idx="670">
                  <c:v>-0.121562</c:v>
                </c:pt>
                <c:pt idx="671">
                  <c:v>-0.191936</c:v>
                </c:pt>
                <c:pt idx="672">
                  <c:v>-0.197336</c:v>
                </c:pt>
                <c:pt idx="673">
                  <c:v>-0.172924</c:v>
                </c:pt>
                <c:pt idx="674">
                  <c:v>-0.119778</c:v>
                </c:pt>
                <c:pt idx="675">
                  <c:v>-0.0432</c:v>
                </c:pt>
                <c:pt idx="676">
                  <c:v>0.00675</c:v>
                </c:pt>
                <c:pt idx="677">
                  <c:v>-0.009336</c:v>
                </c:pt>
                <c:pt idx="678">
                  <c:v>-0.072266</c:v>
                </c:pt>
                <c:pt idx="679">
                  <c:v>-0.125562</c:v>
                </c:pt>
                <c:pt idx="680">
                  <c:v>-0.140491</c:v>
                </c:pt>
                <c:pt idx="681">
                  <c:v>-0.088336</c:v>
                </c:pt>
                <c:pt idx="682">
                  <c:v>0.024511</c:v>
                </c:pt>
                <c:pt idx="683">
                  <c:v>0.108555</c:v>
                </c:pt>
                <c:pt idx="684">
                  <c:v>0.095598</c:v>
                </c:pt>
                <c:pt idx="685">
                  <c:v>0.036828</c:v>
                </c:pt>
                <c:pt idx="686">
                  <c:v>0.012188</c:v>
                </c:pt>
                <c:pt idx="687">
                  <c:v>0.060034</c:v>
                </c:pt>
                <c:pt idx="688">
                  <c:v>0.171752</c:v>
                </c:pt>
                <c:pt idx="689">
                  <c:v>0.264241</c:v>
                </c:pt>
                <c:pt idx="690">
                  <c:v>0.261963</c:v>
                </c:pt>
                <c:pt idx="691">
                  <c:v>0.239495</c:v>
                </c:pt>
                <c:pt idx="692">
                  <c:v>0.236256</c:v>
                </c:pt>
                <c:pt idx="693">
                  <c:v>0.284191</c:v>
                </c:pt>
                <c:pt idx="694">
                  <c:v>0.36622</c:v>
                </c:pt>
                <c:pt idx="695">
                  <c:v>0.409866</c:v>
                </c:pt>
                <c:pt idx="696">
                  <c:v>0.348045</c:v>
                </c:pt>
                <c:pt idx="697">
                  <c:v>0.202121</c:v>
                </c:pt>
                <c:pt idx="698">
                  <c:v>0.02958</c:v>
                </c:pt>
                <c:pt idx="699">
                  <c:v>-0.082248</c:v>
                </c:pt>
                <c:pt idx="700">
                  <c:v>-0.130178</c:v>
                </c:pt>
                <c:pt idx="701">
                  <c:v>-0.141914</c:v>
                </c:pt>
                <c:pt idx="702">
                  <c:v>-0.12808</c:v>
                </c:pt>
                <c:pt idx="703">
                  <c:v>-0.097191</c:v>
                </c:pt>
                <c:pt idx="704">
                  <c:v>-0.084388</c:v>
                </c:pt>
                <c:pt idx="705">
                  <c:v>-0.07267</c:v>
                </c:pt>
                <c:pt idx="706">
                  <c:v>-0.023765</c:v>
                </c:pt>
                <c:pt idx="707">
                  <c:v>0.004864</c:v>
                </c:pt>
                <c:pt idx="708">
                  <c:v>0.06768</c:v>
                </c:pt>
                <c:pt idx="709">
                  <c:v>0.127295</c:v>
                </c:pt>
                <c:pt idx="710">
                  <c:v>0.168785</c:v>
                </c:pt>
                <c:pt idx="711">
                  <c:v>0.232645</c:v>
                </c:pt>
                <c:pt idx="712">
                  <c:v>0.260323</c:v>
                </c:pt>
                <c:pt idx="713">
                  <c:v>0.212391</c:v>
                </c:pt>
                <c:pt idx="714">
                  <c:v>0.100542</c:v>
                </c:pt>
                <c:pt idx="715">
                  <c:v>-0.013425</c:v>
                </c:pt>
                <c:pt idx="716">
                  <c:v>-0.091162</c:v>
                </c:pt>
                <c:pt idx="717">
                  <c:v>-0.133732</c:v>
                </c:pt>
                <c:pt idx="718">
                  <c:v>-0.107044</c:v>
                </c:pt>
                <c:pt idx="719">
                  <c:v>-0.054776</c:v>
                </c:pt>
                <c:pt idx="720">
                  <c:v>-0.002515</c:v>
                </c:pt>
                <c:pt idx="721">
                  <c:v>0.010329</c:v>
                </c:pt>
                <c:pt idx="722">
                  <c:v>-0.015184</c:v>
                </c:pt>
                <c:pt idx="723">
                  <c:v>-0.042832</c:v>
                </c:pt>
                <c:pt idx="724">
                  <c:v>-0.041705</c:v>
                </c:pt>
                <c:pt idx="725">
                  <c:v>-0.025673</c:v>
                </c:pt>
                <c:pt idx="726">
                  <c:v>-0.020291</c:v>
                </c:pt>
                <c:pt idx="727">
                  <c:v>-0.027694</c:v>
                </c:pt>
                <c:pt idx="728">
                  <c:v>-0.03935</c:v>
                </c:pt>
                <c:pt idx="729">
                  <c:v>-0.041415</c:v>
                </c:pt>
                <c:pt idx="730">
                  <c:v>-0.036042</c:v>
                </c:pt>
                <c:pt idx="731">
                  <c:v>-0.038151</c:v>
                </c:pt>
                <c:pt idx="732">
                  <c:v>-0.046671</c:v>
                </c:pt>
                <c:pt idx="733">
                  <c:v>-0.048811</c:v>
                </c:pt>
                <c:pt idx="734">
                  <c:v>-0.042421</c:v>
                </c:pt>
                <c:pt idx="735">
                  <c:v>-0.030694</c:v>
                </c:pt>
                <c:pt idx="736">
                  <c:v>-0.020017</c:v>
                </c:pt>
                <c:pt idx="737">
                  <c:v>-0.014631</c:v>
                </c:pt>
                <c:pt idx="738">
                  <c:v>-0.019879</c:v>
                </c:pt>
                <c:pt idx="739">
                  <c:v>-0.031514</c:v>
                </c:pt>
                <c:pt idx="740">
                  <c:v>-0.038881</c:v>
                </c:pt>
                <c:pt idx="741">
                  <c:v>-0.04092</c:v>
                </c:pt>
                <c:pt idx="742">
                  <c:v>-0.046157</c:v>
                </c:pt>
                <c:pt idx="743">
                  <c:v>-0.059926</c:v>
                </c:pt>
                <c:pt idx="744">
                  <c:v>-0.081156</c:v>
                </c:pt>
                <c:pt idx="745">
                  <c:v>-0.09917</c:v>
                </c:pt>
                <c:pt idx="746">
                  <c:v>-0.100128</c:v>
                </c:pt>
                <c:pt idx="747">
                  <c:v>-0.060612</c:v>
                </c:pt>
                <c:pt idx="748">
                  <c:v>0.020442</c:v>
                </c:pt>
                <c:pt idx="749">
                  <c:v>0.095098</c:v>
                </c:pt>
                <c:pt idx="750">
                  <c:v>0.117553</c:v>
                </c:pt>
                <c:pt idx="751">
                  <c:v>0.053695</c:v>
                </c:pt>
                <c:pt idx="752">
                  <c:v>-0.030427</c:v>
                </c:pt>
                <c:pt idx="753">
                  <c:v>-0.065568</c:v>
                </c:pt>
                <c:pt idx="754">
                  <c:v>-0.052812</c:v>
                </c:pt>
                <c:pt idx="755">
                  <c:v>-0.014485</c:v>
                </c:pt>
                <c:pt idx="756">
                  <c:v>0.032399</c:v>
                </c:pt>
                <c:pt idx="757">
                  <c:v>0.064404</c:v>
                </c:pt>
                <c:pt idx="758">
                  <c:v>0.064479</c:v>
                </c:pt>
                <c:pt idx="759">
                  <c:v>0.059231</c:v>
                </c:pt>
                <c:pt idx="760">
                  <c:v>0.060349</c:v>
                </c:pt>
                <c:pt idx="761">
                  <c:v>0.056111</c:v>
                </c:pt>
                <c:pt idx="762">
                  <c:v>0.040142</c:v>
                </c:pt>
                <c:pt idx="763">
                  <c:v>0.007127</c:v>
                </c:pt>
                <c:pt idx="764">
                  <c:v>-0.030156</c:v>
                </c:pt>
                <c:pt idx="765">
                  <c:v>-0.024816</c:v>
                </c:pt>
                <c:pt idx="766">
                  <c:v>0.025305</c:v>
                </c:pt>
                <c:pt idx="767">
                  <c:v>0.077591</c:v>
                </c:pt>
                <c:pt idx="768">
                  <c:v>0.070226</c:v>
                </c:pt>
                <c:pt idx="769">
                  <c:v>0.011719</c:v>
                </c:pt>
                <c:pt idx="770">
                  <c:v>-0.042524</c:v>
                </c:pt>
                <c:pt idx="771">
                  <c:v>-0.068016</c:v>
                </c:pt>
                <c:pt idx="772">
                  <c:v>-0.055213</c:v>
                </c:pt>
                <c:pt idx="773">
                  <c:v>-0.011548</c:v>
                </c:pt>
                <c:pt idx="774">
                  <c:v>0.007587</c:v>
                </c:pt>
                <c:pt idx="775">
                  <c:v>-0.02231</c:v>
                </c:pt>
                <c:pt idx="776">
                  <c:v>-0.093692</c:v>
                </c:pt>
                <c:pt idx="777">
                  <c:v>-0.187351</c:v>
                </c:pt>
                <c:pt idx="778">
                  <c:v>-0.300136</c:v>
                </c:pt>
                <c:pt idx="779">
                  <c:v>-0.403373</c:v>
                </c:pt>
                <c:pt idx="780">
                  <c:v>-0.466198</c:v>
                </c:pt>
                <c:pt idx="781">
                  <c:v>-0.473711</c:v>
                </c:pt>
                <c:pt idx="782">
                  <c:v>-0.43329</c:v>
                </c:pt>
                <c:pt idx="783">
                  <c:v>-0.384299</c:v>
                </c:pt>
                <c:pt idx="784">
                  <c:v>-0.364064</c:v>
                </c:pt>
                <c:pt idx="785">
                  <c:v>-0.392826</c:v>
                </c:pt>
                <c:pt idx="786">
                  <c:v>-0.463122</c:v>
                </c:pt>
                <c:pt idx="787">
                  <c:v>-0.548357</c:v>
                </c:pt>
                <c:pt idx="788">
                  <c:v>-0.600545</c:v>
                </c:pt>
                <c:pt idx="789">
                  <c:v>-0.58561</c:v>
                </c:pt>
                <c:pt idx="790">
                  <c:v>-0.533442</c:v>
                </c:pt>
                <c:pt idx="791">
                  <c:v>-0.468532</c:v>
                </c:pt>
                <c:pt idx="792">
                  <c:v>-0.412167</c:v>
                </c:pt>
                <c:pt idx="793">
                  <c:v>-0.390952</c:v>
                </c:pt>
                <c:pt idx="794">
                  <c:v>-0.401704</c:v>
                </c:pt>
                <c:pt idx="795">
                  <c:v>-0.41139</c:v>
                </c:pt>
                <c:pt idx="796">
                  <c:v>-0.397625</c:v>
                </c:pt>
                <c:pt idx="797">
                  <c:v>-0.357215</c:v>
                </c:pt>
                <c:pt idx="798">
                  <c:v>-0.300798</c:v>
                </c:pt>
                <c:pt idx="799">
                  <c:v>-0.257146</c:v>
                </c:pt>
                <c:pt idx="800">
                  <c:v>-0.244362</c:v>
                </c:pt>
                <c:pt idx="801">
                  <c:v>-0.244339</c:v>
                </c:pt>
                <c:pt idx="802">
                  <c:v>-0.225135</c:v>
                </c:pt>
                <c:pt idx="803">
                  <c:v>-0.17717</c:v>
                </c:pt>
                <c:pt idx="804">
                  <c:v>-0.127082</c:v>
                </c:pt>
                <c:pt idx="805">
                  <c:v>-0.084483</c:v>
                </c:pt>
                <c:pt idx="806">
                  <c:v>-0.086667</c:v>
                </c:pt>
                <c:pt idx="807">
                  <c:v>-0.138936</c:v>
                </c:pt>
                <c:pt idx="808">
                  <c:v>-0.18697</c:v>
                </c:pt>
                <c:pt idx="809">
                  <c:v>-0.174283</c:v>
                </c:pt>
                <c:pt idx="810">
                  <c:v>-0.117914</c:v>
                </c:pt>
                <c:pt idx="811">
                  <c:v>-0.041298</c:v>
                </c:pt>
                <c:pt idx="812">
                  <c:v>0.032117</c:v>
                </c:pt>
                <c:pt idx="813">
                  <c:v>0.089552</c:v>
                </c:pt>
                <c:pt idx="814">
                  <c:v>0.106485</c:v>
                </c:pt>
                <c:pt idx="815">
                  <c:v>0.072271</c:v>
                </c:pt>
                <c:pt idx="816">
                  <c:v>0.023142</c:v>
                </c:pt>
                <c:pt idx="817">
                  <c:v>-0.004695</c:v>
                </c:pt>
                <c:pt idx="818">
                  <c:v>-0.027199</c:v>
                </c:pt>
                <c:pt idx="819">
                  <c:v>-0.044366</c:v>
                </c:pt>
                <c:pt idx="820">
                  <c:v>-0.033806</c:v>
                </c:pt>
                <c:pt idx="821">
                  <c:v>0.010874</c:v>
                </c:pt>
                <c:pt idx="822">
                  <c:v>0.080047</c:v>
                </c:pt>
                <c:pt idx="823">
                  <c:v>0.127906</c:v>
                </c:pt>
                <c:pt idx="824">
                  <c:v>0.11721</c:v>
                </c:pt>
                <c:pt idx="825">
                  <c:v>0.104425</c:v>
                </c:pt>
                <c:pt idx="826">
                  <c:v>0.141731</c:v>
                </c:pt>
                <c:pt idx="827">
                  <c:v>0.187553</c:v>
                </c:pt>
                <c:pt idx="828">
                  <c:v>0.212066</c:v>
                </c:pt>
                <c:pt idx="829">
                  <c:v>0.209933</c:v>
                </c:pt>
                <c:pt idx="830">
                  <c:v>0.186489</c:v>
                </c:pt>
                <c:pt idx="831">
                  <c:v>0.153455</c:v>
                </c:pt>
                <c:pt idx="832">
                  <c:v>0.10657</c:v>
                </c:pt>
                <c:pt idx="833">
                  <c:v>0.019229</c:v>
                </c:pt>
                <c:pt idx="834">
                  <c:v>-0.077685</c:v>
                </c:pt>
                <c:pt idx="835">
                  <c:v>-0.138427</c:v>
                </c:pt>
                <c:pt idx="836">
                  <c:v>-0.138472</c:v>
                </c:pt>
                <c:pt idx="837">
                  <c:v>-0.096962</c:v>
                </c:pt>
                <c:pt idx="838">
                  <c:v>-0.028796</c:v>
                </c:pt>
                <c:pt idx="839">
                  <c:v>0.057482</c:v>
                </c:pt>
                <c:pt idx="840">
                  <c:v>0.158663</c:v>
                </c:pt>
                <c:pt idx="841">
                  <c:v>0.257716</c:v>
                </c:pt>
                <c:pt idx="842">
                  <c:v>0.368525</c:v>
                </c:pt>
                <c:pt idx="843">
                  <c:v>0.510237</c:v>
                </c:pt>
                <c:pt idx="844">
                  <c:v>0.641294</c:v>
                </c:pt>
                <c:pt idx="845">
                  <c:v>0.688192</c:v>
                </c:pt>
                <c:pt idx="846">
                  <c:v>0.593385</c:v>
                </c:pt>
                <c:pt idx="847">
                  <c:v>0.426113</c:v>
                </c:pt>
                <c:pt idx="848">
                  <c:v>0.268418</c:v>
                </c:pt>
                <c:pt idx="849">
                  <c:v>0.132042</c:v>
                </c:pt>
                <c:pt idx="850">
                  <c:v>0.025491</c:v>
                </c:pt>
                <c:pt idx="851">
                  <c:v>-0.037403</c:v>
                </c:pt>
                <c:pt idx="852">
                  <c:v>-0.057602</c:v>
                </c:pt>
                <c:pt idx="853">
                  <c:v>-0.058658</c:v>
                </c:pt>
                <c:pt idx="854">
                  <c:v>-0.046851</c:v>
                </c:pt>
                <c:pt idx="855">
                  <c:v>-0.042561</c:v>
                </c:pt>
                <c:pt idx="856">
                  <c:v>-0.020131</c:v>
                </c:pt>
                <c:pt idx="857">
                  <c:v>0.015073</c:v>
                </c:pt>
                <c:pt idx="858">
                  <c:v>0.032125</c:v>
                </c:pt>
                <c:pt idx="859">
                  <c:v>0.037453</c:v>
                </c:pt>
                <c:pt idx="860">
                  <c:v>0.025738</c:v>
                </c:pt>
                <c:pt idx="861">
                  <c:v>-0.018972</c:v>
                </c:pt>
                <c:pt idx="862">
                  <c:v>-0.100936</c:v>
                </c:pt>
                <c:pt idx="863">
                  <c:v>-0.172263</c:v>
                </c:pt>
                <c:pt idx="864">
                  <c:v>-0.189284</c:v>
                </c:pt>
                <c:pt idx="865">
                  <c:v>-0.151967</c:v>
                </c:pt>
                <c:pt idx="866">
                  <c:v>-0.109327</c:v>
                </c:pt>
                <c:pt idx="867">
                  <c:v>-0.080537</c:v>
                </c:pt>
                <c:pt idx="868">
                  <c:v>-0.061304</c:v>
                </c:pt>
                <c:pt idx="869">
                  <c:v>-0.032439</c:v>
                </c:pt>
                <c:pt idx="870">
                  <c:v>-0.002506</c:v>
                </c:pt>
                <c:pt idx="871">
                  <c:v>0.041197</c:v>
                </c:pt>
                <c:pt idx="872">
                  <c:v>0.114732</c:v>
                </c:pt>
                <c:pt idx="873">
                  <c:v>0.168061</c:v>
                </c:pt>
                <c:pt idx="874">
                  <c:v>0.134081</c:v>
                </c:pt>
                <c:pt idx="875">
                  <c:v>0.04788</c:v>
                </c:pt>
                <c:pt idx="876">
                  <c:v>-0.024524</c:v>
                </c:pt>
                <c:pt idx="877">
                  <c:v>-0.075628</c:v>
                </c:pt>
                <c:pt idx="878">
                  <c:v>-0.123502</c:v>
                </c:pt>
                <c:pt idx="879">
                  <c:v>-0.18946</c:v>
                </c:pt>
                <c:pt idx="880">
                  <c:v>-0.236233</c:v>
                </c:pt>
                <c:pt idx="881">
                  <c:v>-0.21487</c:v>
                </c:pt>
                <c:pt idx="882">
                  <c:v>-0.158395</c:v>
                </c:pt>
                <c:pt idx="883">
                  <c:v>-0.06997</c:v>
                </c:pt>
                <c:pt idx="884">
                  <c:v>0.052513</c:v>
                </c:pt>
                <c:pt idx="885">
                  <c:v>0.158997</c:v>
                </c:pt>
                <c:pt idx="886">
                  <c:v>0.176014</c:v>
                </c:pt>
                <c:pt idx="887">
                  <c:v>0.131263</c:v>
                </c:pt>
                <c:pt idx="888">
                  <c:v>0.06306</c:v>
                </c:pt>
                <c:pt idx="889">
                  <c:v>0.051324</c:v>
                </c:pt>
                <c:pt idx="890">
                  <c:v>0.08541</c:v>
                </c:pt>
                <c:pt idx="891">
                  <c:v>0.101411</c:v>
                </c:pt>
                <c:pt idx="892">
                  <c:v>0.091848</c:v>
                </c:pt>
                <c:pt idx="893">
                  <c:v>0.048203</c:v>
                </c:pt>
                <c:pt idx="894">
                  <c:v>-0.003941</c:v>
                </c:pt>
                <c:pt idx="895">
                  <c:v>-0.019885</c:v>
                </c:pt>
                <c:pt idx="896">
                  <c:v>0.016341</c:v>
                </c:pt>
                <c:pt idx="897">
                  <c:v>0.078124</c:v>
                </c:pt>
                <c:pt idx="898">
                  <c:v>0.11755</c:v>
                </c:pt>
                <c:pt idx="899">
                  <c:v>0.08452</c:v>
                </c:pt>
                <c:pt idx="900">
                  <c:v>-0.047629</c:v>
                </c:pt>
                <c:pt idx="901">
                  <c:v>-0.227725</c:v>
                </c:pt>
                <c:pt idx="902">
                  <c:v>-0.403549</c:v>
                </c:pt>
                <c:pt idx="903">
                  <c:v>-0.458905</c:v>
                </c:pt>
                <c:pt idx="904">
                  <c:v>-0.400187</c:v>
                </c:pt>
                <c:pt idx="905">
                  <c:v>-0.32338</c:v>
                </c:pt>
                <c:pt idx="906">
                  <c:v>-0.262639</c:v>
                </c:pt>
                <c:pt idx="907">
                  <c:v>-0.294668</c:v>
                </c:pt>
                <c:pt idx="908">
                  <c:v>-0.384129</c:v>
                </c:pt>
                <c:pt idx="909">
                  <c:v>-0.451182</c:v>
                </c:pt>
                <c:pt idx="910">
                  <c:v>-0.489454</c:v>
                </c:pt>
                <c:pt idx="911">
                  <c:v>-0.521339</c:v>
                </c:pt>
                <c:pt idx="912">
                  <c:v>-0.516992</c:v>
                </c:pt>
                <c:pt idx="913">
                  <c:v>-0.462596</c:v>
                </c:pt>
                <c:pt idx="914">
                  <c:v>-0.324069</c:v>
                </c:pt>
                <c:pt idx="915">
                  <c:v>-0.187655</c:v>
                </c:pt>
                <c:pt idx="916">
                  <c:v>-0.184379</c:v>
                </c:pt>
                <c:pt idx="917">
                  <c:v>-0.244013</c:v>
                </c:pt>
                <c:pt idx="918">
                  <c:v>-0.315495</c:v>
                </c:pt>
                <c:pt idx="919">
                  <c:v>-0.352827</c:v>
                </c:pt>
                <c:pt idx="920">
                  <c:v>-0.412501</c:v>
                </c:pt>
                <c:pt idx="921">
                  <c:v>-0.555208</c:v>
                </c:pt>
                <c:pt idx="922">
                  <c:v>-0.738403</c:v>
                </c:pt>
                <c:pt idx="923">
                  <c:v>-0.865174</c:v>
                </c:pt>
                <c:pt idx="924">
                  <c:v>-0.886495</c:v>
                </c:pt>
                <c:pt idx="925">
                  <c:v>-0.833245</c:v>
                </c:pt>
                <c:pt idx="926">
                  <c:v>-0.752307</c:v>
                </c:pt>
                <c:pt idx="927">
                  <c:v>-0.662845</c:v>
                </c:pt>
                <c:pt idx="928">
                  <c:v>-0.570155</c:v>
                </c:pt>
                <c:pt idx="929">
                  <c:v>-0.485954</c:v>
                </c:pt>
                <c:pt idx="930">
                  <c:v>-0.419855</c:v>
                </c:pt>
                <c:pt idx="931">
                  <c:v>-0.368693</c:v>
                </c:pt>
                <c:pt idx="932">
                  <c:v>-0.325011</c:v>
                </c:pt>
                <c:pt idx="933">
                  <c:v>-0.280277</c:v>
                </c:pt>
                <c:pt idx="934">
                  <c:v>-0.235558</c:v>
                </c:pt>
                <c:pt idx="935">
                  <c:v>-0.199389</c:v>
                </c:pt>
                <c:pt idx="936">
                  <c:v>-0.193051</c:v>
                </c:pt>
                <c:pt idx="937">
                  <c:v>-0.217619</c:v>
                </c:pt>
                <c:pt idx="938">
                  <c:v>-0.252896</c:v>
                </c:pt>
                <c:pt idx="939">
                  <c:v>-0.28175</c:v>
                </c:pt>
                <c:pt idx="940">
                  <c:v>-0.282834</c:v>
                </c:pt>
                <c:pt idx="941">
                  <c:v>-0.270135</c:v>
                </c:pt>
                <c:pt idx="942">
                  <c:v>-0.244692</c:v>
                </c:pt>
                <c:pt idx="943">
                  <c:v>-0.19791</c:v>
                </c:pt>
                <c:pt idx="944">
                  <c:v>-0.164963</c:v>
                </c:pt>
                <c:pt idx="945">
                  <c:v>-0.166123</c:v>
                </c:pt>
                <c:pt idx="946">
                  <c:v>-0.189666</c:v>
                </c:pt>
                <c:pt idx="947">
                  <c:v>-0.214269</c:v>
                </c:pt>
                <c:pt idx="948">
                  <c:v>-0.207984</c:v>
                </c:pt>
                <c:pt idx="949">
                  <c:v>-0.176109</c:v>
                </c:pt>
                <c:pt idx="950">
                  <c:v>-0.13251</c:v>
                </c:pt>
                <c:pt idx="951">
                  <c:v>-0.09746</c:v>
                </c:pt>
                <c:pt idx="952">
                  <c:v>-0.078397</c:v>
                </c:pt>
                <c:pt idx="953">
                  <c:v>-0.048673</c:v>
                </c:pt>
                <c:pt idx="954">
                  <c:v>-0.013617</c:v>
                </c:pt>
                <c:pt idx="955">
                  <c:v>-0.005167</c:v>
                </c:pt>
                <c:pt idx="956">
                  <c:v>-0.016939</c:v>
                </c:pt>
                <c:pt idx="957">
                  <c:v>-0.013773</c:v>
                </c:pt>
                <c:pt idx="958">
                  <c:v>-0.003137</c:v>
                </c:pt>
                <c:pt idx="959">
                  <c:v>-0.030842</c:v>
                </c:pt>
                <c:pt idx="960">
                  <c:v>-0.102192</c:v>
                </c:pt>
                <c:pt idx="961">
                  <c:v>-0.154333</c:v>
                </c:pt>
                <c:pt idx="962">
                  <c:v>-0.137305</c:v>
                </c:pt>
                <c:pt idx="963">
                  <c:v>-0.107489</c:v>
                </c:pt>
                <c:pt idx="964">
                  <c:v>-0.095723</c:v>
                </c:pt>
                <c:pt idx="965">
                  <c:v>-0.052059</c:v>
                </c:pt>
                <c:pt idx="966">
                  <c:v>-0.02976</c:v>
                </c:pt>
                <c:pt idx="967">
                  <c:v>-0.013786</c:v>
                </c:pt>
                <c:pt idx="968">
                  <c:v>0.074628</c:v>
                </c:pt>
                <c:pt idx="969">
                  <c:v>0.160885</c:v>
                </c:pt>
                <c:pt idx="970">
                  <c:v>0.186489</c:v>
                </c:pt>
                <c:pt idx="971">
                  <c:v>0.154531</c:v>
                </c:pt>
                <c:pt idx="972">
                  <c:v>0.007455</c:v>
                </c:pt>
                <c:pt idx="973">
                  <c:v>-0.184292</c:v>
                </c:pt>
                <c:pt idx="974">
                  <c:v>-0.223697</c:v>
                </c:pt>
                <c:pt idx="975">
                  <c:v>-0.21515</c:v>
                </c:pt>
                <c:pt idx="976">
                  <c:v>-0.170456</c:v>
                </c:pt>
                <c:pt idx="977">
                  <c:v>-0.1428</c:v>
                </c:pt>
                <c:pt idx="978">
                  <c:v>-0.101284</c:v>
                </c:pt>
                <c:pt idx="979">
                  <c:v>-0.052285</c:v>
                </c:pt>
                <c:pt idx="980">
                  <c:v>0.006291</c:v>
                </c:pt>
                <c:pt idx="981">
                  <c:v>0.044586</c:v>
                </c:pt>
                <c:pt idx="982">
                  <c:v>0.07116</c:v>
                </c:pt>
                <c:pt idx="983">
                  <c:v>0.117003</c:v>
                </c:pt>
                <c:pt idx="984">
                  <c:v>0.184164</c:v>
                </c:pt>
                <c:pt idx="985">
                  <c:v>0.222532</c:v>
                </c:pt>
                <c:pt idx="986">
                  <c:v>0.216123</c:v>
                </c:pt>
                <c:pt idx="987">
                  <c:v>0.176658</c:v>
                </c:pt>
                <c:pt idx="988">
                  <c:v>0.107379</c:v>
                </c:pt>
                <c:pt idx="989">
                  <c:v>0.001898</c:v>
                </c:pt>
                <c:pt idx="990">
                  <c:v>-0.113166</c:v>
                </c:pt>
                <c:pt idx="991">
                  <c:v>-0.220741</c:v>
                </c:pt>
                <c:pt idx="992">
                  <c:v>-0.28676</c:v>
                </c:pt>
                <c:pt idx="993">
                  <c:v>-0.32406</c:v>
                </c:pt>
                <c:pt idx="994">
                  <c:v>-0.374228</c:v>
                </c:pt>
                <c:pt idx="995">
                  <c:v>-0.412674</c:v>
                </c:pt>
                <c:pt idx="996">
                  <c:v>-0.443583</c:v>
                </c:pt>
                <c:pt idx="997">
                  <c:v>-0.484076</c:v>
                </c:pt>
                <c:pt idx="998">
                  <c:v>-0.46281</c:v>
                </c:pt>
                <c:pt idx="999">
                  <c:v>-0.340355</c:v>
                </c:pt>
                <c:pt idx="1000">
                  <c:v>-0.212555</c:v>
                </c:pt>
                <c:pt idx="1001">
                  <c:v>-0.254193</c:v>
                </c:pt>
                <c:pt idx="1002">
                  <c:v>-0.451363</c:v>
                </c:pt>
                <c:pt idx="1003">
                  <c:v>-0.737996</c:v>
                </c:pt>
                <c:pt idx="1004">
                  <c:v>-0.984114</c:v>
                </c:pt>
                <c:pt idx="1005">
                  <c:v>-1.089556</c:v>
                </c:pt>
                <c:pt idx="1006">
                  <c:v>-1.074606</c:v>
                </c:pt>
                <c:pt idx="1007">
                  <c:v>-0.965894</c:v>
                </c:pt>
                <c:pt idx="1008">
                  <c:v>-0.810277</c:v>
                </c:pt>
                <c:pt idx="1009">
                  <c:v>-0.669555</c:v>
                </c:pt>
                <c:pt idx="1010">
                  <c:v>-0.567182</c:v>
                </c:pt>
                <c:pt idx="1011">
                  <c:v>-0.486086</c:v>
                </c:pt>
                <c:pt idx="1012">
                  <c:v>-0.448635</c:v>
                </c:pt>
                <c:pt idx="1013">
                  <c:v>-0.466617</c:v>
                </c:pt>
                <c:pt idx="1014">
                  <c:v>-0.485691</c:v>
                </c:pt>
                <c:pt idx="1015">
                  <c:v>-0.441949</c:v>
                </c:pt>
                <c:pt idx="1016">
                  <c:v>-0.34393</c:v>
                </c:pt>
                <c:pt idx="1017">
                  <c:v>-0.246976</c:v>
                </c:pt>
                <c:pt idx="1018">
                  <c:v>-0.200057</c:v>
                </c:pt>
                <c:pt idx="1019">
                  <c:v>-0.209608</c:v>
                </c:pt>
                <c:pt idx="1020">
                  <c:v>-0.211675</c:v>
                </c:pt>
                <c:pt idx="1021">
                  <c:v>-0.195608</c:v>
                </c:pt>
                <c:pt idx="1022">
                  <c:v>-0.173149</c:v>
                </c:pt>
                <c:pt idx="1023">
                  <c:v>-0.150703</c:v>
                </c:pt>
                <c:pt idx="1024">
                  <c:v>-0.130401</c:v>
                </c:pt>
                <c:pt idx="1025">
                  <c:v>-0.111164</c:v>
                </c:pt>
                <c:pt idx="1026">
                  <c:v>-0.103641</c:v>
                </c:pt>
                <c:pt idx="1027">
                  <c:v>-0.134491</c:v>
                </c:pt>
                <c:pt idx="1028">
                  <c:v>-0.167478</c:v>
                </c:pt>
                <c:pt idx="1029">
                  <c:v>-0.156792</c:v>
                </c:pt>
                <c:pt idx="1030">
                  <c:v>-0.105632</c:v>
                </c:pt>
                <c:pt idx="1031">
                  <c:v>-0.059788</c:v>
                </c:pt>
                <c:pt idx="1032">
                  <c:v>-0.030973</c:v>
                </c:pt>
                <c:pt idx="1033">
                  <c:v>-0.002153</c:v>
                </c:pt>
                <c:pt idx="1034">
                  <c:v>0.023442</c:v>
                </c:pt>
                <c:pt idx="1035">
                  <c:v>0.033023</c:v>
                </c:pt>
                <c:pt idx="1036">
                  <c:v>0.024495</c:v>
                </c:pt>
                <c:pt idx="1037">
                  <c:v>0.03942</c:v>
                </c:pt>
                <c:pt idx="1038">
                  <c:v>0.066061</c:v>
                </c:pt>
                <c:pt idx="1039">
                  <c:v>0.092687</c:v>
                </c:pt>
                <c:pt idx="1040">
                  <c:v>0.11612</c:v>
                </c:pt>
                <c:pt idx="1041">
                  <c:v>0.122534</c:v>
                </c:pt>
                <c:pt idx="1042">
                  <c:v>0.096979</c:v>
                </c:pt>
                <c:pt idx="1043">
                  <c:v>0.048007</c:v>
                </c:pt>
                <c:pt idx="1044">
                  <c:v>0.003319</c:v>
                </c:pt>
                <c:pt idx="1045">
                  <c:v>0.00546</c:v>
                </c:pt>
                <c:pt idx="1046">
                  <c:v>0.051252</c:v>
                </c:pt>
                <c:pt idx="1047">
                  <c:v>0.130122</c:v>
                </c:pt>
                <c:pt idx="1048">
                  <c:v>0.171806</c:v>
                </c:pt>
                <c:pt idx="1049">
                  <c:v>0.140032</c:v>
                </c:pt>
                <c:pt idx="1050">
                  <c:v>0.132703</c:v>
                </c:pt>
                <c:pt idx="1051">
                  <c:v>0.207333</c:v>
                </c:pt>
                <c:pt idx="1052">
                  <c:v>0.30964</c:v>
                </c:pt>
                <c:pt idx="1053">
                  <c:v>0.369334</c:v>
                </c:pt>
                <c:pt idx="1054">
                  <c:v>0.383209</c:v>
                </c:pt>
                <c:pt idx="1055">
                  <c:v>0.382156</c:v>
                </c:pt>
                <c:pt idx="1056">
                  <c:v>0.375777</c:v>
                </c:pt>
                <c:pt idx="1057">
                  <c:v>0.357727</c:v>
                </c:pt>
                <c:pt idx="1058">
                  <c:v>0.321605</c:v>
                </c:pt>
                <c:pt idx="1059">
                  <c:v>0.283372</c:v>
                </c:pt>
                <c:pt idx="1060">
                  <c:v>0.239816</c:v>
                </c:pt>
                <c:pt idx="1061">
                  <c:v>0.205831</c:v>
                </c:pt>
                <c:pt idx="1062">
                  <c:v>0.210172</c:v>
                </c:pt>
                <c:pt idx="1063">
                  <c:v>0.226199</c:v>
                </c:pt>
                <c:pt idx="1064">
                  <c:v>0.18893</c:v>
                </c:pt>
                <c:pt idx="1065">
                  <c:v>0.080271</c:v>
                </c:pt>
                <c:pt idx="1066">
                  <c:v>-0.048638</c:v>
                </c:pt>
                <c:pt idx="1067">
                  <c:v>-0.11045</c:v>
                </c:pt>
                <c:pt idx="1068">
                  <c:v>-0.076398</c:v>
                </c:pt>
                <c:pt idx="1069">
                  <c:v>0.021583</c:v>
                </c:pt>
                <c:pt idx="1070">
                  <c:v>0.129192</c:v>
                </c:pt>
                <c:pt idx="1071">
                  <c:v>0.194208</c:v>
                </c:pt>
                <c:pt idx="1072">
                  <c:v>0.200683</c:v>
                </c:pt>
                <c:pt idx="1073">
                  <c:v>0.142166</c:v>
                </c:pt>
                <c:pt idx="1074">
                  <c:v>0.091098</c:v>
                </c:pt>
                <c:pt idx="1075">
                  <c:v>0.064517</c:v>
                </c:pt>
                <c:pt idx="1076">
                  <c:v>0.058139</c:v>
                </c:pt>
                <c:pt idx="1077">
                  <c:v>0.031482</c:v>
                </c:pt>
                <c:pt idx="1078">
                  <c:v>-0.045243</c:v>
                </c:pt>
                <c:pt idx="1079">
                  <c:v>-0.178406</c:v>
                </c:pt>
                <c:pt idx="1080">
                  <c:v>-0.329657</c:v>
                </c:pt>
                <c:pt idx="1081">
                  <c:v>-0.467058</c:v>
                </c:pt>
                <c:pt idx="1082">
                  <c:v>-0.556516</c:v>
                </c:pt>
                <c:pt idx="1083">
                  <c:v>-0.578887</c:v>
                </c:pt>
                <c:pt idx="1084">
                  <c:v>-0.542677</c:v>
                </c:pt>
                <c:pt idx="1085">
                  <c:v>-0.486194</c:v>
                </c:pt>
                <c:pt idx="1086">
                  <c:v>-0.425474</c:v>
                </c:pt>
                <c:pt idx="1087">
                  <c:v>-0.419074</c:v>
                </c:pt>
                <c:pt idx="1088">
                  <c:v>-0.458458</c:v>
                </c:pt>
                <c:pt idx="1089">
                  <c:v>-0.494625</c:v>
                </c:pt>
                <c:pt idx="1090">
                  <c:v>-0.481874</c:v>
                </c:pt>
                <c:pt idx="1091">
                  <c:v>-0.42441</c:v>
                </c:pt>
                <c:pt idx="1092">
                  <c:v>-0.343503</c:v>
                </c:pt>
                <c:pt idx="1093">
                  <c:v>-0.333958</c:v>
                </c:pt>
                <c:pt idx="1094">
                  <c:v>-0.427694</c:v>
                </c:pt>
                <c:pt idx="1095">
                  <c:v>-0.50547</c:v>
                </c:pt>
                <c:pt idx="1096">
                  <c:v>-0.514046</c:v>
                </c:pt>
                <c:pt idx="1097">
                  <c:v>-0.484294</c:v>
                </c:pt>
                <c:pt idx="1098">
                  <c:v>-0.441751</c:v>
                </c:pt>
                <c:pt idx="1099">
                  <c:v>-0.405607</c:v>
                </c:pt>
                <c:pt idx="1100">
                  <c:v>-0.387571</c:v>
                </c:pt>
                <c:pt idx="1101">
                  <c:v>-0.375956</c:v>
                </c:pt>
                <c:pt idx="1102">
                  <c:v>-0.35477</c:v>
                </c:pt>
                <c:pt idx="1103">
                  <c:v>-0.314413</c:v>
                </c:pt>
                <c:pt idx="1104">
                  <c:v>-0.285744</c:v>
                </c:pt>
                <c:pt idx="1105">
                  <c:v>-0.253868</c:v>
                </c:pt>
                <c:pt idx="1106">
                  <c:v>-0.198532</c:v>
                </c:pt>
                <c:pt idx="1107">
                  <c:v>-0.142126</c:v>
                </c:pt>
                <c:pt idx="1108">
                  <c:v>-0.099552</c:v>
                </c:pt>
                <c:pt idx="1109">
                  <c:v>-0.069764</c:v>
                </c:pt>
                <c:pt idx="1110">
                  <c:v>-0.0581</c:v>
                </c:pt>
                <c:pt idx="1111">
                  <c:v>-0.068811</c:v>
                </c:pt>
                <c:pt idx="1112">
                  <c:v>-0.081643</c:v>
                </c:pt>
                <c:pt idx="1113">
                  <c:v>-0.066782</c:v>
                </c:pt>
                <c:pt idx="1114">
                  <c:v>-0.041255</c:v>
                </c:pt>
                <c:pt idx="1115">
                  <c:v>-0.012518</c:v>
                </c:pt>
                <c:pt idx="1116">
                  <c:v>0.000246</c:v>
                </c:pt>
                <c:pt idx="1117">
                  <c:v>-0.007208</c:v>
                </c:pt>
                <c:pt idx="1118">
                  <c:v>-0.016781</c:v>
                </c:pt>
                <c:pt idx="1119">
                  <c:v>-0.016757</c:v>
                </c:pt>
                <c:pt idx="1120">
                  <c:v>0.006699</c:v>
                </c:pt>
                <c:pt idx="1121">
                  <c:v>0.039733</c:v>
                </c:pt>
                <c:pt idx="1122">
                  <c:v>0.065266</c:v>
                </c:pt>
                <c:pt idx="1123">
                  <c:v>0.076857</c:v>
                </c:pt>
                <c:pt idx="1124">
                  <c:v>0.030913</c:v>
                </c:pt>
                <c:pt idx="1125">
                  <c:v>-0.014957</c:v>
                </c:pt>
                <c:pt idx="1126">
                  <c:v>-0.027696</c:v>
                </c:pt>
                <c:pt idx="1127">
                  <c:v>0.013865</c:v>
                </c:pt>
                <c:pt idx="1128">
                  <c:v>0.077759</c:v>
                </c:pt>
                <c:pt idx="1129">
                  <c:v>0.129891</c:v>
                </c:pt>
                <c:pt idx="1130">
                  <c:v>0.162816</c:v>
                </c:pt>
                <c:pt idx="1131">
                  <c:v>0.177535</c:v>
                </c:pt>
                <c:pt idx="1132">
                  <c:v>0.163398</c:v>
                </c:pt>
                <c:pt idx="1133">
                  <c:v>0.092867</c:v>
                </c:pt>
                <c:pt idx="1134">
                  <c:v>0.025698</c:v>
                </c:pt>
                <c:pt idx="1135">
                  <c:v>-0.00087</c:v>
                </c:pt>
                <c:pt idx="1136">
                  <c:v>0.053566</c:v>
                </c:pt>
                <c:pt idx="1137">
                  <c:v>0.165536</c:v>
                </c:pt>
                <c:pt idx="1138">
                  <c:v>0.280687</c:v>
                </c:pt>
                <c:pt idx="1139">
                  <c:v>0.335109</c:v>
                </c:pt>
                <c:pt idx="1140">
                  <c:v>0.301065</c:v>
                </c:pt>
                <c:pt idx="1141">
                  <c:v>0.212603</c:v>
                </c:pt>
                <c:pt idx="1142">
                  <c:v>0.121985</c:v>
                </c:pt>
                <c:pt idx="1143">
                  <c:v>0.045189</c:v>
                </c:pt>
                <c:pt idx="1144">
                  <c:v>0.016334</c:v>
                </c:pt>
                <c:pt idx="1145">
                  <c:v>0.045037</c:v>
                </c:pt>
                <c:pt idx="1146">
                  <c:v>0.131282</c:v>
                </c:pt>
                <c:pt idx="1147">
                  <c:v>0.244152</c:v>
                </c:pt>
                <c:pt idx="1148">
                  <c:v>0.327189</c:v>
                </c:pt>
                <c:pt idx="1149">
                  <c:v>0.344214</c:v>
                </c:pt>
                <c:pt idx="1150">
                  <c:v>0.353802</c:v>
                </c:pt>
                <c:pt idx="1151">
                  <c:v>0.313266</c:v>
                </c:pt>
                <c:pt idx="1152">
                  <c:v>0.248248</c:v>
                </c:pt>
                <c:pt idx="1153">
                  <c:v>0.205654</c:v>
                </c:pt>
                <c:pt idx="1154">
                  <c:v>0.215248</c:v>
                </c:pt>
                <c:pt idx="1155">
                  <c:v>0.278105</c:v>
                </c:pt>
                <c:pt idx="1156">
                  <c:v>0.372943</c:v>
                </c:pt>
                <c:pt idx="1157">
                  <c:v>0.45286</c:v>
                </c:pt>
                <c:pt idx="1158">
                  <c:v>0.479495</c:v>
                </c:pt>
                <c:pt idx="1159">
                  <c:v>0.45604</c:v>
                </c:pt>
                <c:pt idx="1160">
                  <c:v>0.407021</c:v>
                </c:pt>
                <c:pt idx="1161">
                  <c:v>0.364419</c:v>
                </c:pt>
                <c:pt idx="1162">
                  <c:v>0.351644</c:v>
                </c:pt>
                <c:pt idx="1163">
                  <c:v>0.354827</c:v>
                </c:pt>
                <c:pt idx="1164">
                  <c:v>0.363319</c:v>
                </c:pt>
                <c:pt idx="1165">
                  <c:v>0.377132</c:v>
                </c:pt>
                <c:pt idx="1166">
                  <c:v>0.410134</c:v>
                </c:pt>
                <c:pt idx="1167">
                  <c:v>0.41758</c:v>
                </c:pt>
                <c:pt idx="1168">
                  <c:v>0.361104</c:v>
                </c:pt>
                <c:pt idx="1169">
                  <c:v>0.264162</c:v>
                </c:pt>
                <c:pt idx="1170">
                  <c:v>0.15872</c:v>
                </c:pt>
                <c:pt idx="1171">
                  <c:v>0.094843</c:v>
                </c:pt>
                <c:pt idx="1172">
                  <c:v>0.05228</c:v>
                </c:pt>
                <c:pt idx="1173">
                  <c:v>0.006503</c:v>
                </c:pt>
                <c:pt idx="1174">
                  <c:v>-0.043568</c:v>
                </c:pt>
                <c:pt idx="1175">
                  <c:v>-0.095807</c:v>
                </c:pt>
                <c:pt idx="1176">
                  <c:v>-0.124588</c:v>
                </c:pt>
                <c:pt idx="1177">
                  <c:v>-0.117148</c:v>
                </c:pt>
                <c:pt idx="1178">
                  <c:v>-0.078789</c:v>
                </c:pt>
                <c:pt idx="1179">
                  <c:v>-0.086236</c:v>
                </c:pt>
                <c:pt idx="1180">
                  <c:v>-0.182072</c:v>
                </c:pt>
                <c:pt idx="1181">
                  <c:v>-0.327956</c:v>
                </c:pt>
                <c:pt idx="1182">
                  <c:v>-0.484566</c:v>
                </c:pt>
                <c:pt idx="1183">
                  <c:v>-0.568795</c:v>
                </c:pt>
                <c:pt idx="1184">
                  <c:v>-0.565665</c:v>
                </c:pt>
                <c:pt idx="1185">
                  <c:v>-0.503945</c:v>
                </c:pt>
                <c:pt idx="1186">
                  <c:v>-0.444341</c:v>
                </c:pt>
                <c:pt idx="1187">
                  <c:v>-0.387878</c:v>
                </c:pt>
                <c:pt idx="1188">
                  <c:v>-0.339906</c:v>
                </c:pt>
                <c:pt idx="1189">
                  <c:v>-0.318579</c:v>
                </c:pt>
                <c:pt idx="1190">
                  <c:v>-0.323878</c:v>
                </c:pt>
                <c:pt idx="1191">
                  <c:v>-0.356871</c:v>
                </c:pt>
                <c:pt idx="1192">
                  <c:v>-0.410117</c:v>
                </c:pt>
                <c:pt idx="1193">
                  <c:v>-0.449508</c:v>
                </c:pt>
                <c:pt idx="1194">
                  <c:v>-0.447331</c:v>
                </c:pt>
                <c:pt idx="1195">
                  <c:v>-0.413189</c:v>
                </c:pt>
                <c:pt idx="1196">
                  <c:v>-0.363075</c:v>
                </c:pt>
                <c:pt idx="1197">
                  <c:v>-0.330001</c:v>
                </c:pt>
                <c:pt idx="1198">
                  <c:v>-0.334191</c:v>
                </c:pt>
                <c:pt idx="1199">
                  <c:v>-0.354344</c:v>
                </c:pt>
                <c:pt idx="1200">
                  <c:v>-0.353211</c:v>
                </c:pt>
                <c:pt idx="1201">
                  <c:v>-0.322287</c:v>
                </c:pt>
                <c:pt idx="1202">
                  <c:v>-0.274361</c:v>
                </c:pt>
                <c:pt idx="1203">
                  <c:v>-0.238157</c:v>
                </c:pt>
                <c:pt idx="1204">
                  <c:v>-0.222194</c:v>
                </c:pt>
                <c:pt idx="1205">
                  <c:v>-0.226447</c:v>
                </c:pt>
                <c:pt idx="1206">
                  <c:v>-0.240254</c:v>
                </c:pt>
                <c:pt idx="1207">
                  <c:v>-0.246601</c:v>
                </c:pt>
                <c:pt idx="1208">
                  <c:v>-0.219944</c:v>
                </c:pt>
                <c:pt idx="1209">
                  <c:v>-0.15387</c:v>
                </c:pt>
                <c:pt idx="1210">
                  <c:v>-0.099496</c:v>
                </c:pt>
                <c:pt idx="1211">
                  <c:v>-0.098361</c:v>
                </c:pt>
                <c:pt idx="1212">
                  <c:v>-0.102479</c:v>
                </c:pt>
                <c:pt idx="1213">
                  <c:v>-0.052298</c:v>
                </c:pt>
                <c:pt idx="1214">
                  <c:v>0.024448</c:v>
                </c:pt>
                <c:pt idx="1215">
                  <c:v>0.092672</c:v>
                </c:pt>
                <c:pt idx="1216">
                  <c:v>0.126815</c:v>
                </c:pt>
                <c:pt idx="1217">
                  <c:v>0.121546</c:v>
                </c:pt>
                <c:pt idx="1218">
                  <c:v>0.090722</c:v>
                </c:pt>
                <c:pt idx="1219">
                  <c:v>0.064203</c:v>
                </c:pt>
                <c:pt idx="1220">
                  <c:v>0.024875</c:v>
                </c:pt>
                <c:pt idx="1221">
                  <c:v>-0.005887</c:v>
                </c:pt>
                <c:pt idx="1222">
                  <c:v>-0.00151</c:v>
                </c:pt>
                <c:pt idx="1223">
                  <c:v>0.06884</c:v>
                </c:pt>
                <c:pt idx="1224">
                  <c:v>0.222229</c:v>
                </c:pt>
                <c:pt idx="1225">
                  <c:v>0.37451</c:v>
                </c:pt>
                <c:pt idx="1226">
                  <c:v>0.437302</c:v>
                </c:pt>
                <c:pt idx="1227">
                  <c:v>0.394659</c:v>
                </c:pt>
                <c:pt idx="1228">
                  <c:v>0.307284</c:v>
                </c:pt>
                <c:pt idx="1229">
                  <c:v>0.200746</c:v>
                </c:pt>
                <c:pt idx="1230">
                  <c:v>0.070765</c:v>
                </c:pt>
                <c:pt idx="1231">
                  <c:v>-0.041065</c:v>
                </c:pt>
                <c:pt idx="1232">
                  <c:v>-0.033603</c:v>
                </c:pt>
                <c:pt idx="1233">
                  <c:v>0.099524</c:v>
                </c:pt>
                <c:pt idx="1234">
                  <c:v>0.25505</c:v>
                </c:pt>
                <c:pt idx="1235">
                  <c:v>0.343499</c:v>
                </c:pt>
                <c:pt idx="1236">
                  <c:v>0.326511</c:v>
                </c:pt>
                <c:pt idx="1237">
                  <c:v>0.260494</c:v>
                </c:pt>
                <c:pt idx="1238">
                  <c:v>0.177404</c:v>
                </c:pt>
                <c:pt idx="1239">
                  <c:v>0.090055</c:v>
                </c:pt>
                <c:pt idx="1240">
                  <c:v>0.016568</c:v>
                </c:pt>
                <c:pt idx="1241">
                  <c:v>-0.012182</c:v>
                </c:pt>
                <c:pt idx="1242">
                  <c:v>0.031511</c:v>
                </c:pt>
                <c:pt idx="1243">
                  <c:v>0.110395</c:v>
                </c:pt>
                <c:pt idx="1244">
                  <c:v>0.169043</c:v>
                </c:pt>
                <c:pt idx="1245">
                  <c:v>0.180778</c:v>
                </c:pt>
                <c:pt idx="1246">
                  <c:v>0.173315</c:v>
                </c:pt>
                <c:pt idx="1247">
                  <c:v>0.143503</c:v>
                </c:pt>
                <c:pt idx="1248">
                  <c:v>0.099841</c:v>
                </c:pt>
                <c:pt idx="1249">
                  <c:v>0.072157</c:v>
                </c:pt>
                <c:pt idx="1250">
                  <c:v>0.077504</c:v>
                </c:pt>
                <c:pt idx="1251">
                  <c:v>0.098806</c:v>
                </c:pt>
                <c:pt idx="1252">
                  <c:v>0.133977</c:v>
                </c:pt>
                <c:pt idx="1253">
                  <c:v>0.209647</c:v>
                </c:pt>
                <c:pt idx="1254">
                  <c:v>0.3343</c:v>
                </c:pt>
                <c:pt idx="1255">
                  <c:v>0.444038</c:v>
                </c:pt>
                <c:pt idx="1256">
                  <c:v>0.452612</c:v>
                </c:pt>
                <c:pt idx="1257">
                  <c:v>0.31743</c:v>
                </c:pt>
                <c:pt idx="1258">
                  <c:v>0.114095</c:v>
                </c:pt>
                <c:pt idx="1259">
                  <c:v>-0.016862</c:v>
                </c:pt>
                <c:pt idx="1260">
                  <c:v>-0.036034</c:v>
                </c:pt>
                <c:pt idx="1261">
                  <c:v>0.024668</c:v>
                </c:pt>
                <c:pt idx="1262">
                  <c:v>0.065132</c:v>
                </c:pt>
                <c:pt idx="1263">
                  <c:v>0.066206</c:v>
                </c:pt>
                <c:pt idx="1264">
                  <c:v>0.022522</c:v>
                </c:pt>
                <c:pt idx="1265">
                  <c:v>-0.061663</c:v>
                </c:pt>
                <c:pt idx="1266">
                  <c:v>-0.163946</c:v>
                </c:pt>
                <c:pt idx="1267">
                  <c:v>-0.276883</c:v>
                </c:pt>
                <c:pt idx="1268">
                  <c:v>-0.348282</c:v>
                </c:pt>
                <c:pt idx="1269">
                  <c:v>-0.404754</c:v>
                </c:pt>
                <c:pt idx="1270">
                  <c:v>-0.47502</c:v>
                </c:pt>
                <c:pt idx="1271">
                  <c:v>-0.502646</c:v>
                </c:pt>
                <c:pt idx="1272">
                  <c:v>-0.46422</c:v>
                </c:pt>
                <c:pt idx="1273">
                  <c:v>-0.407682</c:v>
                </c:pt>
                <c:pt idx="1274">
                  <c:v>-0.354325</c:v>
                </c:pt>
                <c:pt idx="1275">
                  <c:v>-0.323375</c:v>
                </c:pt>
                <c:pt idx="1276">
                  <c:v>-0.315909</c:v>
                </c:pt>
                <c:pt idx="1277">
                  <c:v>-0.337253</c:v>
                </c:pt>
                <c:pt idx="1278">
                  <c:v>-0.393786</c:v>
                </c:pt>
                <c:pt idx="1279">
                  <c:v>-0.457785</c:v>
                </c:pt>
                <c:pt idx="1280">
                  <c:v>-0.523906</c:v>
                </c:pt>
                <c:pt idx="1281">
                  <c:v>-0.611314</c:v>
                </c:pt>
                <c:pt idx="1282">
                  <c:v>-0.705083</c:v>
                </c:pt>
                <c:pt idx="1283">
                  <c:v>-0.686985</c:v>
                </c:pt>
                <c:pt idx="1284">
                  <c:v>-0.535679</c:v>
                </c:pt>
                <c:pt idx="1285">
                  <c:v>-0.359844</c:v>
                </c:pt>
                <c:pt idx="1286">
                  <c:v>-0.268229</c:v>
                </c:pt>
                <c:pt idx="1287">
                  <c:v>-0.249131</c:v>
                </c:pt>
                <c:pt idx="1288">
                  <c:v>-0.234329</c:v>
                </c:pt>
                <c:pt idx="1289">
                  <c:v>-0.156669</c:v>
                </c:pt>
                <c:pt idx="1290">
                  <c:v>-0.050235</c:v>
                </c:pt>
                <c:pt idx="1291">
                  <c:v>0.009281</c:v>
                </c:pt>
                <c:pt idx="1292">
                  <c:v>-0.002613</c:v>
                </c:pt>
                <c:pt idx="1293">
                  <c:v>-0.061363</c:v>
                </c:pt>
                <c:pt idx="1294">
                  <c:v>-0.089172</c:v>
                </c:pt>
                <c:pt idx="1295">
                  <c:v>-0.016801</c:v>
                </c:pt>
                <c:pt idx="1296">
                  <c:v>0.084355</c:v>
                </c:pt>
                <c:pt idx="1297">
                  <c:v>0.120535</c:v>
                </c:pt>
                <c:pt idx="1298">
                  <c:v>0.135425</c:v>
                </c:pt>
                <c:pt idx="1299">
                  <c:v>0.174797</c:v>
                </c:pt>
                <c:pt idx="1300">
                  <c:v>0.181111</c:v>
                </c:pt>
                <c:pt idx="1301">
                  <c:v>0.130893</c:v>
                </c:pt>
                <c:pt idx="1302">
                  <c:v>0.083841</c:v>
                </c:pt>
                <c:pt idx="1303">
                  <c:v>0.067695</c:v>
                </c:pt>
                <c:pt idx="1304">
                  <c:v>0.056897</c:v>
                </c:pt>
                <c:pt idx="1305">
                  <c:v>0.0631</c:v>
                </c:pt>
                <c:pt idx="1306">
                  <c:v>0.091669</c:v>
                </c:pt>
                <c:pt idx="1307">
                  <c:v>0.111769</c:v>
                </c:pt>
                <c:pt idx="1308">
                  <c:v>0.1074</c:v>
                </c:pt>
                <c:pt idx="1309">
                  <c:v>0.060463</c:v>
                </c:pt>
                <c:pt idx="1310">
                  <c:v>-0.04182</c:v>
                </c:pt>
                <c:pt idx="1311">
                  <c:v>-0.098266</c:v>
                </c:pt>
                <c:pt idx="1312">
                  <c:v>-0.005567</c:v>
                </c:pt>
                <c:pt idx="1313">
                  <c:v>0.189401</c:v>
                </c:pt>
                <c:pt idx="1314">
                  <c:v>0.354673</c:v>
                </c:pt>
                <c:pt idx="1315">
                  <c:v>0.48056</c:v>
                </c:pt>
                <c:pt idx="1316">
                  <c:v>0.534888</c:v>
                </c:pt>
                <c:pt idx="1317">
                  <c:v>0.446522</c:v>
                </c:pt>
                <c:pt idx="1318">
                  <c:v>0.355039</c:v>
                </c:pt>
                <c:pt idx="1319">
                  <c:v>0.289014</c:v>
                </c:pt>
                <c:pt idx="1320">
                  <c:v>0.211272</c:v>
                </c:pt>
                <c:pt idx="1321">
                  <c:v>0.171934</c:v>
                </c:pt>
                <c:pt idx="1322">
                  <c:v>0.139963</c:v>
                </c:pt>
                <c:pt idx="1323">
                  <c:v>0.169656</c:v>
                </c:pt>
                <c:pt idx="1324">
                  <c:v>0.203751</c:v>
                </c:pt>
                <c:pt idx="1325">
                  <c:v>0.283652</c:v>
                </c:pt>
                <c:pt idx="1326">
                  <c:v>0.23144</c:v>
                </c:pt>
                <c:pt idx="1327">
                  <c:v>0.154821</c:v>
                </c:pt>
                <c:pt idx="1328">
                  <c:v>0.167639</c:v>
                </c:pt>
                <c:pt idx="1329">
                  <c:v>0.14316</c:v>
                </c:pt>
                <c:pt idx="1330">
                  <c:v>0.105917</c:v>
                </c:pt>
                <c:pt idx="1331">
                  <c:v>0.118696</c:v>
                </c:pt>
                <c:pt idx="1332">
                  <c:v>0.09308</c:v>
                </c:pt>
                <c:pt idx="1333">
                  <c:v>0.054677</c:v>
                </c:pt>
                <c:pt idx="1334">
                  <c:v>0.07696</c:v>
                </c:pt>
                <c:pt idx="1335">
                  <c:v>0.112044</c:v>
                </c:pt>
                <c:pt idx="1336">
                  <c:v>0.199364</c:v>
                </c:pt>
                <c:pt idx="1337">
                  <c:v>0.287759</c:v>
                </c:pt>
                <c:pt idx="1338">
                  <c:v>0.337824</c:v>
                </c:pt>
                <c:pt idx="1339">
                  <c:v>0.331422</c:v>
                </c:pt>
                <c:pt idx="1340">
                  <c:v>0.25047</c:v>
                </c:pt>
                <c:pt idx="1341">
                  <c:v>0.14821</c:v>
                </c:pt>
                <c:pt idx="1342">
                  <c:v>0.093852</c:v>
                </c:pt>
                <c:pt idx="1343">
                  <c:v>0.091693</c:v>
                </c:pt>
                <c:pt idx="1344">
                  <c:v>0.095906</c:v>
                </c:pt>
                <c:pt idx="1345">
                  <c:v>0.111829</c:v>
                </c:pt>
                <c:pt idx="1346">
                  <c:v>0.145878</c:v>
                </c:pt>
                <c:pt idx="1347">
                  <c:v>0.196966</c:v>
                </c:pt>
                <c:pt idx="1348">
                  <c:v>0.261902</c:v>
                </c:pt>
                <c:pt idx="1349">
                  <c:v>0.32475</c:v>
                </c:pt>
                <c:pt idx="1350">
                  <c:v>0.354567</c:v>
                </c:pt>
                <c:pt idx="1351">
                  <c:v>0.281073</c:v>
                </c:pt>
                <c:pt idx="1352">
                  <c:v>0.123389</c:v>
                </c:pt>
                <c:pt idx="1353">
                  <c:v>0.013554</c:v>
                </c:pt>
                <c:pt idx="1354">
                  <c:v>-0.002491</c:v>
                </c:pt>
                <c:pt idx="1355">
                  <c:v>-0.02807</c:v>
                </c:pt>
                <c:pt idx="1356">
                  <c:v>-0.187974</c:v>
                </c:pt>
                <c:pt idx="1357">
                  <c:v>-0.418188</c:v>
                </c:pt>
                <c:pt idx="1358">
                  <c:v>-0.584376</c:v>
                </c:pt>
                <c:pt idx="1359">
                  <c:v>-0.689889</c:v>
                </c:pt>
                <c:pt idx="1360">
                  <c:v>-0.708054</c:v>
                </c:pt>
                <c:pt idx="1361">
                  <c:v>-0.668664</c:v>
                </c:pt>
                <c:pt idx="1362">
                  <c:v>-0.621814</c:v>
                </c:pt>
                <c:pt idx="1363">
                  <c:v>-0.561091</c:v>
                </c:pt>
                <c:pt idx="1364">
                  <c:v>-0.525909</c:v>
                </c:pt>
                <c:pt idx="1365">
                  <c:v>-0.500311</c:v>
                </c:pt>
                <c:pt idx="1366">
                  <c:v>-0.434194</c:v>
                </c:pt>
                <c:pt idx="1367">
                  <c:v>-0.346701</c:v>
                </c:pt>
                <c:pt idx="1368">
                  <c:v>-0.315705</c:v>
                </c:pt>
                <c:pt idx="1369">
                  <c:v>-0.279376</c:v>
                </c:pt>
                <c:pt idx="1370">
                  <c:v>-0.26328</c:v>
                </c:pt>
                <c:pt idx="1371">
                  <c:v>-0.308972</c:v>
                </c:pt>
                <c:pt idx="1372">
                  <c:v>-0.371717</c:v>
                </c:pt>
                <c:pt idx="1373">
                  <c:v>-0.401451</c:v>
                </c:pt>
                <c:pt idx="1374">
                  <c:v>-0.368366</c:v>
                </c:pt>
                <c:pt idx="1375">
                  <c:v>-0.29592</c:v>
                </c:pt>
                <c:pt idx="1376">
                  <c:v>-0.256562</c:v>
                </c:pt>
                <c:pt idx="1377">
                  <c:v>-0.21929</c:v>
                </c:pt>
                <c:pt idx="1378">
                  <c:v>-0.190459</c:v>
                </c:pt>
                <c:pt idx="1379">
                  <c:v>-0.206321</c:v>
                </c:pt>
                <c:pt idx="1380">
                  <c:v>-0.201923</c:v>
                </c:pt>
                <c:pt idx="1381">
                  <c:v>-0.121879</c:v>
                </c:pt>
                <c:pt idx="1382">
                  <c:v>-0.017375</c:v>
                </c:pt>
                <c:pt idx="1383">
                  <c:v>0.068998</c:v>
                </c:pt>
                <c:pt idx="1384">
                  <c:v>0.112754</c:v>
                </c:pt>
                <c:pt idx="1385">
                  <c:v>0.101093</c:v>
                </c:pt>
                <c:pt idx="1386">
                  <c:v>0.078768</c:v>
                </c:pt>
                <c:pt idx="1387">
                  <c:v>0.079856</c:v>
                </c:pt>
                <c:pt idx="1388">
                  <c:v>0.094781</c:v>
                </c:pt>
                <c:pt idx="1389">
                  <c:v>0.100138</c:v>
                </c:pt>
                <c:pt idx="1390">
                  <c:v>0.108711</c:v>
                </c:pt>
                <c:pt idx="1391">
                  <c:v>0.170566</c:v>
                </c:pt>
                <c:pt idx="1392">
                  <c:v>0.204713</c:v>
                </c:pt>
                <c:pt idx="1393">
                  <c:v>0.170685</c:v>
                </c:pt>
                <c:pt idx="1394">
                  <c:v>0.111159</c:v>
                </c:pt>
                <c:pt idx="1395">
                  <c:v>0.055868</c:v>
                </c:pt>
                <c:pt idx="1396">
                  <c:v>-0.000559</c:v>
                </c:pt>
                <c:pt idx="1397">
                  <c:v>-0.025001</c:v>
                </c:pt>
                <c:pt idx="1398">
                  <c:v>-0.001517</c:v>
                </c:pt>
                <c:pt idx="1399">
                  <c:v>0.077296</c:v>
                </c:pt>
                <c:pt idx="1400">
                  <c:v>0.201923</c:v>
                </c:pt>
                <c:pt idx="1401">
                  <c:v>0.30203</c:v>
                </c:pt>
                <c:pt idx="1402">
                  <c:v>0.306233</c:v>
                </c:pt>
                <c:pt idx="1403">
                  <c:v>0.218814</c:v>
                </c:pt>
                <c:pt idx="1404">
                  <c:v>0.145239</c:v>
                </c:pt>
                <c:pt idx="1405">
                  <c:v>0.097262</c:v>
                </c:pt>
                <c:pt idx="1406">
                  <c:v>0.030171</c:v>
                </c:pt>
                <c:pt idx="1407">
                  <c:v>-0.029433</c:v>
                </c:pt>
                <c:pt idx="1408">
                  <c:v>-0.034703</c:v>
                </c:pt>
                <c:pt idx="1409">
                  <c:v>-0.00911</c:v>
                </c:pt>
                <c:pt idx="1410">
                  <c:v>0.048481</c:v>
                </c:pt>
                <c:pt idx="1411">
                  <c:v>0.150844</c:v>
                </c:pt>
                <c:pt idx="1412">
                  <c:v>0.268102</c:v>
                </c:pt>
                <c:pt idx="1413">
                  <c:v>0.357656</c:v>
                </c:pt>
                <c:pt idx="1414">
                  <c:v>0.363045</c:v>
                </c:pt>
                <c:pt idx="1415">
                  <c:v>0.303422</c:v>
                </c:pt>
                <c:pt idx="1416">
                  <c:v>0.271455</c:v>
                </c:pt>
                <c:pt idx="1417">
                  <c:v>0.280896</c:v>
                </c:pt>
                <c:pt idx="1418">
                  <c:v>0.254072</c:v>
                </c:pt>
                <c:pt idx="1419">
                  <c:v>0.163427</c:v>
                </c:pt>
                <c:pt idx="1420">
                  <c:v>0.126123</c:v>
                </c:pt>
                <c:pt idx="1421">
                  <c:v>0.188927</c:v>
                </c:pt>
                <c:pt idx="1422">
                  <c:v>0.316709</c:v>
                </c:pt>
                <c:pt idx="1423">
                  <c:v>0.407293</c:v>
                </c:pt>
                <c:pt idx="1424">
                  <c:v>0.321</c:v>
                </c:pt>
                <c:pt idx="1425">
                  <c:v>0.178303</c:v>
                </c:pt>
                <c:pt idx="1426">
                  <c:v>0.12094</c:v>
                </c:pt>
                <c:pt idx="1427">
                  <c:v>0.123238</c:v>
                </c:pt>
                <c:pt idx="1428">
                  <c:v>0.144614</c:v>
                </c:pt>
                <c:pt idx="1429">
                  <c:v>0.163892</c:v>
                </c:pt>
                <c:pt idx="1430">
                  <c:v>0.206581</c:v>
                </c:pt>
                <c:pt idx="1431">
                  <c:v>0.234289</c:v>
                </c:pt>
                <c:pt idx="1432">
                  <c:v>0.201203</c:v>
                </c:pt>
                <c:pt idx="1433">
                  <c:v>0.121225</c:v>
                </c:pt>
                <c:pt idx="1434">
                  <c:v>0.060449</c:v>
                </c:pt>
                <c:pt idx="1435">
                  <c:v>0.063565</c:v>
                </c:pt>
                <c:pt idx="1436">
                  <c:v>0.092267</c:v>
                </c:pt>
                <c:pt idx="1437">
                  <c:v>0.148719</c:v>
                </c:pt>
                <c:pt idx="1438">
                  <c:v>0.231827</c:v>
                </c:pt>
                <c:pt idx="1439">
                  <c:v>0.301124</c:v>
                </c:pt>
                <c:pt idx="1440">
                  <c:v>0.340633</c:v>
                </c:pt>
                <c:pt idx="1441">
                  <c:v>0.334326</c:v>
                </c:pt>
                <c:pt idx="1442">
                  <c:v>0.284274</c:v>
                </c:pt>
                <c:pt idx="1443">
                  <c:v>0.217134</c:v>
                </c:pt>
                <c:pt idx="1444">
                  <c:v>0.151047</c:v>
                </c:pt>
                <c:pt idx="1445">
                  <c:v>0.123309</c:v>
                </c:pt>
                <c:pt idx="1446">
                  <c:v>0.117963</c:v>
                </c:pt>
                <c:pt idx="1447">
                  <c:v>0.087118</c:v>
                </c:pt>
                <c:pt idx="1448">
                  <c:v>-0.017194</c:v>
                </c:pt>
                <c:pt idx="1449">
                  <c:v>-0.156673</c:v>
                </c:pt>
                <c:pt idx="1450">
                  <c:v>-0.23009</c:v>
                </c:pt>
                <c:pt idx="1451">
                  <c:v>-0.210812</c:v>
                </c:pt>
                <c:pt idx="1452">
                  <c:v>-0.190485</c:v>
                </c:pt>
                <c:pt idx="1453">
                  <c:v>-0.214955</c:v>
                </c:pt>
                <c:pt idx="1454">
                  <c:v>-0.250052</c:v>
                </c:pt>
                <c:pt idx="1455">
                  <c:v>-0.319243</c:v>
                </c:pt>
                <c:pt idx="1456">
                  <c:v>-0.405505</c:v>
                </c:pt>
                <c:pt idx="1457">
                  <c:v>-0.436381</c:v>
                </c:pt>
                <c:pt idx="1458">
                  <c:v>-0.422585</c:v>
                </c:pt>
                <c:pt idx="1459">
                  <c:v>-0.389627</c:v>
                </c:pt>
                <c:pt idx="1460">
                  <c:v>-0.323624</c:v>
                </c:pt>
                <c:pt idx="1461">
                  <c:v>-0.245925</c:v>
                </c:pt>
                <c:pt idx="1462">
                  <c:v>-0.15861</c:v>
                </c:pt>
                <c:pt idx="1463">
                  <c:v>-0.079826</c:v>
                </c:pt>
                <c:pt idx="1464">
                  <c:v>-0.056442</c:v>
                </c:pt>
                <c:pt idx="1465">
                  <c:v>-0.175792</c:v>
                </c:pt>
                <c:pt idx="1466">
                  <c:v>-0.373975</c:v>
                </c:pt>
                <c:pt idx="1467">
                  <c:v>-0.430478</c:v>
                </c:pt>
                <c:pt idx="1468">
                  <c:v>-0.345291</c:v>
                </c:pt>
                <c:pt idx="1469">
                  <c:v>-0.21213</c:v>
                </c:pt>
                <c:pt idx="1470">
                  <c:v>-0.058697</c:v>
                </c:pt>
                <c:pt idx="1471">
                  <c:v>0.086224</c:v>
                </c:pt>
                <c:pt idx="1472">
                  <c:v>0.162959</c:v>
                </c:pt>
                <c:pt idx="1473">
                  <c:v>0.160804</c:v>
                </c:pt>
                <c:pt idx="1474">
                  <c:v>0.107446</c:v>
                </c:pt>
                <c:pt idx="1475">
                  <c:v>0.043413</c:v>
                </c:pt>
                <c:pt idx="1476">
                  <c:v>-0.017431</c:v>
                </c:pt>
                <c:pt idx="1477">
                  <c:v>-0.070809</c:v>
                </c:pt>
                <c:pt idx="1478">
                  <c:v>-0.113526</c:v>
                </c:pt>
                <c:pt idx="1479">
                  <c:v>-0.140259</c:v>
                </c:pt>
                <c:pt idx="1480">
                  <c:v>-0.114765</c:v>
                </c:pt>
                <c:pt idx="1481">
                  <c:v>0.002392</c:v>
                </c:pt>
                <c:pt idx="1482">
                  <c:v>0.117407</c:v>
                </c:pt>
                <c:pt idx="1483">
                  <c:v>0.103519</c:v>
                </c:pt>
                <c:pt idx="1484">
                  <c:v>0.017122</c:v>
                </c:pt>
                <c:pt idx="1485">
                  <c:v>-0.038509</c:v>
                </c:pt>
                <c:pt idx="1486">
                  <c:v>-0.096286</c:v>
                </c:pt>
                <c:pt idx="1487">
                  <c:v>-0.114584</c:v>
                </c:pt>
                <c:pt idx="1488">
                  <c:v>-0.068868</c:v>
                </c:pt>
                <c:pt idx="1489">
                  <c:v>0.005704</c:v>
                </c:pt>
                <c:pt idx="1490">
                  <c:v>0.069677</c:v>
                </c:pt>
                <c:pt idx="1491">
                  <c:v>0.097441</c:v>
                </c:pt>
                <c:pt idx="1492">
                  <c:v>0.088982</c:v>
                </c:pt>
                <c:pt idx="1493">
                  <c:v>0.051723</c:v>
                </c:pt>
                <c:pt idx="1494">
                  <c:v>-0.000525</c:v>
                </c:pt>
                <c:pt idx="1495">
                  <c:v>-0.028256</c:v>
                </c:pt>
                <c:pt idx="1496">
                  <c:v>-0.027214</c:v>
                </c:pt>
                <c:pt idx="1497">
                  <c:v>-0.017656</c:v>
                </c:pt>
                <c:pt idx="1498">
                  <c:v>0.012147</c:v>
                </c:pt>
                <c:pt idx="1499">
                  <c:v>0.069645</c:v>
                </c:pt>
                <c:pt idx="1500">
                  <c:v>0.139948</c:v>
                </c:pt>
                <c:pt idx="1501">
                  <c:v>0.169833</c:v>
                </c:pt>
                <c:pt idx="1502">
                  <c:v>0.173079</c:v>
                </c:pt>
                <c:pt idx="1503">
                  <c:v>0.179506</c:v>
                </c:pt>
                <c:pt idx="1504">
                  <c:v>0.17525</c:v>
                </c:pt>
                <c:pt idx="1505">
                  <c:v>0.153864</c:v>
                </c:pt>
                <c:pt idx="1506">
                  <c:v>0.135607</c:v>
                </c:pt>
                <c:pt idx="1507">
                  <c:v>0.130166</c:v>
                </c:pt>
                <c:pt idx="1508">
                  <c:v>0.143985</c:v>
                </c:pt>
                <c:pt idx="1509">
                  <c:v>0.172764</c:v>
                </c:pt>
                <c:pt idx="1510">
                  <c:v>0.183429</c:v>
                </c:pt>
                <c:pt idx="1511">
                  <c:v>0.177051</c:v>
                </c:pt>
                <c:pt idx="1512">
                  <c:v>0.153611</c:v>
                </c:pt>
                <c:pt idx="1513">
                  <c:v>0.133356</c:v>
                </c:pt>
                <c:pt idx="1514">
                  <c:v>0.132257</c:v>
                </c:pt>
                <c:pt idx="1515">
                  <c:v>0.142868</c:v>
                </c:pt>
                <c:pt idx="1516">
                  <c:v>0.15777</c:v>
                </c:pt>
                <c:pt idx="1517">
                  <c:v>0.170528</c:v>
                </c:pt>
                <c:pt idx="1518">
                  <c:v>0.152406</c:v>
                </c:pt>
                <c:pt idx="1519">
                  <c:v>0.124768</c:v>
                </c:pt>
                <c:pt idx="1520">
                  <c:v>0.102469</c:v>
                </c:pt>
                <c:pt idx="1521">
                  <c:v>0.081192</c:v>
                </c:pt>
                <c:pt idx="1522">
                  <c:v>0.086593</c:v>
                </c:pt>
                <c:pt idx="1523">
                  <c:v>0.123941</c:v>
                </c:pt>
                <c:pt idx="1524">
                  <c:v>0.18258</c:v>
                </c:pt>
                <c:pt idx="1525">
                  <c:v>0.152765</c:v>
                </c:pt>
                <c:pt idx="1526">
                  <c:v>0.012155</c:v>
                </c:pt>
                <c:pt idx="1527">
                  <c:v>-0.110323</c:v>
                </c:pt>
                <c:pt idx="1528">
                  <c:v>-0.044234</c:v>
                </c:pt>
                <c:pt idx="1529">
                  <c:v>0.173054</c:v>
                </c:pt>
                <c:pt idx="1530">
                  <c:v>0.343441</c:v>
                </c:pt>
                <c:pt idx="1531">
                  <c:v>0.362552</c:v>
                </c:pt>
                <c:pt idx="1532">
                  <c:v>0.267645</c:v>
                </c:pt>
                <c:pt idx="1533">
                  <c:v>0.171724</c:v>
                </c:pt>
                <c:pt idx="1534">
                  <c:v>0.155764</c:v>
                </c:pt>
                <c:pt idx="1535">
                  <c:v>0.227121</c:v>
                </c:pt>
                <c:pt idx="1536">
                  <c:v>0.267615</c:v>
                </c:pt>
                <c:pt idx="1537">
                  <c:v>0.217623</c:v>
                </c:pt>
                <c:pt idx="1538">
                  <c:v>0.187828</c:v>
                </c:pt>
                <c:pt idx="1539">
                  <c:v>0.168669</c:v>
                </c:pt>
                <c:pt idx="1540">
                  <c:v>0.133527</c:v>
                </c:pt>
                <c:pt idx="1541">
                  <c:v>0.051452</c:v>
                </c:pt>
                <c:pt idx="1542">
                  <c:v>-0.103084</c:v>
                </c:pt>
                <c:pt idx="1543">
                  <c:v>-0.241595</c:v>
                </c:pt>
                <c:pt idx="1544">
                  <c:v>-0.316208</c:v>
                </c:pt>
                <c:pt idx="1545">
                  <c:v>-0.351437</c:v>
                </c:pt>
                <c:pt idx="1546">
                  <c:v>-0.422912</c:v>
                </c:pt>
                <c:pt idx="1547">
                  <c:v>-0.47942</c:v>
                </c:pt>
                <c:pt idx="1548">
                  <c:v>-0.459171</c:v>
                </c:pt>
                <c:pt idx="1549">
                  <c:v>-0.357918</c:v>
                </c:pt>
                <c:pt idx="1550">
                  <c:v>-0.251389</c:v>
                </c:pt>
                <c:pt idx="1551">
                  <c:v>-0.197167</c:v>
                </c:pt>
                <c:pt idx="1552">
                  <c:v>-0.235553</c:v>
                </c:pt>
                <c:pt idx="1553">
                  <c:v>-0.404946</c:v>
                </c:pt>
                <c:pt idx="1554">
                  <c:v>-0.576572</c:v>
                </c:pt>
                <c:pt idx="1555">
                  <c:v>-0.634146</c:v>
                </c:pt>
                <c:pt idx="1556">
                  <c:v>-0.650192</c:v>
                </c:pt>
                <c:pt idx="1557">
                  <c:v>-0.615037</c:v>
                </c:pt>
                <c:pt idx="1558">
                  <c:v>-0.551082</c:v>
                </c:pt>
                <c:pt idx="1559">
                  <c:v>-0.476474</c:v>
                </c:pt>
                <c:pt idx="1560">
                  <c:v>-0.445656</c:v>
                </c:pt>
                <c:pt idx="1561">
                  <c:v>-0.422338</c:v>
                </c:pt>
                <c:pt idx="1562">
                  <c:v>-0.375522</c:v>
                </c:pt>
                <c:pt idx="1563">
                  <c:v>-0.365951</c:v>
                </c:pt>
                <c:pt idx="1564">
                  <c:v>-0.346752</c:v>
                </c:pt>
                <c:pt idx="1565">
                  <c:v>-0.327569</c:v>
                </c:pt>
                <c:pt idx="1566">
                  <c:v>-0.320157</c:v>
                </c:pt>
                <c:pt idx="1567">
                  <c:v>-0.279712</c:v>
                </c:pt>
                <c:pt idx="1568">
                  <c:v>-0.213654</c:v>
                </c:pt>
                <c:pt idx="1569">
                  <c:v>-0.182687</c:v>
                </c:pt>
                <c:pt idx="1570">
                  <c:v>-0.188948</c:v>
                </c:pt>
                <c:pt idx="1571">
                  <c:v>-0.17498</c:v>
                </c:pt>
                <c:pt idx="1572">
                  <c:v>-0.137566</c:v>
                </c:pt>
                <c:pt idx="1573">
                  <c:v>-0.132095</c:v>
                </c:pt>
                <c:pt idx="1574">
                  <c:v>-0.184155</c:v>
                </c:pt>
                <c:pt idx="1575">
                  <c:v>-0.174459</c:v>
                </c:pt>
                <c:pt idx="1576">
                  <c:v>-0.129625</c:v>
                </c:pt>
                <c:pt idx="1577">
                  <c:v>-0.10821</c:v>
                </c:pt>
                <c:pt idx="1578">
                  <c:v>-0.099555</c:v>
                </c:pt>
                <c:pt idx="1579">
                  <c:v>-0.092021</c:v>
                </c:pt>
                <c:pt idx="1580">
                  <c:v>-0.07815</c:v>
                </c:pt>
                <c:pt idx="1581">
                  <c:v>-0.055757</c:v>
                </c:pt>
                <c:pt idx="1582">
                  <c:v>-0.047198</c:v>
                </c:pt>
                <c:pt idx="1583">
                  <c:v>-0.052465</c:v>
                </c:pt>
                <c:pt idx="1584">
                  <c:v>-0.034302</c:v>
                </c:pt>
                <c:pt idx="1585">
                  <c:v>-0.008675</c:v>
                </c:pt>
                <c:pt idx="1586">
                  <c:v>0.00312</c:v>
                </c:pt>
                <c:pt idx="1587">
                  <c:v>0.005319</c:v>
                </c:pt>
                <c:pt idx="1588">
                  <c:v>-0.009551</c:v>
                </c:pt>
                <c:pt idx="1589">
                  <c:v>-0.02232</c:v>
                </c:pt>
                <c:pt idx="1590">
                  <c:v>-0.035094</c:v>
                </c:pt>
                <c:pt idx="1591">
                  <c:v>-0.081945</c:v>
                </c:pt>
                <c:pt idx="1592">
                  <c:v>-0.101144</c:v>
                </c:pt>
                <c:pt idx="1593">
                  <c:v>-0.04687</c:v>
                </c:pt>
                <c:pt idx="1594">
                  <c:v>0.012769</c:v>
                </c:pt>
                <c:pt idx="1595">
                  <c:v>0.0426</c:v>
                </c:pt>
                <c:pt idx="1596">
                  <c:v>0.033013</c:v>
                </c:pt>
                <c:pt idx="1597">
                  <c:v>0.071434</c:v>
                </c:pt>
                <c:pt idx="1598">
                  <c:v>0.089575</c:v>
                </c:pt>
                <c:pt idx="1599">
                  <c:v>0.050168</c:v>
                </c:pt>
                <c:pt idx="1600">
                  <c:v>0.034202</c:v>
                </c:pt>
                <c:pt idx="1601">
                  <c:v>0.053408</c:v>
                </c:pt>
                <c:pt idx="1602">
                  <c:v>0.043887</c:v>
                </c:pt>
                <c:pt idx="1603">
                  <c:v>-0.002895</c:v>
                </c:pt>
                <c:pt idx="1604">
                  <c:v>-0.059248</c:v>
                </c:pt>
                <c:pt idx="1605">
                  <c:v>-0.103895</c:v>
                </c:pt>
                <c:pt idx="1606">
                  <c:v>-0.11023</c:v>
                </c:pt>
                <c:pt idx="1607">
                  <c:v>-0.06126</c:v>
                </c:pt>
                <c:pt idx="1608">
                  <c:v>0.021726</c:v>
                </c:pt>
                <c:pt idx="1609">
                  <c:v>0.088707</c:v>
                </c:pt>
                <c:pt idx="1610">
                  <c:v>0.131224</c:v>
                </c:pt>
                <c:pt idx="1611">
                  <c:v>0.116302</c:v>
                </c:pt>
                <c:pt idx="1612">
                  <c:v>0.001303</c:v>
                </c:pt>
                <c:pt idx="1613">
                  <c:v>-0.097717</c:v>
                </c:pt>
                <c:pt idx="1614">
                  <c:v>-0.105122</c:v>
                </c:pt>
                <c:pt idx="1615">
                  <c:v>-0.09016</c:v>
                </c:pt>
                <c:pt idx="1616">
                  <c:v>-0.083709</c:v>
                </c:pt>
                <c:pt idx="1617">
                  <c:v>-0.042136</c:v>
                </c:pt>
                <c:pt idx="1618">
                  <c:v>0.008997</c:v>
                </c:pt>
                <c:pt idx="1619">
                  <c:v>0.01855</c:v>
                </c:pt>
                <c:pt idx="1620">
                  <c:v>-0.002754</c:v>
                </c:pt>
                <c:pt idx="1621">
                  <c:v>-0.033603</c:v>
                </c:pt>
                <c:pt idx="1622">
                  <c:v>-0.069795</c:v>
                </c:pt>
                <c:pt idx="1623">
                  <c:v>-0.11878</c:v>
                </c:pt>
                <c:pt idx="1624">
                  <c:v>-0.115535</c:v>
                </c:pt>
                <c:pt idx="1625">
                  <c:v>-0.055847</c:v>
                </c:pt>
                <c:pt idx="1626">
                  <c:v>0.024057</c:v>
                </c:pt>
                <c:pt idx="1627">
                  <c:v>0.064535</c:v>
                </c:pt>
                <c:pt idx="1628">
                  <c:v>0.075225</c:v>
                </c:pt>
                <c:pt idx="1629">
                  <c:v>0.018845</c:v>
                </c:pt>
                <c:pt idx="1630">
                  <c:v>-0.073783</c:v>
                </c:pt>
                <c:pt idx="1631">
                  <c:v>-0.102559</c:v>
                </c:pt>
                <c:pt idx="1632">
                  <c:v>-0.032359</c:v>
                </c:pt>
                <c:pt idx="1633">
                  <c:v>0.036748</c:v>
                </c:pt>
                <c:pt idx="1634">
                  <c:v>0.0963</c:v>
                </c:pt>
                <c:pt idx="1635">
                  <c:v>0.114352</c:v>
                </c:pt>
                <c:pt idx="1636">
                  <c:v>0.048308</c:v>
                </c:pt>
                <c:pt idx="1637">
                  <c:v>0.003589</c:v>
                </c:pt>
                <c:pt idx="1638">
                  <c:v>-0.036822</c:v>
                </c:pt>
                <c:pt idx="1639">
                  <c:v>-0.070849</c:v>
                </c:pt>
                <c:pt idx="1640">
                  <c:v>-0.014376</c:v>
                </c:pt>
                <c:pt idx="1641">
                  <c:v>0.127265</c:v>
                </c:pt>
                <c:pt idx="1642">
                  <c:v>0.248685</c:v>
                </c:pt>
                <c:pt idx="1643">
                  <c:v>0.28703</c:v>
                </c:pt>
                <c:pt idx="1644">
                  <c:v>0.251858</c:v>
                </c:pt>
                <c:pt idx="1645">
                  <c:v>0.223114</c:v>
                </c:pt>
                <c:pt idx="1646">
                  <c:v>0.222055</c:v>
                </c:pt>
                <c:pt idx="1647">
                  <c:v>0.243408</c:v>
                </c:pt>
                <c:pt idx="1648">
                  <c:v>0.199836</c:v>
                </c:pt>
                <c:pt idx="1649">
                  <c:v>0.060424</c:v>
                </c:pt>
                <c:pt idx="1650">
                  <c:v>-0.031088</c:v>
                </c:pt>
                <c:pt idx="1651">
                  <c:v>-0.065133</c:v>
                </c:pt>
                <c:pt idx="1652">
                  <c:v>-0.065128</c:v>
                </c:pt>
                <c:pt idx="1653">
                  <c:v>-0.003329</c:v>
                </c:pt>
                <c:pt idx="1654">
                  <c:v>0.096833</c:v>
                </c:pt>
                <c:pt idx="1655">
                  <c:v>0.17565</c:v>
                </c:pt>
                <c:pt idx="1656">
                  <c:v>0.200114</c:v>
                </c:pt>
                <c:pt idx="1657">
                  <c:v>0.157489</c:v>
                </c:pt>
                <c:pt idx="1658">
                  <c:v>0.04983</c:v>
                </c:pt>
                <c:pt idx="1659">
                  <c:v>-0.052527</c:v>
                </c:pt>
                <c:pt idx="1660">
                  <c:v>-0.04196</c:v>
                </c:pt>
                <c:pt idx="1661">
                  <c:v>-0.035679</c:v>
                </c:pt>
                <c:pt idx="1662">
                  <c:v>-0.046294</c:v>
                </c:pt>
                <c:pt idx="1663">
                  <c:v>0.038984</c:v>
                </c:pt>
                <c:pt idx="1664">
                  <c:v>0.200933</c:v>
                </c:pt>
                <c:pt idx="1665">
                  <c:v>0.328809</c:v>
                </c:pt>
                <c:pt idx="1666">
                  <c:v>0.361837</c:v>
                </c:pt>
                <c:pt idx="1667">
                  <c:v>0.356441</c:v>
                </c:pt>
                <c:pt idx="1668">
                  <c:v>0.385143</c:v>
                </c:pt>
                <c:pt idx="1669">
                  <c:v>0.374512</c:v>
                </c:pt>
                <c:pt idx="1670">
                  <c:v>0.275509</c:v>
                </c:pt>
                <c:pt idx="1671">
                  <c:v>0.121096</c:v>
                </c:pt>
                <c:pt idx="1672">
                  <c:v>-0.036485</c:v>
                </c:pt>
                <c:pt idx="1673">
                  <c:v>-0.114187</c:v>
                </c:pt>
                <c:pt idx="1674">
                  <c:v>-0.044895</c:v>
                </c:pt>
                <c:pt idx="1675">
                  <c:v>0.080799</c:v>
                </c:pt>
                <c:pt idx="1676">
                  <c:v>0.229886</c:v>
                </c:pt>
                <c:pt idx="1677">
                  <c:v>0.320405</c:v>
                </c:pt>
                <c:pt idx="1678">
                  <c:v>0.258607</c:v>
                </c:pt>
                <c:pt idx="1679">
                  <c:v>0.120101</c:v>
                </c:pt>
                <c:pt idx="1680">
                  <c:v>0.040207</c:v>
                </c:pt>
                <c:pt idx="1681">
                  <c:v>0.005074</c:v>
                </c:pt>
                <c:pt idx="1682">
                  <c:v>0.016829</c:v>
                </c:pt>
                <c:pt idx="1683">
                  <c:v>0.059451</c:v>
                </c:pt>
                <c:pt idx="1684">
                  <c:v>0.061573</c:v>
                </c:pt>
                <c:pt idx="1685">
                  <c:v>0.024255</c:v>
                </c:pt>
                <c:pt idx="1686">
                  <c:v>0.02637</c:v>
                </c:pt>
                <c:pt idx="1687">
                  <c:v>0.073278</c:v>
                </c:pt>
                <c:pt idx="1688">
                  <c:v>0.117124</c:v>
                </c:pt>
                <c:pt idx="1689">
                  <c:v>0.10667</c:v>
                </c:pt>
                <c:pt idx="1690">
                  <c:v>0.016182</c:v>
                </c:pt>
                <c:pt idx="1691">
                  <c:v>-0.172335</c:v>
                </c:pt>
                <c:pt idx="1692">
                  <c:v>-0.2788</c:v>
                </c:pt>
                <c:pt idx="1693">
                  <c:v>-0.170089</c:v>
                </c:pt>
                <c:pt idx="1694">
                  <c:v>-0.080596</c:v>
                </c:pt>
                <c:pt idx="1695">
                  <c:v>-0.086978</c:v>
                </c:pt>
                <c:pt idx="1696">
                  <c:v>-0.077457</c:v>
                </c:pt>
                <c:pt idx="1697">
                  <c:v>-0.018952</c:v>
                </c:pt>
                <c:pt idx="1698">
                  <c:v>0.046035</c:v>
                </c:pt>
                <c:pt idx="1699">
                  <c:v>0.124841</c:v>
                </c:pt>
                <c:pt idx="1700">
                  <c:v>0.169564</c:v>
                </c:pt>
                <c:pt idx="1701">
                  <c:v>0.205794</c:v>
                </c:pt>
                <c:pt idx="1702">
                  <c:v>0.216498</c:v>
                </c:pt>
                <c:pt idx="1703">
                  <c:v>0.210197</c:v>
                </c:pt>
                <c:pt idx="1704">
                  <c:v>0.152704</c:v>
                </c:pt>
                <c:pt idx="1705">
                  <c:v>0.063193</c:v>
                </c:pt>
                <c:pt idx="1706">
                  <c:v>0.019422</c:v>
                </c:pt>
                <c:pt idx="1707">
                  <c:v>0.026759</c:v>
                </c:pt>
                <c:pt idx="1708">
                  <c:v>0.015968</c:v>
                </c:pt>
                <c:pt idx="1709">
                  <c:v>0.001935</c:v>
                </c:pt>
                <c:pt idx="1710">
                  <c:v>0.00277</c:v>
                </c:pt>
                <c:pt idx="1711">
                  <c:v>0.001468</c:v>
                </c:pt>
                <c:pt idx="1712">
                  <c:v>0.011878</c:v>
                </c:pt>
                <c:pt idx="1713">
                  <c:v>0.002092</c:v>
                </c:pt>
                <c:pt idx="1714">
                  <c:v>-0.025782</c:v>
                </c:pt>
                <c:pt idx="1715">
                  <c:v>-0.045105</c:v>
                </c:pt>
                <c:pt idx="1716">
                  <c:v>-0.03137</c:v>
                </c:pt>
                <c:pt idx="1717">
                  <c:v>0.01648</c:v>
                </c:pt>
                <c:pt idx="1718">
                  <c:v>0.073958</c:v>
                </c:pt>
                <c:pt idx="1719">
                  <c:v>0.128253</c:v>
                </c:pt>
                <c:pt idx="1720">
                  <c:v>0.145241</c:v>
                </c:pt>
                <c:pt idx="1721">
                  <c:v>0.097321</c:v>
                </c:pt>
                <c:pt idx="1722">
                  <c:v>0.090971</c:v>
                </c:pt>
                <c:pt idx="1723">
                  <c:v>0.088906</c:v>
                </c:pt>
                <c:pt idx="1724">
                  <c:v>0.095374</c:v>
                </c:pt>
                <c:pt idx="1725">
                  <c:v>0.114599</c:v>
                </c:pt>
                <c:pt idx="1726">
                  <c:v>0.118892</c:v>
                </c:pt>
                <c:pt idx="1727">
                  <c:v>0.095452</c:v>
                </c:pt>
                <c:pt idx="1728">
                  <c:v>0.058142</c:v>
                </c:pt>
                <c:pt idx="1729">
                  <c:v>0.057061</c:v>
                </c:pt>
                <c:pt idx="1730">
                  <c:v>0.08582</c:v>
                </c:pt>
                <c:pt idx="1731">
                  <c:v>0.096474</c:v>
                </c:pt>
                <c:pt idx="1732">
                  <c:v>0.085821</c:v>
                </c:pt>
                <c:pt idx="1733">
                  <c:v>0.077292</c:v>
                </c:pt>
                <c:pt idx="1734">
                  <c:v>0.068773</c:v>
                </c:pt>
                <c:pt idx="1735">
                  <c:v>0.063437</c:v>
                </c:pt>
                <c:pt idx="1736">
                  <c:v>0.049575</c:v>
                </c:pt>
                <c:pt idx="1737">
                  <c:v>0.021861</c:v>
                </c:pt>
                <c:pt idx="1738">
                  <c:v>0.003725</c:v>
                </c:pt>
                <c:pt idx="1739">
                  <c:v>0.007984</c:v>
                </c:pt>
                <c:pt idx="1740">
                  <c:v>0.021854</c:v>
                </c:pt>
                <c:pt idx="1741">
                  <c:v>0.044253</c:v>
                </c:pt>
                <c:pt idx="1742">
                  <c:v>0.091119</c:v>
                </c:pt>
                <c:pt idx="1743">
                  <c:v>0.168873</c:v>
                </c:pt>
                <c:pt idx="1744">
                  <c:v>0.272179</c:v>
                </c:pt>
                <c:pt idx="1745">
                  <c:v>0.276411</c:v>
                </c:pt>
                <c:pt idx="1746">
                  <c:v>0.121967</c:v>
                </c:pt>
                <c:pt idx="1747">
                  <c:v>-0.039977</c:v>
                </c:pt>
                <c:pt idx="1748">
                  <c:v>-0.107153</c:v>
                </c:pt>
                <c:pt idx="1749">
                  <c:v>-0.008157</c:v>
                </c:pt>
                <c:pt idx="1750">
                  <c:v>0.1666</c:v>
                </c:pt>
                <c:pt idx="1751">
                  <c:v>0.251957</c:v>
                </c:pt>
                <c:pt idx="1752">
                  <c:v>0.11461</c:v>
                </c:pt>
                <c:pt idx="1753">
                  <c:v>-0.046296</c:v>
                </c:pt>
                <c:pt idx="1754">
                  <c:v>-0.11875</c:v>
                </c:pt>
                <c:pt idx="1755">
                  <c:v>-0.117685</c:v>
                </c:pt>
                <c:pt idx="1756">
                  <c:v>-0.123032</c:v>
                </c:pt>
                <c:pt idx="1757">
                  <c:v>-0.117732</c:v>
                </c:pt>
                <c:pt idx="1758">
                  <c:v>-0.128412</c:v>
                </c:pt>
                <c:pt idx="1759">
                  <c:v>-0.13908</c:v>
                </c:pt>
                <c:pt idx="1760">
                  <c:v>-0.13484</c:v>
                </c:pt>
                <c:pt idx="1761">
                  <c:v>-0.123136</c:v>
                </c:pt>
                <c:pt idx="1762">
                  <c:v>-0.082657</c:v>
                </c:pt>
                <c:pt idx="1763">
                  <c:v>-0.038948</c:v>
                </c:pt>
                <c:pt idx="1764">
                  <c:v>0.005802</c:v>
                </c:pt>
                <c:pt idx="1765">
                  <c:v>0.01967</c:v>
                </c:pt>
                <c:pt idx="1766">
                  <c:v>-0.027186</c:v>
                </c:pt>
                <c:pt idx="1767">
                  <c:v>-0.085781</c:v>
                </c:pt>
                <c:pt idx="1768">
                  <c:v>-0.150758</c:v>
                </c:pt>
                <c:pt idx="1769">
                  <c:v>-0.176357</c:v>
                </c:pt>
                <c:pt idx="1770">
                  <c:v>-0.165751</c:v>
                </c:pt>
                <c:pt idx="1771">
                  <c:v>-0.144437</c:v>
                </c:pt>
                <c:pt idx="1772">
                  <c:v>-0.107148</c:v>
                </c:pt>
                <c:pt idx="1773">
                  <c:v>-0.051745</c:v>
                </c:pt>
                <c:pt idx="1774">
                  <c:v>-0.033658</c:v>
                </c:pt>
                <c:pt idx="1775">
                  <c:v>-0.041194</c:v>
                </c:pt>
                <c:pt idx="1776">
                  <c:v>-0.024211</c:v>
                </c:pt>
                <c:pt idx="1777">
                  <c:v>0.051388</c:v>
                </c:pt>
                <c:pt idx="1778">
                  <c:v>0.128077</c:v>
                </c:pt>
                <c:pt idx="1779">
                  <c:v>0.084474</c:v>
                </c:pt>
                <c:pt idx="1780">
                  <c:v>-0.010287</c:v>
                </c:pt>
                <c:pt idx="1781">
                  <c:v>-0.063525</c:v>
                </c:pt>
                <c:pt idx="1782">
                  <c:v>-0.065666</c:v>
                </c:pt>
                <c:pt idx="1783">
                  <c:v>-0.08377</c:v>
                </c:pt>
                <c:pt idx="1784">
                  <c:v>-0.11575</c:v>
                </c:pt>
                <c:pt idx="1785">
                  <c:v>-0.110446</c:v>
                </c:pt>
                <c:pt idx="1786">
                  <c:v>-0.030545</c:v>
                </c:pt>
                <c:pt idx="1787">
                  <c:v>0.018439</c:v>
                </c:pt>
                <c:pt idx="1788">
                  <c:v>0.033345</c:v>
                </c:pt>
                <c:pt idx="1789">
                  <c:v>0.048284</c:v>
                </c:pt>
                <c:pt idx="1790">
                  <c:v>0.063232</c:v>
                </c:pt>
                <c:pt idx="1791">
                  <c:v>0.081398</c:v>
                </c:pt>
                <c:pt idx="1792">
                  <c:v>0.114463</c:v>
                </c:pt>
                <c:pt idx="1793">
                  <c:v>0.129424</c:v>
                </c:pt>
                <c:pt idx="1794">
                  <c:v>0.149732</c:v>
                </c:pt>
                <c:pt idx="1795">
                  <c:v>0.142342</c:v>
                </c:pt>
                <c:pt idx="1796">
                  <c:v>0.134914</c:v>
                </c:pt>
                <c:pt idx="1797">
                  <c:v>0.125354</c:v>
                </c:pt>
                <c:pt idx="1798">
                  <c:v>0.078507</c:v>
                </c:pt>
                <c:pt idx="1799">
                  <c:v>0.027366</c:v>
                </c:pt>
                <c:pt idx="1800">
                  <c:v>0.007119</c:v>
                </c:pt>
                <c:pt idx="1801">
                  <c:v>0.019959</c:v>
                </c:pt>
                <c:pt idx="1802">
                  <c:v>0.039178</c:v>
                </c:pt>
                <c:pt idx="1803">
                  <c:v>0.042385</c:v>
                </c:pt>
                <c:pt idx="1804">
                  <c:v>0.025379</c:v>
                </c:pt>
                <c:pt idx="1805">
                  <c:v>0.010513</c:v>
                </c:pt>
                <c:pt idx="1806">
                  <c:v>0.014795</c:v>
                </c:pt>
                <c:pt idx="1807">
                  <c:v>0.014814</c:v>
                </c:pt>
                <c:pt idx="1808">
                  <c:v>0.011639</c:v>
                </c:pt>
                <c:pt idx="1809">
                  <c:v>0.015919</c:v>
                </c:pt>
                <c:pt idx="1810">
                  <c:v>0.019109</c:v>
                </c:pt>
                <c:pt idx="1811">
                  <c:v>0.005249</c:v>
                </c:pt>
                <c:pt idx="1812">
                  <c:v>0.002033</c:v>
                </c:pt>
                <c:pt idx="1813">
                  <c:v>0.0052</c:v>
                </c:pt>
                <c:pt idx="1814">
                  <c:v>0.012655</c:v>
                </c:pt>
                <c:pt idx="1815">
                  <c:v>0.026516</c:v>
                </c:pt>
                <c:pt idx="1816">
                  <c:v>0.022256</c:v>
                </c:pt>
                <c:pt idx="1817">
                  <c:v>-0.015032</c:v>
                </c:pt>
                <c:pt idx="1818">
                  <c:v>-0.05869</c:v>
                </c:pt>
                <c:pt idx="1819">
                  <c:v>-0.066125</c:v>
                </c:pt>
                <c:pt idx="1820">
                  <c:v>-0.042668</c:v>
                </c:pt>
                <c:pt idx="1821">
                  <c:v>-0.013878</c:v>
                </c:pt>
                <c:pt idx="1822">
                  <c:v>-0.005346</c:v>
                </c:pt>
                <c:pt idx="1823">
                  <c:v>0.001047</c:v>
                </c:pt>
                <c:pt idx="1824">
                  <c:v>0.004234</c:v>
                </c:pt>
                <c:pt idx="1825">
                  <c:v>-0.01602</c:v>
                </c:pt>
                <c:pt idx="1826">
                  <c:v>-0.025617</c:v>
                </c:pt>
                <c:pt idx="1827">
                  <c:v>-0.01284</c:v>
                </c:pt>
                <c:pt idx="1828">
                  <c:v>-0.012838</c:v>
                </c:pt>
                <c:pt idx="1829">
                  <c:v>-0.042671</c:v>
                </c:pt>
                <c:pt idx="1830">
                  <c:v>-0.068229</c:v>
                </c:pt>
                <c:pt idx="1831">
                  <c:v>-0.063947</c:v>
                </c:pt>
                <c:pt idx="1832">
                  <c:v>-0.054354</c:v>
                </c:pt>
                <c:pt idx="1833">
                  <c:v>-0.051157</c:v>
                </c:pt>
                <c:pt idx="1834">
                  <c:v>-0.035184</c:v>
                </c:pt>
                <c:pt idx="1835">
                  <c:v>-0.025598</c:v>
                </c:pt>
                <c:pt idx="1836">
                  <c:v>-0.028799</c:v>
                </c:pt>
                <c:pt idx="1837">
                  <c:v>-0.043731</c:v>
                </c:pt>
                <c:pt idx="1838">
                  <c:v>-0.049064</c:v>
                </c:pt>
                <c:pt idx="1839">
                  <c:v>-0.04481</c:v>
                </c:pt>
                <c:pt idx="1840">
                  <c:v>-0.035226</c:v>
                </c:pt>
                <c:pt idx="1841">
                  <c:v>-0.019246</c:v>
                </c:pt>
                <c:pt idx="1842">
                  <c:v>-0.010721</c:v>
                </c:pt>
                <c:pt idx="1843">
                  <c:v>-0.009656</c:v>
                </c:pt>
                <c:pt idx="1844">
                  <c:v>-0.003254</c:v>
                </c:pt>
                <c:pt idx="1845">
                  <c:v>-5.8e-5</c:v>
                </c:pt>
                <c:pt idx="1846">
                  <c:v>-0.00964</c:v>
                </c:pt>
                <c:pt idx="1847">
                  <c:v>-0.019227</c:v>
                </c:pt>
                <c:pt idx="1848">
                  <c:v>-0.019229</c:v>
                </c:pt>
                <c:pt idx="1849">
                  <c:v>-0.0171</c:v>
                </c:pt>
                <c:pt idx="1850">
                  <c:v>-0.016027</c:v>
                </c:pt>
                <c:pt idx="1851">
                  <c:v>-0.011763</c:v>
                </c:pt>
                <c:pt idx="1852">
                  <c:v>-0.004304</c:v>
                </c:pt>
                <c:pt idx="1853">
                  <c:v>-0.005378</c:v>
                </c:pt>
                <c:pt idx="1854">
                  <c:v>-0.016034</c:v>
                </c:pt>
                <c:pt idx="1855">
                  <c:v>-0.032003</c:v>
                </c:pt>
                <c:pt idx="1856">
                  <c:v>-0.03732</c:v>
                </c:pt>
                <c:pt idx="1857">
                  <c:v>-0.013873</c:v>
                </c:pt>
                <c:pt idx="1858">
                  <c:v>0.017015</c:v>
                </c:pt>
                <c:pt idx="1859">
                  <c:v>0.022322</c:v>
                </c:pt>
                <c:pt idx="1860">
                  <c:v>-0.007515</c:v>
                </c:pt>
                <c:pt idx="1861">
                  <c:v>-0.03308</c:v>
                </c:pt>
                <c:pt idx="1862">
                  <c:v>-0.046933</c:v>
                </c:pt>
                <c:pt idx="1863">
                  <c:v>-0.046933</c:v>
                </c:pt>
                <c:pt idx="1864">
                  <c:v>-0.033078</c:v>
                </c:pt>
                <c:pt idx="1865">
                  <c:v>-0.020294</c:v>
                </c:pt>
                <c:pt idx="1866">
                  <c:v>-0.018167</c:v>
                </c:pt>
                <c:pt idx="1867">
                  <c:v>-0.01922</c:v>
                </c:pt>
                <c:pt idx="1868">
                  <c:v>-0.022405</c:v>
                </c:pt>
                <c:pt idx="1869">
                  <c:v>-0.023462</c:v>
                </c:pt>
                <c:pt idx="1870">
                  <c:v>-0.008539</c:v>
                </c:pt>
                <c:pt idx="1871">
                  <c:v>0.021282</c:v>
                </c:pt>
                <c:pt idx="1872">
                  <c:v>0.047904</c:v>
                </c:pt>
                <c:pt idx="1873">
                  <c:v>0.038312</c:v>
                </c:pt>
                <c:pt idx="1874">
                  <c:v>-0.003226</c:v>
                </c:pt>
                <c:pt idx="1875">
                  <c:v>-0.045819</c:v>
                </c:pt>
                <c:pt idx="1876">
                  <c:v>-0.073507</c:v>
                </c:pt>
                <c:pt idx="1877">
                  <c:v>-0.079898</c:v>
                </c:pt>
                <c:pt idx="1878">
                  <c:v>-0.054336</c:v>
                </c:pt>
                <c:pt idx="1879">
                  <c:v>-0.005345</c:v>
                </c:pt>
                <c:pt idx="1880">
                  <c:v>0.019139</c:v>
                </c:pt>
                <c:pt idx="1881">
                  <c:v>0.014859</c:v>
                </c:pt>
                <c:pt idx="1882">
                  <c:v>-7.4e-5</c:v>
                </c:pt>
                <c:pt idx="1883">
                  <c:v>-0.009668</c:v>
                </c:pt>
                <c:pt idx="1884">
                  <c:v>-0.025641</c:v>
                </c:pt>
                <c:pt idx="1885">
                  <c:v>-0.034158</c:v>
                </c:pt>
                <c:pt idx="1886">
                  <c:v>-0.021355</c:v>
                </c:pt>
                <c:pt idx="1887">
                  <c:v>-0.008555</c:v>
                </c:pt>
                <c:pt idx="1888">
                  <c:v>-0.017058</c:v>
                </c:pt>
                <c:pt idx="1889">
                  <c:v>-0.026629</c:v>
                </c:pt>
                <c:pt idx="1890">
                  <c:v>-0.019169</c:v>
                </c:pt>
                <c:pt idx="1891">
                  <c:v>-0.012789</c:v>
                </c:pt>
                <c:pt idx="1892">
                  <c:v>-0.018145</c:v>
                </c:pt>
                <c:pt idx="1893">
                  <c:v>-0.026698</c:v>
                </c:pt>
                <c:pt idx="1894">
                  <c:v>-0.039488</c:v>
                </c:pt>
                <c:pt idx="1895">
                  <c:v>-0.04269</c:v>
                </c:pt>
                <c:pt idx="1896">
                  <c:v>-0.02778</c:v>
                </c:pt>
                <c:pt idx="1897">
                  <c:v>-0.010736</c:v>
                </c:pt>
                <c:pt idx="1898">
                  <c:v>-0.006463</c:v>
                </c:pt>
                <c:pt idx="1899">
                  <c:v>-0.023496</c:v>
                </c:pt>
                <c:pt idx="1900">
                  <c:v>-0.027739</c:v>
                </c:pt>
                <c:pt idx="1901">
                  <c:v>-0.013879</c:v>
                </c:pt>
                <c:pt idx="1902">
                  <c:v>0.001039</c:v>
                </c:pt>
                <c:pt idx="1903">
                  <c:v>-2.4e-5</c:v>
                </c:pt>
                <c:pt idx="1904">
                  <c:v>-0.021335</c:v>
                </c:pt>
                <c:pt idx="1905">
                  <c:v>-0.037334</c:v>
                </c:pt>
                <c:pt idx="1906">
                  <c:v>-0.02882</c:v>
                </c:pt>
                <c:pt idx="1907">
                  <c:v>-0.016047</c:v>
                </c:pt>
                <c:pt idx="1908">
                  <c:v>-0.005395</c:v>
                </c:pt>
                <c:pt idx="1909">
                  <c:v>0.019119</c:v>
                </c:pt>
                <c:pt idx="1910">
                  <c:v>0.03299</c:v>
                </c:pt>
                <c:pt idx="1911">
                  <c:v>0.011689</c:v>
                </c:pt>
                <c:pt idx="1912">
                  <c:v>-0.023463</c:v>
                </c:pt>
                <c:pt idx="1913">
                  <c:v>-0.035179</c:v>
                </c:pt>
                <c:pt idx="1914">
                  <c:v>-0.025596</c:v>
                </c:pt>
                <c:pt idx="1915">
                  <c:v>-0.018153</c:v>
                </c:pt>
                <c:pt idx="1916">
                  <c:v>-0.017089</c:v>
                </c:pt>
                <c:pt idx="1917">
                  <c:v>-0.024525</c:v>
                </c:pt>
                <c:pt idx="1918">
                  <c:v>-0.026639</c:v>
                </c:pt>
                <c:pt idx="1919">
                  <c:v>-0.010664</c:v>
                </c:pt>
                <c:pt idx="1920">
                  <c:v>0.001046</c:v>
                </c:pt>
                <c:pt idx="1921">
                  <c:v>-0.010682</c:v>
                </c:pt>
                <c:pt idx="1922">
                  <c:v>-0.022416</c:v>
                </c:pt>
                <c:pt idx="1923">
                  <c:v>-7e-5</c:v>
                </c:pt>
                <c:pt idx="1924">
                  <c:v>0.032949</c:v>
                </c:pt>
                <c:pt idx="1925">
                  <c:v>0.023349</c:v>
                </c:pt>
                <c:pt idx="1926">
                  <c:v>-0.045917</c:v>
                </c:pt>
                <c:pt idx="1927">
                  <c:v>-0.108767</c:v>
                </c:pt>
                <c:pt idx="1928">
                  <c:v>-0.1013</c:v>
                </c:pt>
                <c:pt idx="1929">
                  <c:v>-0.006467</c:v>
                </c:pt>
                <c:pt idx="1930">
                  <c:v>0.070271</c:v>
                </c:pt>
                <c:pt idx="1931">
                  <c:v>0.026609</c:v>
                </c:pt>
                <c:pt idx="1932">
                  <c:v>-0.019205</c:v>
                </c:pt>
                <c:pt idx="1933">
                  <c:v>-0.041582</c:v>
                </c:pt>
                <c:pt idx="1934">
                  <c:v>-0.046907</c:v>
                </c:pt>
                <c:pt idx="1935">
                  <c:v>-0.03626</c:v>
                </c:pt>
                <c:pt idx="1936">
                  <c:v>-0.011769</c:v>
                </c:pt>
                <c:pt idx="1937">
                  <c:v>0.008455</c:v>
                </c:pt>
                <c:pt idx="1938">
                  <c:v>0.006314</c:v>
                </c:pt>
                <c:pt idx="1939">
                  <c:v>-0.014995</c:v>
                </c:pt>
                <c:pt idx="1940">
                  <c:v>-0.037369</c:v>
                </c:pt>
                <c:pt idx="1941">
                  <c:v>-0.041639</c:v>
                </c:pt>
                <c:pt idx="1942">
                  <c:v>-0.02779</c:v>
                </c:pt>
                <c:pt idx="1943">
                  <c:v>-0.008594</c:v>
                </c:pt>
                <c:pt idx="1944">
                  <c:v>0.003157</c:v>
                </c:pt>
                <c:pt idx="1945">
                  <c:v>0.003182</c:v>
                </c:pt>
                <c:pt idx="1946">
                  <c:v>-0.004259</c:v>
                </c:pt>
                <c:pt idx="1947">
                  <c:v>-0.010649</c:v>
                </c:pt>
                <c:pt idx="1948">
                  <c:v>-0.01705</c:v>
                </c:pt>
                <c:pt idx="1949">
                  <c:v>-0.016004</c:v>
                </c:pt>
                <c:pt idx="1950">
                  <c:v>-0.010693</c:v>
                </c:pt>
                <c:pt idx="1951">
                  <c:v>-0.013899</c:v>
                </c:pt>
                <c:pt idx="1952">
                  <c:v>-0.026688</c:v>
                </c:pt>
                <c:pt idx="1953">
                  <c:v>-0.035211</c:v>
                </c:pt>
                <c:pt idx="1954">
                  <c:v>-0.040542</c:v>
                </c:pt>
                <c:pt idx="1955">
                  <c:v>-0.037335</c:v>
                </c:pt>
                <c:pt idx="1956">
                  <c:v>-0.018138</c:v>
                </c:pt>
                <c:pt idx="1957">
                  <c:v>0.00212</c:v>
                </c:pt>
                <c:pt idx="1958">
                  <c:v>0.010656</c:v>
                </c:pt>
                <c:pt idx="1959">
                  <c:v>-0.001059</c:v>
                </c:pt>
                <c:pt idx="1960">
                  <c:v>-0.025564</c:v>
                </c:pt>
                <c:pt idx="1961">
                  <c:v>-0.033037</c:v>
                </c:pt>
                <c:pt idx="1962">
                  <c:v>-0.028785</c:v>
                </c:pt>
                <c:pt idx="1963">
                  <c:v>-0.024535</c:v>
                </c:pt>
                <c:pt idx="1964">
                  <c:v>-0.029868</c:v>
                </c:pt>
                <c:pt idx="1965">
                  <c:v>-0.028806</c:v>
                </c:pt>
                <c:pt idx="1966">
                  <c:v>-0.011757</c:v>
                </c:pt>
                <c:pt idx="1967">
                  <c:v>-4.7e-5</c:v>
                </c:pt>
                <c:pt idx="1968">
                  <c:v>-0.007501</c:v>
                </c:pt>
                <c:pt idx="1969">
                  <c:v>-0.033063</c:v>
                </c:pt>
                <c:pt idx="1970">
                  <c:v>-0.058637</c:v>
                </c:pt>
                <c:pt idx="1971">
                  <c:v>-0.052251</c:v>
                </c:pt>
                <c:pt idx="1972">
                  <c:v>-0.023517</c:v>
                </c:pt>
                <c:pt idx="1973">
                  <c:v>0.016926</c:v>
                </c:pt>
                <c:pt idx="1974">
                  <c:v>0.048908</c:v>
                </c:pt>
                <c:pt idx="1975">
                  <c:v>0.036171</c:v>
                </c:pt>
                <c:pt idx="1976">
                  <c:v>0.004254</c:v>
                </c:pt>
                <c:pt idx="1977">
                  <c:v>-0.012781</c:v>
                </c:pt>
                <c:pt idx="1978">
                  <c:v>-0.013848</c:v>
                </c:pt>
                <c:pt idx="1979">
                  <c:v>-0.010667</c:v>
                </c:pt>
                <c:pt idx="1980">
                  <c:v>-0.014954</c:v>
                </c:pt>
                <c:pt idx="1981">
                  <c:v>-0.012851</c:v>
                </c:pt>
                <c:pt idx="1982">
                  <c:v>-0.011802</c:v>
                </c:pt>
                <c:pt idx="1983">
                  <c:v>-0.0182</c:v>
                </c:pt>
                <c:pt idx="1984">
                  <c:v>-0.01819</c:v>
                </c:pt>
                <c:pt idx="1985">
                  <c:v>-0.007514</c:v>
                </c:pt>
                <c:pt idx="1986">
                  <c:v>-3e-5</c:v>
                </c:pt>
                <c:pt idx="1987">
                  <c:v>-1e-5</c:v>
                </c:pt>
                <c:pt idx="1988">
                  <c:v>1.3e-5</c:v>
                </c:pt>
                <c:pt idx="1989">
                  <c:v>-0.013826</c:v>
                </c:pt>
                <c:pt idx="1990">
                  <c:v>-0.037253</c:v>
                </c:pt>
                <c:pt idx="1991">
                  <c:v>-0.045796</c:v>
                </c:pt>
                <c:pt idx="1992">
                  <c:v>-0.03517</c:v>
                </c:pt>
                <c:pt idx="1993">
                  <c:v>0.003157</c:v>
                </c:pt>
                <c:pt idx="1994">
                  <c:v>0.023367</c:v>
                </c:pt>
                <c:pt idx="1995">
                  <c:v>0.005241</c:v>
                </c:pt>
                <c:pt idx="1996">
                  <c:v>-0.003308</c:v>
                </c:pt>
                <c:pt idx="1997">
                  <c:v>0.032893</c:v>
                </c:pt>
                <c:pt idx="1998">
                  <c:v>0.079754</c:v>
                </c:pt>
              </c:numCache>
            </c:numRef>
          </c:val>
          <c:smooth val="0"/>
        </c:ser>
        <c:ser>
          <c:idx val="2"/>
          <c:order val="2"/>
          <c:tx>
            <c:strRef>
              <c:f>[Simulate_raci_31_01_2018.csv]Simulate_raci_31_01_2018!$C$1</c:f>
              <c:strCache>
                <c:ptCount val="1"/>
                <c:pt idx="0">
                  <c:v>Yaw_Axis</c:v>
                </c:pt>
              </c:strCache>
            </c:strRef>
          </c:tx>
          <c:spPr>
            <a:ln w="28575" cap="rnd">
              <a:solidFill>
                <a:schemeClr val="accent3"/>
              </a:solidFill>
              <a:round/>
            </a:ln>
            <a:effectLst/>
          </c:spPr>
          <c:marker>
            <c:symbol val="none"/>
          </c:marker>
          <c:dLbls>
            <c:delete val="1"/>
          </c:dLbls>
          <c:val>
            <c:numRef>
              <c:f>[Simulate_raci_31_01_2018.csv]Simulate_raci_31_01_2018!$C$2:$C$2000</c:f>
              <c:numCache>
                <c:formatCode>General</c:formatCode>
                <c:ptCount val="1999"/>
                <c:pt idx="0">
                  <c:v>-0.013232</c:v>
                </c:pt>
                <c:pt idx="1">
                  <c:v>-0.051008</c:v>
                </c:pt>
                <c:pt idx="2">
                  <c:v>-0.042779</c:v>
                </c:pt>
                <c:pt idx="3">
                  <c:v>-0.030691</c:v>
                </c:pt>
                <c:pt idx="4">
                  <c:v>-0.042079</c:v>
                </c:pt>
                <c:pt idx="5">
                  <c:v>-0.041442</c:v>
                </c:pt>
                <c:pt idx="6">
                  <c:v>-0.043866</c:v>
                </c:pt>
                <c:pt idx="7">
                  <c:v>-0.04514</c:v>
                </c:pt>
                <c:pt idx="8">
                  <c:v>-0.051712</c:v>
                </c:pt>
                <c:pt idx="9">
                  <c:v>-0.069872</c:v>
                </c:pt>
                <c:pt idx="10">
                  <c:v>-0.051198</c:v>
                </c:pt>
                <c:pt idx="11">
                  <c:v>-0.017496</c:v>
                </c:pt>
                <c:pt idx="12">
                  <c:v>0.004344</c:v>
                </c:pt>
                <c:pt idx="13">
                  <c:v>-0.004883</c:v>
                </c:pt>
                <c:pt idx="14">
                  <c:v>-0.01449</c:v>
                </c:pt>
                <c:pt idx="15">
                  <c:v>-0.006061</c:v>
                </c:pt>
                <c:pt idx="16">
                  <c:v>-0.006075</c:v>
                </c:pt>
                <c:pt idx="17">
                  <c:v>-0.019699</c:v>
                </c:pt>
                <c:pt idx="18">
                  <c:v>-0.013089</c:v>
                </c:pt>
                <c:pt idx="19">
                  <c:v>-0.003598</c:v>
                </c:pt>
                <c:pt idx="20">
                  <c:v>0.00356</c:v>
                </c:pt>
                <c:pt idx="21">
                  <c:v>0.012785</c:v>
                </c:pt>
                <c:pt idx="22">
                  <c:v>0.027471</c:v>
                </c:pt>
                <c:pt idx="23">
                  <c:v>0.033937</c:v>
                </c:pt>
                <c:pt idx="24">
                  <c:v>0.020361</c:v>
                </c:pt>
                <c:pt idx="25">
                  <c:v>-0.002776</c:v>
                </c:pt>
                <c:pt idx="26">
                  <c:v>-0.01865</c:v>
                </c:pt>
                <c:pt idx="27">
                  <c:v>-0.031709</c:v>
                </c:pt>
                <c:pt idx="28">
                  <c:v>-0.040544</c:v>
                </c:pt>
                <c:pt idx="29">
                  <c:v>-0.036507</c:v>
                </c:pt>
                <c:pt idx="30">
                  <c:v>-0.01945</c:v>
                </c:pt>
                <c:pt idx="31">
                  <c:v>-0.002095</c:v>
                </c:pt>
                <c:pt idx="32">
                  <c:v>0.003785</c:v>
                </c:pt>
                <c:pt idx="33">
                  <c:v>0.011861</c:v>
                </c:pt>
                <c:pt idx="34">
                  <c:v>0.019794</c:v>
                </c:pt>
                <c:pt idx="35">
                  <c:v>0.019833</c:v>
                </c:pt>
                <c:pt idx="36">
                  <c:v>0.006568</c:v>
                </c:pt>
                <c:pt idx="37">
                  <c:v>-0.008872</c:v>
                </c:pt>
                <c:pt idx="38">
                  <c:v>-0.018729</c:v>
                </c:pt>
                <c:pt idx="39">
                  <c:v>-0.022157</c:v>
                </c:pt>
                <c:pt idx="40">
                  <c:v>-0.032183</c:v>
                </c:pt>
                <c:pt idx="41">
                  <c:v>-0.043529</c:v>
                </c:pt>
                <c:pt idx="42">
                  <c:v>-0.044316</c:v>
                </c:pt>
                <c:pt idx="43">
                  <c:v>-0.031239</c:v>
                </c:pt>
                <c:pt idx="44">
                  <c:v>-0.021216</c:v>
                </c:pt>
                <c:pt idx="45">
                  <c:v>-0.018607</c:v>
                </c:pt>
                <c:pt idx="46">
                  <c:v>-0.011653</c:v>
                </c:pt>
                <c:pt idx="47">
                  <c:v>-0.015424</c:v>
                </c:pt>
                <c:pt idx="48">
                  <c:v>-0.019248</c:v>
                </c:pt>
                <c:pt idx="49">
                  <c:v>-0.010141</c:v>
                </c:pt>
                <c:pt idx="50">
                  <c:v>0.004531</c:v>
                </c:pt>
                <c:pt idx="51">
                  <c:v>0.011698</c:v>
                </c:pt>
                <c:pt idx="52">
                  <c:v>0.014399</c:v>
                </c:pt>
                <c:pt idx="53">
                  <c:v>0.005165</c:v>
                </c:pt>
                <c:pt idx="54">
                  <c:v>0.005694</c:v>
                </c:pt>
                <c:pt idx="55">
                  <c:v>0.005258</c:v>
                </c:pt>
                <c:pt idx="56">
                  <c:v>0.014955</c:v>
                </c:pt>
                <c:pt idx="57">
                  <c:v>0.035659</c:v>
                </c:pt>
                <c:pt idx="58">
                  <c:v>0.036853</c:v>
                </c:pt>
                <c:pt idx="59">
                  <c:v>0.030263</c:v>
                </c:pt>
                <c:pt idx="60">
                  <c:v>0.02967</c:v>
                </c:pt>
                <c:pt idx="61">
                  <c:v>0.033043</c:v>
                </c:pt>
                <c:pt idx="62">
                  <c:v>0.037571</c:v>
                </c:pt>
                <c:pt idx="63">
                  <c:v>0.048826</c:v>
                </c:pt>
                <c:pt idx="64">
                  <c:v>0.093493</c:v>
                </c:pt>
                <c:pt idx="65">
                  <c:v>0.128686</c:v>
                </c:pt>
                <c:pt idx="66">
                  <c:v>0.15435</c:v>
                </c:pt>
                <c:pt idx="67">
                  <c:v>0.147826</c:v>
                </c:pt>
                <c:pt idx="68">
                  <c:v>0.120862</c:v>
                </c:pt>
                <c:pt idx="69">
                  <c:v>0.072408</c:v>
                </c:pt>
                <c:pt idx="70">
                  <c:v>0.044459</c:v>
                </c:pt>
                <c:pt idx="71">
                  <c:v>0.028579</c:v>
                </c:pt>
                <c:pt idx="72">
                  <c:v>0.005392</c:v>
                </c:pt>
                <c:pt idx="73">
                  <c:v>-0.009937</c:v>
                </c:pt>
                <c:pt idx="74">
                  <c:v>-0.03497</c:v>
                </c:pt>
                <c:pt idx="75">
                  <c:v>-0.039628</c:v>
                </c:pt>
                <c:pt idx="76">
                  <c:v>-0.030407</c:v>
                </c:pt>
                <c:pt idx="77">
                  <c:v>-0.022295</c:v>
                </c:pt>
                <c:pt idx="78">
                  <c:v>-0.043156</c:v>
                </c:pt>
                <c:pt idx="79">
                  <c:v>-0.075903</c:v>
                </c:pt>
                <c:pt idx="80">
                  <c:v>-0.101183</c:v>
                </c:pt>
                <c:pt idx="81">
                  <c:v>-0.118791</c:v>
                </c:pt>
                <c:pt idx="82">
                  <c:v>-0.115972</c:v>
                </c:pt>
                <c:pt idx="83">
                  <c:v>-0.105706</c:v>
                </c:pt>
                <c:pt idx="84">
                  <c:v>-0.092288</c:v>
                </c:pt>
                <c:pt idx="85">
                  <c:v>-0.070262</c:v>
                </c:pt>
                <c:pt idx="86">
                  <c:v>-0.059899</c:v>
                </c:pt>
                <c:pt idx="87">
                  <c:v>-0.060292</c:v>
                </c:pt>
                <c:pt idx="88">
                  <c:v>-0.052238</c:v>
                </c:pt>
                <c:pt idx="89">
                  <c:v>-0.050603</c:v>
                </c:pt>
                <c:pt idx="90">
                  <c:v>-0.065043</c:v>
                </c:pt>
                <c:pt idx="91">
                  <c:v>-0.078567</c:v>
                </c:pt>
                <c:pt idx="92">
                  <c:v>-0.078367</c:v>
                </c:pt>
                <c:pt idx="93">
                  <c:v>-0.072666</c:v>
                </c:pt>
                <c:pt idx="94">
                  <c:v>-0.055955</c:v>
                </c:pt>
                <c:pt idx="95">
                  <c:v>-0.024254</c:v>
                </c:pt>
                <c:pt idx="96">
                  <c:v>0.008165</c:v>
                </c:pt>
                <c:pt idx="97">
                  <c:v>0.010651</c:v>
                </c:pt>
                <c:pt idx="98">
                  <c:v>0.003788</c:v>
                </c:pt>
                <c:pt idx="99">
                  <c:v>0.018382</c:v>
                </c:pt>
                <c:pt idx="100">
                  <c:v>0.019173</c:v>
                </c:pt>
                <c:pt idx="101">
                  <c:v>0.011055</c:v>
                </c:pt>
                <c:pt idx="102">
                  <c:v>0.012269</c:v>
                </c:pt>
                <c:pt idx="103">
                  <c:v>0.017784</c:v>
                </c:pt>
                <c:pt idx="104">
                  <c:v>0.039543</c:v>
                </c:pt>
                <c:pt idx="105">
                  <c:v>0.067983</c:v>
                </c:pt>
                <c:pt idx="106">
                  <c:v>0.089943</c:v>
                </c:pt>
                <c:pt idx="107">
                  <c:v>0.095539</c:v>
                </c:pt>
                <c:pt idx="108">
                  <c:v>0.081514</c:v>
                </c:pt>
                <c:pt idx="109">
                  <c:v>0.059739</c:v>
                </c:pt>
                <c:pt idx="110">
                  <c:v>0.032593</c:v>
                </c:pt>
                <c:pt idx="111">
                  <c:v>-0.001648</c:v>
                </c:pt>
                <c:pt idx="112">
                  <c:v>-0.035515</c:v>
                </c:pt>
                <c:pt idx="113">
                  <c:v>-0.05737</c:v>
                </c:pt>
                <c:pt idx="114">
                  <c:v>-0.068412</c:v>
                </c:pt>
                <c:pt idx="115">
                  <c:v>-0.052994</c:v>
                </c:pt>
                <c:pt idx="116">
                  <c:v>-0.032399</c:v>
                </c:pt>
                <c:pt idx="117">
                  <c:v>-0.02164</c:v>
                </c:pt>
                <c:pt idx="118">
                  <c:v>-0.026855</c:v>
                </c:pt>
                <c:pt idx="119">
                  <c:v>-0.038425</c:v>
                </c:pt>
                <c:pt idx="120">
                  <c:v>-0.05108</c:v>
                </c:pt>
                <c:pt idx="121">
                  <c:v>-0.068828</c:v>
                </c:pt>
                <c:pt idx="122">
                  <c:v>-0.107802</c:v>
                </c:pt>
                <c:pt idx="123">
                  <c:v>-0.159787</c:v>
                </c:pt>
                <c:pt idx="124">
                  <c:v>-0.213895</c:v>
                </c:pt>
                <c:pt idx="125">
                  <c:v>-0.230204</c:v>
                </c:pt>
                <c:pt idx="126">
                  <c:v>-0.221382</c:v>
                </c:pt>
                <c:pt idx="127">
                  <c:v>-0.21546</c:v>
                </c:pt>
                <c:pt idx="128">
                  <c:v>-0.222718</c:v>
                </c:pt>
                <c:pt idx="129">
                  <c:v>-0.215631</c:v>
                </c:pt>
                <c:pt idx="130">
                  <c:v>-0.193077</c:v>
                </c:pt>
                <c:pt idx="131">
                  <c:v>-0.193141</c:v>
                </c:pt>
                <c:pt idx="132">
                  <c:v>-0.19096</c:v>
                </c:pt>
                <c:pt idx="133">
                  <c:v>-0.177214</c:v>
                </c:pt>
                <c:pt idx="134">
                  <c:v>-0.171985</c:v>
                </c:pt>
                <c:pt idx="135">
                  <c:v>-0.161315</c:v>
                </c:pt>
                <c:pt idx="136">
                  <c:v>-0.136785</c:v>
                </c:pt>
                <c:pt idx="137">
                  <c:v>-0.107021</c:v>
                </c:pt>
                <c:pt idx="138">
                  <c:v>-0.081691</c:v>
                </c:pt>
                <c:pt idx="139">
                  <c:v>-0.049107</c:v>
                </c:pt>
                <c:pt idx="140">
                  <c:v>-0.021174</c:v>
                </c:pt>
                <c:pt idx="141">
                  <c:v>-0.005288</c:v>
                </c:pt>
                <c:pt idx="142">
                  <c:v>-0.000112</c:v>
                </c:pt>
                <c:pt idx="143">
                  <c:v>-0.001332</c:v>
                </c:pt>
                <c:pt idx="144">
                  <c:v>-0.006716</c:v>
                </c:pt>
                <c:pt idx="145">
                  <c:v>-0.000255</c:v>
                </c:pt>
                <c:pt idx="146">
                  <c:v>0.011402</c:v>
                </c:pt>
                <c:pt idx="147">
                  <c:v>0.016441</c:v>
                </c:pt>
                <c:pt idx="148">
                  <c:v>0.025643</c:v>
                </c:pt>
                <c:pt idx="149">
                  <c:v>0.03402</c:v>
                </c:pt>
                <c:pt idx="150">
                  <c:v>0.033966</c:v>
                </c:pt>
                <c:pt idx="151">
                  <c:v>0.031945</c:v>
                </c:pt>
                <c:pt idx="152">
                  <c:v>0.023727</c:v>
                </c:pt>
                <c:pt idx="153">
                  <c:v>0.004997</c:v>
                </c:pt>
                <c:pt idx="154">
                  <c:v>-0.01371</c:v>
                </c:pt>
                <c:pt idx="155">
                  <c:v>-0.03029</c:v>
                </c:pt>
                <c:pt idx="156">
                  <c:v>-0.042598</c:v>
                </c:pt>
                <c:pt idx="157">
                  <c:v>-0.051682</c:v>
                </c:pt>
                <c:pt idx="158">
                  <c:v>-0.046851</c:v>
                </c:pt>
                <c:pt idx="159">
                  <c:v>-0.03456</c:v>
                </c:pt>
                <c:pt idx="160">
                  <c:v>-0.029732</c:v>
                </c:pt>
                <c:pt idx="161">
                  <c:v>-0.033301</c:v>
                </c:pt>
                <c:pt idx="162">
                  <c:v>-0.043183</c:v>
                </c:pt>
                <c:pt idx="163">
                  <c:v>-0.048855</c:v>
                </c:pt>
                <c:pt idx="164">
                  <c:v>-0.051471</c:v>
                </c:pt>
                <c:pt idx="165">
                  <c:v>-0.062713</c:v>
                </c:pt>
                <c:pt idx="166">
                  <c:v>-0.066475</c:v>
                </c:pt>
                <c:pt idx="167">
                  <c:v>-0.068195</c:v>
                </c:pt>
                <c:pt idx="168">
                  <c:v>-0.066691</c:v>
                </c:pt>
                <c:pt idx="169">
                  <c:v>-0.057557</c:v>
                </c:pt>
                <c:pt idx="170">
                  <c:v>-0.041679</c:v>
                </c:pt>
                <c:pt idx="171">
                  <c:v>-0.03091</c:v>
                </c:pt>
                <c:pt idx="172">
                  <c:v>-0.022191</c:v>
                </c:pt>
                <c:pt idx="173">
                  <c:v>-0.015622</c:v>
                </c:pt>
                <c:pt idx="174">
                  <c:v>-0.017648</c:v>
                </c:pt>
                <c:pt idx="175">
                  <c:v>-0.016549</c:v>
                </c:pt>
                <c:pt idx="176">
                  <c:v>-0.024266</c:v>
                </c:pt>
                <c:pt idx="177">
                  <c:v>-0.041615</c:v>
                </c:pt>
                <c:pt idx="178">
                  <c:v>-0.056805</c:v>
                </c:pt>
                <c:pt idx="179">
                  <c:v>-0.058125</c:v>
                </c:pt>
                <c:pt idx="180">
                  <c:v>-0.036925</c:v>
                </c:pt>
                <c:pt idx="181">
                  <c:v>-0.012556</c:v>
                </c:pt>
                <c:pt idx="182">
                  <c:v>8.8e-5</c:v>
                </c:pt>
                <c:pt idx="183">
                  <c:v>0.0042</c:v>
                </c:pt>
                <c:pt idx="184">
                  <c:v>0.014744</c:v>
                </c:pt>
                <c:pt idx="185">
                  <c:v>0.02415</c:v>
                </c:pt>
                <c:pt idx="186">
                  <c:v>0.026901</c:v>
                </c:pt>
                <c:pt idx="187">
                  <c:v>0.018677</c:v>
                </c:pt>
                <c:pt idx="188">
                  <c:v>0.006006</c:v>
                </c:pt>
                <c:pt idx="189">
                  <c:v>-0.001214</c:v>
                </c:pt>
                <c:pt idx="190">
                  <c:v>0.005714</c:v>
                </c:pt>
                <c:pt idx="191">
                  <c:v>0.017165</c:v>
                </c:pt>
                <c:pt idx="192">
                  <c:v>0.020243</c:v>
                </c:pt>
                <c:pt idx="193">
                  <c:v>0.020282</c:v>
                </c:pt>
                <c:pt idx="194">
                  <c:v>0.017296</c:v>
                </c:pt>
                <c:pt idx="195">
                  <c:v>0.00056</c:v>
                </c:pt>
                <c:pt idx="196">
                  <c:v>-0.017124</c:v>
                </c:pt>
                <c:pt idx="197">
                  <c:v>-0.029326</c:v>
                </c:pt>
                <c:pt idx="198">
                  <c:v>-0.039293</c:v>
                </c:pt>
                <c:pt idx="199">
                  <c:v>-0.04388</c:v>
                </c:pt>
                <c:pt idx="200">
                  <c:v>-0.04846</c:v>
                </c:pt>
                <c:pt idx="201">
                  <c:v>-0.062652</c:v>
                </c:pt>
                <c:pt idx="202">
                  <c:v>-0.069376</c:v>
                </c:pt>
                <c:pt idx="203">
                  <c:v>-0.070739</c:v>
                </c:pt>
                <c:pt idx="204">
                  <c:v>-0.072013</c:v>
                </c:pt>
                <c:pt idx="205">
                  <c:v>-0.061461</c:v>
                </c:pt>
                <c:pt idx="206">
                  <c:v>-0.054178</c:v>
                </c:pt>
                <c:pt idx="207">
                  <c:v>-0.043782</c:v>
                </c:pt>
                <c:pt idx="208">
                  <c:v>-0.019618</c:v>
                </c:pt>
                <c:pt idx="209">
                  <c:v>0.005539</c:v>
                </c:pt>
                <c:pt idx="210">
                  <c:v>0.034867</c:v>
                </c:pt>
                <c:pt idx="211">
                  <c:v>0.056565</c:v>
                </c:pt>
                <c:pt idx="212">
                  <c:v>0.058948</c:v>
                </c:pt>
                <c:pt idx="213">
                  <c:v>0.050683</c:v>
                </c:pt>
                <c:pt idx="214">
                  <c:v>0.042342</c:v>
                </c:pt>
                <c:pt idx="215">
                  <c:v>0.043565</c:v>
                </c:pt>
                <c:pt idx="216">
                  <c:v>0.064078</c:v>
                </c:pt>
                <c:pt idx="217">
                  <c:v>0.082572</c:v>
                </c:pt>
                <c:pt idx="218">
                  <c:v>0.077654</c:v>
                </c:pt>
                <c:pt idx="219">
                  <c:v>0.055695</c:v>
                </c:pt>
                <c:pt idx="220">
                  <c:v>0.025229</c:v>
                </c:pt>
                <c:pt idx="221">
                  <c:v>-0.016925</c:v>
                </c:pt>
                <c:pt idx="222">
                  <c:v>-0.061126</c:v>
                </c:pt>
                <c:pt idx="223">
                  <c:v>-0.087051</c:v>
                </c:pt>
                <c:pt idx="224">
                  <c:v>-0.0819</c:v>
                </c:pt>
                <c:pt idx="225">
                  <c:v>-0.056331</c:v>
                </c:pt>
                <c:pt idx="226">
                  <c:v>-0.026533</c:v>
                </c:pt>
                <c:pt idx="227">
                  <c:v>0.003124</c:v>
                </c:pt>
                <c:pt idx="228">
                  <c:v>0.01038</c:v>
                </c:pt>
                <c:pt idx="229">
                  <c:v>0.006015</c:v>
                </c:pt>
                <c:pt idx="230">
                  <c:v>-0.001509</c:v>
                </c:pt>
                <c:pt idx="231">
                  <c:v>0.007118</c:v>
                </c:pt>
                <c:pt idx="232">
                  <c:v>0.028768</c:v>
                </c:pt>
                <c:pt idx="233">
                  <c:v>0.041752</c:v>
                </c:pt>
                <c:pt idx="234">
                  <c:v>0.040564</c:v>
                </c:pt>
                <c:pt idx="235">
                  <c:v>0.020756</c:v>
                </c:pt>
                <c:pt idx="236">
                  <c:v>-0.002932</c:v>
                </c:pt>
                <c:pt idx="237">
                  <c:v>-0.010879</c:v>
                </c:pt>
                <c:pt idx="238">
                  <c:v>0.009286</c:v>
                </c:pt>
                <c:pt idx="239">
                  <c:v>0.051404</c:v>
                </c:pt>
                <c:pt idx="240">
                  <c:v>0.099061</c:v>
                </c:pt>
                <c:pt idx="241">
                  <c:v>0.121067</c:v>
                </c:pt>
                <c:pt idx="242">
                  <c:v>0.122673</c:v>
                </c:pt>
                <c:pt idx="243">
                  <c:v>0.115569</c:v>
                </c:pt>
                <c:pt idx="244">
                  <c:v>0.09148</c:v>
                </c:pt>
                <c:pt idx="245">
                  <c:v>0.021501</c:v>
                </c:pt>
                <c:pt idx="246">
                  <c:v>-0.026195</c:v>
                </c:pt>
                <c:pt idx="247">
                  <c:v>-0.026079</c:v>
                </c:pt>
                <c:pt idx="248">
                  <c:v>-0.007928</c:v>
                </c:pt>
                <c:pt idx="249">
                  <c:v>0.028151</c:v>
                </c:pt>
                <c:pt idx="250">
                  <c:v>0.040613</c:v>
                </c:pt>
                <c:pt idx="251">
                  <c:v>0.035917</c:v>
                </c:pt>
                <c:pt idx="252">
                  <c:v>0.03548</c:v>
                </c:pt>
                <c:pt idx="253">
                  <c:v>0.028464</c:v>
                </c:pt>
                <c:pt idx="254">
                  <c:v>0.018208</c:v>
                </c:pt>
                <c:pt idx="255">
                  <c:v>0.015497</c:v>
                </c:pt>
                <c:pt idx="256">
                  <c:v>0.017948</c:v>
                </c:pt>
                <c:pt idx="257">
                  <c:v>0.020063</c:v>
                </c:pt>
                <c:pt idx="258">
                  <c:v>0.015513</c:v>
                </c:pt>
                <c:pt idx="259">
                  <c:v>0.017329</c:v>
                </c:pt>
                <c:pt idx="260">
                  <c:v>0.024551</c:v>
                </c:pt>
                <c:pt idx="261">
                  <c:v>0.02752</c:v>
                </c:pt>
                <c:pt idx="262">
                  <c:v>0.020807</c:v>
                </c:pt>
                <c:pt idx="263">
                  <c:v>0.010854</c:v>
                </c:pt>
                <c:pt idx="264">
                  <c:v>0.004093</c:v>
                </c:pt>
                <c:pt idx="265">
                  <c:v>-0.000425</c:v>
                </c:pt>
                <c:pt idx="266">
                  <c:v>-0.011223</c:v>
                </c:pt>
                <c:pt idx="267">
                  <c:v>-0.016551</c:v>
                </c:pt>
                <c:pt idx="268">
                  <c:v>-0.018464</c:v>
                </c:pt>
                <c:pt idx="269">
                  <c:v>-0.041598</c:v>
                </c:pt>
                <c:pt idx="270">
                  <c:v>-0.079376</c:v>
                </c:pt>
                <c:pt idx="271">
                  <c:v>-0.102925</c:v>
                </c:pt>
                <c:pt idx="272">
                  <c:v>-0.107146</c:v>
                </c:pt>
                <c:pt idx="273">
                  <c:v>-0.101857</c:v>
                </c:pt>
                <c:pt idx="274">
                  <c:v>-0.108497</c:v>
                </c:pt>
                <c:pt idx="275">
                  <c:v>-0.079215</c:v>
                </c:pt>
                <c:pt idx="276">
                  <c:v>-0.074902</c:v>
                </c:pt>
                <c:pt idx="277">
                  <c:v>-0.071601</c:v>
                </c:pt>
                <c:pt idx="278">
                  <c:v>-0.04774</c:v>
                </c:pt>
                <c:pt idx="279">
                  <c:v>-0.041722</c:v>
                </c:pt>
                <c:pt idx="280">
                  <c:v>-0.071821</c:v>
                </c:pt>
                <c:pt idx="281">
                  <c:v>-0.09018</c:v>
                </c:pt>
                <c:pt idx="282">
                  <c:v>-0.094585</c:v>
                </c:pt>
                <c:pt idx="283">
                  <c:v>-0.081867</c:v>
                </c:pt>
                <c:pt idx="284">
                  <c:v>-0.061895</c:v>
                </c:pt>
                <c:pt idx="285">
                  <c:v>-0.084999</c:v>
                </c:pt>
                <c:pt idx="286">
                  <c:v>-0.125218</c:v>
                </c:pt>
                <c:pt idx="287">
                  <c:v>-0.137632</c:v>
                </c:pt>
                <c:pt idx="288">
                  <c:v>-0.127714</c:v>
                </c:pt>
                <c:pt idx="289">
                  <c:v>-0.099481</c:v>
                </c:pt>
                <c:pt idx="290">
                  <c:v>-0.068943</c:v>
                </c:pt>
                <c:pt idx="291">
                  <c:v>-0.029382</c:v>
                </c:pt>
                <c:pt idx="292">
                  <c:v>0.015577</c:v>
                </c:pt>
                <c:pt idx="293">
                  <c:v>0.048769</c:v>
                </c:pt>
                <c:pt idx="294">
                  <c:v>0.074549</c:v>
                </c:pt>
                <c:pt idx="295">
                  <c:v>0.063627</c:v>
                </c:pt>
                <c:pt idx="296">
                  <c:v>0.034205</c:v>
                </c:pt>
                <c:pt idx="297">
                  <c:v>0.025016</c:v>
                </c:pt>
                <c:pt idx="298">
                  <c:v>0.013305</c:v>
                </c:pt>
                <c:pt idx="299">
                  <c:v>-0.002459</c:v>
                </c:pt>
                <c:pt idx="300">
                  <c:v>-0.003665</c:v>
                </c:pt>
                <c:pt idx="301">
                  <c:v>0.009461</c:v>
                </c:pt>
                <c:pt idx="302">
                  <c:v>0.000312</c:v>
                </c:pt>
                <c:pt idx="303">
                  <c:v>-0.026172</c:v>
                </c:pt>
                <c:pt idx="304">
                  <c:v>-0.039096</c:v>
                </c:pt>
                <c:pt idx="305">
                  <c:v>-0.040548</c:v>
                </c:pt>
                <c:pt idx="306">
                  <c:v>-0.041072</c:v>
                </c:pt>
                <c:pt idx="307">
                  <c:v>-0.042795</c:v>
                </c:pt>
                <c:pt idx="308">
                  <c:v>-0.046644</c:v>
                </c:pt>
                <c:pt idx="309">
                  <c:v>-0.056402</c:v>
                </c:pt>
                <c:pt idx="310">
                  <c:v>-0.0578</c:v>
                </c:pt>
                <c:pt idx="311">
                  <c:v>-0.040293</c:v>
                </c:pt>
                <c:pt idx="312">
                  <c:v>-0.004834</c:v>
                </c:pt>
                <c:pt idx="313">
                  <c:v>0.015142</c:v>
                </c:pt>
                <c:pt idx="314">
                  <c:v>0.029564</c:v>
                </c:pt>
                <c:pt idx="315">
                  <c:v>0.037392</c:v>
                </c:pt>
                <c:pt idx="316">
                  <c:v>0.040862</c:v>
                </c:pt>
                <c:pt idx="317">
                  <c:v>0.03581</c:v>
                </c:pt>
                <c:pt idx="318">
                  <c:v>0.025473</c:v>
                </c:pt>
                <c:pt idx="319">
                  <c:v>0.01739</c:v>
                </c:pt>
                <c:pt idx="320">
                  <c:v>0.014711</c:v>
                </c:pt>
                <c:pt idx="321">
                  <c:v>0.017306</c:v>
                </c:pt>
                <c:pt idx="322">
                  <c:v>0.015582</c:v>
                </c:pt>
                <c:pt idx="323">
                  <c:v>0.005302</c:v>
                </c:pt>
                <c:pt idx="324">
                  <c:v>-0.010249</c:v>
                </c:pt>
                <c:pt idx="325">
                  <c:v>-0.027923</c:v>
                </c:pt>
                <c:pt idx="326">
                  <c:v>-0.039106</c:v>
                </c:pt>
                <c:pt idx="327">
                  <c:v>-0.043782</c:v>
                </c:pt>
                <c:pt idx="328">
                  <c:v>-0.047272</c:v>
                </c:pt>
                <c:pt idx="329">
                  <c:v>-0.050598</c:v>
                </c:pt>
                <c:pt idx="330">
                  <c:v>-0.053844</c:v>
                </c:pt>
                <c:pt idx="331">
                  <c:v>-0.059234</c:v>
                </c:pt>
                <c:pt idx="332">
                  <c:v>-0.067842</c:v>
                </c:pt>
                <c:pt idx="333">
                  <c:v>-0.084995</c:v>
                </c:pt>
                <c:pt idx="334">
                  <c:v>-0.084079</c:v>
                </c:pt>
                <c:pt idx="335">
                  <c:v>-0.048933</c:v>
                </c:pt>
                <c:pt idx="336">
                  <c:v>-0.034065</c:v>
                </c:pt>
                <c:pt idx="337">
                  <c:v>-0.055689</c:v>
                </c:pt>
                <c:pt idx="338">
                  <c:v>-0.058308</c:v>
                </c:pt>
                <c:pt idx="339">
                  <c:v>-0.043901</c:v>
                </c:pt>
                <c:pt idx="340">
                  <c:v>-0.029457</c:v>
                </c:pt>
                <c:pt idx="341">
                  <c:v>-0.026832</c:v>
                </c:pt>
                <c:pt idx="342">
                  <c:v>-0.024325</c:v>
                </c:pt>
                <c:pt idx="343">
                  <c:v>-0.003855</c:v>
                </c:pt>
                <c:pt idx="344">
                  <c:v>0.002482</c:v>
                </c:pt>
                <c:pt idx="345">
                  <c:v>-0.002939</c:v>
                </c:pt>
                <c:pt idx="346">
                  <c:v>-0.014833</c:v>
                </c:pt>
                <c:pt idx="347">
                  <c:v>-0.030928</c:v>
                </c:pt>
                <c:pt idx="348">
                  <c:v>-0.043689</c:v>
                </c:pt>
                <c:pt idx="349">
                  <c:v>-0.048795</c:v>
                </c:pt>
                <c:pt idx="350">
                  <c:v>-0.051675</c:v>
                </c:pt>
                <c:pt idx="351">
                  <c:v>-0.058844</c:v>
                </c:pt>
                <c:pt idx="352">
                  <c:v>-0.063991</c:v>
                </c:pt>
                <c:pt idx="353">
                  <c:v>-0.058632</c:v>
                </c:pt>
                <c:pt idx="354">
                  <c:v>-0.07007</c:v>
                </c:pt>
                <c:pt idx="355">
                  <c:v>-0.071606</c:v>
                </c:pt>
                <c:pt idx="356">
                  <c:v>-0.061364</c:v>
                </c:pt>
                <c:pt idx="357">
                  <c:v>-0.02558</c:v>
                </c:pt>
                <c:pt idx="358">
                  <c:v>0.028328</c:v>
                </c:pt>
                <c:pt idx="359">
                  <c:v>0.048</c:v>
                </c:pt>
                <c:pt idx="360">
                  <c:v>0.023724</c:v>
                </c:pt>
                <c:pt idx="361">
                  <c:v>0.003523</c:v>
                </c:pt>
                <c:pt idx="362">
                  <c:v>-0.01024</c:v>
                </c:pt>
                <c:pt idx="363">
                  <c:v>-0.024912</c:v>
                </c:pt>
                <c:pt idx="364">
                  <c:v>-0.034122</c:v>
                </c:pt>
                <c:pt idx="365">
                  <c:v>-0.034995</c:v>
                </c:pt>
                <c:pt idx="366">
                  <c:v>-0.033883</c:v>
                </c:pt>
                <c:pt idx="367">
                  <c:v>-0.028529</c:v>
                </c:pt>
                <c:pt idx="368">
                  <c:v>-0.020091</c:v>
                </c:pt>
                <c:pt idx="369">
                  <c:v>-0.012764</c:v>
                </c:pt>
                <c:pt idx="370">
                  <c:v>-0.01721</c:v>
                </c:pt>
                <c:pt idx="371">
                  <c:v>-0.023729</c:v>
                </c:pt>
                <c:pt idx="372">
                  <c:v>-0.036553</c:v>
                </c:pt>
                <c:pt idx="373">
                  <c:v>-0.050449</c:v>
                </c:pt>
                <c:pt idx="374">
                  <c:v>-0.062234</c:v>
                </c:pt>
                <c:pt idx="375">
                  <c:v>-0.068744</c:v>
                </c:pt>
                <c:pt idx="376">
                  <c:v>-0.071077</c:v>
                </c:pt>
                <c:pt idx="377">
                  <c:v>-0.07242</c:v>
                </c:pt>
                <c:pt idx="378">
                  <c:v>-0.069435</c:v>
                </c:pt>
                <c:pt idx="379">
                  <c:v>-0.065272</c:v>
                </c:pt>
                <c:pt idx="380">
                  <c:v>-0.049354</c:v>
                </c:pt>
                <c:pt idx="381">
                  <c:v>-0.036706</c:v>
                </c:pt>
                <c:pt idx="382">
                  <c:v>-0.040188</c:v>
                </c:pt>
                <c:pt idx="383">
                  <c:v>-0.04484</c:v>
                </c:pt>
                <c:pt idx="384">
                  <c:v>-0.044194</c:v>
                </c:pt>
                <c:pt idx="385">
                  <c:v>-0.040342</c:v>
                </c:pt>
                <c:pt idx="386">
                  <c:v>-0.047182</c:v>
                </c:pt>
                <c:pt idx="387">
                  <c:v>-0.057187</c:v>
                </c:pt>
                <c:pt idx="388">
                  <c:v>-0.059657</c:v>
                </c:pt>
                <c:pt idx="389">
                  <c:v>-0.053558</c:v>
                </c:pt>
                <c:pt idx="390">
                  <c:v>-0.045287</c:v>
                </c:pt>
                <c:pt idx="391">
                  <c:v>-0.043434</c:v>
                </c:pt>
                <c:pt idx="392">
                  <c:v>-0.042637</c:v>
                </c:pt>
                <c:pt idx="393">
                  <c:v>-0.041714</c:v>
                </c:pt>
                <c:pt idx="394">
                  <c:v>-0.036493</c:v>
                </c:pt>
                <c:pt idx="395">
                  <c:v>-0.02708</c:v>
                </c:pt>
                <c:pt idx="396">
                  <c:v>-0.021029</c:v>
                </c:pt>
                <c:pt idx="397">
                  <c:v>-0.011732</c:v>
                </c:pt>
                <c:pt idx="398">
                  <c:v>-0.00455</c:v>
                </c:pt>
                <c:pt idx="399">
                  <c:v>0.000479</c:v>
                </c:pt>
                <c:pt idx="400">
                  <c:v>0.00865</c:v>
                </c:pt>
                <c:pt idx="401">
                  <c:v>0.016785</c:v>
                </c:pt>
                <c:pt idx="402">
                  <c:v>0.018468</c:v>
                </c:pt>
                <c:pt idx="403">
                  <c:v>0.01695</c:v>
                </c:pt>
                <c:pt idx="404">
                  <c:v>0.004783</c:v>
                </c:pt>
                <c:pt idx="405">
                  <c:v>-0.007336</c:v>
                </c:pt>
                <c:pt idx="406">
                  <c:v>-0.017329</c:v>
                </c:pt>
                <c:pt idx="407">
                  <c:v>-0.021992</c:v>
                </c:pt>
                <c:pt idx="408">
                  <c:v>-0.025599</c:v>
                </c:pt>
                <c:pt idx="409">
                  <c:v>-0.023861</c:v>
                </c:pt>
                <c:pt idx="410">
                  <c:v>-0.024273</c:v>
                </c:pt>
                <c:pt idx="411">
                  <c:v>-0.028928</c:v>
                </c:pt>
                <c:pt idx="412">
                  <c:v>-0.031452</c:v>
                </c:pt>
                <c:pt idx="413">
                  <c:v>-0.03611</c:v>
                </c:pt>
                <c:pt idx="414">
                  <c:v>-0.040755</c:v>
                </c:pt>
                <c:pt idx="415">
                  <c:v>-0.038944</c:v>
                </c:pt>
                <c:pt idx="416">
                  <c:v>-0.038195</c:v>
                </c:pt>
                <c:pt idx="417">
                  <c:v>-0.034134</c:v>
                </c:pt>
                <c:pt idx="418">
                  <c:v>-0.032052</c:v>
                </c:pt>
                <c:pt idx="419">
                  <c:v>-0.035155</c:v>
                </c:pt>
                <c:pt idx="420">
                  <c:v>-0.035141</c:v>
                </c:pt>
                <c:pt idx="421">
                  <c:v>-0.02896</c:v>
                </c:pt>
                <c:pt idx="422">
                  <c:v>-0.026155</c:v>
                </c:pt>
                <c:pt idx="423">
                  <c:v>-0.025566</c:v>
                </c:pt>
                <c:pt idx="424">
                  <c:v>-0.02708</c:v>
                </c:pt>
                <c:pt idx="425">
                  <c:v>-0.027456</c:v>
                </c:pt>
                <c:pt idx="426">
                  <c:v>-0.03203</c:v>
                </c:pt>
                <c:pt idx="427">
                  <c:v>-0.034385</c:v>
                </c:pt>
                <c:pt idx="428">
                  <c:v>-0.041061</c:v>
                </c:pt>
                <c:pt idx="429">
                  <c:v>-0.045695</c:v>
                </c:pt>
                <c:pt idx="430">
                  <c:v>-0.049335</c:v>
                </c:pt>
                <c:pt idx="431">
                  <c:v>-0.047774</c:v>
                </c:pt>
                <c:pt idx="432">
                  <c:v>-0.048299</c:v>
                </c:pt>
                <c:pt idx="433">
                  <c:v>-0.059392</c:v>
                </c:pt>
                <c:pt idx="434">
                  <c:v>-0.066158</c:v>
                </c:pt>
                <c:pt idx="435">
                  <c:v>-0.069746</c:v>
                </c:pt>
                <c:pt idx="436">
                  <c:v>-0.077534</c:v>
                </c:pt>
                <c:pt idx="437">
                  <c:v>-0.083193</c:v>
                </c:pt>
                <c:pt idx="438">
                  <c:v>-0.083591</c:v>
                </c:pt>
                <c:pt idx="439">
                  <c:v>-0.08398</c:v>
                </c:pt>
                <c:pt idx="440">
                  <c:v>-0.083177</c:v>
                </c:pt>
                <c:pt idx="441">
                  <c:v>-0.0748</c:v>
                </c:pt>
                <c:pt idx="442">
                  <c:v>-0.064211</c:v>
                </c:pt>
                <c:pt idx="443">
                  <c:v>-0.059971</c:v>
                </c:pt>
                <c:pt idx="444">
                  <c:v>-0.048205</c:v>
                </c:pt>
                <c:pt idx="445">
                  <c:v>-0.036462</c:v>
                </c:pt>
                <c:pt idx="446">
                  <c:v>-0.018391</c:v>
                </c:pt>
                <c:pt idx="447">
                  <c:v>0.000659</c:v>
                </c:pt>
                <c:pt idx="448">
                  <c:v>0.007907</c:v>
                </c:pt>
                <c:pt idx="449">
                  <c:v>0.023709</c:v>
                </c:pt>
                <c:pt idx="450">
                  <c:v>0.031005</c:v>
                </c:pt>
                <c:pt idx="451">
                  <c:v>0.035213</c:v>
                </c:pt>
                <c:pt idx="452">
                  <c:v>0.039327</c:v>
                </c:pt>
                <c:pt idx="453">
                  <c:v>0.043422</c:v>
                </c:pt>
                <c:pt idx="454">
                  <c:v>0.049638</c:v>
                </c:pt>
                <c:pt idx="455">
                  <c:v>0.057975</c:v>
                </c:pt>
                <c:pt idx="456">
                  <c:v>0.066304</c:v>
                </c:pt>
                <c:pt idx="457">
                  <c:v>0.073589</c:v>
                </c:pt>
                <c:pt idx="458">
                  <c:v>0.084035</c:v>
                </c:pt>
                <c:pt idx="459">
                  <c:v>0.092346</c:v>
                </c:pt>
                <c:pt idx="460">
                  <c:v>0.086749</c:v>
                </c:pt>
                <c:pt idx="461">
                  <c:v>0.075882</c:v>
                </c:pt>
                <c:pt idx="462">
                  <c:v>0.067271</c:v>
                </c:pt>
                <c:pt idx="463">
                  <c:v>0.05882</c:v>
                </c:pt>
                <c:pt idx="464">
                  <c:v>0.047442</c:v>
                </c:pt>
                <c:pt idx="465">
                  <c:v>0.038362</c:v>
                </c:pt>
                <c:pt idx="466">
                  <c:v>0.026075</c:v>
                </c:pt>
                <c:pt idx="467">
                  <c:v>0.01054</c:v>
                </c:pt>
                <c:pt idx="468">
                  <c:v>0.005614</c:v>
                </c:pt>
                <c:pt idx="469">
                  <c:v>0.003776</c:v>
                </c:pt>
                <c:pt idx="470">
                  <c:v>0.000723</c:v>
                </c:pt>
                <c:pt idx="471">
                  <c:v>-0.000182</c:v>
                </c:pt>
                <c:pt idx="472">
                  <c:v>-0.006286</c:v>
                </c:pt>
                <c:pt idx="473">
                  <c:v>0.011351</c:v>
                </c:pt>
                <c:pt idx="474">
                  <c:v>0.035531</c:v>
                </c:pt>
                <c:pt idx="475">
                  <c:v>0.029659</c:v>
                </c:pt>
                <c:pt idx="476">
                  <c:v>0.019329</c:v>
                </c:pt>
                <c:pt idx="477">
                  <c:v>0.00458</c:v>
                </c:pt>
                <c:pt idx="478">
                  <c:v>-0.010252</c:v>
                </c:pt>
                <c:pt idx="479">
                  <c:v>-0.022974</c:v>
                </c:pt>
                <c:pt idx="480">
                  <c:v>-0.027105</c:v>
                </c:pt>
                <c:pt idx="481">
                  <c:v>-0.030189</c:v>
                </c:pt>
                <c:pt idx="482">
                  <c:v>-0.035333</c:v>
                </c:pt>
                <c:pt idx="483">
                  <c:v>-0.030811</c:v>
                </c:pt>
                <c:pt idx="484">
                  <c:v>-0.020859</c:v>
                </c:pt>
                <c:pt idx="485">
                  <c:v>-0.016187</c:v>
                </c:pt>
                <c:pt idx="486">
                  <c:v>-0.018998</c:v>
                </c:pt>
                <c:pt idx="487">
                  <c:v>-0.025019</c:v>
                </c:pt>
                <c:pt idx="488">
                  <c:v>-0.032038</c:v>
                </c:pt>
                <c:pt idx="489">
                  <c:v>-0.033587</c:v>
                </c:pt>
                <c:pt idx="490">
                  <c:v>-0.032887</c:v>
                </c:pt>
                <c:pt idx="491">
                  <c:v>-0.029947</c:v>
                </c:pt>
                <c:pt idx="492">
                  <c:v>-0.019499</c:v>
                </c:pt>
                <c:pt idx="493">
                  <c:v>-0.003753</c:v>
                </c:pt>
                <c:pt idx="494">
                  <c:v>0.015072</c:v>
                </c:pt>
                <c:pt idx="495">
                  <c:v>0.032664</c:v>
                </c:pt>
                <c:pt idx="496">
                  <c:v>0.040449</c:v>
                </c:pt>
                <c:pt idx="497">
                  <c:v>0.036457</c:v>
                </c:pt>
                <c:pt idx="498">
                  <c:v>0.02401</c:v>
                </c:pt>
                <c:pt idx="499">
                  <c:v>0.010674</c:v>
                </c:pt>
                <c:pt idx="500">
                  <c:v>0.006045</c:v>
                </c:pt>
                <c:pt idx="501">
                  <c:v>0.009004</c:v>
                </c:pt>
                <c:pt idx="502">
                  <c:v>0.001313</c:v>
                </c:pt>
                <c:pt idx="503">
                  <c:v>-0.012973</c:v>
                </c:pt>
                <c:pt idx="504">
                  <c:v>-0.016802</c:v>
                </c:pt>
                <c:pt idx="505">
                  <c:v>-0.017388</c:v>
                </c:pt>
                <c:pt idx="506">
                  <c:v>-0.024069</c:v>
                </c:pt>
                <c:pt idx="507">
                  <c:v>-0.027356</c:v>
                </c:pt>
                <c:pt idx="508">
                  <c:v>-0.021131</c:v>
                </c:pt>
                <c:pt idx="509">
                  <c:v>-0.028978</c:v>
                </c:pt>
                <c:pt idx="510">
                  <c:v>-0.026318</c:v>
                </c:pt>
                <c:pt idx="511">
                  <c:v>-0.016438</c:v>
                </c:pt>
                <c:pt idx="512">
                  <c:v>-0.019426</c:v>
                </c:pt>
                <c:pt idx="513">
                  <c:v>-0.022388</c:v>
                </c:pt>
                <c:pt idx="514">
                  <c:v>-0.031692</c:v>
                </c:pt>
                <c:pt idx="515">
                  <c:v>-0.044137</c:v>
                </c:pt>
                <c:pt idx="516">
                  <c:v>-0.060807</c:v>
                </c:pt>
                <c:pt idx="517">
                  <c:v>-0.07531</c:v>
                </c:pt>
                <c:pt idx="518">
                  <c:v>-0.08135</c:v>
                </c:pt>
                <c:pt idx="519">
                  <c:v>-0.067128</c:v>
                </c:pt>
                <c:pt idx="520">
                  <c:v>-0.048451</c:v>
                </c:pt>
                <c:pt idx="521">
                  <c:v>-0.043716</c:v>
                </c:pt>
                <c:pt idx="522">
                  <c:v>-0.045686</c:v>
                </c:pt>
                <c:pt idx="523">
                  <c:v>-0.050974</c:v>
                </c:pt>
                <c:pt idx="524">
                  <c:v>-0.053052</c:v>
                </c:pt>
                <c:pt idx="525">
                  <c:v>-0.060487</c:v>
                </c:pt>
                <c:pt idx="526">
                  <c:v>-0.067849</c:v>
                </c:pt>
                <c:pt idx="527">
                  <c:v>-0.068659</c:v>
                </c:pt>
                <c:pt idx="528">
                  <c:v>-0.060853</c:v>
                </c:pt>
                <c:pt idx="529">
                  <c:v>-0.036854</c:v>
                </c:pt>
                <c:pt idx="530">
                  <c:v>-0.018317</c:v>
                </c:pt>
                <c:pt idx="531">
                  <c:v>0.011679</c:v>
                </c:pt>
                <c:pt idx="532">
                  <c:v>0.0509</c:v>
                </c:pt>
                <c:pt idx="533">
                  <c:v>0.078054</c:v>
                </c:pt>
                <c:pt idx="534">
                  <c:v>0.088089</c:v>
                </c:pt>
                <c:pt idx="535">
                  <c:v>0.089762</c:v>
                </c:pt>
                <c:pt idx="536">
                  <c:v>0.094922</c:v>
                </c:pt>
                <c:pt idx="537">
                  <c:v>0.092758</c:v>
                </c:pt>
                <c:pt idx="538">
                  <c:v>0.072217</c:v>
                </c:pt>
                <c:pt idx="539">
                  <c:v>0.051369</c:v>
                </c:pt>
                <c:pt idx="540">
                  <c:v>0.038909</c:v>
                </c:pt>
                <c:pt idx="541">
                  <c:v>0.033979</c:v>
                </c:pt>
                <c:pt idx="542">
                  <c:v>0.024888</c:v>
                </c:pt>
                <c:pt idx="543">
                  <c:v>0.022312</c:v>
                </c:pt>
                <c:pt idx="544">
                  <c:v>0.02834</c:v>
                </c:pt>
                <c:pt idx="545">
                  <c:v>0.028004</c:v>
                </c:pt>
                <c:pt idx="546">
                  <c:v>0.026589</c:v>
                </c:pt>
                <c:pt idx="547">
                  <c:v>0.024014</c:v>
                </c:pt>
                <c:pt idx="548">
                  <c:v>0.028701</c:v>
                </c:pt>
                <c:pt idx="549">
                  <c:v>0.042723</c:v>
                </c:pt>
                <c:pt idx="550">
                  <c:v>0.045984</c:v>
                </c:pt>
                <c:pt idx="551">
                  <c:v>0.043927</c:v>
                </c:pt>
                <c:pt idx="552">
                  <c:v>0.037643</c:v>
                </c:pt>
                <c:pt idx="553">
                  <c:v>0.027132</c:v>
                </c:pt>
                <c:pt idx="554">
                  <c:v>0.021917</c:v>
                </c:pt>
                <c:pt idx="555">
                  <c:v>0.021071</c:v>
                </c:pt>
                <c:pt idx="556">
                  <c:v>0.023569</c:v>
                </c:pt>
                <c:pt idx="557">
                  <c:v>0.032691</c:v>
                </c:pt>
                <c:pt idx="558">
                  <c:v>0.014309</c:v>
                </c:pt>
                <c:pt idx="559">
                  <c:v>-0.026465</c:v>
                </c:pt>
                <c:pt idx="560">
                  <c:v>-0.055773</c:v>
                </c:pt>
                <c:pt idx="561">
                  <c:v>-0.076774</c:v>
                </c:pt>
                <c:pt idx="562">
                  <c:v>-0.08933</c:v>
                </c:pt>
                <c:pt idx="563">
                  <c:v>-0.101901</c:v>
                </c:pt>
                <c:pt idx="564">
                  <c:v>-0.115496</c:v>
                </c:pt>
                <c:pt idx="565">
                  <c:v>-0.118398</c:v>
                </c:pt>
                <c:pt idx="566">
                  <c:v>-0.104373</c:v>
                </c:pt>
                <c:pt idx="567">
                  <c:v>-0.078692</c:v>
                </c:pt>
                <c:pt idx="568">
                  <c:v>-0.039254</c:v>
                </c:pt>
                <c:pt idx="569">
                  <c:v>-0.005145</c:v>
                </c:pt>
                <c:pt idx="570">
                  <c:v>0.015229</c:v>
                </c:pt>
                <c:pt idx="571">
                  <c:v>0.022199</c:v>
                </c:pt>
                <c:pt idx="572">
                  <c:v>-0.005692</c:v>
                </c:pt>
                <c:pt idx="573">
                  <c:v>-0.041919</c:v>
                </c:pt>
                <c:pt idx="574">
                  <c:v>-0.062356</c:v>
                </c:pt>
                <c:pt idx="575">
                  <c:v>-0.063837</c:v>
                </c:pt>
                <c:pt idx="576">
                  <c:v>-0.047296</c:v>
                </c:pt>
                <c:pt idx="577">
                  <c:v>-0.011782</c:v>
                </c:pt>
                <c:pt idx="578">
                  <c:v>0.026655</c:v>
                </c:pt>
                <c:pt idx="579">
                  <c:v>0.06086</c:v>
                </c:pt>
                <c:pt idx="580">
                  <c:v>0.092016</c:v>
                </c:pt>
                <c:pt idx="581">
                  <c:v>0.118109</c:v>
                </c:pt>
                <c:pt idx="582">
                  <c:v>0.141471</c:v>
                </c:pt>
                <c:pt idx="583">
                  <c:v>0.141851</c:v>
                </c:pt>
                <c:pt idx="584">
                  <c:v>0.131877</c:v>
                </c:pt>
                <c:pt idx="585">
                  <c:v>0.114517</c:v>
                </c:pt>
                <c:pt idx="586">
                  <c:v>0.094696</c:v>
                </c:pt>
                <c:pt idx="587">
                  <c:v>0.090552</c:v>
                </c:pt>
                <c:pt idx="588">
                  <c:v>0.071275</c:v>
                </c:pt>
                <c:pt idx="589">
                  <c:v>0.054113</c:v>
                </c:pt>
                <c:pt idx="590">
                  <c:v>0.063701</c:v>
                </c:pt>
                <c:pt idx="591">
                  <c:v>0.079362</c:v>
                </c:pt>
                <c:pt idx="592">
                  <c:v>0.06274</c:v>
                </c:pt>
                <c:pt idx="593">
                  <c:v>0.045543</c:v>
                </c:pt>
                <c:pt idx="594">
                  <c:v>0.045792</c:v>
                </c:pt>
                <c:pt idx="595">
                  <c:v>0.053548</c:v>
                </c:pt>
                <c:pt idx="596">
                  <c:v>0.061222</c:v>
                </c:pt>
                <c:pt idx="597">
                  <c:v>0.070984</c:v>
                </c:pt>
                <c:pt idx="598">
                  <c:v>0.078602</c:v>
                </c:pt>
                <c:pt idx="599">
                  <c:v>0.083145</c:v>
                </c:pt>
                <c:pt idx="600">
                  <c:v>0.084718</c:v>
                </c:pt>
                <c:pt idx="601">
                  <c:v>0.086415</c:v>
                </c:pt>
                <c:pt idx="602">
                  <c:v>0.081744</c:v>
                </c:pt>
                <c:pt idx="603">
                  <c:v>0.074867</c:v>
                </c:pt>
                <c:pt idx="604">
                  <c:v>0.063689</c:v>
                </c:pt>
                <c:pt idx="605">
                  <c:v>0.046038</c:v>
                </c:pt>
                <c:pt idx="606">
                  <c:v>0.028358</c:v>
                </c:pt>
                <c:pt idx="607">
                  <c:v>0.010598</c:v>
                </c:pt>
                <c:pt idx="608">
                  <c:v>-0.007239</c:v>
                </c:pt>
                <c:pt idx="609">
                  <c:v>-0.020887</c:v>
                </c:pt>
                <c:pt idx="610">
                  <c:v>-0.024963</c:v>
                </c:pt>
                <c:pt idx="611">
                  <c:v>-0.031221</c:v>
                </c:pt>
                <c:pt idx="612">
                  <c:v>-0.042718</c:v>
                </c:pt>
                <c:pt idx="613">
                  <c:v>-0.046543</c:v>
                </c:pt>
                <c:pt idx="614">
                  <c:v>-0.048073</c:v>
                </c:pt>
                <c:pt idx="615">
                  <c:v>-0.05702</c:v>
                </c:pt>
                <c:pt idx="616">
                  <c:v>-0.056341</c:v>
                </c:pt>
                <c:pt idx="617">
                  <c:v>-0.048222</c:v>
                </c:pt>
                <c:pt idx="618">
                  <c:v>-0.035844</c:v>
                </c:pt>
                <c:pt idx="619">
                  <c:v>-0.016982</c:v>
                </c:pt>
                <c:pt idx="620">
                  <c:v>-0.000132</c:v>
                </c:pt>
                <c:pt idx="621">
                  <c:v>0.014635</c:v>
                </c:pt>
                <c:pt idx="622">
                  <c:v>0.026227</c:v>
                </c:pt>
                <c:pt idx="623">
                  <c:v>0.037759</c:v>
                </c:pt>
                <c:pt idx="624">
                  <c:v>0.039593</c:v>
                </c:pt>
                <c:pt idx="625">
                  <c:v>0.040236</c:v>
                </c:pt>
                <c:pt idx="626">
                  <c:v>0.036519</c:v>
                </c:pt>
                <c:pt idx="627">
                  <c:v>0.027449</c:v>
                </c:pt>
                <c:pt idx="628">
                  <c:v>0.025863</c:v>
                </c:pt>
                <c:pt idx="629">
                  <c:v>0.02966</c:v>
                </c:pt>
                <c:pt idx="630">
                  <c:v>0.028136</c:v>
                </c:pt>
                <c:pt idx="631">
                  <c:v>0.019052</c:v>
                </c:pt>
                <c:pt idx="632">
                  <c:v>0.009937</c:v>
                </c:pt>
                <c:pt idx="633">
                  <c:v>0.005142</c:v>
                </c:pt>
                <c:pt idx="634">
                  <c:v>-0.005948</c:v>
                </c:pt>
                <c:pt idx="635">
                  <c:v>-0.013737</c:v>
                </c:pt>
                <c:pt idx="636">
                  <c:v>-0.00662</c:v>
                </c:pt>
                <c:pt idx="637">
                  <c:v>0.00775</c:v>
                </c:pt>
                <c:pt idx="638">
                  <c:v>0.005134</c:v>
                </c:pt>
                <c:pt idx="639">
                  <c:v>-0.010186</c:v>
                </c:pt>
                <c:pt idx="640">
                  <c:v>-0.019098</c:v>
                </c:pt>
                <c:pt idx="641">
                  <c:v>-0.01521</c:v>
                </c:pt>
                <c:pt idx="642">
                  <c:v>-0.008338</c:v>
                </c:pt>
                <c:pt idx="643">
                  <c:v>-0.012361</c:v>
                </c:pt>
                <c:pt idx="644">
                  <c:v>-0.021691</c:v>
                </c:pt>
                <c:pt idx="645">
                  <c:v>-0.037292</c:v>
                </c:pt>
                <c:pt idx="646">
                  <c:v>-0.050694</c:v>
                </c:pt>
                <c:pt idx="647">
                  <c:v>-0.058626</c:v>
                </c:pt>
                <c:pt idx="648">
                  <c:v>-0.066483</c:v>
                </c:pt>
                <c:pt idx="649">
                  <c:v>-0.08074</c:v>
                </c:pt>
                <c:pt idx="650">
                  <c:v>-0.098242</c:v>
                </c:pt>
                <c:pt idx="651">
                  <c:v>-0.12018</c:v>
                </c:pt>
                <c:pt idx="652">
                  <c:v>-0.14339</c:v>
                </c:pt>
                <c:pt idx="653">
                  <c:v>-0.145394</c:v>
                </c:pt>
                <c:pt idx="654">
                  <c:v>-0.135813</c:v>
                </c:pt>
                <c:pt idx="655">
                  <c:v>-0.129594</c:v>
                </c:pt>
                <c:pt idx="656">
                  <c:v>-0.129834</c:v>
                </c:pt>
                <c:pt idx="657">
                  <c:v>-0.124656</c:v>
                </c:pt>
                <c:pt idx="658">
                  <c:v>-0.120519</c:v>
                </c:pt>
                <c:pt idx="659">
                  <c:v>-0.114293</c:v>
                </c:pt>
                <c:pt idx="660">
                  <c:v>-0.088872</c:v>
                </c:pt>
                <c:pt idx="661">
                  <c:v>-0.0626</c:v>
                </c:pt>
                <c:pt idx="662">
                  <c:v>-0.048293</c:v>
                </c:pt>
                <c:pt idx="663">
                  <c:v>-0.033171</c:v>
                </c:pt>
                <c:pt idx="664">
                  <c:v>-0.019239</c:v>
                </c:pt>
                <c:pt idx="665">
                  <c:v>-0.006415</c:v>
                </c:pt>
                <c:pt idx="666">
                  <c:v>-0.000959</c:v>
                </c:pt>
                <c:pt idx="667">
                  <c:v>-0.001723</c:v>
                </c:pt>
                <c:pt idx="668">
                  <c:v>0.006239</c:v>
                </c:pt>
                <c:pt idx="669">
                  <c:v>0.008034</c:v>
                </c:pt>
                <c:pt idx="670">
                  <c:v>0.001515</c:v>
                </c:pt>
                <c:pt idx="671">
                  <c:v>-0.000982</c:v>
                </c:pt>
                <c:pt idx="672">
                  <c:v>0.003598</c:v>
                </c:pt>
                <c:pt idx="673">
                  <c:v>0.007946</c:v>
                </c:pt>
                <c:pt idx="674">
                  <c:v>0.004655</c:v>
                </c:pt>
                <c:pt idx="675">
                  <c:v>0.000225</c:v>
                </c:pt>
                <c:pt idx="676">
                  <c:v>-0.006189</c:v>
                </c:pt>
                <c:pt idx="677">
                  <c:v>-0.012336</c:v>
                </c:pt>
                <c:pt idx="678">
                  <c:v>-0.011828</c:v>
                </c:pt>
                <c:pt idx="679">
                  <c:v>0.00473</c:v>
                </c:pt>
                <c:pt idx="680">
                  <c:v>0.028663</c:v>
                </c:pt>
                <c:pt idx="681">
                  <c:v>0.042751</c:v>
                </c:pt>
                <c:pt idx="682">
                  <c:v>0.050162</c:v>
                </c:pt>
                <c:pt idx="683">
                  <c:v>0.045783</c:v>
                </c:pt>
                <c:pt idx="684">
                  <c:v>0.027543</c:v>
                </c:pt>
                <c:pt idx="685">
                  <c:v>0.015632</c:v>
                </c:pt>
                <c:pt idx="686">
                  <c:v>0.019676</c:v>
                </c:pt>
                <c:pt idx="687">
                  <c:v>0.027078</c:v>
                </c:pt>
                <c:pt idx="688">
                  <c:v>0.014068</c:v>
                </c:pt>
                <c:pt idx="689">
                  <c:v>-0.019219</c:v>
                </c:pt>
                <c:pt idx="690">
                  <c:v>-0.050831</c:v>
                </c:pt>
                <c:pt idx="691">
                  <c:v>-0.068361</c:v>
                </c:pt>
                <c:pt idx="692">
                  <c:v>-0.06874</c:v>
                </c:pt>
                <c:pt idx="693">
                  <c:v>-0.056353</c:v>
                </c:pt>
                <c:pt idx="694">
                  <c:v>-0.035655</c:v>
                </c:pt>
                <c:pt idx="695">
                  <c:v>-0.024554</c:v>
                </c:pt>
                <c:pt idx="696">
                  <c:v>-0.022621</c:v>
                </c:pt>
                <c:pt idx="697">
                  <c:v>-0.010567</c:v>
                </c:pt>
                <c:pt idx="698">
                  <c:v>-0.006679</c:v>
                </c:pt>
                <c:pt idx="699">
                  <c:v>-0.009282</c:v>
                </c:pt>
                <c:pt idx="700">
                  <c:v>-0.012219</c:v>
                </c:pt>
                <c:pt idx="701">
                  <c:v>-0.019659</c:v>
                </c:pt>
                <c:pt idx="702">
                  <c:v>-0.02192</c:v>
                </c:pt>
                <c:pt idx="703">
                  <c:v>-0.01368</c:v>
                </c:pt>
                <c:pt idx="704">
                  <c:v>0.006312</c:v>
                </c:pt>
                <c:pt idx="705">
                  <c:v>0.01254</c:v>
                </c:pt>
                <c:pt idx="706">
                  <c:v>-0.022933</c:v>
                </c:pt>
                <c:pt idx="707">
                  <c:v>-0.077482</c:v>
                </c:pt>
                <c:pt idx="708">
                  <c:v>-0.103032</c:v>
                </c:pt>
                <c:pt idx="709">
                  <c:v>-0.12027</c:v>
                </c:pt>
                <c:pt idx="710">
                  <c:v>-0.135501</c:v>
                </c:pt>
                <c:pt idx="711">
                  <c:v>-0.149761</c:v>
                </c:pt>
                <c:pt idx="712">
                  <c:v>-0.148963</c:v>
                </c:pt>
                <c:pt idx="713">
                  <c:v>-0.141474</c:v>
                </c:pt>
                <c:pt idx="714">
                  <c:v>-0.14113</c:v>
                </c:pt>
                <c:pt idx="715">
                  <c:v>-0.141713</c:v>
                </c:pt>
                <c:pt idx="716">
                  <c:v>-0.140215</c:v>
                </c:pt>
                <c:pt idx="717">
                  <c:v>-0.13033</c:v>
                </c:pt>
                <c:pt idx="718">
                  <c:v>-0.105872</c:v>
                </c:pt>
                <c:pt idx="719">
                  <c:v>-0.074048</c:v>
                </c:pt>
                <c:pt idx="720">
                  <c:v>-0.043336</c:v>
                </c:pt>
                <c:pt idx="721">
                  <c:v>-0.01567</c:v>
                </c:pt>
                <c:pt idx="722">
                  <c:v>0.005777</c:v>
                </c:pt>
                <c:pt idx="723">
                  <c:v>0.023006</c:v>
                </c:pt>
                <c:pt idx="724">
                  <c:v>0.043397</c:v>
                </c:pt>
                <c:pt idx="725">
                  <c:v>0.055322</c:v>
                </c:pt>
                <c:pt idx="726">
                  <c:v>0.059991</c:v>
                </c:pt>
                <c:pt idx="727">
                  <c:v>0.058407</c:v>
                </c:pt>
                <c:pt idx="728">
                  <c:v>0.061079</c:v>
                </c:pt>
                <c:pt idx="729">
                  <c:v>0.070035</c:v>
                </c:pt>
                <c:pt idx="730">
                  <c:v>0.074618</c:v>
                </c:pt>
                <c:pt idx="731">
                  <c:v>0.069591</c:v>
                </c:pt>
                <c:pt idx="732">
                  <c:v>0.057102</c:v>
                </c:pt>
                <c:pt idx="733">
                  <c:v>0.041354</c:v>
                </c:pt>
                <c:pt idx="734">
                  <c:v>0.028788</c:v>
                </c:pt>
                <c:pt idx="735">
                  <c:v>0.015262</c:v>
                </c:pt>
                <c:pt idx="736">
                  <c:v>0.002914</c:v>
                </c:pt>
                <c:pt idx="737">
                  <c:v>-0.001781</c:v>
                </c:pt>
                <c:pt idx="738">
                  <c:v>-0.003149</c:v>
                </c:pt>
                <c:pt idx="739">
                  <c:v>-0.006549</c:v>
                </c:pt>
                <c:pt idx="740">
                  <c:v>-0.010943</c:v>
                </c:pt>
                <c:pt idx="741">
                  <c:v>-0.015338</c:v>
                </c:pt>
                <c:pt idx="742">
                  <c:v>-0.019745</c:v>
                </c:pt>
                <c:pt idx="743">
                  <c:v>-0.025255</c:v>
                </c:pt>
                <c:pt idx="744">
                  <c:v>-0.030787</c:v>
                </c:pt>
                <c:pt idx="745">
                  <c:v>-0.027788</c:v>
                </c:pt>
                <c:pt idx="746">
                  <c:v>-0.019508</c:v>
                </c:pt>
                <c:pt idx="747">
                  <c:v>-0.01871</c:v>
                </c:pt>
                <c:pt idx="748">
                  <c:v>-0.025398</c:v>
                </c:pt>
                <c:pt idx="749">
                  <c:v>-0.033166</c:v>
                </c:pt>
                <c:pt idx="750">
                  <c:v>-0.033512</c:v>
                </c:pt>
                <c:pt idx="751">
                  <c:v>-0.030732</c:v>
                </c:pt>
                <c:pt idx="752">
                  <c:v>-0.028105</c:v>
                </c:pt>
                <c:pt idx="753">
                  <c:v>-0.029979</c:v>
                </c:pt>
                <c:pt idx="754">
                  <c:v>-0.04488</c:v>
                </c:pt>
                <c:pt idx="755">
                  <c:v>-0.061908</c:v>
                </c:pt>
                <c:pt idx="756">
                  <c:v>-0.071322</c:v>
                </c:pt>
                <c:pt idx="757">
                  <c:v>-0.073072</c:v>
                </c:pt>
                <c:pt idx="758">
                  <c:v>-0.066137</c:v>
                </c:pt>
                <c:pt idx="759">
                  <c:v>-0.062284</c:v>
                </c:pt>
                <c:pt idx="760">
                  <c:v>-0.069119</c:v>
                </c:pt>
                <c:pt idx="761">
                  <c:v>-0.085613</c:v>
                </c:pt>
                <c:pt idx="762">
                  <c:v>-0.10115</c:v>
                </c:pt>
                <c:pt idx="763">
                  <c:v>-0.110381</c:v>
                </c:pt>
                <c:pt idx="764">
                  <c:v>-0.119664</c:v>
                </c:pt>
                <c:pt idx="765">
                  <c:v>-0.124784</c:v>
                </c:pt>
                <c:pt idx="766">
                  <c:v>-0.118173</c:v>
                </c:pt>
                <c:pt idx="767">
                  <c:v>-0.108118</c:v>
                </c:pt>
                <c:pt idx="768">
                  <c:v>-0.099964</c:v>
                </c:pt>
                <c:pt idx="769">
                  <c:v>-0.090701</c:v>
                </c:pt>
                <c:pt idx="770">
                  <c:v>-0.077248</c:v>
                </c:pt>
                <c:pt idx="771">
                  <c:v>-0.056669</c:v>
                </c:pt>
                <c:pt idx="772">
                  <c:v>-0.046077</c:v>
                </c:pt>
                <c:pt idx="773">
                  <c:v>-0.047337</c:v>
                </c:pt>
                <c:pt idx="774">
                  <c:v>-0.064464</c:v>
                </c:pt>
                <c:pt idx="775">
                  <c:v>-0.096342</c:v>
                </c:pt>
                <c:pt idx="776">
                  <c:v>-0.108766</c:v>
                </c:pt>
                <c:pt idx="777">
                  <c:v>-0.081631</c:v>
                </c:pt>
                <c:pt idx="778">
                  <c:v>-0.035212</c:v>
                </c:pt>
                <c:pt idx="779">
                  <c:v>-0.017372</c:v>
                </c:pt>
                <c:pt idx="780">
                  <c:v>-0.038903</c:v>
                </c:pt>
                <c:pt idx="781">
                  <c:v>-0.092655</c:v>
                </c:pt>
                <c:pt idx="782">
                  <c:v>-0.132994</c:v>
                </c:pt>
                <c:pt idx="783">
                  <c:v>-0.141583</c:v>
                </c:pt>
                <c:pt idx="784">
                  <c:v>-0.145862</c:v>
                </c:pt>
                <c:pt idx="785">
                  <c:v>-0.149964</c:v>
                </c:pt>
                <c:pt idx="786">
                  <c:v>-0.150709</c:v>
                </c:pt>
                <c:pt idx="787">
                  <c:v>-0.154778</c:v>
                </c:pt>
                <c:pt idx="788">
                  <c:v>-0.13992</c:v>
                </c:pt>
                <c:pt idx="789">
                  <c:v>-0.107393</c:v>
                </c:pt>
                <c:pt idx="790">
                  <c:v>-0.079601</c:v>
                </c:pt>
                <c:pt idx="791">
                  <c:v>-0.061619</c:v>
                </c:pt>
                <c:pt idx="792">
                  <c:v>-0.054269</c:v>
                </c:pt>
                <c:pt idx="793">
                  <c:v>-0.053046</c:v>
                </c:pt>
                <c:pt idx="794">
                  <c:v>-0.065403</c:v>
                </c:pt>
                <c:pt idx="795">
                  <c:v>-0.081928</c:v>
                </c:pt>
                <c:pt idx="796">
                  <c:v>-0.093161</c:v>
                </c:pt>
                <c:pt idx="797">
                  <c:v>-0.101219</c:v>
                </c:pt>
                <c:pt idx="798">
                  <c:v>-0.101756</c:v>
                </c:pt>
                <c:pt idx="799">
                  <c:v>-0.097904</c:v>
                </c:pt>
                <c:pt idx="800">
                  <c:v>-0.086445</c:v>
                </c:pt>
                <c:pt idx="801">
                  <c:v>-0.068482</c:v>
                </c:pt>
                <c:pt idx="802">
                  <c:v>-0.045295</c:v>
                </c:pt>
                <c:pt idx="803">
                  <c:v>-0.021147</c:v>
                </c:pt>
                <c:pt idx="804">
                  <c:v>0.000829</c:v>
                </c:pt>
                <c:pt idx="805">
                  <c:v>0.014192</c:v>
                </c:pt>
                <c:pt idx="806">
                  <c:v>0.015803</c:v>
                </c:pt>
                <c:pt idx="807">
                  <c:v>0.016353</c:v>
                </c:pt>
                <c:pt idx="808">
                  <c:v>0.014568</c:v>
                </c:pt>
                <c:pt idx="809">
                  <c:v>0.016797</c:v>
                </c:pt>
                <c:pt idx="810">
                  <c:v>0.022103</c:v>
                </c:pt>
                <c:pt idx="811">
                  <c:v>0.027404</c:v>
                </c:pt>
                <c:pt idx="812">
                  <c:v>0.030591</c:v>
                </c:pt>
                <c:pt idx="813">
                  <c:v>0.033808</c:v>
                </c:pt>
                <c:pt idx="814">
                  <c:v>0.026488</c:v>
                </c:pt>
                <c:pt idx="815">
                  <c:v>0.011879</c:v>
                </c:pt>
                <c:pt idx="816">
                  <c:v>-0.00375</c:v>
                </c:pt>
                <c:pt idx="817">
                  <c:v>-0.022694</c:v>
                </c:pt>
                <c:pt idx="818">
                  <c:v>-0.041594</c:v>
                </c:pt>
                <c:pt idx="819">
                  <c:v>-0.054142</c:v>
                </c:pt>
                <c:pt idx="820">
                  <c:v>-0.056045</c:v>
                </c:pt>
                <c:pt idx="821">
                  <c:v>-0.052541</c:v>
                </c:pt>
                <c:pt idx="822">
                  <c:v>-0.05335</c:v>
                </c:pt>
                <c:pt idx="823">
                  <c:v>-0.059406</c:v>
                </c:pt>
                <c:pt idx="824">
                  <c:v>-0.059773</c:v>
                </c:pt>
                <c:pt idx="825">
                  <c:v>-0.047218</c:v>
                </c:pt>
                <c:pt idx="826">
                  <c:v>-0.024145</c:v>
                </c:pt>
                <c:pt idx="827">
                  <c:v>-0.001153</c:v>
                </c:pt>
                <c:pt idx="828">
                  <c:v>0.019775</c:v>
                </c:pt>
                <c:pt idx="829">
                  <c:v>0.032293</c:v>
                </c:pt>
                <c:pt idx="830">
                  <c:v>0.040646</c:v>
                </c:pt>
                <c:pt idx="831">
                  <c:v>0.044817</c:v>
                </c:pt>
                <c:pt idx="832">
                  <c:v>0.044823</c:v>
                </c:pt>
                <c:pt idx="833">
                  <c:v>0.051424</c:v>
                </c:pt>
                <c:pt idx="834">
                  <c:v>0.066541</c:v>
                </c:pt>
                <c:pt idx="835">
                  <c:v>0.074868</c:v>
                </c:pt>
                <c:pt idx="836">
                  <c:v>0.080732</c:v>
                </c:pt>
                <c:pt idx="837">
                  <c:v>0.094922</c:v>
                </c:pt>
                <c:pt idx="838">
                  <c:v>0.121788</c:v>
                </c:pt>
                <c:pt idx="839">
                  <c:v>0.152814</c:v>
                </c:pt>
                <c:pt idx="840">
                  <c:v>0.17743</c:v>
                </c:pt>
                <c:pt idx="841">
                  <c:v>0.191627</c:v>
                </c:pt>
                <c:pt idx="842">
                  <c:v>0.209278</c:v>
                </c:pt>
                <c:pt idx="843">
                  <c:v>0.22797</c:v>
                </c:pt>
                <c:pt idx="844">
                  <c:v>0.243543</c:v>
                </c:pt>
                <c:pt idx="845">
                  <c:v>0.260366</c:v>
                </c:pt>
                <c:pt idx="846">
                  <c:v>0.273175</c:v>
                </c:pt>
                <c:pt idx="847">
                  <c:v>0.279671</c:v>
                </c:pt>
                <c:pt idx="848">
                  <c:v>0.286048</c:v>
                </c:pt>
                <c:pt idx="849">
                  <c:v>0.292496</c:v>
                </c:pt>
                <c:pt idx="850">
                  <c:v>0.291519</c:v>
                </c:pt>
                <c:pt idx="851">
                  <c:v>0.274589</c:v>
                </c:pt>
                <c:pt idx="852">
                  <c:v>0.275019</c:v>
                </c:pt>
                <c:pt idx="853">
                  <c:v>0.259434</c:v>
                </c:pt>
                <c:pt idx="854">
                  <c:v>0.26438</c:v>
                </c:pt>
                <c:pt idx="855">
                  <c:v>0.246873</c:v>
                </c:pt>
                <c:pt idx="856">
                  <c:v>0.235857</c:v>
                </c:pt>
                <c:pt idx="857">
                  <c:v>0.222632</c:v>
                </c:pt>
                <c:pt idx="858">
                  <c:v>0.194456</c:v>
                </c:pt>
                <c:pt idx="859">
                  <c:v>0.163121</c:v>
                </c:pt>
                <c:pt idx="860">
                  <c:v>0.132894</c:v>
                </c:pt>
                <c:pt idx="861">
                  <c:v>0.114497</c:v>
                </c:pt>
                <c:pt idx="862">
                  <c:v>0.110049</c:v>
                </c:pt>
                <c:pt idx="863">
                  <c:v>0.097081</c:v>
                </c:pt>
                <c:pt idx="864">
                  <c:v>0.072262</c:v>
                </c:pt>
                <c:pt idx="865">
                  <c:v>0.052613</c:v>
                </c:pt>
                <c:pt idx="866">
                  <c:v>0.032915</c:v>
                </c:pt>
                <c:pt idx="867">
                  <c:v>0.0122</c:v>
                </c:pt>
                <c:pt idx="868">
                  <c:v>0.000138</c:v>
                </c:pt>
                <c:pt idx="869">
                  <c:v>0.004113</c:v>
                </c:pt>
                <c:pt idx="870">
                  <c:v>0.007074</c:v>
                </c:pt>
                <c:pt idx="871">
                  <c:v>-0.02205</c:v>
                </c:pt>
                <c:pt idx="872">
                  <c:v>-0.043899</c:v>
                </c:pt>
                <c:pt idx="873">
                  <c:v>-0.047629</c:v>
                </c:pt>
                <c:pt idx="874">
                  <c:v>-0.036117</c:v>
                </c:pt>
                <c:pt idx="875">
                  <c:v>-0.035111</c:v>
                </c:pt>
                <c:pt idx="876">
                  <c:v>-0.05341</c:v>
                </c:pt>
                <c:pt idx="877">
                  <c:v>-0.068678</c:v>
                </c:pt>
                <c:pt idx="878">
                  <c:v>-0.067978</c:v>
                </c:pt>
                <c:pt idx="879">
                  <c:v>-0.057598</c:v>
                </c:pt>
                <c:pt idx="880">
                  <c:v>-0.03987</c:v>
                </c:pt>
                <c:pt idx="881">
                  <c:v>-0.040458</c:v>
                </c:pt>
                <c:pt idx="882">
                  <c:v>-0.05509</c:v>
                </c:pt>
                <c:pt idx="883">
                  <c:v>-0.067795</c:v>
                </c:pt>
                <c:pt idx="884">
                  <c:v>-0.082954</c:v>
                </c:pt>
                <c:pt idx="885">
                  <c:v>-0.102429</c:v>
                </c:pt>
                <c:pt idx="886">
                  <c:v>-0.115261</c:v>
                </c:pt>
                <c:pt idx="887">
                  <c:v>-0.116271</c:v>
                </c:pt>
                <c:pt idx="888">
                  <c:v>-0.119448</c:v>
                </c:pt>
                <c:pt idx="889">
                  <c:v>-0.117494</c:v>
                </c:pt>
                <c:pt idx="890">
                  <c:v>-0.114476</c:v>
                </c:pt>
                <c:pt idx="891">
                  <c:v>-0.112232</c:v>
                </c:pt>
                <c:pt idx="892">
                  <c:v>-0.116163</c:v>
                </c:pt>
                <c:pt idx="893">
                  <c:v>-0.124123</c:v>
                </c:pt>
                <c:pt idx="894">
                  <c:v>-0.126624</c:v>
                </c:pt>
                <c:pt idx="895">
                  <c:v>-0.135664</c:v>
                </c:pt>
                <c:pt idx="896">
                  <c:v>-0.151374</c:v>
                </c:pt>
                <c:pt idx="897">
                  <c:v>-0.169319</c:v>
                </c:pt>
                <c:pt idx="898">
                  <c:v>-0.182908</c:v>
                </c:pt>
                <c:pt idx="899">
                  <c:v>-0.204809</c:v>
                </c:pt>
                <c:pt idx="900">
                  <c:v>-0.247778</c:v>
                </c:pt>
                <c:pt idx="901">
                  <c:v>-0.296968</c:v>
                </c:pt>
                <c:pt idx="902">
                  <c:v>-0.341897</c:v>
                </c:pt>
                <c:pt idx="903">
                  <c:v>-0.35498</c:v>
                </c:pt>
                <c:pt idx="904">
                  <c:v>-0.334143</c:v>
                </c:pt>
                <c:pt idx="905">
                  <c:v>-0.314582</c:v>
                </c:pt>
                <c:pt idx="906">
                  <c:v>-0.327096</c:v>
                </c:pt>
                <c:pt idx="907">
                  <c:v>-0.365243</c:v>
                </c:pt>
                <c:pt idx="908">
                  <c:v>-0.37421</c:v>
                </c:pt>
                <c:pt idx="909">
                  <c:v>-0.371407</c:v>
                </c:pt>
                <c:pt idx="910">
                  <c:v>-0.36747</c:v>
                </c:pt>
                <c:pt idx="911">
                  <c:v>-0.371948</c:v>
                </c:pt>
                <c:pt idx="912">
                  <c:v>-0.370144</c:v>
                </c:pt>
                <c:pt idx="913">
                  <c:v>-0.364462</c:v>
                </c:pt>
                <c:pt idx="914">
                  <c:v>-0.351928</c:v>
                </c:pt>
                <c:pt idx="915">
                  <c:v>-0.321468</c:v>
                </c:pt>
                <c:pt idx="916">
                  <c:v>-0.288376</c:v>
                </c:pt>
                <c:pt idx="917">
                  <c:v>-0.283852</c:v>
                </c:pt>
                <c:pt idx="918">
                  <c:v>-0.320149</c:v>
                </c:pt>
                <c:pt idx="919">
                  <c:v>-0.329871</c:v>
                </c:pt>
                <c:pt idx="920">
                  <c:v>-0.325706</c:v>
                </c:pt>
                <c:pt idx="921">
                  <c:v>-0.300941</c:v>
                </c:pt>
                <c:pt idx="922">
                  <c:v>-0.284503</c:v>
                </c:pt>
                <c:pt idx="923">
                  <c:v>-0.280018</c:v>
                </c:pt>
                <c:pt idx="924">
                  <c:v>-0.273829</c:v>
                </c:pt>
                <c:pt idx="925">
                  <c:v>-0.26365</c:v>
                </c:pt>
                <c:pt idx="926">
                  <c:v>-0.253627</c:v>
                </c:pt>
                <c:pt idx="927">
                  <c:v>-0.244652</c:v>
                </c:pt>
                <c:pt idx="928">
                  <c:v>-0.223912</c:v>
                </c:pt>
                <c:pt idx="929">
                  <c:v>-0.189272</c:v>
                </c:pt>
                <c:pt idx="930">
                  <c:v>-0.151378</c:v>
                </c:pt>
                <c:pt idx="931">
                  <c:v>-0.124098</c:v>
                </c:pt>
                <c:pt idx="932">
                  <c:v>-0.106406</c:v>
                </c:pt>
                <c:pt idx="933">
                  <c:v>-0.093013</c:v>
                </c:pt>
                <c:pt idx="934">
                  <c:v>-0.08289</c:v>
                </c:pt>
                <c:pt idx="935">
                  <c:v>-0.080302</c:v>
                </c:pt>
                <c:pt idx="936">
                  <c:v>-0.076628</c:v>
                </c:pt>
                <c:pt idx="937">
                  <c:v>-0.075071</c:v>
                </c:pt>
                <c:pt idx="938">
                  <c:v>-0.09489</c:v>
                </c:pt>
                <c:pt idx="939">
                  <c:v>-0.098764</c:v>
                </c:pt>
                <c:pt idx="940">
                  <c:v>-0.074906</c:v>
                </c:pt>
                <c:pt idx="941">
                  <c:v>-0.073609</c:v>
                </c:pt>
                <c:pt idx="942">
                  <c:v>-0.082101</c:v>
                </c:pt>
                <c:pt idx="943">
                  <c:v>-0.077815</c:v>
                </c:pt>
                <c:pt idx="944">
                  <c:v>-0.068149</c:v>
                </c:pt>
                <c:pt idx="945">
                  <c:v>-0.064821</c:v>
                </c:pt>
                <c:pt idx="946">
                  <c:v>-0.067807</c:v>
                </c:pt>
                <c:pt idx="947">
                  <c:v>-0.070754</c:v>
                </c:pt>
                <c:pt idx="948">
                  <c:v>-0.075901</c:v>
                </c:pt>
                <c:pt idx="949">
                  <c:v>-0.073603</c:v>
                </c:pt>
                <c:pt idx="950">
                  <c:v>-0.068146</c:v>
                </c:pt>
                <c:pt idx="951">
                  <c:v>-0.070225</c:v>
                </c:pt>
                <c:pt idx="952">
                  <c:v>-0.073371</c:v>
                </c:pt>
                <c:pt idx="953">
                  <c:v>-0.071254</c:v>
                </c:pt>
                <c:pt idx="954">
                  <c:v>-0.068047</c:v>
                </c:pt>
                <c:pt idx="955">
                  <c:v>-0.061411</c:v>
                </c:pt>
                <c:pt idx="956">
                  <c:v>-0.057688</c:v>
                </c:pt>
                <c:pt idx="957">
                  <c:v>-0.056916</c:v>
                </c:pt>
                <c:pt idx="958">
                  <c:v>-0.062323</c:v>
                </c:pt>
                <c:pt idx="959">
                  <c:v>-0.071719</c:v>
                </c:pt>
                <c:pt idx="960">
                  <c:v>-0.070275</c:v>
                </c:pt>
                <c:pt idx="961">
                  <c:v>-0.050813</c:v>
                </c:pt>
                <c:pt idx="962">
                  <c:v>-0.056231</c:v>
                </c:pt>
                <c:pt idx="963">
                  <c:v>-0.053287</c:v>
                </c:pt>
                <c:pt idx="964">
                  <c:v>-0.018413</c:v>
                </c:pt>
                <c:pt idx="965">
                  <c:v>-0.000887</c:v>
                </c:pt>
                <c:pt idx="966">
                  <c:v>-0.010988</c:v>
                </c:pt>
                <c:pt idx="967">
                  <c:v>0.001458</c:v>
                </c:pt>
                <c:pt idx="968">
                  <c:v>0.012673</c:v>
                </c:pt>
                <c:pt idx="969">
                  <c:v>0.007997</c:v>
                </c:pt>
                <c:pt idx="970">
                  <c:v>0.027065</c:v>
                </c:pt>
                <c:pt idx="971">
                  <c:v>0.03342</c:v>
                </c:pt>
                <c:pt idx="972">
                  <c:v>0.014398</c:v>
                </c:pt>
                <c:pt idx="973">
                  <c:v>0.028506</c:v>
                </c:pt>
                <c:pt idx="974">
                  <c:v>0.052729</c:v>
                </c:pt>
                <c:pt idx="975">
                  <c:v>0.080083</c:v>
                </c:pt>
                <c:pt idx="976">
                  <c:v>0.074316</c:v>
                </c:pt>
                <c:pt idx="977">
                  <c:v>0.068645</c:v>
                </c:pt>
                <c:pt idx="978">
                  <c:v>0.067225</c:v>
                </c:pt>
                <c:pt idx="979">
                  <c:v>0.078549</c:v>
                </c:pt>
                <c:pt idx="980">
                  <c:v>0.085579</c:v>
                </c:pt>
                <c:pt idx="981">
                  <c:v>0.073491</c:v>
                </c:pt>
                <c:pt idx="982">
                  <c:v>0.05724</c:v>
                </c:pt>
                <c:pt idx="983">
                  <c:v>0.078332</c:v>
                </c:pt>
                <c:pt idx="984">
                  <c:v>0.108881</c:v>
                </c:pt>
                <c:pt idx="985">
                  <c:v>0.131922</c:v>
                </c:pt>
                <c:pt idx="986">
                  <c:v>0.142222</c:v>
                </c:pt>
                <c:pt idx="987">
                  <c:v>0.136657</c:v>
                </c:pt>
                <c:pt idx="988">
                  <c:v>0.132343</c:v>
                </c:pt>
                <c:pt idx="989">
                  <c:v>0.127226</c:v>
                </c:pt>
                <c:pt idx="990">
                  <c:v>0.118006</c:v>
                </c:pt>
                <c:pt idx="991">
                  <c:v>0.116366</c:v>
                </c:pt>
                <c:pt idx="992">
                  <c:v>0.117839</c:v>
                </c:pt>
                <c:pt idx="993">
                  <c:v>0.106311</c:v>
                </c:pt>
                <c:pt idx="994">
                  <c:v>0.061674</c:v>
                </c:pt>
                <c:pt idx="995">
                  <c:v>0.020174</c:v>
                </c:pt>
                <c:pt idx="996">
                  <c:v>0.010708</c:v>
                </c:pt>
                <c:pt idx="997">
                  <c:v>-0.000783</c:v>
                </c:pt>
                <c:pt idx="998">
                  <c:v>-0.028356</c:v>
                </c:pt>
                <c:pt idx="999">
                  <c:v>-0.063614</c:v>
                </c:pt>
                <c:pt idx="1000">
                  <c:v>-0.092454</c:v>
                </c:pt>
                <c:pt idx="1001">
                  <c:v>-0.137043</c:v>
                </c:pt>
                <c:pt idx="1002">
                  <c:v>-0.178099</c:v>
                </c:pt>
                <c:pt idx="1003">
                  <c:v>-0.202022</c:v>
                </c:pt>
                <c:pt idx="1004">
                  <c:v>-0.20486</c:v>
                </c:pt>
                <c:pt idx="1005">
                  <c:v>-0.199177</c:v>
                </c:pt>
                <c:pt idx="1006">
                  <c:v>-0.200974</c:v>
                </c:pt>
                <c:pt idx="1007">
                  <c:v>-0.201824</c:v>
                </c:pt>
                <c:pt idx="1008">
                  <c:v>-0.199367</c:v>
                </c:pt>
                <c:pt idx="1009">
                  <c:v>-0.195656</c:v>
                </c:pt>
                <c:pt idx="1010">
                  <c:v>-0.189747</c:v>
                </c:pt>
                <c:pt idx="1011">
                  <c:v>-0.169946</c:v>
                </c:pt>
                <c:pt idx="1012">
                  <c:v>-0.130944</c:v>
                </c:pt>
                <c:pt idx="1013">
                  <c:v>-0.102589</c:v>
                </c:pt>
                <c:pt idx="1014">
                  <c:v>-0.084916</c:v>
                </c:pt>
                <c:pt idx="1015">
                  <c:v>-0.081313</c:v>
                </c:pt>
                <c:pt idx="1016">
                  <c:v>-0.098161</c:v>
                </c:pt>
                <c:pt idx="1017">
                  <c:v>-0.116052</c:v>
                </c:pt>
                <c:pt idx="1018">
                  <c:v>-0.122016</c:v>
                </c:pt>
                <c:pt idx="1019">
                  <c:v>-0.132114</c:v>
                </c:pt>
                <c:pt idx="1020">
                  <c:v>-0.125266</c:v>
                </c:pt>
                <c:pt idx="1021">
                  <c:v>-0.105718</c:v>
                </c:pt>
                <c:pt idx="1022">
                  <c:v>-0.08618</c:v>
                </c:pt>
                <c:pt idx="1023">
                  <c:v>-0.070945</c:v>
                </c:pt>
                <c:pt idx="1024">
                  <c:v>-0.058946</c:v>
                </c:pt>
                <c:pt idx="1025">
                  <c:v>-0.045911</c:v>
                </c:pt>
                <c:pt idx="1026">
                  <c:v>-0.030714</c:v>
                </c:pt>
                <c:pt idx="1027">
                  <c:v>-0.027108</c:v>
                </c:pt>
                <c:pt idx="1028">
                  <c:v>-0.029827</c:v>
                </c:pt>
                <c:pt idx="1029">
                  <c:v>-0.035821</c:v>
                </c:pt>
                <c:pt idx="1030">
                  <c:v>-0.045117</c:v>
                </c:pt>
                <c:pt idx="1031">
                  <c:v>-0.049086</c:v>
                </c:pt>
                <c:pt idx="1032">
                  <c:v>-0.046597</c:v>
                </c:pt>
                <c:pt idx="1033">
                  <c:v>-0.038844</c:v>
                </c:pt>
                <c:pt idx="1034">
                  <c:v>-0.037609</c:v>
                </c:pt>
                <c:pt idx="1035">
                  <c:v>-0.05232</c:v>
                </c:pt>
                <c:pt idx="1036">
                  <c:v>-0.072195</c:v>
                </c:pt>
                <c:pt idx="1037">
                  <c:v>-0.088842</c:v>
                </c:pt>
                <c:pt idx="1038">
                  <c:v>-0.104504</c:v>
                </c:pt>
                <c:pt idx="1039">
                  <c:v>-0.117161</c:v>
                </c:pt>
                <c:pt idx="1040">
                  <c:v>-0.122467</c:v>
                </c:pt>
                <c:pt idx="1041">
                  <c:v>-0.11811</c:v>
                </c:pt>
                <c:pt idx="1042">
                  <c:v>-0.118979</c:v>
                </c:pt>
                <c:pt idx="1043">
                  <c:v>-0.113351</c:v>
                </c:pt>
                <c:pt idx="1044">
                  <c:v>-0.096039</c:v>
                </c:pt>
                <c:pt idx="1045">
                  <c:v>-0.090724</c:v>
                </c:pt>
                <c:pt idx="1046">
                  <c:v>-0.097247</c:v>
                </c:pt>
                <c:pt idx="1047">
                  <c:v>-0.096057</c:v>
                </c:pt>
                <c:pt idx="1048">
                  <c:v>-0.06986</c:v>
                </c:pt>
                <c:pt idx="1049">
                  <c:v>-0.035736</c:v>
                </c:pt>
                <c:pt idx="1050">
                  <c:v>-0.018898</c:v>
                </c:pt>
                <c:pt idx="1051">
                  <c:v>-0.021683</c:v>
                </c:pt>
                <c:pt idx="1052">
                  <c:v>-0.028897</c:v>
                </c:pt>
                <c:pt idx="1053">
                  <c:v>-0.032889</c:v>
                </c:pt>
                <c:pt idx="1054">
                  <c:v>-0.033729</c:v>
                </c:pt>
                <c:pt idx="1055">
                  <c:v>-0.030485</c:v>
                </c:pt>
                <c:pt idx="1056">
                  <c:v>-0.021999</c:v>
                </c:pt>
                <c:pt idx="1057">
                  <c:v>0.001564</c:v>
                </c:pt>
                <c:pt idx="1058">
                  <c:v>0.030742</c:v>
                </c:pt>
                <c:pt idx="1059">
                  <c:v>0.058005</c:v>
                </c:pt>
                <c:pt idx="1060">
                  <c:v>0.082185</c:v>
                </c:pt>
                <c:pt idx="1061">
                  <c:v>0.098874</c:v>
                </c:pt>
                <c:pt idx="1062">
                  <c:v>0.108989</c:v>
                </c:pt>
                <c:pt idx="1063">
                  <c:v>0.108329</c:v>
                </c:pt>
                <c:pt idx="1064">
                  <c:v>0.098121</c:v>
                </c:pt>
                <c:pt idx="1065">
                  <c:v>0.082738</c:v>
                </c:pt>
                <c:pt idx="1066">
                  <c:v>0.065231</c:v>
                </c:pt>
                <c:pt idx="1067">
                  <c:v>0.039042</c:v>
                </c:pt>
                <c:pt idx="1068">
                  <c:v>0.00207</c:v>
                </c:pt>
                <c:pt idx="1069">
                  <c:v>-0.037057</c:v>
                </c:pt>
                <c:pt idx="1070">
                  <c:v>-0.065403</c:v>
                </c:pt>
                <c:pt idx="1071">
                  <c:v>-0.088247</c:v>
                </c:pt>
                <c:pt idx="1072">
                  <c:v>-0.090643</c:v>
                </c:pt>
                <c:pt idx="1073">
                  <c:v>-0.084607</c:v>
                </c:pt>
                <c:pt idx="1074">
                  <c:v>-0.072397</c:v>
                </c:pt>
                <c:pt idx="1075">
                  <c:v>-0.05829</c:v>
                </c:pt>
                <c:pt idx="1076">
                  <c:v>-0.05397</c:v>
                </c:pt>
                <c:pt idx="1077">
                  <c:v>-0.065614</c:v>
                </c:pt>
                <c:pt idx="1078">
                  <c:v>-0.082347</c:v>
                </c:pt>
                <c:pt idx="1079">
                  <c:v>-0.096652</c:v>
                </c:pt>
                <c:pt idx="1080">
                  <c:v>-0.102352</c:v>
                </c:pt>
                <c:pt idx="1081">
                  <c:v>-0.101816</c:v>
                </c:pt>
                <c:pt idx="1082">
                  <c:v>-0.092993</c:v>
                </c:pt>
                <c:pt idx="1083">
                  <c:v>-0.084578</c:v>
                </c:pt>
                <c:pt idx="1084">
                  <c:v>-0.078497</c:v>
                </c:pt>
                <c:pt idx="1085">
                  <c:v>-0.062769</c:v>
                </c:pt>
                <c:pt idx="1086">
                  <c:v>-0.053529</c:v>
                </c:pt>
                <c:pt idx="1087">
                  <c:v>-0.041987</c:v>
                </c:pt>
                <c:pt idx="1088">
                  <c:v>-0.018617</c:v>
                </c:pt>
                <c:pt idx="1089">
                  <c:v>0.014324</c:v>
                </c:pt>
                <c:pt idx="1090">
                  <c:v>0.018174</c:v>
                </c:pt>
                <c:pt idx="1091">
                  <c:v>0.017477</c:v>
                </c:pt>
                <c:pt idx="1092">
                  <c:v>0.018866</c:v>
                </c:pt>
                <c:pt idx="1093">
                  <c:v>0.023679</c:v>
                </c:pt>
                <c:pt idx="1094">
                  <c:v>0.043849</c:v>
                </c:pt>
                <c:pt idx="1095">
                  <c:v>0.053356</c:v>
                </c:pt>
                <c:pt idx="1096">
                  <c:v>0.044544</c:v>
                </c:pt>
                <c:pt idx="1097">
                  <c:v>0.030205</c:v>
                </c:pt>
                <c:pt idx="1098">
                  <c:v>0.025296</c:v>
                </c:pt>
                <c:pt idx="1099">
                  <c:v>0.024528</c:v>
                </c:pt>
                <c:pt idx="1100">
                  <c:v>0.026943</c:v>
                </c:pt>
                <c:pt idx="1101">
                  <c:v>0.018676</c:v>
                </c:pt>
                <c:pt idx="1102">
                  <c:v>0.003966</c:v>
                </c:pt>
                <c:pt idx="1103">
                  <c:v>-0.01292</c:v>
                </c:pt>
                <c:pt idx="1104">
                  <c:v>-0.018014</c:v>
                </c:pt>
                <c:pt idx="1105">
                  <c:v>-0.016749</c:v>
                </c:pt>
                <c:pt idx="1106">
                  <c:v>-0.006979</c:v>
                </c:pt>
                <c:pt idx="1107">
                  <c:v>0.004926</c:v>
                </c:pt>
                <c:pt idx="1108">
                  <c:v>0.023278</c:v>
                </c:pt>
                <c:pt idx="1109">
                  <c:v>0.038511</c:v>
                </c:pt>
                <c:pt idx="1110">
                  <c:v>0.041124</c:v>
                </c:pt>
                <c:pt idx="1111">
                  <c:v>0.034361</c:v>
                </c:pt>
                <c:pt idx="1112">
                  <c:v>0.027691</c:v>
                </c:pt>
                <c:pt idx="1113">
                  <c:v>0.018822</c:v>
                </c:pt>
                <c:pt idx="1114">
                  <c:v>0.015258</c:v>
                </c:pt>
                <c:pt idx="1115">
                  <c:v>0.017043</c:v>
                </c:pt>
                <c:pt idx="1116">
                  <c:v>0.019969</c:v>
                </c:pt>
                <c:pt idx="1117">
                  <c:v>0.027332</c:v>
                </c:pt>
                <c:pt idx="1118">
                  <c:v>0.034794</c:v>
                </c:pt>
                <c:pt idx="1119">
                  <c:v>0.046504</c:v>
                </c:pt>
                <c:pt idx="1120">
                  <c:v>0.05706</c:v>
                </c:pt>
                <c:pt idx="1121">
                  <c:v>0.062289</c:v>
                </c:pt>
                <c:pt idx="1122">
                  <c:v>0.053564</c:v>
                </c:pt>
                <c:pt idx="1123">
                  <c:v>0.0221</c:v>
                </c:pt>
                <c:pt idx="1124">
                  <c:v>-0.003031</c:v>
                </c:pt>
                <c:pt idx="1125">
                  <c:v>0.008006</c:v>
                </c:pt>
                <c:pt idx="1126">
                  <c:v>0.05858</c:v>
                </c:pt>
                <c:pt idx="1127">
                  <c:v>0.08785</c:v>
                </c:pt>
                <c:pt idx="1128">
                  <c:v>0.087473</c:v>
                </c:pt>
                <c:pt idx="1129">
                  <c:v>0.059578</c:v>
                </c:pt>
                <c:pt idx="1130">
                  <c:v>0.019962</c:v>
                </c:pt>
                <c:pt idx="1131">
                  <c:v>-0.045543</c:v>
                </c:pt>
                <c:pt idx="1132">
                  <c:v>-0.131665</c:v>
                </c:pt>
                <c:pt idx="1133">
                  <c:v>-0.187801</c:v>
                </c:pt>
                <c:pt idx="1134">
                  <c:v>-0.168286</c:v>
                </c:pt>
                <c:pt idx="1135">
                  <c:v>-0.098701</c:v>
                </c:pt>
                <c:pt idx="1136">
                  <c:v>-0.023723</c:v>
                </c:pt>
                <c:pt idx="1137">
                  <c:v>0.040735</c:v>
                </c:pt>
                <c:pt idx="1138">
                  <c:v>0.097742</c:v>
                </c:pt>
                <c:pt idx="1139">
                  <c:v>0.154843</c:v>
                </c:pt>
                <c:pt idx="1140">
                  <c:v>0.199201</c:v>
                </c:pt>
                <c:pt idx="1141">
                  <c:v>0.213662</c:v>
                </c:pt>
                <c:pt idx="1142">
                  <c:v>0.210145</c:v>
                </c:pt>
                <c:pt idx="1143">
                  <c:v>0.191725</c:v>
                </c:pt>
                <c:pt idx="1144">
                  <c:v>0.171122</c:v>
                </c:pt>
                <c:pt idx="1145">
                  <c:v>0.163204</c:v>
                </c:pt>
                <c:pt idx="1146">
                  <c:v>0.16364</c:v>
                </c:pt>
                <c:pt idx="1147">
                  <c:v>0.163938</c:v>
                </c:pt>
                <c:pt idx="1148">
                  <c:v>0.16218</c:v>
                </c:pt>
                <c:pt idx="1149">
                  <c:v>0.171361</c:v>
                </c:pt>
                <c:pt idx="1150">
                  <c:v>0.182829</c:v>
                </c:pt>
                <c:pt idx="1151">
                  <c:v>0.162589</c:v>
                </c:pt>
                <c:pt idx="1152">
                  <c:v>0.144683</c:v>
                </c:pt>
                <c:pt idx="1153">
                  <c:v>0.148085</c:v>
                </c:pt>
                <c:pt idx="1154">
                  <c:v>0.15021</c:v>
                </c:pt>
                <c:pt idx="1155">
                  <c:v>0.156354</c:v>
                </c:pt>
                <c:pt idx="1156">
                  <c:v>0.178294</c:v>
                </c:pt>
                <c:pt idx="1157">
                  <c:v>0.202304</c:v>
                </c:pt>
                <c:pt idx="1158">
                  <c:v>0.217927</c:v>
                </c:pt>
                <c:pt idx="1159">
                  <c:v>0.219905</c:v>
                </c:pt>
                <c:pt idx="1160">
                  <c:v>0.218842</c:v>
                </c:pt>
                <c:pt idx="1161">
                  <c:v>0.226352</c:v>
                </c:pt>
                <c:pt idx="1162">
                  <c:v>0.233766</c:v>
                </c:pt>
                <c:pt idx="1163">
                  <c:v>0.233642</c:v>
                </c:pt>
                <c:pt idx="1164">
                  <c:v>0.226039</c:v>
                </c:pt>
                <c:pt idx="1165">
                  <c:v>0.210017</c:v>
                </c:pt>
                <c:pt idx="1166">
                  <c:v>0.197198</c:v>
                </c:pt>
                <c:pt idx="1167">
                  <c:v>0.187684</c:v>
                </c:pt>
                <c:pt idx="1168">
                  <c:v>0.176194</c:v>
                </c:pt>
                <c:pt idx="1169">
                  <c:v>0.169125</c:v>
                </c:pt>
                <c:pt idx="1170">
                  <c:v>0.16436</c:v>
                </c:pt>
                <c:pt idx="1171">
                  <c:v>0.163841</c:v>
                </c:pt>
                <c:pt idx="1172">
                  <c:v>0.167523</c:v>
                </c:pt>
                <c:pt idx="1173">
                  <c:v>0.168962</c:v>
                </c:pt>
                <c:pt idx="1174">
                  <c:v>0.163844</c:v>
                </c:pt>
                <c:pt idx="1175">
                  <c:v>0.146907</c:v>
                </c:pt>
                <c:pt idx="1176">
                  <c:v>0.135326</c:v>
                </c:pt>
                <c:pt idx="1177">
                  <c:v>0.124707</c:v>
                </c:pt>
                <c:pt idx="1178">
                  <c:v>0.124688</c:v>
                </c:pt>
                <c:pt idx="1179">
                  <c:v>0.125842</c:v>
                </c:pt>
                <c:pt idx="1180">
                  <c:v>0.138977</c:v>
                </c:pt>
                <c:pt idx="1181">
                  <c:v>0.160784</c:v>
                </c:pt>
                <c:pt idx="1182">
                  <c:v>0.153757</c:v>
                </c:pt>
                <c:pt idx="1183">
                  <c:v>0.124086</c:v>
                </c:pt>
                <c:pt idx="1184">
                  <c:v>0.099459</c:v>
                </c:pt>
                <c:pt idx="1185">
                  <c:v>0.068412</c:v>
                </c:pt>
                <c:pt idx="1186">
                  <c:v>0.034366</c:v>
                </c:pt>
                <c:pt idx="1187">
                  <c:v>0.011266</c:v>
                </c:pt>
                <c:pt idx="1188">
                  <c:v>0.00205</c:v>
                </c:pt>
                <c:pt idx="1189">
                  <c:v>-0.006168</c:v>
                </c:pt>
                <c:pt idx="1190">
                  <c:v>-0.009035</c:v>
                </c:pt>
                <c:pt idx="1191">
                  <c:v>-0.011805</c:v>
                </c:pt>
                <c:pt idx="1192">
                  <c:v>-0.022994</c:v>
                </c:pt>
                <c:pt idx="1193">
                  <c:v>-0.032078</c:v>
                </c:pt>
                <c:pt idx="1194">
                  <c:v>-0.03062</c:v>
                </c:pt>
                <c:pt idx="1195">
                  <c:v>-0.026051</c:v>
                </c:pt>
                <c:pt idx="1196">
                  <c:v>-0.023678</c:v>
                </c:pt>
                <c:pt idx="1197">
                  <c:v>-0.020183</c:v>
                </c:pt>
                <c:pt idx="1198">
                  <c:v>-0.009084</c:v>
                </c:pt>
                <c:pt idx="1199">
                  <c:v>0.00429</c:v>
                </c:pt>
                <c:pt idx="1200">
                  <c:v>0.008032</c:v>
                </c:pt>
                <c:pt idx="1201">
                  <c:v>-0.00222</c:v>
                </c:pt>
                <c:pt idx="1202">
                  <c:v>-0.024387</c:v>
                </c:pt>
                <c:pt idx="1203">
                  <c:v>-0.042377</c:v>
                </c:pt>
                <c:pt idx="1204">
                  <c:v>-0.057186</c:v>
                </c:pt>
                <c:pt idx="1205">
                  <c:v>-0.061282</c:v>
                </c:pt>
                <c:pt idx="1206">
                  <c:v>-0.055643</c:v>
                </c:pt>
                <c:pt idx="1207">
                  <c:v>-0.052096</c:v>
                </c:pt>
                <c:pt idx="1208">
                  <c:v>-0.06134</c:v>
                </c:pt>
                <c:pt idx="1209">
                  <c:v>-0.075898</c:v>
                </c:pt>
                <c:pt idx="1210">
                  <c:v>-0.087124</c:v>
                </c:pt>
                <c:pt idx="1211">
                  <c:v>-0.087541</c:v>
                </c:pt>
                <c:pt idx="1212">
                  <c:v>-0.064308</c:v>
                </c:pt>
                <c:pt idx="1213">
                  <c:v>-0.059244</c:v>
                </c:pt>
                <c:pt idx="1214">
                  <c:v>-0.074706</c:v>
                </c:pt>
                <c:pt idx="1215">
                  <c:v>-0.083869</c:v>
                </c:pt>
                <c:pt idx="1216">
                  <c:v>-0.082427</c:v>
                </c:pt>
                <c:pt idx="1217">
                  <c:v>-0.076675</c:v>
                </c:pt>
                <c:pt idx="1218">
                  <c:v>-0.063438</c:v>
                </c:pt>
                <c:pt idx="1219">
                  <c:v>-0.029969</c:v>
                </c:pt>
                <c:pt idx="1220">
                  <c:v>-0.006103</c:v>
                </c:pt>
                <c:pt idx="1221">
                  <c:v>0.032756</c:v>
                </c:pt>
                <c:pt idx="1222">
                  <c:v>0.061995</c:v>
                </c:pt>
                <c:pt idx="1223">
                  <c:v>0.060097</c:v>
                </c:pt>
                <c:pt idx="1224">
                  <c:v>0.044968</c:v>
                </c:pt>
                <c:pt idx="1225">
                  <c:v>0.019014</c:v>
                </c:pt>
                <c:pt idx="1226">
                  <c:v>-0.005712</c:v>
                </c:pt>
                <c:pt idx="1227">
                  <c:v>-0.017377</c:v>
                </c:pt>
                <c:pt idx="1228">
                  <c:v>-0.021525</c:v>
                </c:pt>
                <c:pt idx="1229">
                  <c:v>-0.017153</c:v>
                </c:pt>
                <c:pt idx="1230">
                  <c:v>-0.018007</c:v>
                </c:pt>
                <c:pt idx="1231">
                  <c:v>-0.006004</c:v>
                </c:pt>
                <c:pt idx="1232">
                  <c:v>-0.001801</c:v>
                </c:pt>
                <c:pt idx="1233">
                  <c:v>-0.014982</c:v>
                </c:pt>
                <c:pt idx="1234">
                  <c:v>-0.021698</c:v>
                </c:pt>
                <c:pt idx="1235">
                  <c:v>-0.01852</c:v>
                </c:pt>
                <c:pt idx="1236">
                  <c:v>-0.006483</c:v>
                </c:pt>
                <c:pt idx="1237">
                  <c:v>0.000232</c:v>
                </c:pt>
                <c:pt idx="1238">
                  <c:v>0.000467</c:v>
                </c:pt>
                <c:pt idx="1239">
                  <c:v>0.002823</c:v>
                </c:pt>
                <c:pt idx="1240">
                  <c:v>0.007349</c:v>
                </c:pt>
                <c:pt idx="1241">
                  <c:v>0.007536</c:v>
                </c:pt>
                <c:pt idx="1242">
                  <c:v>0.009661</c:v>
                </c:pt>
                <c:pt idx="1243">
                  <c:v>0.020373</c:v>
                </c:pt>
                <c:pt idx="1244">
                  <c:v>0.02387</c:v>
                </c:pt>
                <c:pt idx="1245">
                  <c:v>0.003102</c:v>
                </c:pt>
                <c:pt idx="1246">
                  <c:v>-0.026176</c:v>
                </c:pt>
                <c:pt idx="1247">
                  <c:v>-0.045798</c:v>
                </c:pt>
                <c:pt idx="1248">
                  <c:v>-0.065396</c:v>
                </c:pt>
                <c:pt idx="1249">
                  <c:v>-0.087139</c:v>
                </c:pt>
                <c:pt idx="1250">
                  <c:v>-0.107862</c:v>
                </c:pt>
                <c:pt idx="1251">
                  <c:v>-0.135103</c:v>
                </c:pt>
                <c:pt idx="1252">
                  <c:v>-0.14967</c:v>
                </c:pt>
                <c:pt idx="1253">
                  <c:v>-0.153727</c:v>
                </c:pt>
                <c:pt idx="1254">
                  <c:v>-0.161233</c:v>
                </c:pt>
                <c:pt idx="1255">
                  <c:v>-0.165564</c:v>
                </c:pt>
                <c:pt idx="1256">
                  <c:v>-0.158853</c:v>
                </c:pt>
                <c:pt idx="1257">
                  <c:v>-0.134551</c:v>
                </c:pt>
                <c:pt idx="1258">
                  <c:v>-0.09521</c:v>
                </c:pt>
                <c:pt idx="1259">
                  <c:v>-0.060796</c:v>
                </c:pt>
                <c:pt idx="1260">
                  <c:v>-0.050267</c:v>
                </c:pt>
                <c:pt idx="1261">
                  <c:v>-0.052686</c:v>
                </c:pt>
                <c:pt idx="1262">
                  <c:v>-0.062341</c:v>
                </c:pt>
                <c:pt idx="1263">
                  <c:v>-0.068539</c:v>
                </c:pt>
                <c:pt idx="1264">
                  <c:v>-0.081025</c:v>
                </c:pt>
                <c:pt idx="1265">
                  <c:v>-0.102987</c:v>
                </c:pt>
                <c:pt idx="1266">
                  <c:v>-0.119578</c:v>
                </c:pt>
                <c:pt idx="1267">
                  <c:v>-0.12988</c:v>
                </c:pt>
                <c:pt idx="1268">
                  <c:v>-0.142455</c:v>
                </c:pt>
                <c:pt idx="1269">
                  <c:v>-0.153909</c:v>
                </c:pt>
                <c:pt idx="1270">
                  <c:v>-0.147075</c:v>
                </c:pt>
                <c:pt idx="1271">
                  <c:v>-0.129652</c:v>
                </c:pt>
                <c:pt idx="1272">
                  <c:v>-0.109219</c:v>
                </c:pt>
                <c:pt idx="1273">
                  <c:v>-0.084642</c:v>
                </c:pt>
                <c:pt idx="1274">
                  <c:v>-0.054699</c:v>
                </c:pt>
                <c:pt idx="1275">
                  <c:v>-0.038599</c:v>
                </c:pt>
                <c:pt idx="1276">
                  <c:v>-0.036446</c:v>
                </c:pt>
                <c:pt idx="1277">
                  <c:v>-0.043007</c:v>
                </c:pt>
                <c:pt idx="1278">
                  <c:v>-0.056047</c:v>
                </c:pt>
                <c:pt idx="1279">
                  <c:v>-0.073333</c:v>
                </c:pt>
                <c:pt idx="1280">
                  <c:v>-0.089495</c:v>
                </c:pt>
                <c:pt idx="1281">
                  <c:v>-0.098112</c:v>
                </c:pt>
                <c:pt idx="1282">
                  <c:v>-0.093911</c:v>
                </c:pt>
                <c:pt idx="1283">
                  <c:v>-0.07526</c:v>
                </c:pt>
                <c:pt idx="1284">
                  <c:v>-0.034596</c:v>
                </c:pt>
                <c:pt idx="1285">
                  <c:v>0.019826</c:v>
                </c:pt>
                <c:pt idx="1286">
                  <c:v>0.053024</c:v>
                </c:pt>
                <c:pt idx="1287">
                  <c:v>0.058548</c:v>
                </c:pt>
                <c:pt idx="1288">
                  <c:v>0.054367</c:v>
                </c:pt>
                <c:pt idx="1289">
                  <c:v>0.054258</c:v>
                </c:pt>
                <c:pt idx="1290">
                  <c:v>0.061492</c:v>
                </c:pt>
                <c:pt idx="1291">
                  <c:v>0.05381</c:v>
                </c:pt>
                <c:pt idx="1292">
                  <c:v>0.034499</c:v>
                </c:pt>
                <c:pt idx="1293">
                  <c:v>0.025908</c:v>
                </c:pt>
                <c:pt idx="1294">
                  <c:v>0.033331</c:v>
                </c:pt>
                <c:pt idx="1295">
                  <c:v>0.050282</c:v>
                </c:pt>
                <c:pt idx="1296">
                  <c:v>0.067362</c:v>
                </c:pt>
                <c:pt idx="1297">
                  <c:v>0.076318</c:v>
                </c:pt>
                <c:pt idx="1298">
                  <c:v>0.086501</c:v>
                </c:pt>
                <c:pt idx="1299">
                  <c:v>0.087051</c:v>
                </c:pt>
                <c:pt idx="1300">
                  <c:v>0.074849</c:v>
                </c:pt>
                <c:pt idx="1301">
                  <c:v>0.03916</c:v>
                </c:pt>
                <c:pt idx="1302">
                  <c:v>-0.005158</c:v>
                </c:pt>
                <c:pt idx="1303">
                  <c:v>-0.045259</c:v>
                </c:pt>
                <c:pt idx="1304">
                  <c:v>-0.077873</c:v>
                </c:pt>
                <c:pt idx="1305">
                  <c:v>-0.127636</c:v>
                </c:pt>
                <c:pt idx="1306">
                  <c:v>-0.182725</c:v>
                </c:pt>
                <c:pt idx="1307">
                  <c:v>-0.224774</c:v>
                </c:pt>
                <c:pt idx="1308">
                  <c:v>-0.254974</c:v>
                </c:pt>
                <c:pt idx="1309">
                  <c:v>-0.276329</c:v>
                </c:pt>
                <c:pt idx="1310">
                  <c:v>-0.279339</c:v>
                </c:pt>
                <c:pt idx="1311">
                  <c:v>-0.269669</c:v>
                </c:pt>
                <c:pt idx="1312">
                  <c:v>-0.262423</c:v>
                </c:pt>
                <c:pt idx="1313">
                  <c:v>-0.253336</c:v>
                </c:pt>
                <c:pt idx="1314">
                  <c:v>-0.192844</c:v>
                </c:pt>
                <c:pt idx="1315">
                  <c:v>-0.117365</c:v>
                </c:pt>
                <c:pt idx="1316">
                  <c:v>-0.113341</c:v>
                </c:pt>
                <c:pt idx="1317">
                  <c:v>-0.103238</c:v>
                </c:pt>
                <c:pt idx="1318">
                  <c:v>-0.066306</c:v>
                </c:pt>
                <c:pt idx="1319">
                  <c:v>-0.066977</c:v>
                </c:pt>
                <c:pt idx="1320">
                  <c:v>-0.062381</c:v>
                </c:pt>
                <c:pt idx="1321">
                  <c:v>-0.030248</c:v>
                </c:pt>
                <c:pt idx="1322">
                  <c:v>-0.018788</c:v>
                </c:pt>
                <c:pt idx="1323">
                  <c:v>-0.048279</c:v>
                </c:pt>
                <c:pt idx="1324">
                  <c:v>-0.029515</c:v>
                </c:pt>
                <c:pt idx="1325">
                  <c:v>-0.009836</c:v>
                </c:pt>
                <c:pt idx="1326">
                  <c:v>-0.002508</c:v>
                </c:pt>
                <c:pt idx="1327">
                  <c:v>0.033937</c:v>
                </c:pt>
                <c:pt idx="1328">
                  <c:v>0.051972</c:v>
                </c:pt>
                <c:pt idx="1329">
                  <c:v>0.065821</c:v>
                </c:pt>
                <c:pt idx="1330">
                  <c:v>0.089272</c:v>
                </c:pt>
                <c:pt idx="1331">
                  <c:v>0.102774</c:v>
                </c:pt>
                <c:pt idx="1332">
                  <c:v>0.103446</c:v>
                </c:pt>
                <c:pt idx="1333">
                  <c:v>0.100983</c:v>
                </c:pt>
                <c:pt idx="1334">
                  <c:v>0.083416</c:v>
                </c:pt>
                <c:pt idx="1335">
                  <c:v>0.07016</c:v>
                </c:pt>
                <c:pt idx="1336">
                  <c:v>0.068592</c:v>
                </c:pt>
                <c:pt idx="1337">
                  <c:v>0.069195</c:v>
                </c:pt>
                <c:pt idx="1338">
                  <c:v>0.072169</c:v>
                </c:pt>
                <c:pt idx="1339">
                  <c:v>0.07314</c:v>
                </c:pt>
                <c:pt idx="1340">
                  <c:v>0.078655</c:v>
                </c:pt>
                <c:pt idx="1341">
                  <c:v>0.085253</c:v>
                </c:pt>
                <c:pt idx="1342">
                  <c:v>0.077823</c:v>
                </c:pt>
                <c:pt idx="1343">
                  <c:v>0.071303</c:v>
                </c:pt>
                <c:pt idx="1344">
                  <c:v>0.061459</c:v>
                </c:pt>
                <c:pt idx="1345">
                  <c:v>0.051511</c:v>
                </c:pt>
                <c:pt idx="1346">
                  <c:v>0.047932</c:v>
                </c:pt>
                <c:pt idx="1347">
                  <c:v>0.046342</c:v>
                </c:pt>
                <c:pt idx="1348">
                  <c:v>0.04576</c:v>
                </c:pt>
                <c:pt idx="1349">
                  <c:v>0.054966</c:v>
                </c:pt>
                <c:pt idx="1350">
                  <c:v>0.061058</c:v>
                </c:pt>
                <c:pt idx="1351">
                  <c:v>0.077006</c:v>
                </c:pt>
                <c:pt idx="1352">
                  <c:v>0.081397</c:v>
                </c:pt>
                <c:pt idx="1353">
                  <c:v>0.049351</c:v>
                </c:pt>
                <c:pt idx="1354">
                  <c:v>0.032083</c:v>
                </c:pt>
                <c:pt idx="1355">
                  <c:v>0.032039</c:v>
                </c:pt>
                <c:pt idx="1356">
                  <c:v>-0.007199</c:v>
                </c:pt>
                <c:pt idx="1357">
                  <c:v>-0.044171</c:v>
                </c:pt>
                <c:pt idx="1358">
                  <c:v>-0.047952</c:v>
                </c:pt>
                <c:pt idx="1359">
                  <c:v>-0.069016</c:v>
                </c:pt>
                <c:pt idx="1360">
                  <c:v>-0.096624</c:v>
                </c:pt>
                <c:pt idx="1361">
                  <c:v>-0.120976</c:v>
                </c:pt>
                <c:pt idx="1362">
                  <c:v>-0.142194</c:v>
                </c:pt>
                <c:pt idx="1363">
                  <c:v>-0.150693</c:v>
                </c:pt>
                <c:pt idx="1364">
                  <c:v>-0.150531</c:v>
                </c:pt>
                <c:pt idx="1365">
                  <c:v>-0.154494</c:v>
                </c:pt>
                <c:pt idx="1366">
                  <c:v>-0.142556</c:v>
                </c:pt>
                <c:pt idx="1367">
                  <c:v>-0.107055</c:v>
                </c:pt>
                <c:pt idx="1368">
                  <c:v>-0.084278</c:v>
                </c:pt>
                <c:pt idx="1369">
                  <c:v>-0.059357</c:v>
                </c:pt>
                <c:pt idx="1370">
                  <c:v>-0.037464</c:v>
                </c:pt>
                <c:pt idx="1371">
                  <c:v>-0.017502</c:v>
                </c:pt>
                <c:pt idx="1372">
                  <c:v>0.000327</c:v>
                </c:pt>
                <c:pt idx="1373">
                  <c:v>0.011698</c:v>
                </c:pt>
                <c:pt idx="1374">
                  <c:v>0.007988</c:v>
                </c:pt>
                <c:pt idx="1375">
                  <c:v>-0.018254</c:v>
                </c:pt>
                <c:pt idx="1376">
                  <c:v>-0.069009</c:v>
                </c:pt>
                <c:pt idx="1377">
                  <c:v>-0.101601</c:v>
                </c:pt>
                <c:pt idx="1378">
                  <c:v>-0.102109</c:v>
                </c:pt>
                <c:pt idx="1379">
                  <c:v>-0.086387</c:v>
                </c:pt>
                <c:pt idx="1380">
                  <c:v>-0.071588</c:v>
                </c:pt>
                <c:pt idx="1381">
                  <c:v>-0.055836</c:v>
                </c:pt>
                <c:pt idx="1382">
                  <c:v>-0.052019</c:v>
                </c:pt>
                <c:pt idx="1383">
                  <c:v>-0.051479</c:v>
                </c:pt>
                <c:pt idx="1384">
                  <c:v>-0.047747</c:v>
                </c:pt>
                <c:pt idx="1385">
                  <c:v>-0.047204</c:v>
                </c:pt>
                <c:pt idx="1386">
                  <c:v>-0.046733</c:v>
                </c:pt>
                <c:pt idx="1387">
                  <c:v>-0.052794</c:v>
                </c:pt>
                <c:pt idx="1388">
                  <c:v>-0.062135</c:v>
                </c:pt>
                <c:pt idx="1389">
                  <c:v>-0.065003</c:v>
                </c:pt>
                <c:pt idx="1390">
                  <c:v>-0.063526</c:v>
                </c:pt>
                <c:pt idx="1391">
                  <c:v>-0.051576</c:v>
                </c:pt>
                <c:pt idx="1392">
                  <c:v>-0.034438</c:v>
                </c:pt>
                <c:pt idx="1393">
                  <c:v>-0.00455</c:v>
                </c:pt>
                <c:pt idx="1394">
                  <c:v>0.058395</c:v>
                </c:pt>
                <c:pt idx="1395">
                  <c:v>0.111697</c:v>
                </c:pt>
                <c:pt idx="1396">
                  <c:v>0.133034</c:v>
                </c:pt>
                <c:pt idx="1397">
                  <c:v>0.155561</c:v>
                </c:pt>
                <c:pt idx="1398">
                  <c:v>0.165335</c:v>
                </c:pt>
                <c:pt idx="1399">
                  <c:v>0.14512</c:v>
                </c:pt>
                <c:pt idx="1400">
                  <c:v>0.126944</c:v>
                </c:pt>
                <c:pt idx="1401">
                  <c:v>0.101349</c:v>
                </c:pt>
                <c:pt idx="1402">
                  <c:v>0.067391</c:v>
                </c:pt>
                <c:pt idx="1403">
                  <c:v>0.035693</c:v>
                </c:pt>
                <c:pt idx="1404">
                  <c:v>0.003913</c:v>
                </c:pt>
                <c:pt idx="1405">
                  <c:v>-0.020336</c:v>
                </c:pt>
                <c:pt idx="1406">
                  <c:v>-0.026238</c:v>
                </c:pt>
                <c:pt idx="1407">
                  <c:v>-0.022481</c:v>
                </c:pt>
                <c:pt idx="1408">
                  <c:v>-0.017782</c:v>
                </c:pt>
                <c:pt idx="1409">
                  <c:v>-0.023882</c:v>
                </c:pt>
                <c:pt idx="1410">
                  <c:v>-0.015083</c:v>
                </c:pt>
                <c:pt idx="1411">
                  <c:v>0.001181</c:v>
                </c:pt>
                <c:pt idx="1412">
                  <c:v>0.006797</c:v>
                </c:pt>
                <c:pt idx="1413">
                  <c:v>0.013465</c:v>
                </c:pt>
                <c:pt idx="1414">
                  <c:v>0.021318</c:v>
                </c:pt>
                <c:pt idx="1415">
                  <c:v>0.033264</c:v>
                </c:pt>
                <c:pt idx="1416">
                  <c:v>0.038493</c:v>
                </c:pt>
                <c:pt idx="1417">
                  <c:v>-0.007765</c:v>
                </c:pt>
                <c:pt idx="1418">
                  <c:v>-0.076274</c:v>
                </c:pt>
                <c:pt idx="1419">
                  <c:v>-0.118677</c:v>
                </c:pt>
                <c:pt idx="1420">
                  <c:v>-0.140689</c:v>
                </c:pt>
                <c:pt idx="1421">
                  <c:v>-0.175747</c:v>
                </c:pt>
                <c:pt idx="1422">
                  <c:v>-0.21102</c:v>
                </c:pt>
                <c:pt idx="1423">
                  <c:v>-0.202577</c:v>
                </c:pt>
                <c:pt idx="1424">
                  <c:v>-0.199271</c:v>
                </c:pt>
                <c:pt idx="1425">
                  <c:v>-0.169199</c:v>
                </c:pt>
                <c:pt idx="1426">
                  <c:v>-0.095519</c:v>
                </c:pt>
                <c:pt idx="1427">
                  <c:v>-0.033439</c:v>
                </c:pt>
                <c:pt idx="1428">
                  <c:v>-0.011963</c:v>
                </c:pt>
                <c:pt idx="1429">
                  <c:v>0.016067</c:v>
                </c:pt>
                <c:pt idx="1430">
                  <c:v>0.034408</c:v>
                </c:pt>
                <c:pt idx="1431">
                  <c:v>0.031306</c:v>
                </c:pt>
                <c:pt idx="1432">
                  <c:v>0.002628</c:v>
                </c:pt>
                <c:pt idx="1433">
                  <c:v>-0.030282</c:v>
                </c:pt>
                <c:pt idx="1434">
                  <c:v>-0.050459</c:v>
                </c:pt>
                <c:pt idx="1435">
                  <c:v>-0.080435</c:v>
                </c:pt>
                <c:pt idx="1436">
                  <c:v>-0.108215</c:v>
                </c:pt>
                <c:pt idx="1437">
                  <c:v>-0.119922</c:v>
                </c:pt>
                <c:pt idx="1438">
                  <c:v>-0.125212</c:v>
                </c:pt>
                <c:pt idx="1439">
                  <c:v>-0.119694</c:v>
                </c:pt>
                <c:pt idx="1440">
                  <c:v>-0.103279</c:v>
                </c:pt>
                <c:pt idx="1441">
                  <c:v>-0.092059</c:v>
                </c:pt>
                <c:pt idx="1442">
                  <c:v>-0.095965</c:v>
                </c:pt>
                <c:pt idx="1443">
                  <c:v>-0.112747</c:v>
                </c:pt>
                <c:pt idx="1444">
                  <c:v>-0.134859</c:v>
                </c:pt>
                <c:pt idx="1445">
                  <c:v>-0.166491</c:v>
                </c:pt>
                <c:pt idx="1446">
                  <c:v>-0.197984</c:v>
                </c:pt>
                <c:pt idx="1447">
                  <c:v>-0.212095</c:v>
                </c:pt>
                <c:pt idx="1448">
                  <c:v>-0.210013</c:v>
                </c:pt>
                <c:pt idx="1449">
                  <c:v>-0.202723</c:v>
                </c:pt>
                <c:pt idx="1450">
                  <c:v>-0.181903</c:v>
                </c:pt>
                <c:pt idx="1451">
                  <c:v>-0.148647</c:v>
                </c:pt>
                <c:pt idx="1452">
                  <c:v>-0.117624</c:v>
                </c:pt>
                <c:pt idx="1453">
                  <c:v>-0.105789</c:v>
                </c:pt>
                <c:pt idx="1454">
                  <c:v>-0.084294</c:v>
                </c:pt>
                <c:pt idx="1455">
                  <c:v>-0.059616</c:v>
                </c:pt>
                <c:pt idx="1456">
                  <c:v>-0.040362</c:v>
                </c:pt>
                <c:pt idx="1457">
                  <c:v>-0.020278</c:v>
                </c:pt>
                <c:pt idx="1458">
                  <c:v>-0.018697</c:v>
                </c:pt>
                <c:pt idx="1459">
                  <c:v>-0.022511</c:v>
                </c:pt>
                <c:pt idx="1460">
                  <c:v>-0.020994</c:v>
                </c:pt>
                <c:pt idx="1461">
                  <c:v>-0.029104</c:v>
                </c:pt>
                <c:pt idx="1462">
                  <c:v>-0.029675</c:v>
                </c:pt>
                <c:pt idx="1463">
                  <c:v>-0.036569</c:v>
                </c:pt>
                <c:pt idx="1464">
                  <c:v>-0.047548</c:v>
                </c:pt>
                <c:pt idx="1465">
                  <c:v>-0.050713</c:v>
                </c:pt>
                <c:pt idx="1466">
                  <c:v>-0.044297</c:v>
                </c:pt>
                <c:pt idx="1467">
                  <c:v>-0.030963</c:v>
                </c:pt>
                <c:pt idx="1468">
                  <c:v>-0.018973</c:v>
                </c:pt>
                <c:pt idx="1469">
                  <c:v>-0.000509</c:v>
                </c:pt>
                <c:pt idx="1470">
                  <c:v>0.022359</c:v>
                </c:pt>
                <c:pt idx="1471">
                  <c:v>0.044305</c:v>
                </c:pt>
                <c:pt idx="1472">
                  <c:v>0.062171</c:v>
                </c:pt>
                <c:pt idx="1473">
                  <c:v>0.065088</c:v>
                </c:pt>
                <c:pt idx="1474">
                  <c:v>0.048719</c:v>
                </c:pt>
                <c:pt idx="1475">
                  <c:v>0.024863</c:v>
                </c:pt>
                <c:pt idx="1476">
                  <c:v>-0.004293</c:v>
                </c:pt>
                <c:pt idx="1477">
                  <c:v>-0.034423</c:v>
                </c:pt>
                <c:pt idx="1478">
                  <c:v>-0.063463</c:v>
                </c:pt>
                <c:pt idx="1479">
                  <c:v>-0.088324</c:v>
                </c:pt>
                <c:pt idx="1480">
                  <c:v>-0.096362</c:v>
                </c:pt>
                <c:pt idx="1481">
                  <c:v>-0.081211</c:v>
                </c:pt>
                <c:pt idx="1482">
                  <c:v>-0.064076</c:v>
                </c:pt>
                <c:pt idx="1483">
                  <c:v>-0.04455</c:v>
                </c:pt>
                <c:pt idx="1484">
                  <c:v>-0.051572</c:v>
                </c:pt>
                <c:pt idx="1485">
                  <c:v>-0.10473</c:v>
                </c:pt>
                <c:pt idx="1486">
                  <c:v>-0.158034</c:v>
                </c:pt>
                <c:pt idx="1487">
                  <c:v>-0.183702</c:v>
                </c:pt>
                <c:pt idx="1488">
                  <c:v>-0.173153</c:v>
                </c:pt>
                <c:pt idx="1489">
                  <c:v>-0.133634</c:v>
                </c:pt>
                <c:pt idx="1490">
                  <c:v>-0.08629</c:v>
                </c:pt>
                <c:pt idx="1491">
                  <c:v>-0.048161</c:v>
                </c:pt>
                <c:pt idx="1492">
                  <c:v>-0.019368</c:v>
                </c:pt>
                <c:pt idx="1493">
                  <c:v>-0.004422</c:v>
                </c:pt>
                <c:pt idx="1494">
                  <c:v>-0.014125</c:v>
                </c:pt>
                <c:pt idx="1495">
                  <c:v>-0.018538</c:v>
                </c:pt>
                <c:pt idx="1496">
                  <c:v>-0.015616</c:v>
                </c:pt>
                <c:pt idx="1497">
                  <c:v>-0.012768</c:v>
                </c:pt>
                <c:pt idx="1498">
                  <c:v>-0.012026</c:v>
                </c:pt>
                <c:pt idx="1499">
                  <c:v>-0.013468</c:v>
                </c:pt>
                <c:pt idx="1500">
                  <c:v>-0.007438</c:v>
                </c:pt>
                <c:pt idx="1501">
                  <c:v>0.01494</c:v>
                </c:pt>
                <c:pt idx="1502">
                  <c:v>0.035224</c:v>
                </c:pt>
                <c:pt idx="1503">
                  <c:v>0.057457</c:v>
                </c:pt>
                <c:pt idx="1504">
                  <c:v>0.0711</c:v>
                </c:pt>
                <c:pt idx="1505">
                  <c:v>0.054765</c:v>
                </c:pt>
                <c:pt idx="1506">
                  <c:v>0.011703</c:v>
                </c:pt>
                <c:pt idx="1507">
                  <c:v>-0.022739</c:v>
                </c:pt>
                <c:pt idx="1508">
                  <c:v>-0.023036</c:v>
                </c:pt>
                <c:pt idx="1509">
                  <c:v>-0.004171</c:v>
                </c:pt>
                <c:pt idx="1510">
                  <c:v>0.010535</c:v>
                </c:pt>
                <c:pt idx="1511">
                  <c:v>0.022169</c:v>
                </c:pt>
                <c:pt idx="1512">
                  <c:v>0.020104</c:v>
                </c:pt>
                <c:pt idx="1513">
                  <c:v>0.007489</c:v>
                </c:pt>
                <c:pt idx="1514">
                  <c:v>-0.009517</c:v>
                </c:pt>
                <c:pt idx="1515">
                  <c:v>-0.026634</c:v>
                </c:pt>
                <c:pt idx="1516">
                  <c:v>-0.026783</c:v>
                </c:pt>
                <c:pt idx="1517">
                  <c:v>-0.027041</c:v>
                </c:pt>
                <c:pt idx="1518">
                  <c:v>-0.027106</c:v>
                </c:pt>
                <c:pt idx="1519">
                  <c:v>-0.003524</c:v>
                </c:pt>
                <c:pt idx="1520">
                  <c:v>0.026425</c:v>
                </c:pt>
                <c:pt idx="1521">
                  <c:v>0.04241</c:v>
                </c:pt>
                <c:pt idx="1522">
                  <c:v>0.066046</c:v>
                </c:pt>
                <c:pt idx="1523">
                  <c:v>0.079052</c:v>
                </c:pt>
                <c:pt idx="1524">
                  <c:v>0.086644</c:v>
                </c:pt>
                <c:pt idx="1525">
                  <c:v>0.080574</c:v>
                </c:pt>
                <c:pt idx="1526">
                  <c:v>0.07369</c:v>
                </c:pt>
                <c:pt idx="1527">
                  <c:v>0.075318</c:v>
                </c:pt>
                <c:pt idx="1528">
                  <c:v>0.084925</c:v>
                </c:pt>
                <c:pt idx="1529">
                  <c:v>0.068423</c:v>
                </c:pt>
                <c:pt idx="1530">
                  <c:v>0.039257</c:v>
                </c:pt>
                <c:pt idx="1531">
                  <c:v>0.014608</c:v>
                </c:pt>
                <c:pt idx="1532">
                  <c:v>-0.004817</c:v>
                </c:pt>
                <c:pt idx="1533">
                  <c:v>0.00651</c:v>
                </c:pt>
                <c:pt idx="1534">
                  <c:v>0.047461</c:v>
                </c:pt>
                <c:pt idx="1535">
                  <c:v>0.079503</c:v>
                </c:pt>
                <c:pt idx="1536">
                  <c:v>0.118162</c:v>
                </c:pt>
                <c:pt idx="1537">
                  <c:v>0.168072</c:v>
                </c:pt>
                <c:pt idx="1538">
                  <c:v>0.189329</c:v>
                </c:pt>
                <c:pt idx="1539">
                  <c:v>0.201012</c:v>
                </c:pt>
                <c:pt idx="1540">
                  <c:v>0.213751</c:v>
                </c:pt>
                <c:pt idx="1541">
                  <c:v>0.211444</c:v>
                </c:pt>
                <c:pt idx="1542">
                  <c:v>0.207034</c:v>
                </c:pt>
                <c:pt idx="1543">
                  <c:v>0.223892</c:v>
                </c:pt>
                <c:pt idx="1544">
                  <c:v>0.234142</c:v>
                </c:pt>
                <c:pt idx="1545">
                  <c:v>0.230422</c:v>
                </c:pt>
                <c:pt idx="1546">
                  <c:v>0.202543</c:v>
                </c:pt>
                <c:pt idx="1547">
                  <c:v>0.183459</c:v>
                </c:pt>
                <c:pt idx="1548">
                  <c:v>0.178255</c:v>
                </c:pt>
                <c:pt idx="1549">
                  <c:v>0.183679</c:v>
                </c:pt>
                <c:pt idx="1550">
                  <c:v>0.179234</c:v>
                </c:pt>
                <c:pt idx="1551">
                  <c:v>0.143653</c:v>
                </c:pt>
                <c:pt idx="1552">
                  <c:v>0.138208</c:v>
                </c:pt>
                <c:pt idx="1553">
                  <c:v>0.144797</c:v>
                </c:pt>
                <c:pt idx="1554">
                  <c:v>0.108689</c:v>
                </c:pt>
                <c:pt idx="1555">
                  <c:v>0.097954</c:v>
                </c:pt>
                <c:pt idx="1556">
                  <c:v>0.07546</c:v>
                </c:pt>
                <c:pt idx="1557">
                  <c:v>0.080605</c:v>
                </c:pt>
                <c:pt idx="1558">
                  <c:v>0.098535</c:v>
                </c:pt>
                <c:pt idx="1559">
                  <c:v>0.120617</c:v>
                </c:pt>
                <c:pt idx="1560">
                  <c:v>0.102109</c:v>
                </c:pt>
                <c:pt idx="1561">
                  <c:v>0.059198</c:v>
                </c:pt>
                <c:pt idx="1562">
                  <c:v>0.030372</c:v>
                </c:pt>
                <c:pt idx="1563">
                  <c:v>0.009307</c:v>
                </c:pt>
                <c:pt idx="1564">
                  <c:v>0.002164</c:v>
                </c:pt>
                <c:pt idx="1565">
                  <c:v>-0.004084</c:v>
                </c:pt>
                <c:pt idx="1566">
                  <c:v>-0.031669</c:v>
                </c:pt>
                <c:pt idx="1567">
                  <c:v>-0.063424</c:v>
                </c:pt>
                <c:pt idx="1568">
                  <c:v>-0.086486</c:v>
                </c:pt>
                <c:pt idx="1569">
                  <c:v>-0.093209</c:v>
                </c:pt>
                <c:pt idx="1570">
                  <c:v>-0.083666</c:v>
                </c:pt>
                <c:pt idx="1571">
                  <c:v>-0.081579</c:v>
                </c:pt>
                <c:pt idx="1572">
                  <c:v>-0.076336</c:v>
                </c:pt>
                <c:pt idx="1573">
                  <c:v>-0.063562</c:v>
                </c:pt>
                <c:pt idx="1574">
                  <c:v>-0.051735</c:v>
                </c:pt>
                <c:pt idx="1575">
                  <c:v>-0.050783</c:v>
                </c:pt>
                <c:pt idx="1576">
                  <c:v>-0.054245</c:v>
                </c:pt>
                <c:pt idx="1577">
                  <c:v>-0.050178</c:v>
                </c:pt>
                <c:pt idx="1578">
                  <c:v>-0.03334</c:v>
                </c:pt>
                <c:pt idx="1579">
                  <c:v>-0.031624</c:v>
                </c:pt>
                <c:pt idx="1580">
                  <c:v>-0.043994</c:v>
                </c:pt>
                <c:pt idx="1581">
                  <c:v>-0.056388</c:v>
                </c:pt>
                <c:pt idx="1582">
                  <c:v>-0.065482</c:v>
                </c:pt>
                <c:pt idx="1583">
                  <c:v>-0.065974</c:v>
                </c:pt>
                <c:pt idx="1584">
                  <c:v>-0.064496</c:v>
                </c:pt>
                <c:pt idx="1585">
                  <c:v>-0.054619</c:v>
                </c:pt>
                <c:pt idx="1586">
                  <c:v>-0.03516</c:v>
                </c:pt>
                <c:pt idx="1587">
                  <c:v>-0.014707</c:v>
                </c:pt>
                <c:pt idx="1588">
                  <c:v>0.001397</c:v>
                </c:pt>
                <c:pt idx="1589">
                  <c:v>0.008875</c:v>
                </c:pt>
                <c:pt idx="1590">
                  <c:v>0.014217</c:v>
                </c:pt>
                <c:pt idx="1591">
                  <c:v>0.022886</c:v>
                </c:pt>
                <c:pt idx="1592">
                  <c:v>0.009142</c:v>
                </c:pt>
                <c:pt idx="1593">
                  <c:v>-0.021791</c:v>
                </c:pt>
                <c:pt idx="1594">
                  <c:v>-0.0409</c:v>
                </c:pt>
                <c:pt idx="1595">
                  <c:v>-0.049307</c:v>
                </c:pt>
                <c:pt idx="1596">
                  <c:v>-0.048226</c:v>
                </c:pt>
                <c:pt idx="1597">
                  <c:v>-0.017404</c:v>
                </c:pt>
                <c:pt idx="1598">
                  <c:v>-0.009859</c:v>
                </c:pt>
                <c:pt idx="1599">
                  <c:v>-0.016993</c:v>
                </c:pt>
                <c:pt idx="1600">
                  <c:v>-0.025187</c:v>
                </c:pt>
                <c:pt idx="1601">
                  <c:v>-0.024952</c:v>
                </c:pt>
                <c:pt idx="1602">
                  <c:v>-0.007622</c:v>
                </c:pt>
                <c:pt idx="1603">
                  <c:v>0.021513</c:v>
                </c:pt>
                <c:pt idx="1604">
                  <c:v>0.057093</c:v>
                </c:pt>
                <c:pt idx="1605">
                  <c:v>0.085219</c:v>
                </c:pt>
                <c:pt idx="1606">
                  <c:v>0.093061</c:v>
                </c:pt>
                <c:pt idx="1607">
                  <c:v>0.073831</c:v>
                </c:pt>
                <c:pt idx="1608">
                  <c:v>0.038192</c:v>
                </c:pt>
                <c:pt idx="1609">
                  <c:v>-0.004947</c:v>
                </c:pt>
                <c:pt idx="1610">
                  <c:v>-0.039327</c:v>
                </c:pt>
                <c:pt idx="1611">
                  <c:v>-0.051899</c:v>
                </c:pt>
                <c:pt idx="1612">
                  <c:v>-0.051136</c:v>
                </c:pt>
                <c:pt idx="1613">
                  <c:v>-0.055638</c:v>
                </c:pt>
                <c:pt idx="1614">
                  <c:v>-0.058284</c:v>
                </c:pt>
                <c:pt idx="1615">
                  <c:v>-0.05998</c:v>
                </c:pt>
                <c:pt idx="1616">
                  <c:v>-0.055285</c:v>
                </c:pt>
                <c:pt idx="1617">
                  <c:v>-0.055148</c:v>
                </c:pt>
                <c:pt idx="1618">
                  <c:v>-0.059461</c:v>
                </c:pt>
                <c:pt idx="1619">
                  <c:v>-0.075464</c:v>
                </c:pt>
                <c:pt idx="1620">
                  <c:v>-0.079572</c:v>
                </c:pt>
                <c:pt idx="1621">
                  <c:v>-0.072832</c:v>
                </c:pt>
                <c:pt idx="1622">
                  <c:v>-0.077708</c:v>
                </c:pt>
                <c:pt idx="1623">
                  <c:v>-0.084736</c:v>
                </c:pt>
                <c:pt idx="1624">
                  <c:v>-0.073851</c:v>
                </c:pt>
                <c:pt idx="1625">
                  <c:v>-0.06536</c:v>
                </c:pt>
                <c:pt idx="1626">
                  <c:v>-0.055053</c:v>
                </c:pt>
                <c:pt idx="1627">
                  <c:v>-0.035338</c:v>
                </c:pt>
                <c:pt idx="1628">
                  <c:v>0.003612</c:v>
                </c:pt>
                <c:pt idx="1629">
                  <c:v>0.053575</c:v>
                </c:pt>
                <c:pt idx="1630">
                  <c:v>0.081437</c:v>
                </c:pt>
                <c:pt idx="1631">
                  <c:v>0.070939</c:v>
                </c:pt>
                <c:pt idx="1632">
                  <c:v>0.020694</c:v>
                </c:pt>
                <c:pt idx="1633">
                  <c:v>-0.036075</c:v>
                </c:pt>
                <c:pt idx="1634">
                  <c:v>-0.081035</c:v>
                </c:pt>
                <c:pt idx="1635">
                  <c:v>-0.104576</c:v>
                </c:pt>
                <c:pt idx="1636">
                  <c:v>-0.102287</c:v>
                </c:pt>
                <c:pt idx="1637">
                  <c:v>-0.096742</c:v>
                </c:pt>
                <c:pt idx="1638">
                  <c:v>-0.083471</c:v>
                </c:pt>
                <c:pt idx="1639">
                  <c:v>-0.081784</c:v>
                </c:pt>
                <c:pt idx="1640">
                  <c:v>-0.108972</c:v>
                </c:pt>
                <c:pt idx="1641">
                  <c:v>-0.153582</c:v>
                </c:pt>
                <c:pt idx="1642">
                  <c:v>-0.180204</c:v>
                </c:pt>
                <c:pt idx="1643">
                  <c:v>-0.186619</c:v>
                </c:pt>
                <c:pt idx="1644">
                  <c:v>-0.184601</c:v>
                </c:pt>
                <c:pt idx="1645">
                  <c:v>-0.161383</c:v>
                </c:pt>
                <c:pt idx="1646">
                  <c:v>-0.138341</c:v>
                </c:pt>
                <c:pt idx="1647">
                  <c:v>-0.105594</c:v>
                </c:pt>
                <c:pt idx="1648">
                  <c:v>-0.058576</c:v>
                </c:pt>
                <c:pt idx="1649">
                  <c:v>-0.004727</c:v>
                </c:pt>
                <c:pt idx="1650">
                  <c:v>0.032986</c:v>
                </c:pt>
                <c:pt idx="1651">
                  <c:v>0.052269</c:v>
                </c:pt>
                <c:pt idx="1652">
                  <c:v>0.061713</c:v>
                </c:pt>
                <c:pt idx="1653">
                  <c:v>0.074206</c:v>
                </c:pt>
                <c:pt idx="1654">
                  <c:v>0.094016</c:v>
                </c:pt>
                <c:pt idx="1655">
                  <c:v>0.102045</c:v>
                </c:pt>
                <c:pt idx="1656">
                  <c:v>0.1006</c:v>
                </c:pt>
                <c:pt idx="1657">
                  <c:v>0.102674</c:v>
                </c:pt>
                <c:pt idx="1658">
                  <c:v>0.084605</c:v>
                </c:pt>
                <c:pt idx="1659">
                  <c:v>0.047511</c:v>
                </c:pt>
                <c:pt idx="1660">
                  <c:v>0.003884</c:v>
                </c:pt>
                <c:pt idx="1661">
                  <c:v>-0.049356</c:v>
                </c:pt>
                <c:pt idx="1662">
                  <c:v>-0.046895</c:v>
                </c:pt>
                <c:pt idx="1663">
                  <c:v>-0.037218</c:v>
                </c:pt>
                <c:pt idx="1664">
                  <c:v>-0.036365</c:v>
                </c:pt>
                <c:pt idx="1665">
                  <c:v>-0.025866</c:v>
                </c:pt>
                <c:pt idx="1666">
                  <c:v>-0.031141</c:v>
                </c:pt>
                <c:pt idx="1667">
                  <c:v>-0.061</c:v>
                </c:pt>
                <c:pt idx="1668">
                  <c:v>-0.086686</c:v>
                </c:pt>
                <c:pt idx="1669">
                  <c:v>-0.078109</c:v>
                </c:pt>
                <c:pt idx="1670">
                  <c:v>-0.047985</c:v>
                </c:pt>
                <c:pt idx="1671">
                  <c:v>-0.0304</c:v>
                </c:pt>
                <c:pt idx="1672">
                  <c:v>-0.007327</c:v>
                </c:pt>
                <c:pt idx="1673">
                  <c:v>0.011201</c:v>
                </c:pt>
                <c:pt idx="1674">
                  <c:v>0.021904</c:v>
                </c:pt>
                <c:pt idx="1675">
                  <c:v>0.000606</c:v>
                </c:pt>
                <c:pt idx="1676">
                  <c:v>-0.047252</c:v>
                </c:pt>
                <c:pt idx="1677">
                  <c:v>-0.086408</c:v>
                </c:pt>
                <c:pt idx="1678">
                  <c:v>-0.109335</c:v>
                </c:pt>
                <c:pt idx="1679">
                  <c:v>-0.121682</c:v>
                </c:pt>
                <c:pt idx="1680">
                  <c:v>-0.111008</c:v>
                </c:pt>
                <c:pt idx="1681">
                  <c:v>-0.09297</c:v>
                </c:pt>
                <c:pt idx="1682">
                  <c:v>-0.075957</c:v>
                </c:pt>
                <c:pt idx="1683">
                  <c:v>-0.080147</c:v>
                </c:pt>
                <c:pt idx="1684">
                  <c:v>-0.095899</c:v>
                </c:pt>
                <c:pt idx="1685">
                  <c:v>-0.116986</c:v>
                </c:pt>
                <c:pt idx="1686">
                  <c:v>-0.128623</c:v>
                </c:pt>
                <c:pt idx="1687">
                  <c:v>-0.114847</c:v>
                </c:pt>
                <c:pt idx="1688">
                  <c:v>-0.044492</c:v>
                </c:pt>
                <c:pt idx="1689">
                  <c:v>0.02939</c:v>
                </c:pt>
                <c:pt idx="1690">
                  <c:v>0.046885</c:v>
                </c:pt>
                <c:pt idx="1691">
                  <c:v>0.051894</c:v>
                </c:pt>
                <c:pt idx="1692">
                  <c:v>0.073635</c:v>
                </c:pt>
                <c:pt idx="1693">
                  <c:v>0.094705</c:v>
                </c:pt>
                <c:pt idx="1694">
                  <c:v>0.10396</c:v>
                </c:pt>
                <c:pt idx="1695">
                  <c:v>0.112425</c:v>
                </c:pt>
                <c:pt idx="1696">
                  <c:v>0.09404</c:v>
                </c:pt>
                <c:pt idx="1697">
                  <c:v>0.07745</c:v>
                </c:pt>
                <c:pt idx="1698">
                  <c:v>0.103436</c:v>
                </c:pt>
                <c:pt idx="1699">
                  <c:v>0.119718</c:v>
                </c:pt>
                <c:pt idx="1700">
                  <c:v>0.129877</c:v>
                </c:pt>
                <c:pt idx="1701">
                  <c:v>0.137192</c:v>
                </c:pt>
                <c:pt idx="1702">
                  <c:v>0.151203</c:v>
                </c:pt>
                <c:pt idx="1703">
                  <c:v>0.178148</c:v>
                </c:pt>
                <c:pt idx="1704">
                  <c:v>0.18694</c:v>
                </c:pt>
                <c:pt idx="1705">
                  <c:v>0.182747</c:v>
                </c:pt>
                <c:pt idx="1706">
                  <c:v>0.168438</c:v>
                </c:pt>
                <c:pt idx="1707">
                  <c:v>0.161072</c:v>
                </c:pt>
                <c:pt idx="1708">
                  <c:v>0.156717</c:v>
                </c:pt>
                <c:pt idx="1709">
                  <c:v>0.133159</c:v>
                </c:pt>
                <c:pt idx="1710">
                  <c:v>0.08513</c:v>
                </c:pt>
                <c:pt idx="1711">
                  <c:v>0.027642</c:v>
                </c:pt>
                <c:pt idx="1712">
                  <c:v>-0.038282</c:v>
                </c:pt>
                <c:pt idx="1713">
                  <c:v>-0.090182</c:v>
                </c:pt>
                <c:pt idx="1714">
                  <c:v>-0.134524</c:v>
                </c:pt>
                <c:pt idx="1715">
                  <c:v>-0.162956</c:v>
                </c:pt>
                <c:pt idx="1716">
                  <c:v>-0.170289</c:v>
                </c:pt>
                <c:pt idx="1717">
                  <c:v>-0.164931</c:v>
                </c:pt>
                <c:pt idx="1718">
                  <c:v>-0.145665</c:v>
                </c:pt>
                <c:pt idx="1719">
                  <c:v>-0.130449</c:v>
                </c:pt>
                <c:pt idx="1720">
                  <c:v>-0.128906</c:v>
                </c:pt>
                <c:pt idx="1721">
                  <c:v>-0.123403</c:v>
                </c:pt>
                <c:pt idx="1722">
                  <c:v>-0.117784</c:v>
                </c:pt>
                <c:pt idx="1723">
                  <c:v>-0.107795</c:v>
                </c:pt>
                <c:pt idx="1724">
                  <c:v>-0.093542</c:v>
                </c:pt>
                <c:pt idx="1725">
                  <c:v>-0.084788</c:v>
                </c:pt>
                <c:pt idx="1726">
                  <c:v>-0.073025</c:v>
                </c:pt>
                <c:pt idx="1727">
                  <c:v>-0.064643</c:v>
                </c:pt>
                <c:pt idx="1728">
                  <c:v>-0.062677</c:v>
                </c:pt>
                <c:pt idx="1729">
                  <c:v>-0.064912</c:v>
                </c:pt>
                <c:pt idx="1730">
                  <c:v>-0.071286</c:v>
                </c:pt>
                <c:pt idx="1731">
                  <c:v>-0.080702</c:v>
                </c:pt>
                <c:pt idx="1732">
                  <c:v>-0.089026</c:v>
                </c:pt>
                <c:pt idx="1733">
                  <c:v>-0.096381</c:v>
                </c:pt>
                <c:pt idx="1734">
                  <c:v>-0.094242</c:v>
                </c:pt>
                <c:pt idx="1735">
                  <c:v>-0.09222</c:v>
                </c:pt>
                <c:pt idx="1736">
                  <c:v>-0.092304</c:v>
                </c:pt>
                <c:pt idx="1737">
                  <c:v>-0.09552</c:v>
                </c:pt>
                <c:pt idx="1738">
                  <c:v>-0.104061</c:v>
                </c:pt>
                <c:pt idx="1739">
                  <c:v>-0.104094</c:v>
                </c:pt>
                <c:pt idx="1740">
                  <c:v>-0.092444</c:v>
                </c:pt>
                <c:pt idx="1741">
                  <c:v>-0.073453</c:v>
                </c:pt>
                <c:pt idx="1742">
                  <c:v>-0.062145</c:v>
                </c:pt>
                <c:pt idx="1743">
                  <c:v>-0.054092</c:v>
                </c:pt>
                <c:pt idx="1744">
                  <c:v>-0.051465</c:v>
                </c:pt>
                <c:pt idx="1745">
                  <c:v>-0.046516</c:v>
                </c:pt>
                <c:pt idx="1746">
                  <c:v>-0.028165</c:v>
                </c:pt>
                <c:pt idx="1747">
                  <c:v>-0.027928</c:v>
                </c:pt>
                <c:pt idx="1748">
                  <c:v>-0.05444</c:v>
                </c:pt>
                <c:pt idx="1749">
                  <c:v>-0.095063</c:v>
                </c:pt>
                <c:pt idx="1750">
                  <c:v>-0.0773</c:v>
                </c:pt>
                <c:pt idx="1751">
                  <c:v>-0.026184</c:v>
                </c:pt>
                <c:pt idx="1752">
                  <c:v>-0.003217</c:v>
                </c:pt>
                <c:pt idx="1753">
                  <c:v>-0.022036</c:v>
                </c:pt>
                <c:pt idx="1754">
                  <c:v>-0.034514</c:v>
                </c:pt>
                <c:pt idx="1755">
                  <c:v>-0.051231</c:v>
                </c:pt>
                <c:pt idx="1756">
                  <c:v>-0.053498</c:v>
                </c:pt>
                <c:pt idx="1757">
                  <c:v>-0.041216</c:v>
                </c:pt>
                <c:pt idx="1758">
                  <c:v>-0.035164</c:v>
                </c:pt>
                <c:pt idx="1759">
                  <c:v>-0.027957</c:v>
                </c:pt>
                <c:pt idx="1760">
                  <c:v>-0.028156</c:v>
                </c:pt>
                <c:pt idx="1761">
                  <c:v>-0.029365</c:v>
                </c:pt>
                <c:pt idx="1762">
                  <c:v>-0.034703</c:v>
                </c:pt>
                <c:pt idx="1763">
                  <c:v>-0.024081</c:v>
                </c:pt>
                <c:pt idx="1764">
                  <c:v>-0.020992</c:v>
                </c:pt>
                <c:pt idx="1765">
                  <c:v>-0.012496</c:v>
                </c:pt>
                <c:pt idx="1766">
                  <c:v>-0.001784</c:v>
                </c:pt>
                <c:pt idx="1767">
                  <c:v>-0.004806</c:v>
                </c:pt>
                <c:pt idx="1768">
                  <c:v>-0.009812</c:v>
                </c:pt>
                <c:pt idx="1769">
                  <c:v>-0.024657</c:v>
                </c:pt>
                <c:pt idx="1770">
                  <c:v>-0.044951</c:v>
                </c:pt>
                <c:pt idx="1771">
                  <c:v>-0.047024</c:v>
                </c:pt>
                <c:pt idx="1772">
                  <c:v>-0.047083</c:v>
                </c:pt>
                <c:pt idx="1773">
                  <c:v>-0.047149</c:v>
                </c:pt>
                <c:pt idx="1774">
                  <c:v>-0.055754</c:v>
                </c:pt>
                <c:pt idx="1775">
                  <c:v>-0.084647</c:v>
                </c:pt>
                <c:pt idx="1776">
                  <c:v>-0.111362</c:v>
                </c:pt>
                <c:pt idx="1777">
                  <c:v>-0.12964</c:v>
                </c:pt>
                <c:pt idx="1778">
                  <c:v>-0.134118</c:v>
                </c:pt>
                <c:pt idx="1779">
                  <c:v>-0.100962</c:v>
                </c:pt>
                <c:pt idx="1780">
                  <c:v>-0.072076</c:v>
                </c:pt>
                <c:pt idx="1781">
                  <c:v>-0.054992</c:v>
                </c:pt>
                <c:pt idx="1782">
                  <c:v>-0.051939</c:v>
                </c:pt>
                <c:pt idx="1783">
                  <c:v>-0.043485</c:v>
                </c:pt>
                <c:pt idx="1784">
                  <c:v>-0.047779</c:v>
                </c:pt>
                <c:pt idx="1785">
                  <c:v>-0.054255</c:v>
                </c:pt>
                <c:pt idx="1786">
                  <c:v>-0.05233</c:v>
                </c:pt>
                <c:pt idx="1787">
                  <c:v>-0.054717</c:v>
                </c:pt>
                <c:pt idx="1788">
                  <c:v>-0.05483</c:v>
                </c:pt>
                <c:pt idx="1789">
                  <c:v>-0.042107</c:v>
                </c:pt>
                <c:pt idx="1790">
                  <c:v>-0.028265</c:v>
                </c:pt>
                <c:pt idx="1791">
                  <c:v>-0.007957</c:v>
                </c:pt>
                <c:pt idx="1792">
                  <c:v>0.006947</c:v>
                </c:pt>
                <c:pt idx="1793">
                  <c:v>0.025084</c:v>
                </c:pt>
                <c:pt idx="1794">
                  <c:v>0.052801</c:v>
                </c:pt>
                <c:pt idx="1795">
                  <c:v>0.072227</c:v>
                </c:pt>
                <c:pt idx="1796">
                  <c:v>0.070419</c:v>
                </c:pt>
                <c:pt idx="1797">
                  <c:v>0.059203</c:v>
                </c:pt>
                <c:pt idx="1798">
                  <c:v>0.03866</c:v>
                </c:pt>
                <c:pt idx="1799">
                  <c:v>0.007387</c:v>
                </c:pt>
                <c:pt idx="1800">
                  <c:v>-0.02291</c:v>
                </c:pt>
                <c:pt idx="1801">
                  <c:v>-0.023474</c:v>
                </c:pt>
                <c:pt idx="1802">
                  <c:v>-0.024171</c:v>
                </c:pt>
                <c:pt idx="1803">
                  <c:v>-0.03244</c:v>
                </c:pt>
                <c:pt idx="1804">
                  <c:v>-0.024734</c:v>
                </c:pt>
                <c:pt idx="1805">
                  <c:v>-0.012775</c:v>
                </c:pt>
                <c:pt idx="1806">
                  <c:v>-0.012599</c:v>
                </c:pt>
                <c:pt idx="1807">
                  <c:v>-0.013474</c:v>
                </c:pt>
                <c:pt idx="1808">
                  <c:v>-0.013278</c:v>
                </c:pt>
                <c:pt idx="1809">
                  <c:v>-0.011031</c:v>
                </c:pt>
                <c:pt idx="1810">
                  <c:v>-0.013176</c:v>
                </c:pt>
                <c:pt idx="1811">
                  <c:v>-0.013246</c:v>
                </c:pt>
                <c:pt idx="1812">
                  <c:v>-0.01133</c:v>
                </c:pt>
                <c:pt idx="1813">
                  <c:v>-0.010551</c:v>
                </c:pt>
                <c:pt idx="1814">
                  <c:v>-0.003279</c:v>
                </c:pt>
                <c:pt idx="1815">
                  <c:v>0.003064</c:v>
                </c:pt>
                <c:pt idx="1816">
                  <c:v>-5e-5</c:v>
                </c:pt>
                <c:pt idx="1817">
                  <c:v>-0.00625</c:v>
                </c:pt>
                <c:pt idx="1818">
                  <c:v>-0.008052</c:v>
                </c:pt>
                <c:pt idx="1819">
                  <c:v>-0.007837</c:v>
                </c:pt>
                <c:pt idx="1820">
                  <c:v>-0.006667</c:v>
                </c:pt>
                <c:pt idx="1821">
                  <c:v>0.000819</c:v>
                </c:pt>
                <c:pt idx="1822">
                  <c:v>0.001929</c:v>
                </c:pt>
                <c:pt idx="1823">
                  <c:v>0.000879</c:v>
                </c:pt>
                <c:pt idx="1824">
                  <c:v>-0.000256</c:v>
                </c:pt>
                <c:pt idx="1825">
                  <c:v>-0.007637</c:v>
                </c:pt>
                <c:pt idx="1826">
                  <c:v>-0.016057</c:v>
                </c:pt>
                <c:pt idx="1827">
                  <c:v>-0.021363</c:v>
                </c:pt>
                <c:pt idx="1828">
                  <c:v>-0.021348</c:v>
                </c:pt>
                <c:pt idx="1829">
                  <c:v>-0.022364</c:v>
                </c:pt>
                <c:pt idx="1830">
                  <c:v>-0.018034</c:v>
                </c:pt>
                <c:pt idx="1831">
                  <c:v>-0.009505</c:v>
                </c:pt>
                <c:pt idx="1832">
                  <c:v>-0.008434</c:v>
                </c:pt>
                <c:pt idx="1833">
                  <c:v>-0.010522</c:v>
                </c:pt>
                <c:pt idx="1834">
                  <c:v>-0.01375</c:v>
                </c:pt>
                <c:pt idx="1835">
                  <c:v>-0.015885</c:v>
                </c:pt>
                <c:pt idx="1836">
                  <c:v>-0.019053</c:v>
                </c:pt>
                <c:pt idx="1837">
                  <c:v>-0.024397</c:v>
                </c:pt>
                <c:pt idx="1838">
                  <c:v>-0.024447</c:v>
                </c:pt>
                <c:pt idx="1839">
                  <c:v>-0.02243</c:v>
                </c:pt>
                <c:pt idx="1840">
                  <c:v>-0.019351</c:v>
                </c:pt>
                <c:pt idx="1841">
                  <c:v>-0.015215</c:v>
                </c:pt>
                <c:pt idx="1842">
                  <c:v>-0.012076</c:v>
                </c:pt>
                <c:pt idx="1843">
                  <c:v>-0.014166</c:v>
                </c:pt>
                <c:pt idx="1844">
                  <c:v>-0.014097</c:v>
                </c:pt>
                <c:pt idx="1845">
                  <c:v>-0.017232</c:v>
                </c:pt>
                <c:pt idx="1846">
                  <c:v>-0.016116</c:v>
                </c:pt>
                <c:pt idx="1847">
                  <c:v>-0.013995</c:v>
                </c:pt>
                <c:pt idx="1848">
                  <c:v>-0.01297</c:v>
                </c:pt>
                <c:pt idx="1849">
                  <c:v>-0.014037</c:v>
                </c:pt>
                <c:pt idx="1850">
                  <c:v>-0.011875</c:v>
                </c:pt>
                <c:pt idx="1851">
                  <c:v>-0.012904</c:v>
                </c:pt>
                <c:pt idx="1852">
                  <c:v>-0.013957</c:v>
                </c:pt>
                <c:pt idx="1853">
                  <c:v>-0.01716</c:v>
                </c:pt>
                <c:pt idx="1854">
                  <c:v>-0.01612</c:v>
                </c:pt>
                <c:pt idx="1855">
                  <c:v>-0.009722</c:v>
                </c:pt>
                <c:pt idx="1856">
                  <c:v>-0.005441</c:v>
                </c:pt>
                <c:pt idx="1857">
                  <c:v>-0.003318</c:v>
                </c:pt>
                <c:pt idx="1858">
                  <c:v>-0.00658</c:v>
                </c:pt>
                <c:pt idx="1859">
                  <c:v>-0.013034</c:v>
                </c:pt>
                <c:pt idx="1860">
                  <c:v>-0.016172</c:v>
                </c:pt>
                <c:pt idx="1861">
                  <c:v>-0.015047</c:v>
                </c:pt>
                <c:pt idx="1862">
                  <c:v>-0.016092</c:v>
                </c:pt>
                <c:pt idx="1863">
                  <c:v>-0.017139</c:v>
                </c:pt>
                <c:pt idx="1864">
                  <c:v>-0.017112</c:v>
                </c:pt>
                <c:pt idx="1865">
                  <c:v>-0.020274</c:v>
                </c:pt>
                <c:pt idx="1866">
                  <c:v>-0.026583</c:v>
                </c:pt>
                <c:pt idx="1867">
                  <c:v>-0.025425</c:v>
                </c:pt>
                <c:pt idx="1868">
                  <c:v>-0.024276</c:v>
                </c:pt>
                <c:pt idx="1869">
                  <c:v>-0.024194</c:v>
                </c:pt>
                <c:pt idx="1870">
                  <c:v>-0.021015</c:v>
                </c:pt>
                <c:pt idx="1871">
                  <c:v>-0.021162</c:v>
                </c:pt>
                <c:pt idx="1872">
                  <c:v>-0.020274</c:v>
                </c:pt>
                <c:pt idx="1873">
                  <c:v>-0.017158</c:v>
                </c:pt>
                <c:pt idx="1874">
                  <c:v>-0.008618</c:v>
                </c:pt>
                <c:pt idx="1875">
                  <c:v>0.002098</c:v>
                </c:pt>
                <c:pt idx="1876">
                  <c:v>0.006433</c:v>
                </c:pt>
                <c:pt idx="1877">
                  <c:v>0.003324</c:v>
                </c:pt>
                <c:pt idx="1878">
                  <c:v>-0.004096</c:v>
                </c:pt>
                <c:pt idx="1879">
                  <c:v>-0.012685</c:v>
                </c:pt>
                <c:pt idx="1880">
                  <c:v>-0.023358</c:v>
                </c:pt>
                <c:pt idx="1881">
                  <c:v>-0.029778</c:v>
                </c:pt>
                <c:pt idx="1882">
                  <c:v>-0.033043</c:v>
                </c:pt>
                <c:pt idx="1883">
                  <c:v>-0.029941</c:v>
                </c:pt>
                <c:pt idx="1884">
                  <c:v>-0.025673</c:v>
                </c:pt>
                <c:pt idx="1885">
                  <c:v>-0.022466</c:v>
                </c:pt>
                <c:pt idx="1886">
                  <c:v>-0.015015</c:v>
                </c:pt>
                <c:pt idx="1887">
                  <c:v>-0.008632</c:v>
                </c:pt>
                <c:pt idx="1888">
                  <c:v>-0.004256</c:v>
                </c:pt>
                <c:pt idx="1889">
                  <c:v>9.5e-5</c:v>
                </c:pt>
                <c:pt idx="1890">
                  <c:v>0.000103</c:v>
                </c:pt>
                <c:pt idx="1891">
                  <c:v>-0.003149</c:v>
                </c:pt>
                <c:pt idx="1892">
                  <c:v>-0.012808</c:v>
                </c:pt>
                <c:pt idx="1893">
                  <c:v>-0.020371</c:v>
                </c:pt>
                <c:pt idx="1894">
                  <c:v>-0.020394</c:v>
                </c:pt>
                <c:pt idx="1895">
                  <c:v>-0.022536</c:v>
                </c:pt>
                <c:pt idx="1896">
                  <c:v>-0.0247</c:v>
                </c:pt>
                <c:pt idx="1897">
                  <c:v>-0.024747</c:v>
                </c:pt>
                <c:pt idx="1898">
                  <c:v>-0.02047</c:v>
                </c:pt>
                <c:pt idx="1899">
                  <c:v>-0.018236</c:v>
                </c:pt>
                <c:pt idx="1900">
                  <c:v>-0.012839</c:v>
                </c:pt>
                <c:pt idx="1901">
                  <c:v>-0.008596</c:v>
                </c:pt>
                <c:pt idx="1902">
                  <c:v>-0.007554</c:v>
                </c:pt>
                <c:pt idx="1903">
                  <c:v>-0.005436</c:v>
                </c:pt>
                <c:pt idx="1904">
                  <c:v>-0.007521</c:v>
                </c:pt>
                <c:pt idx="1905">
                  <c:v>-0.014964</c:v>
                </c:pt>
                <c:pt idx="1906">
                  <c:v>-0.0182</c:v>
                </c:pt>
                <c:pt idx="1907">
                  <c:v>-0.021455</c:v>
                </c:pt>
                <c:pt idx="1908">
                  <c:v>-0.022538</c:v>
                </c:pt>
                <c:pt idx="1909">
                  <c:v>-0.017263</c:v>
                </c:pt>
                <c:pt idx="1910">
                  <c:v>-0.006653</c:v>
                </c:pt>
                <c:pt idx="1911">
                  <c:v>-0.002385</c:v>
                </c:pt>
                <c:pt idx="1912">
                  <c:v>-0.00018</c:v>
                </c:pt>
                <c:pt idx="1913">
                  <c:v>-0.000133</c:v>
                </c:pt>
                <c:pt idx="1914">
                  <c:v>-0.00229</c:v>
                </c:pt>
                <c:pt idx="1915">
                  <c:v>-0.009739</c:v>
                </c:pt>
                <c:pt idx="1916">
                  <c:v>-0.013937</c:v>
                </c:pt>
                <c:pt idx="1917">
                  <c:v>-0.010596</c:v>
                </c:pt>
                <c:pt idx="1918">
                  <c:v>-0.007305</c:v>
                </c:pt>
                <c:pt idx="1919">
                  <c:v>-0.008432</c:v>
                </c:pt>
                <c:pt idx="1920">
                  <c:v>-0.008536</c:v>
                </c:pt>
                <c:pt idx="1921">
                  <c:v>-0.010677</c:v>
                </c:pt>
                <c:pt idx="1922">
                  <c:v>-0.016016</c:v>
                </c:pt>
                <c:pt idx="1923">
                  <c:v>-0.024654</c:v>
                </c:pt>
                <c:pt idx="1924">
                  <c:v>-0.02478</c:v>
                </c:pt>
                <c:pt idx="1925">
                  <c:v>-0.023822</c:v>
                </c:pt>
                <c:pt idx="1926">
                  <c:v>-0.025934</c:v>
                </c:pt>
                <c:pt idx="1927">
                  <c:v>-0.020534</c:v>
                </c:pt>
                <c:pt idx="1928">
                  <c:v>-0.017335</c:v>
                </c:pt>
                <c:pt idx="1929">
                  <c:v>-0.019466</c:v>
                </c:pt>
                <c:pt idx="1930">
                  <c:v>-0.014098</c:v>
                </c:pt>
                <c:pt idx="1931">
                  <c:v>-0.008635</c:v>
                </c:pt>
                <c:pt idx="1932">
                  <c:v>-0.011708</c:v>
                </c:pt>
                <c:pt idx="1933">
                  <c:v>-0.013797</c:v>
                </c:pt>
                <c:pt idx="1934">
                  <c:v>-0.011674</c:v>
                </c:pt>
                <c:pt idx="1935">
                  <c:v>-0.010714</c:v>
                </c:pt>
                <c:pt idx="1936">
                  <c:v>-0.011915</c:v>
                </c:pt>
                <c:pt idx="1937">
                  <c:v>-0.015248</c:v>
                </c:pt>
                <c:pt idx="1938">
                  <c:v>-0.018469</c:v>
                </c:pt>
                <c:pt idx="1939">
                  <c:v>-0.02054</c:v>
                </c:pt>
                <c:pt idx="1940">
                  <c:v>-0.022594</c:v>
                </c:pt>
                <c:pt idx="1941">
                  <c:v>-0.027889</c:v>
                </c:pt>
                <c:pt idx="1942">
                  <c:v>-0.031053</c:v>
                </c:pt>
                <c:pt idx="1943">
                  <c:v>-0.026738</c:v>
                </c:pt>
                <c:pt idx="1944">
                  <c:v>-0.016021</c:v>
                </c:pt>
                <c:pt idx="1945">
                  <c:v>-0.006398</c:v>
                </c:pt>
                <c:pt idx="1946">
                  <c:v>0.001073</c:v>
                </c:pt>
                <c:pt idx="1947">
                  <c:v>0.003192</c:v>
                </c:pt>
                <c:pt idx="1948">
                  <c:v>0.001036</c:v>
                </c:pt>
                <c:pt idx="1949">
                  <c:v>-0.004359</c:v>
                </c:pt>
                <c:pt idx="1950">
                  <c:v>-0.009738</c:v>
                </c:pt>
                <c:pt idx="1951">
                  <c:v>-0.013996</c:v>
                </c:pt>
                <c:pt idx="1952">
                  <c:v>-0.016105</c:v>
                </c:pt>
                <c:pt idx="1953">
                  <c:v>-0.016088</c:v>
                </c:pt>
                <c:pt idx="1954">
                  <c:v>-0.018204</c:v>
                </c:pt>
                <c:pt idx="1955">
                  <c:v>-0.017065</c:v>
                </c:pt>
                <c:pt idx="1956">
                  <c:v>-0.012743</c:v>
                </c:pt>
                <c:pt idx="1957">
                  <c:v>-0.008453</c:v>
                </c:pt>
                <c:pt idx="1958">
                  <c:v>-0.003134</c:v>
                </c:pt>
                <c:pt idx="1959">
                  <c:v>0.001107</c:v>
                </c:pt>
                <c:pt idx="1960">
                  <c:v>0.001132</c:v>
                </c:pt>
                <c:pt idx="1961">
                  <c:v>-0.003165</c:v>
                </c:pt>
                <c:pt idx="1962">
                  <c:v>-0.005349</c:v>
                </c:pt>
                <c:pt idx="1963">
                  <c:v>-0.009642</c:v>
                </c:pt>
                <c:pt idx="1964">
                  <c:v>-0.013865</c:v>
                </c:pt>
                <c:pt idx="1965">
                  <c:v>-0.017023</c:v>
                </c:pt>
                <c:pt idx="1966">
                  <c:v>-0.017027</c:v>
                </c:pt>
                <c:pt idx="1967">
                  <c:v>-0.020265</c:v>
                </c:pt>
                <c:pt idx="1968">
                  <c:v>-0.017089</c:v>
                </c:pt>
                <c:pt idx="1969">
                  <c:v>-0.010709</c:v>
                </c:pt>
                <c:pt idx="1970">
                  <c:v>-0.009664</c:v>
                </c:pt>
                <c:pt idx="1971">
                  <c:v>-0.010778</c:v>
                </c:pt>
                <c:pt idx="1972">
                  <c:v>-0.02051</c:v>
                </c:pt>
                <c:pt idx="1973">
                  <c:v>-0.033493</c:v>
                </c:pt>
                <c:pt idx="1974">
                  <c:v>-0.029185</c:v>
                </c:pt>
                <c:pt idx="1975">
                  <c:v>-0.015159</c:v>
                </c:pt>
                <c:pt idx="1976">
                  <c:v>0.00097</c:v>
                </c:pt>
                <c:pt idx="1977">
                  <c:v>0.002143</c:v>
                </c:pt>
                <c:pt idx="1978">
                  <c:v>-0.002049</c:v>
                </c:pt>
                <c:pt idx="1979">
                  <c:v>-0.008454</c:v>
                </c:pt>
                <c:pt idx="1980">
                  <c:v>-0.017033</c:v>
                </c:pt>
                <c:pt idx="1981">
                  <c:v>-0.024597</c:v>
                </c:pt>
                <c:pt idx="1982">
                  <c:v>-0.028924</c:v>
                </c:pt>
                <c:pt idx="1983">
                  <c:v>-0.030011</c:v>
                </c:pt>
                <c:pt idx="1984">
                  <c:v>-0.026791</c:v>
                </c:pt>
                <c:pt idx="1985">
                  <c:v>-0.019298</c:v>
                </c:pt>
                <c:pt idx="1986">
                  <c:v>-0.01176</c:v>
                </c:pt>
                <c:pt idx="1987">
                  <c:v>-0.0074</c:v>
                </c:pt>
                <c:pt idx="1988">
                  <c:v>-0.000932</c:v>
                </c:pt>
                <c:pt idx="1989">
                  <c:v>0.003373</c:v>
                </c:pt>
                <c:pt idx="1990">
                  <c:v>0.008736</c:v>
                </c:pt>
                <c:pt idx="1991">
                  <c:v>0.003353</c:v>
                </c:pt>
                <c:pt idx="1992">
                  <c:v>-0.004228</c:v>
                </c:pt>
                <c:pt idx="1993">
                  <c:v>-0.011848</c:v>
                </c:pt>
                <c:pt idx="1994">
                  <c:v>-0.021577</c:v>
                </c:pt>
                <c:pt idx="1995">
                  <c:v>-0.024805</c:v>
                </c:pt>
                <c:pt idx="1996">
                  <c:v>-0.032333</c:v>
                </c:pt>
                <c:pt idx="1997">
                  <c:v>-0.038865</c:v>
                </c:pt>
                <c:pt idx="1998">
                  <c:v>-0.045354</c:v>
                </c:pt>
              </c:numCache>
            </c:numRef>
          </c:val>
          <c:smooth val="0"/>
        </c:ser>
        <c:dLbls>
          <c:showLegendKey val="0"/>
          <c:showVal val="0"/>
          <c:showCatName val="0"/>
          <c:showSerName val="0"/>
          <c:showPercent val="0"/>
          <c:showBubbleSize val="0"/>
        </c:dLbls>
        <c:marker val="0"/>
        <c:smooth val="0"/>
        <c:axId val="268571963"/>
        <c:axId val="560115804"/>
      </c:lineChart>
      <c:catAx>
        <c:axId val="26857196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60115804"/>
        <c:crosses val="autoZero"/>
        <c:auto val="1"/>
        <c:lblAlgn val="ctr"/>
        <c:lblOffset val="100"/>
        <c:noMultiLvlLbl val="0"/>
      </c:catAx>
      <c:valAx>
        <c:axId val="5601158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6857196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Racing gyro data</a:t>
            </a:r>
            <a:endParaRPr lang="en-IE"/>
          </a:p>
        </c:rich>
      </c:tx>
      <c:layout/>
      <c:overlay val="0"/>
      <c:spPr>
        <a:noFill/>
        <a:ln>
          <a:noFill/>
        </a:ln>
        <a:effectLst/>
      </c:spPr>
    </c:title>
    <c:autoTitleDeleted val="0"/>
    <c:plotArea>
      <c:layout/>
      <c:lineChart>
        <c:grouping val="standard"/>
        <c:varyColors val="0"/>
        <c:ser>
          <c:idx val="0"/>
          <c:order val="0"/>
          <c:tx>
            <c:strRef>
              <c:f>Simulate_raci_31_01_2018!$O$1</c:f>
              <c:strCache>
                <c:ptCount val="1"/>
                <c:pt idx="0">
                  <c:v>Pitch_Axis</c:v>
                </c:pt>
              </c:strCache>
            </c:strRef>
          </c:tx>
          <c:spPr>
            <a:ln w="28575" cap="rnd">
              <a:solidFill>
                <a:schemeClr val="accent1"/>
              </a:solidFill>
              <a:round/>
            </a:ln>
            <a:effectLst/>
          </c:spPr>
          <c:marker>
            <c:symbol val="none"/>
          </c:marker>
          <c:dLbls>
            <c:delete val="1"/>
          </c:dLbls>
          <c:val>
            <c:numRef>
              <c:f>Simulate_raci_31_01_2018!$O$2:$O$1500</c:f>
              <c:numCache>
                <c:formatCode>General</c:formatCode>
                <c:ptCount val="1499"/>
                <c:pt idx="0">
                  <c:v>-0.009315</c:v>
                </c:pt>
                <c:pt idx="1">
                  <c:v>0.030028</c:v>
                </c:pt>
                <c:pt idx="2">
                  <c:v>0.008357</c:v>
                </c:pt>
                <c:pt idx="3">
                  <c:v>-0.030908</c:v>
                </c:pt>
                <c:pt idx="4">
                  <c:v>-0.068926</c:v>
                </c:pt>
                <c:pt idx="5">
                  <c:v>-0.093907</c:v>
                </c:pt>
                <c:pt idx="6">
                  <c:v>-0.117564</c:v>
                </c:pt>
                <c:pt idx="7">
                  <c:v>-0.13898</c:v>
                </c:pt>
                <c:pt idx="8">
                  <c:v>-0.150807</c:v>
                </c:pt>
                <c:pt idx="9">
                  <c:v>-0.154906</c:v>
                </c:pt>
                <c:pt idx="10">
                  <c:v>-0.125691</c:v>
                </c:pt>
                <c:pt idx="11">
                  <c:v>-0.085914</c:v>
                </c:pt>
                <c:pt idx="12">
                  <c:v>-0.053627</c:v>
                </c:pt>
                <c:pt idx="13">
                  <c:v>-0.006548</c:v>
                </c:pt>
                <c:pt idx="14">
                  <c:v>0.012486</c:v>
                </c:pt>
                <c:pt idx="15">
                  <c:v>0.011177</c:v>
                </c:pt>
                <c:pt idx="16">
                  <c:v>0.013258</c:v>
                </c:pt>
                <c:pt idx="17">
                  <c:v>0.046457</c:v>
                </c:pt>
                <c:pt idx="18">
                  <c:v>0.074149</c:v>
                </c:pt>
                <c:pt idx="19">
                  <c:v>0.069662</c:v>
                </c:pt>
                <c:pt idx="20">
                  <c:v>0.054316</c:v>
                </c:pt>
                <c:pt idx="21">
                  <c:v>0.033568</c:v>
                </c:pt>
                <c:pt idx="22">
                  <c:v>0.009834</c:v>
                </c:pt>
                <c:pt idx="23">
                  <c:v>-0.001695</c:v>
                </c:pt>
                <c:pt idx="24">
                  <c:v>0.00841</c:v>
                </c:pt>
                <c:pt idx="25">
                  <c:v>0.032362</c:v>
                </c:pt>
                <c:pt idx="26">
                  <c:v>0.044309</c:v>
                </c:pt>
                <c:pt idx="27">
                  <c:v>0.018695</c:v>
                </c:pt>
                <c:pt idx="28">
                  <c:v>-0.004924</c:v>
                </c:pt>
                <c:pt idx="29">
                  <c:v>-0.021159</c:v>
                </c:pt>
                <c:pt idx="30">
                  <c:v>-0.024489</c:v>
                </c:pt>
                <c:pt idx="31">
                  <c:v>-0.006235</c:v>
                </c:pt>
                <c:pt idx="32">
                  <c:v>0.03785</c:v>
                </c:pt>
                <c:pt idx="33">
                  <c:v>0.089399</c:v>
                </c:pt>
                <c:pt idx="34">
                  <c:v>0.127006</c:v>
                </c:pt>
                <c:pt idx="35">
                  <c:v>0.12286</c:v>
                </c:pt>
                <c:pt idx="36">
                  <c:v>0.076874</c:v>
                </c:pt>
                <c:pt idx="37">
                  <c:v>0.026623</c:v>
                </c:pt>
                <c:pt idx="38">
                  <c:v>-0.006389</c:v>
                </c:pt>
                <c:pt idx="39">
                  <c:v>-0.043622</c:v>
                </c:pt>
                <c:pt idx="40">
                  <c:v>-0.092728</c:v>
                </c:pt>
                <c:pt idx="41">
                  <c:v>-0.165437</c:v>
                </c:pt>
                <c:pt idx="42">
                  <c:v>-0.254227</c:v>
                </c:pt>
                <c:pt idx="43">
                  <c:v>-0.351571</c:v>
                </c:pt>
                <c:pt idx="44">
                  <c:v>-0.433888</c:v>
                </c:pt>
                <c:pt idx="45">
                  <c:v>-0.514994</c:v>
                </c:pt>
                <c:pt idx="46">
                  <c:v>-0.594948</c:v>
                </c:pt>
                <c:pt idx="47">
                  <c:v>-0.680178</c:v>
                </c:pt>
                <c:pt idx="48">
                  <c:v>-0.762336</c:v>
                </c:pt>
                <c:pt idx="49">
                  <c:v>-0.841222</c:v>
                </c:pt>
                <c:pt idx="50">
                  <c:v>-0.913437</c:v>
                </c:pt>
                <c:pt idx="51">
                  <c:v>-0.984596</c:v>
                </c:pt>
                <c:pt idx="52">
                  <c:v>-1.058171</c:v>
                </c:pt>
                <c:pt idx="53">
                  <c:v>-1.131989</c:v>
                </c:pt>
                <c:pt idx="54">
                  <c:v>-1.186649</c:v>
                </c:pt>
                <c:pt idx="55">
                  <c:v>-1.23059</c:v>
                </c:pt>
                <c:pt idx="56">
                  <c:v>-1.243148</c:v>
                </c:pt>
                <c:pt idx="57">
                  <c:v>-1.236253</c:v>
                </c:pt>
                <c:pt idx="58">
                  <c:v>-1.24131</c:v>
                </c:pt>
                <c:pt idx="59">
                  <c:v>-1.272129</c:v>
                </c:pt>
                <c:pt idx="60">
                  <c:v>-1.332142</c:v>
                </c:pt>
                <c:pt idx="61">
                  <c:v>-1.413781</c:v>
                </c:pt>
                <c:pt idx="62">
                  <c:v>-1.49633</c:v>
                </c:pt>
                <c:pt idx="63">
                  <c:v>-1.559408</c:v>
                </c:pt>
                <c:pt idx="64">
                  <c:v>-1.594798</c:v>
                </c:pt>
                <c:pt idx="65">
                  <c:v>-1.624618</c:v>
                </c:pt>
                <c:pt idx="66">
                  <c:v>-1.640536</c:v>
                </c:pt>
                <c:pt idx="67">
                  <c:v>-1.662813</c:v>
                </c:pt>
                <c:pt idx="68">
                  <c:v>-1.689425</c:v>
                </c:pt>
                <c:pt idx="69">
                  <c:v>-1.725597</c:v>
                </c:pt>
                <c:pt idx="70">
                  <c:v>-1.741524</c:v>
                </c:pt>
                <c:pt idx="71">
                  <c:v>-1.738013</c:v>
                </c:pt>
                <c:pt idx="72">
                  <c:v>-1.709934</c:v>
                </c:pt>
                <c:pt idx="73">
                  <c:v>-1.631737</c:v>
                </c:pt>
                <c:pt idx="74">
                  <c:v>-1.557846</c:v>
                </c:pt>
                <c:pt idx="75">
                  <c:v>-1.474469</c:v>
                </c:pt>
                <c:pt idx="76">
                  <c:v>-1.388034</c:v>
                </c:pt>
                <c:pt idx="77">
                  <c:v>-1.296395</c:v>
                </c:pt>
                <c:pt idx="78">
                  <c:v>-1.205851</c:v>
                </c:pt>
                <c:pt idx="79">
                  <c:v>-1.135483</c:v>
                </c:pt>
                <c:pt idx="80">
                  <c:v>-1.072554</c:v>
                </c:pt>
                <c:pt idx="81">
                  <c:v>-1.001961</c:v>
                </c:pt>
                <c:pt idx="82">
                  <c:v>-0.922846</c:v>
                </c:pt>
                <c:pt idx="83">
                  <c:v>-0.850151</c:v>
                </c:pt>
                <c:pt idx="84">
                  <c:v>-0.771248</c:v>
                </c:pt>
                <c:pt idx="85">
                  <c:v>-0.668064</c:v>
                </c:pt>
                <c:pt idx="86">
                  <c:v>-0.55096</c:v>
                </c:pt>
                <c:pt idx="87">
                  <c:v>-0.437075</c:v>
                </c:pt>
                <c:pt idx="88">
                  <c:v>-0.336056</c:v>
                </c:pt>
                <c:pt idx="89">
                  <c:v>-0.241333</c:v>
                </c:pt>
                <c:pt idx="90">
                  <c:v>-0.155026</c:v>
                </c:pt>
                <c:pt idx="91">
                  <c:v>-0.0732</c:v>
                </c:pt>
                <c:pt idx="92">
                  <c:v>-0.000171</c:v>
                </c:pt>
                <c:pt idx="93">
                  <c:v>0.084686</c:v>
                </c:pt>
                <c:pt idx="94">
                  <c:v>0.181629</c:v>
                </c:pt>
                <c:pt idx="95">
                  <c:v>0.274325</c:v>
                </c:pt>
                <c:pt idx="96">
                  <c:v>0.35482</c:v>
                </c:pt>
                <c:pt idx="97">
                  <c:v>0.436519</c:v>
                </c:pt>
                <c:pt idx="98">
                  <c:v>0.521898</c:v>
                </c:pt>
                <c:pt idx="99">
                  <c:v>0.591502</c:v>
                </c:pt>
                <c:pt idx="100">
                  <c:v>0.671872</c:v>
                </c:pt>
                <c:pt idx="101">
                  <c:v>0.745347</c:v>
                </c:pt>
                <c:pt idx="102">
                  <c:v>0.807742</c:v>
                </c:pt>
                <c:pt idx="103">
                  <c:v>0.870156</c:v>
                </c:pt>
                <c:pt idx="104">
                  <c:v>0.945493</c:v>
                </c:pt>
                <c:pt idx="105">
                  <c:v>1.01915</c:v>
                </c:pt>
                <c:pt idx="106">
                  <c:v>1.061125</c:v>
                </c:pt>
                <c:pt idx="107">
                  <c:v>1.060477</c:v>
                </c:pt>
                <c:pt idx="108">
                  <c:v>1.029779</c:v>
                </c:pt>
                <c:pt idx="109">
                  <c:v>0.986016</c:v>
                </c:pt>
                <c:pt idx="110">
                  <c:v>0.941185</c:v>
                </c:pt>
                <c:pt idx="111">
                  <c:v>0.949729</c:v>
                </c:pt>
                <c:pt idx="112">
                  <c:v>0.997894</c:v>
                </c:pt>
                <c:pt idx="113">
                  <c:v>1.064346</c:v>
                </c:pt>
                <c:pt idx="114">
                  <c:v>1.143594</c:v>
                </c:pt>
                <c:pt idx="115">
                  <c:v>1.192753</c:v>
                </c:pt>
                <c:pt idx="116">
                  <c:v>1.228955</c:v>
                </c:pt>
                <c:pt idx="117">
                  <c:v>1.245873</c:v>
                </c:pt>
                <c:pt idx="118">
                  <c:v>1.28194</c:v>
                </c:pt>
                <c:pt idx="119">
                  <c:v>1.343421</c:v>
                </c:pt>
                <c:pt idx="120">
                  <c:v>1.394348</c:v>
                </c:pt>
                <c:pt idx="121">
                  <c:v>1.462592</c:v>
                </c:pt>
                <c:pt idx="122">
                  <c:v>1.544905</c:v>
                </c:pt>
                <c:pt idx="123">
                  <c:v>1.615378</c:v>
                </c:pt>
                <c:pt idx="124">
                  <c:v>1.699583</c:v>
                </c:pt>
                <c:pt idx="125">
                  <c:v>1.808488</c:v>
                </c:pt>
                <c:pt idx="126">
                  <c:v>1.937169</c:v>
                </c:pt>
                <c:pt idx="127">
                  <c:v>2.082195</c:v>
                </c:pt>
                <c:pt idx="128">
                  <c:v>2.191918</c:v>
                </c:pt>
                <c:pt idx="129">
                  <c:v>2.257304</c:v>
                </c:pt>
                <c:pt idx="130">
                  <c:v>2.268959</c:v>
                </c:pt>
                <c:pt idx="131">
                  <c:v>2.24778</c:v>
                </c:pt>
                <c:pt idx="132">
                  <c:v>2.255217</c:v>
                </c:pt>
                <c:pt idx="133">
                  <c:v>2.247512</c:v>
                </c:pt>
                <c:pt idx="134">
                  <c:v>2.236751</c:v>
                </c:pt>
                <c:pt idx="135">
                  <c:v>2.236662</c:v>
                </c:pt>
                <c:pt idx="136">
                  <c:v>2.235383</c:v>
                </c:pt>
                <c:pt idx="137">
                  <c:v>2.211767</c:v>
                </c:pt>
                <c:pt idx="138">
                  <c:v>2.15103</c:v>
                </c:pt>
                <c:pt idx="139">
                  <c:v>2.055097</c:v>
                </c:pt>
                <c:pt idx="140">
                  <c:v>1.922725</c:v>
                </c:pt>
                <c:pt idx="141">
                  <c:v>1.767794</c:v>
                </c:pt>
                <c:pt idx="142">
                  <c:v>1.611831</c:v>
                </c:pt>
                <c:pt idx="143">
                  <c:v>1.444344</c:v>
                </c:pt>
                <c:pt idx="144">
                  <c:v>1.282338</c:v>
                </c:pt>
                <c:pt idx="145">
                  <c:v>1.130955</c:v>
                </c:pt>
                <c:pt idx="146">
                  <c:v>0.9677</c:v>
                </c:pt>
                <c:pt idx="147">
                  <c:v>0.799911</c:v>
                </c:pt>
                <c:pt idx="148">
                  <c:v>0.616105</c:v>
                </c:pt>
                <c:pt idx="149">
                  <c:v>0.449581</c:v>
                </c:pt>
                <c:pt idx="150">
                  <c:v>0.297004</c:v>
                </c:pt>
                <c:pt idx="151">
                  <c:v>0.153158</c:v>
                </c:pt>
                <c:pt idx="152">
                  <c:v>0.026575</c:v>
                </c:pt>
                <c:pt idx="153">
                  <c:v>-0.074365</c:v>
                </c:pt>
                <c:pt idx="154">
                  <c:v>-0.164732</c:v>
                </c:pt>
                <c:pt idx="155">
                  <c:v>-0.245647</c:v>
                </c:pt>
                <c:pt idx="156">
                  <c:v>-0.319218</c:v>
                </c:pt>
                <c:pt idx="157">
                  <c:v>-0.387509</c:v>
                </c:pt>
                <c:pt idx="158">
                  <c:v>-0.456894</c:v>
                </c:pt>
                <c:pt idx="159">
                  <c:v>-0.530571</c:v>
                </c:pt>
                <c:pt idx="160">
                  <c:v>-0.599961</c:v>
                </c:pt>
                <c:pt idx="161">
                  <c:v>-0.656399</c:v>
                </c:pt>
                <c:pt idx="162">
                  <c:v>-0.707363</c:v>
                </c:pt>
                <c:pt idx="163">
                  <c:v>-0.771102</c:v>
                </c:pt>
                <c:pt idx="164">
                  <c:v>-0.851973</c:v>
                </c:pt>
                <c:pt idx="165">
                  <c:v>-0.935036</c:v>
                </c:pt>
                <c:pt idx="166">
                  <c:v>-1.007608</c:v>
                </c:pt>
                <c:pt idx="167">
                  <c:v>-1.077197</c:v>
                </c:pt>
                <c:pt idx="168">
                  <c:v>-1.138345</c:v>
                </c:pt>
                <c:pt idx="169">
                  <c:v>-1.18453</c:v>
                </c:pt>
                <c:pt idx="170">
                  <c:v>-1.212271</c:v>
                </c:pt>
                <c:pt idx="171">
                  <c:v>-1.219563</c:v>
                </c:pt>
                <c:pt idx="172">
                  <c:v>-1.216158</c:v>
                </c:pt>
                <c:pt idx="173">
                  <c:v>-1.213817</c:v>
                </c:pt>
                <c:pt idx="174">
                  <c:v>-1.215718</c:v>
                </c:pt>
                <c:pt idx="175">
                  <c:v>-1.221993</c:v>
                </c:pt>
                <c:pt idx="176">
                  <c:v>-1.24132</c:v>
                </c:pt>
                <c:pt idx="177">
                  <c:v>-1.26167</c:v>
                </c:pt>
                <c:pt idx="178">
                  <c:v>-1.283048</c:v>
                </c:pt>
                <c:pt idx="179">
                  <c:v>-1.310864</c:v>
                </c:pt>
                <c:pt idx="180">
                  <c:v>-1.333404</c:v>
                </c:pt>
                <c:pt idx="181">
                  <c:v>-1.360241</c:v>
                </c:pt>
                <c:pt idx="182">
                  <c:v>-1.380639</c:v>
                </c:pt>
                <c:pt idx="183">
                  <c:v>-1.397798</c:v>
                </c:pt>
                <c:pt idx="184">
                  <c:v>-1.42128</c:v>
                </c:pt>
                <c:pt idx="185">
                  <c:v>-1.462782</c:v>
                </c:pt>
                <c:pt idx="186">
                  <c:v>-1.533108</c:v>
                </c:pt>
                <c:pt idx="187">
                  <c:v>-1.632314</c:v>
                </c:pt>
                <c:pt idx="188">
                  <c:v>-1.745486</c:v>
                </c:pt>
                <c:pt idx="189">
                  <c:v>-1.840597</c:v>
                </c:pt>
                <c:pt idx="190">
                  <c:v>-1.899529</c:v>
                </c:pt>
                <c:pt idx="191">
                  <c:v>-1.921189</c:v>
                </c:pt>
                <c:pt idx="192">
                  <c:v>-1.924587</c:v>
                </c:pt>
                <c:pt idx="193">
                  <c:v>-1.915041</c:v>
                </c:pt>
                <c:pt idx="194">
                  <c:v>-1.893574</c:v>
                </c:pt>
                <c:pt idx="195">
                  <c:v>-1.859144</c:v>
                </c:pt>
                <c:pt idx="196">
                  <c:v>-1.807644</c:v>
                </c:pt>
                <c:pt idx="197">
                  <c:v>-1.738027</c:v>
                </c:pt>
                <c:pt idx="198">
                  <c:v>-1.660882</c:v>
                </c:pt>
                <c:pt idx="199">
                  <c:v>-1.574222</c:v>
                </c:pt>
                <c:pt idx="200">
                  <c:v>-1.477015</c:v>
                </c:pt>
                <c:pt idx="201">
                  <c:v>-1.370265</c:v>
                </c:pt>
                <c:pt idx="202">
                  <c:v>-1.250937</c:v>
                </c:pt>
                <c:pt idx="203">
                  <c:v>-1.128449</c:v>
                </c:pt>
                <c:pt idx="204">
                  <c:v>-1.00054</c:v>
                </c:pt>
                <c:pt idx="205">
                  <c:v>-0.868363</c:v>
                </c:pt>
                <c:pt idx="206">
                  <c:v>-0.744703</c:v>
                </c:pt>
                <c:pt idx="207">
                  <c:v>-0.631756</c:v>
                </c:pt>
                <c:pt idx="208">
                  <c:v>-0.531742</c:v>
                </c:pt>
                <c:pt idx="209">
                  <c:v>-0.447666</c:v>
                </c:pt>
                <c:pt idx="210">
                  <c:v>-0.378541</c:v>
                </c:pt>
                <c:pt idx="211">
                  <c:v>-0.324379</c:v>
                </c:pt>
                <c:pt idx="212">
                  <c:v>-0.279725</c:v>
                </c:pt>
                <c:pt idx="213">
                  <c:v>-0.23389</c:v>
                </c:pt>
                <c:pt idx="214">
                  <c:v>-0.197667</c:v>
                </c:pt>
                <c:pt idx="215">
                  <c:v>-0.167912</c:v>
                </c:pt>
                <c:pt idx="216">
                  <c:v>-0.136065</c:v>
                </c:pt>
                <c:pt idx="217">
                  <c:v>-0.09979</c:v>
                </c:pt>
                <c:pt idx="218">
                  <c:v>-0.050569</c:v>
                </c:pt>
                <c:pt idx="219">
                  <c:v>0.020968</c:v>
                </c:pt>
                <c:pt idx="220">
                  <c:v>0.115802</c:v>
                </c:pt>
                <c:pt idx="221">
                  <c:v>0.228724</c:v>
                </c:pt>
                <c:pt idx="222">
                  <c:v>0.353402</c:v>
                </c:pt>
                <c:pt idx="223">
                  <c:v>0.481326</c:v>
                </c:pt>
                <c:pt idx="224">
                  <c:v>0.59974</c:v>
                </c:pt>
                <c:pt idx="225">
                  <c:v>0.708755</c:v>
                </c:pt>
                <c:pt idx="226">
                  <c:v>0.815562</c:v>
                </c:pt>
                <c:pt idx="227">
                  <c:v>0.93687</c:v>
                </c:pt>
                <c:pt idx="228">
                  <c:v>1.089978</c:v>
                </c:pt>
                <c:pt idx="229">
                  <c:v>1.269719</c:v>
                </c:pt>
                <c:pt idx="230">
                  <c:v>1.448506</c:v>
                </c:pt>
                <c:pt idx="231">
                  <c:v>1.626358</c:v>
                </c:pt>
                <c:pt idx="232">
                  <c:v>1.812908</c:v>
                </c:pt>
                <c:pt idx="233">
                  <c:v>1.928728</c:v>
                </c:pt>
                <c:pt idx="234">
                  <c:v>1.997797</c:v>
                </c:pt>
                <c:pt idx="235">
                  <c:v>2.047223</c:v>
                </c:pt>
                <c:pt idx="236">
                  <c:v>2.060743</c:v>
                </c:pt>
                <c:pt idx="237">
                  <c:v>2.072621</c:v>
                </c:pt>
                <c:pt idx="238">
                  <c:v>2.105973</c:v>
                </c:pt>
                <c:pt idx="239">
                  <c:v>2.160221</c:v>
                </c:pt>
                <c:pt idx="240">
                  <c:v>2.218989</c:v>
                </c:pt>
                <c:pt idx="241">
                  <c:v>2.292644</c:v>
                </c:pt>
                <c:pt idx="242">
                  <c:v>2.359929</c:v>
                </c:pt>
                <c:pt idx="243">
                  <c:v>2.397489</c:v>
                </c:pt>
                <c:pt idx="244">
                  <c:v>2.449038</c:v>
                </c:pt>
                <c:pt idx="245">
                  <c:v>2.508326</c:v>
                </c:pt>
                <c:pt idx="246">
                  <c:v>2.556681</c:v>
                </c:pt>
                <c:pt idx="247">
                  <c:v>2.579002</c:v>
                </c:pt>
                <c:pt idx="248">
                  <c:v>2.577817</c:v>
                </c:pt>
                <c:pt idx="249">
                  <c:v>2.53609</c:v>
                </c:pt>
                <c:pt idx="250">
                  <c:v>2.463761</c:v>
                </c:pt>
                <c:pt idx="251">
                  <c:v>2.379842</c:v>
                </c:pt>
                <c:pt idx="252">
                  <c:v>2.306403</c:v>
                </c:pt>
                <c:pt idx="253">
                  <c:v>2.211646</c:v>
                </c:pt>
                <c:pt idx="254">
                  <c:v>2.107367</c:v>
                </c:pt>
                <c:pt idx="255">
                  <c:v>2.009478</c:v>
                </c:pt>
                <c:pt idx="256">
                  <c:v>1.891232</c:v>
                </c:pt>
                <c:pt idx="257">
                  <c:v>1.74291</c:v>
                </c:pt>
                <c:pt idx="258">
                  <c:v>1.566799</c:v>
                </c:pt>
                <c:pt idx="259">
                  <c:v>1.377932</c:v>
                </c:pt>
                <c:pt idx="260">
                  <c:v>1.193356</c:v>
                </c:pt>
                <c:pt idx="261">
                  <c:v>1.016216</c:v>
                </c:pt>
                <c:pt idx="262">
                  <c:v>0.824273</c:v>
                </c:pt>
                <c:pt idx="263">
                  <c:v>0.614382</c:v>
                </c:pt>
                <c:pt idx="264">
                  <c:v>0.400234</c:v>
                </c:pt>
                <c:pt idx="265">
                  <c:v>0.205218</c:v>
                </c:pt>
                <c:pt idx="266">
                  <c:v>0.033641</c:v>
                </c:pt>
                <c:pt idx="267">
                  <c:v>-0.118788</c:v>
                </c:pt>
                <c:pt idx="268">
                  <c:v>-0.243485</c:v>
                </c:pt>
                <c:pt idx="269">
                  <c:v>-0.345677</c:v>
                </c:pt>
                <c:pt idx="270">
                  <c:v>-0.402996</c:v>
                </c:pt>
                <c:pt idx="271">
                  <c:v>-0.411357</c:v>
                </c:pt>
                <c:pt idx="272">
                  <c:v>-0.41124</c:v>
                </c:pt>
                <c:pt idx="273">
                  <c:v>-0.428218</c:v>
                </c:pt>
                <c:pt idx="274">
                  <c:v>-0.474923</c:v>
                </c:pt>
                <c:pt idx="275">
                  <c:v>-0.55731</c:v>
                </c:pt>
                <c:pt idx="276">
                  <c:v>-0.666565</c:v>
                </c:pt>
                <c:pt idx="277">
                  <c:v>-0.774661</c:v>
                </c:pt>
                <c:pt idx="278">
                  <c:v>-0.858203</c:v>
                </c:pt>
                <c:pt idx="279">
                  <c:v>-0.920017</c:v>
                </c:pt>
                <c:pt idx="280">
                  <c:v>-0.975981</c:v>
                </c:pt>
                <c:pt idx="281">
                  <c:v>-1.028879</c:v>
                </c:pt>
                <c:pt idx="282">
                  <c:v>-1.064893</c:v>
                </c:pt>
                <c:pt idx="283">
                  <c:v>-1.100964</c:v>
                </c:pt>
                <c:pt idx="284">
                  <c:v>-1.164857</c:v>
                </c:pt>
                <c:pt idx="285">
                  <c:v>-1.257518</c:v>
                </c:pt>
                <c:pt idx="286">
                  <c:v>-1.353269</c:v>
                </c:pt>
                <c:pt idx="287">
                  <c:v>-1.437558</c:v>
                </c:pt>
                <c:pt idx="288">
                  <c:v>-1.519002</c:v>
                </c:pt>
                <c:pt idx="289">
                  <c:v>-1.576067</c:v>
                </c:pt>
                <c:pt idx="290">
                  <c:v>-1.608626</c:v>
                </c:pt>
                <c:pt idx="291">
                  <c:v>-1.596174</c:v>
                </c:pt>
                <c:pt idx="292">
                  <c:v>-1.57839</c:v>
                </c:pt>
                <c:pt idx="293">
                  <c:v>-1.567935</c:v>
                </c:pt>
                <c:pt idx="294">
                  <c:v>-1.563638</c:v>
                </c:pt>
                <c:pt idx="295">
                  <c:v>-1.614545</c:v>
                </c:pt>
                <c:pt idx="296">
                  <c:v>-1.733342</c:v>
                </c:pt>
                <c:pt idx="297">
                  <c:v>-1.873445</c:v>
                </c:pt>
                <c:pt idx="298">
                  <c:v>-2.019466</c:v>
                </c:pt>
                <c:pt idx="299">
                  <c:v>-2.122946</c:v>
                </c:pt>
                <c:pt idx="300">
                  <c:v>-2.157939</c:v>
                </c:pt>
                <c:pt idx="301">
                  <c:v>-2.143796</c:v>
                </c:pt>
                <c:pt idx="302">
                  <c:v>-2.099742</c:v>
                </c:pt>
                <c:pt idx="303">
                  <c:v>-2.063375</c:v>
                </c:pt>
                <c:pt idx="304">
                  <c:v>-2.044514</c:v>
                </c:pt>
                <c:pt idx="305">
                  <c:v>-2.054651</c:v>
                </c:pt>
                <c:pt idx="306">
                  <c:v>-2.08505</c:v>
                </c:pt>
                <c:pt idx="307">
                  <c:v>-2.126202</c:v>
                </c:pt>
                <c:pt idx="308">
                  <c:v>-2.162058</c:v>
                </c:pt>
                <c:pt idx="309">
                  <c:v>-2.155924</c:v>
                </c:pt>
                <c:pt idx="310">
                  <c:v>-2.079845</c:v>
                </c:pt>
                <c:pt idx="311">
                  <c:v>-1.930965</c:v>
                </c:pt>
                <c:pt idx="312">
                  <c:v>-1.792039</c:v>
                </c:pt>
                <c:pt idx="313">
                  <c:v>-1.689747</c:v>
                </c:pt>
                <c:pt idx="314">
                  <c:v>-1.610961</c:v>
                </c:pt>
                <c:pt idx="315">
                  <c:v>-1.558787</c:v>
                </c:pt>
                <c:pt idx="316">
                  <c:v>-1.518321</c:v>
                </c:pt>
                <c:pt idx="317">
                  <c:v>-1.475652</c:v>
                </c:pt>
                <c:pt idx="318">
                  <c:v>-1.427586</c:v>
                </c:pt>
                <c:pt idx="319">
                  <c:v>-1.369851</c:v>
                </c:pt>
                <c:pt idx="320">
                  <c:v>-1.304666</c:v>
                </c:pt>
                <c:pt idx="321">
                  <c:v>-1.244898</c:v>
                </c:pt>
                <c:pt idx="322">
                  <c:v>-1.188342</c:v>
                </c:pt>
                <c:pt idx="323">
                  <c:v>-1.127538</c:v>
                </c:pt>
                <c:pt idx="324">
                  <c:v>-1.053938</c:v>
                </c:pt>
                <c:pt idx="325">
                  <c:v>-0.970818</c:v>
                </c:pt>
                <c:pt idx="326">
                  <c:v>-0.873907</c:v>
                </c:pt>
                <c:pt idx="327">
                  <c:v>-0.767387</c:v>
                </c:pt>
                <c:pt idx="328">
                  <c:v>-0.651189</c:v>
                </c:pt>
                <c:pt idx="329">
                  <c:v>-0.523121</c:v>
                </c:pt>
                <c:pt idx="330">
                  <c:v>-0.382274</c:v>
                </c:pt>
                <c:pt idx="331">
                  <c:v>-0.230892</c:v>
                </c:pt>
                <c:pt idx="332">
                  <c:v>-0.071087</c:v>
                </c:pt>
                <c:pt idx="333">
                  <c:v>0.085613</c:v>
                </c:pt>
                <c:pt idx="334">
                  <c:v>0.223081</c:v>
                </c:pt>
                <c:pt idx="335">
                  <c:v>0.359359</c:v>
                </c:pt>
                <c:pt idx="336">
                  <c:v>0.492637</c:v>
                </c:pt>
                <c:pt idx="337">
                  <c:v>0.61005</c:v>
                </c:pt>
                <c:pt idx="338">
                  <c:v>0.705884</c:v>
                </c:pt>
                <c:pt idx="339">
                  <c:v>0.784645</c:v>
                </c:pt>
                <c:pt idx="340">
                  <c:v>0.857147</c:v>
                </c:pt>
                <c:pt idx="341">
                  <c:v>0.920128</c:v>
                </c:pt>
                <c:pt idx="342">
                  <c:v>0.972369</c:v>
                </c:pt>
                <c:pt idx="343">
                  <c:v>0.999928</c:v>
                </c:pt>
                <c:pt idx="344">
                  <c:v>0.992389</c:v>
                </c:pt>
                <c:pt idx="345">
                  <c:v>0.992284</c:v>
                </c:pt>
                <c:pt idx="346">
                  <c:v>0.990005</c:v>
                </c:pt>
                <c:pt idx="347">
                  <c:v>0.99841</c:v>
                </c:pt>
                <c:pt idx="348">
                  <c:v>1.009124</c:v>
                </c:pt>
                <c:pt idx="349">
                  <c:v>1.027472</c:v>
                </c:pt>
                <c:pt idx="350">
                  <c:v>1.051227</c:v>
                </c:pt>
                <c:pt idx="351">
                  <c:v>1.077089</c:v>
                </c:pt>
                <c:pt idx="352">
                  <c:v>1.10906</c:v>
                </c:pt>
                <c:pt idx="353">
                  <c:v>1.134339</c:v>
                </c:pt>
                <c:pt idx="354">
                  <c:v>1.196048</c:v>
                </c:pt>
                <c:pt idx="355">
                  <c:v>1.283476</c:v>
                </c:pt>
                <c:pt idx="356">
                  <c:v>1.360343</c:v>
                </c:pt>
                <c:pt idx="357">
                  <c:v>1.418974</c:v>
                </c:pt>
                <c:pt idx="358">
                  <c:v>1.474268</c:v>
                </c:pt>
                <c:pt idx="359">
                  <c:v>1.528635</c:v>
                </c:pt>
                <c:pt idx="360">
                  <c:v>1.570379</c:v>
                </c:pt>
                <c:pt idx="361">
                  <c:v>1.599115</c:v>
                </c:pt>
                <c:pt idx="362">
                  <c:v>1.632071</c:v>
                </c:pt>
                <c:pt idx="363">
                  <c:v>1.669524</c:v>
                </c:pt>
                <c:pt idx="364">
                  <c:v>1.711365</c:v>
                </c:pt>
                <c:pt idx="365">
                  <c:v>1.720135</c:v>
                </c:pt>
                <c:pt idx="366">
                  <c:v>1.710724</c:v>
                </c:pt>
                <c:pt idx="367">
                  <c:v>1.699125</c:v>
                </c:pt>
                <c:pt idx="368">
                  <c:v>1.672551</c:v>
                </c:pt>
                <c:pt idx="369">
                  <c:v>1.651175</c:v>
                </c:pt>
                <c:pt idx="370">
                  <c:v>1.637208</c:v>
                </c:pt>
                <c:pt idx="371">
                  <c:v>1.634953</c:v>
                </c:pt>
                <c:pt idx="372">
                  <c:v>1.642399</c:v>
                </c:pt>
                <c:pt idx="373">
                  <c:v>1.644579</c:v>
                </c:pt>
                <c:pt idx="374">
                  <c:v>1.640381</c:v>
                </c:pt>
                <c:pt idx="375">
                  <c:v>1.624447</c:v>
                </c:pt>
                <c:pt idx="376">
                  <c:v>1.596734</c:v>
                </c:pt>
                <c:pt idx="377">
                  <c:v>1.555185</c:v>
                </c:pt>
                <c:pt idx="378">
                  <c:v>1.514756</c:v>
                </c:pt>
                <c:pt idx="379">
                  <c:v>1.487151</c:v>
                </c:pt>
                <c:pt idx="380">
                  <c:v>1.460532</c:v>
                </c:pt>
                <c:pt idx="381">
                  <c:v>1.431714</c:v>
                </c:pt>
                <c:pt idx="382">
                  <c:v>1.400709</c:v>
                </c:pt>
                <c:pt idx="383">
                  <c:v>1.360052</c:v>
                </c:pt>
                <c:pt idx="384">
                  <c:v>1.3077</c:v>
                </c:pt>
                <c:pt idx="385">
                  <c:v>1.244798</c:v>
                </c:pt>
                <c:pt idx="386">
                  <c:v>1.173519</c:v>
                </c:pt>
                <c:pt idx="387">
                  <c:v>1.108649</c:v>
                </c:pt>
                <c:pt idx="388">
                  <c:v>1.057523</c:v>
                </c:pt>
                <c:pt idx="389">
                  <c:v>1.016919</c:v>
                </c:pt>
                <c:pt idx="390">
                  <c:v>0.984788</c:v>
                </c:pt>
                <c:pt idx="391">
                  <c:v>0.956897</c:v>
                </c:pt>
                <c:pt idx="392">
                  <c:v>0.929033</c:v>
                </c:pt>
                <c:pt idx="393">
                  <c:v>0.904549</c:v>
                </c:pt>
                <c:pt idx="394">
                  <c:v>0.870599</c:v>
                </c:pt>
                <c:pt idx="395">
                  <c:v>0.830162</c:v>
                </c:pt>
                <c:pt idx="396">
                  <c:v>0.778941</c:v>
                </c:pt>
                <c:pt idx="397">
                  <c:v>0.734089</c:v>
                </c:pt>
                <c:pt idx="398">
                  <c:v>0.693504</c:v>
                </c:pt>
                <c:pt idx="399">
                  <c:v>0.656063</c:v>
                </c:pt>
                <c:pt idx="400">
                  <c:v>0.612172</c:v>
                </c:pt>
                <c:pt idx="401">
                  <c:v>0.560846</c:v>
                </c:pt>
                <c:pt idx="402">
                  <c:v>0.502113</c:v>
                </c:pt>
                <c:pt idx="403">
                  <c:v>0.440248</c:v>
                </c:pt>
                <c:pt idx="404">
                  <c:v>0.378507</c:v>
                </c:pt>
                <c:pt idx="405">
                  <c:v>0.320009</c:v>
                </c:pt>
                <c:pt idx="406">
                  <c:v>0.257266</c:v>
                </c:pt>
                <c:pt idx="407">
                  <c:v>0.19447</c:v>
                </c:pt>
                <c:pt idx="408">
                  <c:v>0.133754</c:v>
                </c:pt>
                <c:pt idx="409">
                  <c:v>0.081436</c:v>
                </c:pt>
                <c:pt idx="410">
                  <c:v>0.033323</c:v>
                </c:pt>
                <c:pt idx="411">
                  <c:v>-0.011551</c:v>
                </c:pt>
                <c:pt idx="412">
                  <c:v>-0.059611</c:v>
                </c:pt>
                <c:pt idx="413">
                  <c:v>-0.110809</c:v>
                </c:pt>
                <c:pt idx="414">
                  <c:v>-0.169362</c:v>
                </c:pt>
                <c:pt idx="415">
                  <c:v>-0.225766</c:v>
                </c:pt>
                <c:pt idx="416">
                  <c:v>-0.272672</c:v>
                </c:pt>
                <c:pt idx="417">
                  <c:v>-0.300454</c:v>
                </c:pt>
                <c:pt idx="418">
                  <c:v>-0.311094</c:v>
                </c:pt>
                <c:pt idx="419">
                  <c:v>-0.308792</c:v>
                </c:pt>
                <c:pt idx="420">
                  <c:v>-0.316141</c:v>
                </c:pt>
                <c:pt idx="421">
                  <c:v>-0.348179</c:v>
                </c:pt>
                <c:pt idx="422">
                  <c:v>-0.39629</c:v>
                </c:pt>
                <c:pt idx="423">
                  <c:v>-0.4519</c:v>
                </c:pt>
                <c:pt idx="424">
                  <c:v>-0.506386</c:v>
                </c:pt>
                <c:pt idx="425">
                  <c:v>-0.556544</c:v>
                </c:pt>
                <c:pt idx="426">
                  <c:v>-0.604439</c:v>
                </c:pt>
                <c:pt idx="427">
                  <c:v>-0.647993</c:v>
                </c:pt>
                <c:pt idx="428">
                  <c:v>-0.695814</c:v>
                </c:pt>
                <c:pt idx="429">
                  <c:v>-0.749078</c:v>
                </c:pt>
                <c:pt idx="430">
                  <c:v>-0.804587</c:v>
                </c:pt>
                <c:pt idx="431">
                  <c:v>-0.866689</c:v>
                </c:pt>
                <c:pt idx="432">
                  <c:v>-0.926586</c:v>
                </c:pt>
                <c:pt idx="433">
                  <c:v>-0.978842</c:v>
                </c:pt>
                <c:pt idx="434">
                  <c:v>-1.028927</c:v>
                </c:pt>
                <c:pt idx="435">
                  <c:v>-1.084344</c:v>
                </c:pt>
                <c:pt idx="436">
                  <c:v>-1.138554</c:v>
                </c:pt>
                <c:pt idx="437">
                  <c:v>-1.192792</c:v>
                </c:pt>
                <c:pt idx="438">
                  <c:v>-1.244041</c:v>
                </c:pt>
                <c:pt idx="439">
                  <c:v>-1.293169</c:v>
                </c:pt>
                <c:pt idx="440">
                  <c:v>-1.329448</c:v>
                </c:pt>
                <c:pt idx="441">
                  <c:v>-1.351916</c:v>
                </c:pt>
                <c:pt idx="442">
                  <c:v>-1.362679</c:v>
                </c:pt>
                <c:pt idx="443">
                  <c:v>-1.37119</c:v>
                </c:pt>
                <c:pt idx="444">
                  <c:v>-1.372291</c:v>
                </c:pt>
                <c:pt idx="445">
                  <c:v>-1.373432</c:v>
                </c:pt>
                <c:pt idx="446">
                  <c:v>-1.384234</c:v>
                </c:pt>
                <c:pt idx="447">
                  <c:v>-1.401518</c:v>
                </c:pt>
                <c:pt idx="448">
                  <c:v>-1.427243</c:v>
                </c:pt>
                <c:pt idx="449">
                  <c:v>-1.46249</c:v>
                </c:pt>
                <c:pt idx="450">
                  <c:v>-1.508147</c:v>
                </c:pt>
                <c:pt idx="451">
                  <c:v>-1.544101</c:v>
                </c:pt>
                <c:pt idx="452">
                  <c:v>-1.580216</c:v>
                </c:pt>
                <c:pt idx="453">
                  <c:v>-1.613206</c:v>
                </c:pt>
                <c:pt idx="454">
                  <c:v>-1.642021</c:v>
                </c:pt>
                <c:pt idx="455">
                  <c:v>-1.663504</c:v>
                </c:pt>
                <c:pt idx="456">
                  <c:v>-1.676573</c:v>
                </c:pt>
                <c:pt idx="457">
                  <c:v>-1.687488</c:v>
                </c:pt>
                <c:pt idx="458">
                  <c:v>-1.714298</c:v>
                </c:pt>
                <c:pt idx="459">
                  <c:v>-1.755839</c:v>
                </c:pt>
                <c:pt idx="460">
                  <c:v>-1.804702</c:v>
                </c:pt>
                <c:pt idx="461">
                  <c:v>-1.844982</c:v>
                </c:pt>
                <c:pt idx="462">
                  <c:v>-1.872429</c:v>
                </c:pt>
                <c:pt idx="463">
                  <c:v>-1.87853</c:v>
                </c:pt>
                <c:pt idx="464">
                  <c:v>-1.84305</c:v>
                </c:pt>
                <c:pt idx="465">
                  <c:v>-1.777812</c:v>
                </c:pt>
                <c:pt idx="466">
                  <c:v>-1.708342</c:v>
                </c:pt>
                <c:pt idx="467">
                  <c:v>-1.63998</c:v>
                </c:pt>
                <c:pt idx="468">
                  <c:v>-1.581293</c:v>
                </c:pt>
                <c:pt idx="469">
                  <c:v>-1.538629</c:v>
                </c:pt>
                <c:pt idx="470">
                  <c:v>-1.513066</c:v>
                </c:pt>
                <c:pt idx="471">
                  <c:v>-1.487495</c:v>
                </c:pt>
                <c:pt idx="472">
                  <c:v>-1.45322</c:v>
                </c:pt>
                <c:pt idx="473">
                  <c:v>-1.403931</c:v>
                </c:pt>
                <c:pt idx="474">
                  <c:v>-1.342866</c:v>
                </c:pt>
                <c:pt idx="475">
                  <c:v>-1.286067</c:v>
                </c:pt>
                <c:pt idx="476">
                  <c:v>-1.231668</c:v>
                </c:pt>
                <c:pt idx="477">
                  <c:v>-1.183815</c:v>
                </c:pt>
                <c:pt idx="478">
                  <c:v>-1.137159</c:v>
                </c:pt>
                <c:pt idx="479">
                  <c:v>-1.092668</c:v>
                </c:pt>
                <c:pt idx="480">
                  <c:v>-1.049208</c:v>
                </c:pt>
                <c:pt idx="481">
                  <c:v>-1.017377</c:v>
                </c:pt>
                <c:pt idx="482">
                  <c:v>-0.981189</c:v>
                </c:pt>
                <c:pt idx="483">
                  <c:v>-0.94181</c:v>
                </c:pt>
                <c:pt idx="484">
                  <c:v>-0.893887</c:v>
                </c:pt>
                <c:pt idx="485">
                  <c:v>-0.833182</c:v>
                </c:pt>
                <c:pt idx="486">
                  <c:v>-0.766119</c:v>
                </c:pt>
                <c:pt idx="487">
                  <c:v>-0.697991</c:v>
                </c:pt>
                <c:pt idx="488">
                  <c:v>-0.620254</c:v>
                </c:pt>
                <c:pt idx="489">
                  <c:v>-0.531795</c:v>
                </c:pt>
                <c:pt idx="490">
                  <c:v>-0.437889</c:v>
                </c:pt>
                <c:pt idx="491">
                  <c:v>-0.334337</c:v>
                </c:pt>
                <c:pt idx="492">
                  <c:v>-0.228673</c:v>
                </c:pt>
                <c:pt idx="493">
                  <c:v>-0.126279</c:v>
                </c:pt>
                <c:pt idx="494">
                  <c:v>-0.032547</c:v>
                </c:pt>
                <c:pt idx="495">
                  <c:v>0.048265</c:v>
                </c:pt>
                <c:pt idx="496">
                  <c:v>0.111951</c:v>
                </c:pt>
                <c:pt idx="497">
                  <c:v>0.175666</c:v>
                </c:pt>
                <c:pt idx="498">
                  <c:v>0.250126</c:v>
                </c:pt>
                <c:pt idx="499">
                  <c:v>0.343862</c:v>
                </c:pt>
                <c:pt idx="500">
                  <c:v>0.446251</c:v>
                </c:pt>
                <c:pt idx="501">
                  <c:v>0.552995</c:v>
                </c:pt>
                <c:pt idx="502">
                  <c:v>0.669345</c:v>
                </c:pt>
                <c:pt idx="503">
                  <c:v>0.773827</c:v>
                </c:pt>
                <c:pt idx="504">
                  <c:v>0.859944</c:v>
                </c:pt>
                <c:pt idx="505">
                  <c:v>0.938733</c:v>
                </c:pt>
                <c:pt idx="506">
                  <c:v>1.041282</c:v>
                </c:pt>
                <c:pt idx="507">
                  <c:v>1.163097</c:v>
                </c:pt>
                <c:pt idx="508">
                  <c:v>1.285728</c:v>
                </c:pt>
                <c:pt idx="509">
                  <c:v>1.400753</c:v>
                </c:pt>
                <c:pt idx="510">
                  <c:v>1.500662</c:v>
                </c:pt>
                <c:pt idx="511">
                  <c:v>1.551621</c:v>
                </c:pt>
                <c:pt idx="512">
                  <c:v>1.592045</c:v>
                </c:pt>
                <c:pt idx="513">
                  <c:v>1.63462</c:v>
                </c:pt>
                <c:pt idx="514">
                  <c:v>1.682618</c:v>
                </c:pt>
                <c:pt idx="515">
                  <c:v>1.736015</c:v>
                </c:pt>
                <c:pt idx="516">
                  <c:v>1.79268</c:v>
                </c:pt>
                <c:pt idx="517">
                  <c:v>1.838852</c:v>
                </c:pt>
                <c:pt idx="518">
                  <c:v>1.875345</c:v>
                </c:pt>
                <c:pt idx="519">
                  <c:v>1.91797</c:v>
                </c:pt>
                <c:pt idx="520">
                  <c:v>1.993538</c:v>
                </c:pt>
                <c:pt idx="521">
                  <c:v>2.025911</c:v>
                </c:pt>
                <c:pt idx="522">
                  <c:v>2.016731</c:v>
                </c:pt>
                <c:pt idx="523">
                  <c:v>2.027391</c:v>
                </c:pt>
                <c:pt idx="524">
                  <c:v>2.048573</c:v>
                </c:pt>
                <c:pt idx="525">
                  <c:v>2.062387</c:v>
                </c:pt>
                <c:pt idx="526">
                  <c:v>2.091077</c:v>
                </c:pt>
                <c:pt idx="527">
                  <c:v>2.139983</c:v>
                </c:pt>
                <c:pt idx="528">
                  <c:v>2.193173</c:v>
                </c:pt>
                <c:pt idx="529">
                  <c:v>2.259193</c:v>
                </c:pt>
                <c:pt idx="530">
                  <c:v>2.286063</c:v>
                </c:pt>
                <c:pt idx="531">
                  <c:v>2.274433</c:v>
                </c:pt>
                <c:pt idx="532">
                  <c:v>2.216775</c:v>
                </c:pt>
                <c:pt idx="533">
                  <c:v>2.135472</c:v>
                </c:pt>
                <c:pt idx="534">
                  <c:v>2.062656</c:v>
                </c:pt>
                <c:pt idx="535">
                  <c:v>2.021814</c:v>
                </c:pt>
                <c:pt idx="536">
                  <c:v>2.0162</c:v>
                </c:pt>
                <c:pt idx="537">
                  <c:v>2.020379</c:v>
                </c:pt>
                <c:pt idx="538">
                  <c:v>1.992699</c:v>
                </c:pt>
                <c:pt idx="539">
                  <c:v>1.924458</c:v>
                </c:pt>
                <c:pt idx="540">
                  <c:v>1.834824</c:v>
                </c:pt>
                <c:pt idx="541">
                  <c:v>1.743125</c:v>
                </c:pt>
                <c:pt idx="542">
                  <c:v>1.657968</c:v>
                </c:pt>
                <c:pt idx="543">
                  <c:v>1.58138</c:v>
                </c:pt>
                <c:pt idx="544">
                  <c:v>1.516424</c:v>
                </c:pt>
                <c:pt idx="545">
                  <c:v>1.461069</c:v>
                </c:pt>
                <c:pt idx="546">
                  <c:v>1.401487</c:v>
                </c:pt>
                <c:pt idx="547">
                  <c:v>1.322792</c:v>
                </c:pt>
                <c:pt idx="548">
                  <c:v>1.222611</c:v>
                </c:pt>
                <c:pt idx="549">
                  <c:v>1.096606</c:v>
                </c:pt>
                <c:pt idx="550">
                  <c:v>0.961052</c:v>
                </c:pt>
                <c:pt idx="551">
                  <c:v>0.819251</c:v>
                </c:pt>
                <c:pt idx="552">
                  <c:v>0.673345</c:v>
                </c:pt>
                <c:pt idx="553">
                  <c:v>0.533864</c:v>
                </c:pt>
                <c:pt idx="554">
                  <c:v>0.399539</c:v>
                </c:pt>
                <c:pt idx="555">
                  <c:v>0.285367</c:v>
                </c:pt>
                <c:pt idx="556">
                  <c:v>0.194588</c:v>
                </c:pt>
                <c:pt idx="557">
                  <c:v>0.125208</c:v>
                </c:pt>
                <c:pt idx="558">
                  <c:v>0.068057</c:v>
                </c:pt>
                <c:pt idx="559">
                  <c:v>0.000585</c:v>
                </c:pt>
                <c:pt idx="560">
                  <c:v>-0.08536</c:v>
                </c:pt>
                <c:pt idx="561">
                  <c:v>-0.179145</c:v>
                </c:pt>
                <c:pt idx="562">
                  <c:v>-0.280533</c:v>
                </c:pt>
                <c:pt idx="563">
                  <c:v>-0.395639</c:v>
                </c:pt>
                <c:pt idx="564">
                  <c:v>-0.524357</c:v>
                </c:pt>
                <c:pt idx="565">
                  <c:v>-0.660498</c:v>
                </c:pt>
                <c:pt idx="566">
                  <c:v>-0.800192</c:v>
                </c:pt>
                <c:pt idx="567">
                  <c:v>-0.933804</c:v>
                </c:pt>
                <c:pt idx="568">
                  <c:v>-1.059302</c:v>
                </c:pt>
                <c:pt idx="569">
                  <c:v>-1.169998</c:v>
                </c:pt>
                <c:pt idx="570">
                  <c:v>-1.265594</c:v>
                </c:pt>
                <c:pt idx="571">
                  <c:v>-1.338148</c:v>
                </c:pt>
                <c:pt idx="572">
                  <c:v>-1.398217</c:v>
                </c:pt>
                <c:pt idx="573">
                  <c:v>-1.448388</c:v>
                </c:pt>
                <c:pt idx="574">
                  <c:v>-1.509597</c:v>
                </c:pt>
                <c:pt idx="575">
                  <c:v>-1.576665</c:v>
                </c:pt>
                <c:pt idx="576">
                  <c:v>-1.625128</c:v>
                </c:pt>
                <c:pt idx="577">
                  <c:v>-1.667833</c:v>
                </c:pt>
                <c:pt idx="578">
                  <c:v>-1.725791</c:v>
                </c:pt>
                <c:pt idx="579">
                  <c:v>-1.789972</c:v>
                </c:pt>
                <c:pt idx="580">
                  <c:v>-1.850703</c:v>
                </c:pt>
                <c:pt idx="581">
                  <c:v>-1.894067</c:v>
                </c:pt>
                <c:pt idx="582">
                  <c:v>-1.911311</c:v>
                </c:pt>
                <c:pt idx="583">
                  <c:v>-1.90644</c:v>
                </c:pt>
                <c:pt idx="584">
                  <c:v>-1.878816</c:v>
                </c:pt>
                <c:pt idx="585">
                  <c:v>-1.845716</c:v>
                </c:pt>
                <c:pt idx="586">
                  <c:v>-1.847927</c:v>
                </c:pt>
                <c:pt idx="587">
                  <c:v>-1.85821</c:v>
                </c:pt>
                <c:pt idx="588">
                  <c:v>-1.882401</c:v>
                </c:pt>
                <c:pt idx="589">
                  <c:v>-1.925602</c:v>
                </c:pt>
                <c:pt idx="590">
                  <c:v>-1.961522</c:v>
                </c:pt>
                <c:pt idx="591">
                  <c:v>-1.997012</c:v>
                </c:pt>
                <c:pt idx="592">
                  <c:v>-2.028492</c:v>
                </c:pt>
                <c:pt idx="593">
                  <c:v>-2.021192</c:v>
                </c:pt>
                <c:pt idx="594">
                  <c:v>-1.988107</c:v>
                </c:pt>
                <c:pt idx="595">
                  <c:v>-1.956071</c:v>
                </c:pt>
                <c:pt idx="596">
                  <c:v>-1.938927</c:v>
                </c:pt>
                <c:pt idx="597">
                  <c:v>-1.925038</c:v>
                </c:pt>
                <c:pt idx="598">
                  <c:v>-1.905883</c:v>
                </c:pt>
                <c:pt idx="599">
                  <c:v>-1.870682</c:v>
                </c:pt>
                <c:pt idx="600">
                  <c:v>-1.80872</c:v>
                </c:pt>
                <c:pt idx="601">
                  <c:v>-1.732852</c:v>
                </c:pt>
                <c:pt idx="602">
                  <c:v>-1.643177</c:v>
                </c:pt>
                <c:pt idx="603">
                  <c:v>-1.552555</c:v>
                </c:pt>
                <c:pt idx="604">
                  <c:v>-1.45774</c:v>
                </c:pt>
                <c:pt idx="605">
                  <c:v>-1.373529</c:v>
                </c:pt>
                <c:pt idx="606">
                  <c:v>-1.299901</c:v>
                </c:pt>
                <c:pt idx="607">
                  <c:v>-1.242214</c:v>
                </c:pt>
                <c:pt idx="608">
                  <c:v>-1.200458</c:v>
                </c:pt>
                <c:pt idx="609">
                  <c:v>-1.177837</c:v>
                </c:pt>
                <c:pt idx="610">
                  <c:v>-1.159561</c:v>
                </c:pt>
                <c:pt idx="611">
                  <c:v>-1.138191</c:v>
                </c:pt>
                <c:pt idx="612">
                  <c:v>-1.095545</c:v>
                </c:pt>
                <c:pt idx="613">
                  <c:v>-1.024167</c:v>
                </c:pt>
                <c:pt idx="614">
                  <c:v>-0.934622</c:v>
                </c:pt>
                <c:pt idx="615">
                  <c:v>-0.839658</c:v>
                </c:pt>
                <c:pt idx="616">
                  <c:v>-0.746842</c:v>
                </c:pt>
                <c:pt idx="617">
                  <c:v>-0.661512</c:v>
                </c:pt>
                <c:pt idx="618">
                  <c:v>-0.578339</c:v>
                </c:pt>
                <c:pt idx="619">
                  <c:v>-0.481384</c:v>
                </c:pt>
                <c:pt idx="620">
                  <c:v>-0.36208</c:v>
                </c:pt>
                <c:pt idx="621">
                  <c:v>-0.227923</c:v>
                </c:pt>
                <c:pt idx="622">
                  <c:v>-0.085267</c:v>
                </c:pt>
                <c:pt idx="623">
                  <c:v>0.048859</c:v>
                </c:pt>
                <c:pt idx="624">
                  <c:v>0.1671</c:v>
                </c:pt>
                <c:pt idx="625">
                  <c:v>0.264067</c:v>
                </c:pt>
                <c:pt idx="626">
                  <c:v>0.348271</c:v>
                </c:pt>
                <c:pt idx="627">
                  <c:v>0.425116</c:v>
                </c:pt>
                <c:pt idx="628">
                  <c:v>0.499816</c:v>
                </c:pt>
                <c:pt idx="629">
                  <c:v>0.577716</c:v>
                </c:pt>
                <c:pt idx="630">
                  <c:v>0.669377</c:v>
                </c:pt>
                <c:pt idx="631">
                  <c:v>0.769372</c:v>
                </c:pt>
                <c:pt idx="632">
                  <c:v>0.874579</c:v>
                </c:pt>
                <c:pt idx="633">
                  <c:v>0.972467</c:v>
                </c:pt>
                <c:pt idx="634">
                  <c:v>1.057953</c:v>
                </c:pt>
                <c:pt idx="635">
                  <c:v>1.138318</c:v>
                </c:pt>
                <c:pt idx="636">
                  <c:v>1.213235</c:v>
                </c:pt>
                <c:pt idx="637">
                  <c:v>1.269811</c:v>
                </c:pt>
                <c:pt idx="638">
                  <c:v>1.351957</c:v>
                </c:pt>
                <c:pt idx="639">
                  <c:v>1.462825</c:v>
                </c:pt>
                <c:pt idx="640">
                  <c:v>1.58313</c:v>
                </c:pt>
                <c:pt idx="641">
                  <c:v>1.70543</c:v>
                </c:pt>
                <c:pt idx="642">
                  <c:v>1.788352</c:v>
                </c:pt>
                <c:pt idx="643">
                  <c:v>1.824625</c:v>
                </c:pt>
                <c:pt idx="644">
                  <c:v>1.856777</c:v>
                </c:pt>
                <c:pt idx="645">
                  <c:v>1.907118</c:v>
                </c:pt>
                <c:pt idx="646">
                  <c:v>1.970194</c:v>
                </c:pt>
                <c:pt idx="647">
                  <c:v>2.052418</c:v>
                </c:pt>
                <c:pt idx="648">
                  <c:v>2.141092</c:v>
                </c:pt>
                <c:pt idx="649">
                  <c:v>2.224557</c:v>
                </c:pt>
                <c:pt idx="650">
                  <c:v>2.304813</c:v>
                </c:pt>
                <c:pt idx="651">
                  <c:v>2.369011</c:v>
                </c:pt>
                <c:pt idx="652">
                  <c:v>2.409692</c:v>
                </c:pt>
                <c:pt idx="653">
                  <c:v>2.426788</c:v>
                </c:pt>
                <c:pt idx="654">
                  <c:v>2.412977</c:v>
                </c:pt>
                <c:pt idx="655">
                  <c:v>2.376792</c:v>
                </c:pt>
                <c:pt idx="656">
                  <c:v>2.343722</c:v>
                </c:pt>
                <c:pt idx="657">
                  <c:v>2.329713</c:v>
                </c:pt>
                <c:pt idx="658">
                  <c:v>2.321025</c:v>
                </c:pt>
                <c:pt idx="659">
                  <c:v>2.301706</c:v>
                </c:pt>
                <c:pt idx="660">
                  <c:v>2.275887</c:v>
                </c:pt>
                <c:pt idx="661">
                  <c:v>2.214927</c:v>
                </c:pt>
                <c:pt idx="662">
                  <c:v>2.119961</c:v>
                </c:pt>
                <c:pt idx="663">
                  <c:v>1.988737</c:v>
                </c:pt>
                <c:pt idx="664">
                  <c:v>1.844668</c:v>
                </c:pt>
                <c:pt idx="665">
                  <c:v>1.697379</c:v>
                </c:pt>
                <c:pt idx="666">
                  <c:v>1.568232</c:v>
                </c:pt>
                <c:pt idx="667">
                  <c:v>1.470002</c:v>
                </c:pt>
                <c:pt idx="668">
                  <c:v>1.395203</c:v>
                </c:pt>
                <c:pt idx="669">
                  <c:v>1.334556</c:v>
                </c:pt>
                <c:pt idx="670">
                  <c:v>1.283846</c:v>
                </c:pt>
                <c:pt idx="671">
                  <c:v>1.202127</c:v>
                </c:pt>
                <c:pt idx="672">
                  <c:v>1.087014</c:v>
                </c:pt>
                <c:pt idx="673">
                  <c:v>0.949378</c:v>
                </c:pt>
                <c:pt idx="674">
                  <c:v>0.799926</c:v>
                </c:pt>
                <c:pt idx="675">
                  <c:v>0.649303</c:v>
                </c:pt>
                <c:pt idx="676">
                  <c:v>0.510544</c:v>
                </c:pt>
                <c:pt idx="677">
                  <c:v>0.384888</c:v>
                </c:pt>
                <c:pt idx="678">
                  <c:v>0.276469</c:v>
                </c:pt>
                <c:pt idx="679">
                  <c:v>0.175369</c:v>
                </c:pt>
                <c:pt idx="680">
                  <c:v>0.074042</c:v>
                </c:pt>
                <c:pt idx="681">
                  <c:v>-0.033941</c:v>
                </c:pt>
                <c:pt idx="682">
                  <c:v>-0.157095</c:v>
                </c:pt>
                <c:pt idx="683">
                  <c:v>-0.297095</c:v>
                </c:pt>
                <c:pt idx="684">
                  <c:v>-0.471723</c:v>
                </c:pt>
                <c:pt idx="685">
                  <c:v>-0.67708</c:v>
                </c:pt>
                <c:pt idx="686">
                  <c:v>-0.879497</c:v>
                </c:pt>
                <c:pt idx="687">
                  <c:v>-1.030053</c:v>
                </c:pt>
                <c:pt idx="688">
                  <c:v>-1.171199</c:v>
                </c:pt>
                <c:pt idx="689">
                  <c:v>-1.316396</c:v>
                </c:pt>
                <c:pt idx="690">
                  <c:v>-1.409991</c:v>
                </c:pt>
                <c:pt idx="691">
                  <c:v>-1.483322</c:v>
                </c:pt>
                <c:pt idx="692">
                  <c:v>-1.54086</c:v>
                </c:pt>
                <c:pt idx="693">
                  <c:v>-1.585928</c:v>
                </c:pt>
                <c:pt idx="694">
                  <c:v>-1.652525</c:v>
                </c:pt>
                <c:pt idx="695">
                  <c:v>-1.731671</c:v>
                </c:pt>
                <c:pt idx="696">
                  <c:v>-1.786812</c:v>
                </c:pt>
                <c:pt idx="697">
                  <c:v>-1.80111</c:v>
                </c:pt>
                <c:pt idx="698">
                  <c:v>-1.769402</c:v>
                </c:pt>
                <c:pt idx="699">
                  <c:v>-1.725154</c:v>
                </c:pt>
                <c:pt idx="700">
                  <c:v>-1.704657</c:v>
                </c:pt>
                <c:pt idx="701">
                  <c:v>-1.70349</c:v>
                </c:pt>
                <c:pt idx="702">
                  <c:v>-1.716333</c:v>
                </c:pt>
                <c:pt idx="703">
                  <c:v>-1.749571</c:v>
                </c:pt>
                <c:pt idx="704">
                  <c:v>-1.790253</c:v>
                </c:pt>
                <c:pt idx="705">
                  <c:v>-1.812729</c:v>
                </c:pt>
                <c:pt idx="706">
                  <c:v>-1.824474</c:v>
                </c:pt>
                <c:pt idx="707">
                  <c:v>-1.821088</c:v>
                </c:pt>
                <c:pt idx="708">
                  <c:v>-1.781798</c:v>
                </c:pt>
                <c:pt idx="709">
                  <c:v>-1.778782</c:v>
                </c:pt>
                <c:pt idx="710">
                  <c:v>-1.802337</c:v>
                </c:pt>
                <c:pt idx="711">
                  <c:v>-1.831334</c:v>
                </c:pt>
                <c:pt idx="712">
                  <c:v>-1.860249</c:v>
                </c:pt>
                <c:pt idx="713">
                  <c:v>-1.878185</c:v>
                </c:pt>
                <c:pt idx="714">
                  <c:v>-1.872324</c:v>
                </c:pt>
                <c:pt idx="715">
                  <c:v>-1.846197</c:v>
                </c:pt>
                <c:pt idx="716">
                  <c:v>-1.81386</c:v>
                </c:pt>
                <c:pt idx="717">
                  <c:v>-1.791334</c:v>
                </c:pt>
                <c:pt idx="718">
                  <c:v>-1.798002</c:v>
                </c:pt>
                <c:pt idx="719">
                  <c:v>-1.811231</c:v>
                </c:pt>
                <c:pt idx="720">
                  <c:v>-1.830849</c:v>
                </c:pt>
                <c:pt idx="721">
                  <c:v>-1.8428</c:v>
                </c:pt>
                <c:pt idx="722">
                  <c:v>-1.84174</c:v>
                </c:pt>
                <c:pt idx="723">
                  <c:v>-1.833185</c:v>
                </c:pt>
                <c:pt idx="724">
                  <c:v>-1.819456</c:v>
                </c:pt>
                <c:pt idx="725">
                  <c:v>-1.787628</c:v>
                </c:pt>
                <c:pt idx="726">
                  <c:v>-1.726928</c:v>
                </c:pt>
                <c:pt idx="727">
                  <c:v>-1.648011</c:v>
                </c:pt>
                <c:pt idx="728">
                  <c:v>-1.573363</c:v>
                </c:pt>
                <c:pt idx="729">
                  <c:v>-1.513719</c:v>
                </c:pt>
                <c:pt idx="730">
                  <c:v>-1.465809</c:v>
                </c:pt>
                <c:pt idx="731">
                  <c:v>-1.419938</c:v>
                </c:pt>
                <c:pt idx="732">
                  <c:v>-1.373991</c:v>
                </c:pt>
                <c:pt idx="733">
                  <c:v>-1.333385</c:v>
                </c:pt>
                <c:pt idx="734">
                  <c:v>-1.292838</c:v>
                </c:pt>
                <c:pt idx="735">
                  <c:v>-1.234192</c:v>
                </c:pt>
                <c:pt idx="736">
                  <c:v>-1.15956</c:v>
                </c:pt>
                <c:pt idx="737">
                  <c:v>-1.0615</c:v>
                </c:pt>
                <c:pt idx="738">
                  <c:v>-0.949553</c:v>
                </c:pt>
                <c:pt idx="739">
                  <c:v>-0.824774</c:v>
                </c:pt>
                <c:pt idx="740">
                  <c:v>-0.687219</c:v>
                </c:pt>
                <c:pt idx="741">
                  <c:v>-0.547557</c:v>
                </c:pt>
                <c:pt idx="742">
                  <c:v>-0.411078</c:v>
                </c:pt>
                <c:pt idx="743">
                  <c:v>-0.283078</c:v>
                </c:pt>
                <c:pt idx="744">
                  <c:v>-0.161438</c:v>
                </c:pt>
                <c:pt idx="745">
                  <c:v>-0.040929</c:v>
                </c:pt>
                <c:pt idx="746">
                  <c:v>0.077334</c:v>
                </c:pt>
                <c:pt idx="747">
                  <c:v>0.211438</c:v>
                </c:pt>
                <c:pt idx="748">
                  <c:v>0.361375</c:v>
                </c:pt>
                <c:pt idx="749">
                  <c:v>0.507086</c:v>
                </c:pt>
                <c:pt idx="750">
                  <c:v>0.623158</c:v>
                </c:pt>
                <c:pt idx="751">
                  <c:v>0.692726</c:v>
                </c:pt>
                <c:pt idx="752">
                  <c:v>0.731482</c:v>
                </c:pt>
                <c:pt idx="753">
                  <c:v>0.756175</c:v>
                </c:pt>
                <c:pt idx="754">
                  <c:v>0.770059</c:v>
                </c:pt>
                <c:pt idx="755">
                  <c:v>0.795558</c:v>
                </c:pt>
                <c:pt idx="756">
                  <c:v>0.84442</c:v>
                </c:pt>
                <c:pt idx="757">
                  <c:v>0.914623</c:v>
                </c:pt>
                <c:pt idx="758">
                  <c:v>0.992388</c:v>
                </c:pt>
                <c:pt idx="759">
                  <c:v>1.086184</c:v>
                </c:pt>
                <c:pt idx="760">
                  <c:v>1.182146</c:v>
                </c:pt>
                <c:pt idx="761">
                  <c:v>1.269664</c:v>
                </c:pt>
                <c:pt idx="762">
                  <c:v>1.335915</c:v>
                </c:pt>
                <c:pt idx="763">
                  <c:v>1.379827</c:v>
                </c:pt>
                <c:pt idx="764">
                  <c:v>1.414167</c:v>
                </c:pt>
                <c:pt idx="765">
                  <c:v>1.449345</c:v>
                </c:pt>
                <c:pt idx="766">
                  <c:v>1.499161</c:v>
                </c:pt>
                <c:pt idx="767">
                  <c:v>1.585185</c:v>
                </c:pt>
                <c:pt idx="768">
                  <c:v>1.682164</c:v>
                </c:pt>
                <c:pt idx="769">
                  <c:v>1.764457</c:v>
                </c:pt>
                <c:pt idx="770">
                  <c:v>1.836047</c:v>
                </c:pt>
                <c:pt idx="771">
                  <c:v>1.866955</c:v>
                </c:pt>
                <c:pt idx="772">
                  <c:v>1.858304</c:v>
                </c:pt>
                <c:pt idx="773">
                  <c:v>1.847445</c:v>
                </c:pt>
                <c:pt idx="774">
                  <c:v>1.850654</c:v>
                </c:pt>
                <c:pt idx="775">
                  <c:v>1.864842</c:v>
                </c:pt>
                <c:pt idx="776">
                  <c:v>1.8951</c:v>
                </c:pt>
                <c:pt idx="777">
                  <c:v>1.919899</c:v>
                </c:pt>
                <c:pt idx="778">
                  <c:v>1.944674</c:v>
                </c:pt>
                <c:pt idx="779">
                  <c:v>2.013274</c:v>
                </c:pt>
                <c:pt idx="780">
                  <c:v>2.122418</c:v>
                </c:pt>
                <c:pt idx="781">
                  <c:v>2.229359</c:v>
                </c:pt>
                <c:pt idx="782">
                  <c:v>2.284831</c:v>
                </c:pt>
                <c:pt idx="783">
                  <c:v>2.298505</c:v>
                </c:pt>
                <c:pt idx="784">
                  <c:v>2.305895</c:v>
                </c:pt>
                <c:pt idx="785">
                  <c:v>2.319912</c:v>
                </c:pt>
                <c:pt idx="786">
                  <c:v>2.339437</c:v>
                </c:pt>
                <c:pt idx="787">
                  <c:v>2.335604</c:v>
                </c:pt>
                <c:pt idx="788">
                  <c:v>2.299525</c:v>
                </c:pt>
                <c:pt idx="789">
                  <c:v>2.21719</c:v>
                </c:pt>
                <c:pt idx="790">
                  <c:v>2.081413</c:v>
                </c:pt>
                <c:pt idx="791">
                  <c:v>1.922186</c:v>
                </c:pt>
                <c:pt idx="792">
                  <c:v>1.767326</c:v>
                </c:pt>
                <c:pt idx="793">
                  <c:v>1.640382</c:v>
                </c:pt>
                <c:pt idx="794">
                  <c:v>1.546713</c:v>
                </c:pt>
                <c:pt idx="795">
                  <c:v>1.469051</c:v>
                </c:pt>
                <c:pt idx="796">
                  <c:v>1.393378</c:v>
                </c:pt>
                <c:pt idx="797">
                  <c:v>1.323953</c:v>
                </c:pt>
                <c:pt idx="798">
                  <c:v>1.267198</c:v>
                </c:pt>
                <c:pt idx="799">
                  <c:v>1.222201</c:v>
                </c:pt>
                <c:pt idx="800">
                  <c:v>1.183702</c:v>
                </c:pt>
                <c:pt idx="801">
                  <c:v>1.153751</c:v>
                </c:pt>
                <c:pt idx="802">
                  <c:v>1.114084</c:v>
                </c:pt>
                <c:pt idx="803">
                  <c:v>1.070012</c:v>
                </c:pt>
                <c:pt idx="804">
                  <c:v>1.021679</c:v>
                </c:pt>
                <c:pt idx="805">
                  <c:v>0.960643</c:v>
                </c:pt>
                <c:pt idx="806">
                  <c:v>0.881772</c:v>
                </c:pt>
                <c:pt idx="807">
                  <c:v>0.78396</c:v>
                </c:pt>
                <c:pt idx="808">
                  <c:v>0.65843</c:v>
                </c:pt>
                <c:pt idx="809">
                  <c:v>0.518731</c:v>
                </c:pt>
                <c:pt idx="810">
                  <c:v>0.377739</c:v>
                </c:pt>
                <c:pt idx="811">
                  <c:v>0.244111</c:v>
                </c:pt>
                <c:pt idx="812">
                  <c:v>0.112644</c:v>
                </c:pt>
                <c:pt idx="813">
                  <c:v>-0.02088</c:v>
                </c:pt>
                <c:pt idx="814">
                  <c:v>-0.148818</c:v>
                </c:pt>
                <c:pt idx="815">
                  <c:v>-0.269008</c:v>
                </c:pt>
                <c:pt idx="816">
                  <c:v>-0.388055</c:v>
                </c:pt>
                <c:pt idx="817">
                  <c:v>-0.514645</c:v>
                </c:pt>
                <c:pt idx="818">
                  <c:v>-0.632733</c:v>
                </c:pt>
                <c:pt idx="819">
                  <c:v>-0.75728</c:v>
                </c:pt>
                <c:pt idx="820">
                  <c:v>-0.876694</c:v>
                </c:pt>
                <c:pt idx="821">
                  <c:v>-0.972854</c:v>
                </c:pt>
                <c:pt idx="822">
                  <c:v>-1.064841</c:v>
                </c:pt>
                <c:pt idx="823">
                  <c:v>-1.151366</c:v>
                </c:pt>
                <c:pt idx="824">
                  <c:v>-1.209935</c:v>
                </c:pt>
                <c:pt idx="825">
                  <c:v>-1.254714</c:v>
                </c:pt>
                <c:pt idx="826">
                  <c:v>-1.304058</c:v>
                </c:pt>
                <c:pt idx="827">
                  <c:v>-1.36197</c:v>
                </c:pt>
                <c:pt idx="828">
                  <c:v>-1.417635</c:v>
                </c:pt>
                <c:pt idx="829">
                  <c:v>-1.463531</c:v>
                </c:pt>
                <c:pt idx="830">
                  <c:v>-1.50184</c:v>
                </c:pt>
                <c:pt idx="831">
                  <c:v>-1.530485</c:v>
                </c:pt>
                <c:pt idx="832">
                  <c:v>-1.548381</c:v>
                </c:pt>
                <c:pt idx="833">
                  <c:v>-1.555465</c:v>
                </c:pt>
                <c:pt idx="834">
                  <c:v>-1.571081</c:v>
                </c:pt>
                <c:pt idx="835">
                  <c:v>-1.628397</c:v>
                </c:pt>
                <c:pt idx="836">
                  <c:v>-1.709435</c:v>
                </c:pt>
                <c:pt idx="837">
                  <c:v>-1.80671</c:v>
                </c:pt>
                <c:pt idx="838">
                  <c:v>-1.914845</c:v>
                </c:pt>
                <c:pt idx="839">
                  <c:v>-2.032685</c:v>
                </c:pt>
                <c:pt idx="840">
                  <c:v>-2.144162</c:v>
                </c:pt>
                <c:pt idx="841">
                  <c:v>-2.217196</c:v>
                </c:pt>
                <c:pt idx="842">
                  <c:v>-2.248739</c:v>
                </c:pt>
                <c:pt idx="843">
                  <c:v>-2.271909</c:v>
                </c:pt>
                <c:pt idx="844">
                  <c:v>-2.286482</c:v>
                </c:pt>
                <c:pt idx="845">
                  <c:v>-2.308123</c:v>
                </c:pt>
                <c:pt idx="846">
                  <c:v>-2.34825</c:v>
                </c:pt>
                <c:pt idx="847">
                  <c:v>-2.402915</c:v>
                </c:pt>
                <c:pt idx="848">
                  <c:v>-2.471481</c:v>
                </c:pt>
                <c:pt idx="849">
                  <c:v>-2.520965</c:v>
                </c:pt>
                <c:pt idx="850">
                  <c:v>-2.550294</c:v>
                </c:pt>
                <c:pt idx="851">
                  <c:v>-2.550959</c:v>
                </c:pt>
                <c:pt idx="852">
                  <c:v>-2.495442</c:v>
                </c:pt>
                <c:pt idx="853">
                  <c:v>-2.430327</c:v>
                </c:pt>
                <c:pt idx="854">
                  <c:v>-2.32596</c:v>
                </c:pt>
                <c:pt idx="855">
                  <c:v>-2.226753</c:v>
                </c:pt>
                <c:pt idx="856">
                  <c:v>-2.108485</c:v>
                </c:pt>
                <c:pt idx="857">
                  <c:v>-1.995595</c:v>
                </c:pt>
                <c:pt idx="858">
                  <c:v>-1.888923</c:v>
                </c:pt>
                <c:pt idx="859">
                  <c:v>-1.780046</c:v>
                </c:pt>
                <c:pt idx="860">
                  <c:v>-1.672159</c:v>
                </c:pt>
                <c:pt idx="861">
                  <c:v>-1.566318</c:v>
                </c:pt>
                <c:pt idx="862">
                  <c:v>-1.466777</c:v>
                </c:pt>
                <c:pt idx="863">
                  <c:v>-1.358709</c:v>
                </c:pt>
                <c:pt idx="864">
                  <c:v>-1.243369</c:v>
                </c:pt>
                <c:pt idx="865">
                  <c:v>-1.131516</c:v>
                </c:pt>
                <c:pt idx="866">
                  <c:v>-1.025017</c:v>
                </c:pt>
                <c:pt idx="867">
                  <c:v>-0.916315</c:v>
                </c:pt>
                <c:pt idx="868">
                  <c:v>-0.795894</c:v>
                </c:pt>
                <c:pt idx="869">
                  <c:v>-0.670286</c:v>
                </c:pt>
                <c:pt idx="870">
                  <c:v>-0.53615</c:v>
                </c:pt>
                <c:pt idx="871">
                  <c:v>-0.400822</c:v>
                </c:pt>
                <c:pt idx="872">
                  <c:v>-0.283799</c:v>
                </c:pt>
                <c:pt idx="873">
                  <c:v>-0.18171</c:v>
                </c:pt>
                <c:pt idx="874">
                  <c:v>-0.072901</c:v>
                </c:pt>
                <c:pt idx="875">
                  <c:v>0.041549</c:v>
                </c:pt>
                <c:pt idx="876">
                  <c:v>0.15072</c:v>
                </c:pt>
                <c:pt idx="877">
                  <c:v>0.242717</c:v>
                </c:pt>
                <c:pt idx="878">
                  <c:v>0.327143</c:v>
                </c:pt>
                <c:pt idx="879">
                  <c:v>0.413728</c:v>
                </c:pt>
                <c:pt idx="880">
                  <c:v>0.488455</c:v>
                </c:pt>
                <c:pt idx="881">
                  <c:v>0.568295</c:v>
                </c:pt>
                <c:pt idx="882">
                  <c:v>0.639524</c:v>
                </c:pt>
                <c:pt idx="883">
                  <c:v>0.692471</c:v>
                </c:pt>
                <c:pt idx="884">
                  <c:v>0.712229</c:v>
                </c:pt>
                <c:pt idx="885">
                  <c:v>0.719298</c:v>
                </c:pt>
                <c:pt idx="886">
                  <c:v>0.724623</c:v>
                </c:pt>
                <c:pt idx="887">
                  <c:v>0.71525</c:v>
                </c:pt>
                <c:pt idx="888">
                  <c:v>0.692145</c:v>
                </c:pt>
                <c:pt idx="889">
                  <c:v>0.660214</c:v>
                </c:pt>
                <c:pt idx="890">
                  <c:v>0.646178</c:v>
                </c:pt>
                <c:pt idx="891">
                  <c:v>0.668471</c:v>
                </c:pt>
                <c:pt idx="892">
                  <c:v>0.715437</c:v>
                </c:pt>
                <c:pt idx="893">
                  <c:v>0.784972</c:v>
                </c:pt>
                <c:pt idx="894">
                  <c:v>0.868372</c:v>
                </c:pt>
                <c:pt idx="895">
                  <c:v>0.947374</c:v>
                </c:pt>
                <c:pt idx="896">
                  <c:v>1.009114</c:v>
                </c:pt>
                <c:pt idx="897">
                  <c:v>1.066482</c:v>
                </c:pt>
                <c:pt idx="898">
                  <c:v>1.127129</c:v>
                </c:pt>
                <c:pt idx="899">
                  <c:v>1.193499</c:v>
                </c:pt>
                <c:pt idx="900">
                  <c:v>1.264731</c:v>
                </c:pt>
                <c:pt idx="901">
                  <c:v>1.344756</c:v>
                </c:pt>
                <c:pt idx="902">
                  <c:v>1.424734</c:v>
                </c:pt>
                <c:pt idx="903">
                  <c:v>1.522068</c:v>
                </c:pt>
                <c:pt idx="904">
                  <c:v>1.625051</c:v>
                </c:pt>
                <c:pt idx="905">
                  <c:v>1.704506</c:v>
                </c:pt>
                <c:pt idx="906">
                  <c:v>1.774637</c:v>
                </c:pt>
                <c:pt idx="907">
                  <c:v>1.809124</c:v>
                </c:pt>
                <c:pt idx="908">
                  <c:v>1.869292</c:v>
                </c:pt>
                <c:pt idx="909">
                  <c:v>1.941006</c:v>
                </c:pt>
                <c:pt idx="910">
                  <c:v>2.033893</c:v>
                </c:pt>
                <c:pt idx="911">
                  <c:v>2.149183</c:v>
                </c:pt>
                <c:pt idx="912">
                  <c:v>2.26</c:v>
                </c:pt>
                <c:pt idx="913">
                  <c:v>2.332184</c:v>
                </c:pt>
                <c:pt idx="914">
                  <c:v>2.345305</c:v>
                </c:pt>
                <c:pt idx="915">
                  <c:v>2.32209</c:v>
                </c:pt>
                <c:pt idx="916">
                  <c:v>2.318679</c:v>
                </c:pt>
                <c:pt idx="917">
                  <c:v>2.331726</c:v>
                </c:pt>
                <c:pt idx="918">
                  <c:v>2.307769</c:v>
                </c:pt>
                <c:pt idx="919">
                  <c:v>2.277096</c:v>
                </c:pt>
                <c:pt idx="920">
                  <c:v>2.236853</c:v>
                </c:pt>
                <c:pt idx="921">
                  <c:v>2.207542</c:v>
                </c:pt>
                <c:pt idx="922">
                  <c:v>2.194461</c:v>
                </c:pt>
                <c:pt idx="923">
                  <c:v>2.174788</c:v>
                </c:pt>
                <c:pt idx="924">
                  <c:v>2.133284</c:v>
                </c:pt>
                <c:pt idx="925">
                  <c:v>2.079678</c:v>
                </c:pt>
                <c:pt idx="926">
                  <c:v>2.014216</c:v>
                </c:pt>
                <c:pt idx="927">
                  <c:v>1.955114</c:v>
                </c:pt>
                <c:pt idx="928">
                  <c:v>1.899125</c:v>
                </c:pt>
                <c:pt idx="929">
                  <c:v>1.840961</c:v>
                </c:pt>
                <c:pt idx="930">
                  <c:v>1.782864</c:v>
                </c:pt>
                <c:pt idx="931">
                  <c:v>1.729165</c:v>
                </c:pt>
                <c:pt idx="932">
                  <c:v>1.676625</c:v>
                </c:pt>
                <c:pt idx="933">
                  <c:v>1.620908</c:v>
                </c:pt>
                <c:pt idx="934">
                  <c:v>1.555618</c:v>
                </c:pt>
                <c:pt idx="935">
                  <c:v>1.478689</c:v>
                </c:pt>
                <c:pt idx="936">
                  <c:v>1.392304</c:v>
                </c:pt>
                <c:pt idx="937">
                  <c:v>1.296486</c:v>
                </c:pt>
                <c:pt idx="938">
                  <c:v>1.195517</c:v>
                </c:pt>
                <c:pt idx="939">
                  <c:v>1.08483</c:v>
                </c:pt>
                <c:pt idx="940">
                  <c:v>0.978108</c:v>
                </c:pt>
                <c:pt idx="941">
                  <c:v>0.858665</c:v>
                </c:pt>
                <c:pt idx="942">
                  <c:v>0.718969</c:v>
                </c:pt>
                <c:pt idx="943">
                  <c:v>0.581227</c:v>
                </c:pt>
                <c:pt idx="944">
                  <c:v>0.443518</c:v>
                </c:pt>
                <c:pt idx="945">
                  <c:v>0.302813</c:v>
                </c:pt>
                <c:pt idx="946">
                  <c:v>0.16758</c:v>
                </c:pt>
                <c:pt idx="947">
                  <c:v>0.037682</c:v>
                </c:pt>
                <c:pt idx="948">
                  <c:v>-0.089152</c:v>
                </c:pt>
                <c:pt idx="949">
                  <c:v>-0.210824</c:v>
                </c:pt>
                <c:pt idx="950">
                  <c:v>-0.334702</c:v>
                </c:pt>
                <c:pt idx="951">
                  <c:v>-0.470219</c:v>
                </c:pt>
                <c:pt idx="952">
                  <c:v>-0.612048</c:v>
                </c:pt>
                <c:pt idx="953">
                  <c:v>-0.761421</c:v>
                </c:pt>
                <c:pt idx="954">
                  <c:v>-0.905496</c:v>
                </c:pt>
                <c:pt idx="955">
                  <c:v>-1.027082</c:v>
                </c:pt>
                <c:pt idx="956">
                  <c:v>-1.113382</c:v>
                </c:pt>
                <c:pt idx="957">
                  <c:v>-1.156035</c:v>
                </c:pt>
                <c:pt idx="958">
                  <c:v>-1.161383</c:v>
                </c:pt>
                <c:pt idx="959">
                  <c:v>-1.139878</c:v>
                </c:pt>
                <c:pt idx="960">
                  <c:v>-1.1129</c:v>
                </c:pt>
                <c:pt idx="961">
                  <c:v>-1.099978</c:v>
                </c:pt>
                <c:pt idx="962">
                  <c:v>-1.10429</c:v>
                </c:pt>
                <c:pt idx="963">
                  <c:v>-1.131096</c:v>
                </c:pt>
                <c:pt idx="964">
                  <c:v>-1.183586</c:v>
                </c:pt>
                <c:pt idx="965">
                  <c:v>-1.26064</c:v>
                </c:pt>
                <c:pt idx="966">
                  <c:v>-1.323571</c:v>
                </c:pt>
                <c:pt idx="967">
                  <c:v>-1.37275</c:v>
                </c:pt>
                <c:pt idx="968">
                  <c:v>-1.416938</c:v>
                </c:pt>
                <c:pt idx="969">
                  <c:v>-1.441835</c:v>
                </c:pt>
                <c:pt idx="970">
                  <c:v>-1.455927</c:v>
                </c:pt>
                <c:pt idx="971">
                  <c:v>-1.47713</c:v>
                </c:pt>
                <c:pt idx="972">
                  <c:v>-1.505093</c:v>
                </c:pt>
                <c:pt idx="973">
                  <c:v>-1.550095</c:v>
                </c:pt>
                <c:pt idx="974">
                  <c:v>-1.618265</c:v>
                </c:pt>
                <c:pt idx="975">
                  <c:v>-1.678157</c:v>
                </c:pt>
                <c:pt idx="976">
                  <c:v>-1.723101</c:v>
                </c:pt>
                <c:pt idx="977">
                  <c:v>-1.760503</c:v>
                </c:pt>
                <c:pt idx="978">
                  <c:v>-1.795865</c:v>
                </c:pt>
                <c:pt idx="979">
                  <c:v>-1.839866</c:v>
                </c:pt>
                <c:pt idx="980">
                  <c:v>-1.882821</c:v>
                </c:pt>
                <c:pt idx="981">
                  <c:v>-1.917038</c:v>
                </c:pt>
                <c:pt idx="982">
                  <c:v>-1.939451</c:v>
                </c:pt>
                <c:pt idx="983">
                  <c:v>-1.962178</c:v>
                </c:pt>
                <c:pt idx="984">
                  <c:v>-1.999985</c:v>
                </c:pt>
                <c:pt idx="985">
                  <c:v>-2.053598</c:v>
                </c:pt>
                <c:pt idx="986">
                  <c:v>-2.113316</c:v>
                </c:pt>
                <c:pt idx="987">
                  <c:v>-2.162123</c:v>
                </c:pt>
                <c:pt idx="988">
                  <c:v>-2.195874</c:v>
                </c:pt>
                <c:pt idx="989">
                  <c:v>-2.204934</c:v>
                </c:pt>
                <c:pt idx="990">
                  <c:v>-2.192606</c:v>
                </c:pt>
                <c:pt idx="991">
                  <c:v>-2.16224</c:v>
                </c:pt>
                <c:pt idx="992">
                  <c:v>-2.128893</c:v>
                </c:pt>
                <c:pt idx="993">
                  <c:v>-2.110527</c:v>
                </c:pt>
                <c:pt idx="994">
                  <c:v>-2.095099</c:v>
                </c:pt>
                <c:pt idx="995">
                  <c:v>-2.085076</c:v>
                </c:pt>
                <c:pt idx="996">
                  <c:v>-2.075279</c:v>
                </c:pt>
                <c:pt idx="997">
                  <c:v>-2.052635</c:v>
                </c:pt>
                <c:pt idx="998">
                  <c:v>-2.013135</c:v>
                </c:pt>
                <c:pt idx="999">
                  <c:v>-1.963414</c:v>
                </c:pt>
                <c:pt idx="1000">
                  <c:v>-1.910559</c:v>
                </c:pt>
                <c:pt idx="1001">
                  <c:v>-1.884514</c:v>
                </c:pt>
                <c:pt idx="1002">
                  <c:v>-1.87267</c:v>
                </c:pt>
                <c:pt idx="1003">
                  <c:v>-1.891412</c:v>
                </c:pt>
                <c:pt idx="1004">
                  <c:v>-1.936054</c:v>
                </c:pt>
                <c:pt idx="1005">
                  <c:v>-1.928124</c:v>
                </c:pt>
                <c:pt idx="1006">
                  <c:v>-1.871695</c:v>
                </c:pt>
                <c:pt idx="1007">
                  <c:v>-1.795467</c:v>
                </c:pt>
                <c:pt idx="1008">
                  <c:v>-1.685376</c:v>
                </c:pt>
                <c:pt idx="1009">
                  <c:v>-1.553904</c:v>
                </c:pt>
                <c:pt idx="1010">
                  <c:v>-1.428658</c:v>
                </c:pt>
                <c:pt idx="1011">
                  <c:v>-1.31192</c:v>
                </c:pt>
                <c:pt idx="1012">
                  <c:v>-1.217471</c:v>
                </c:pt>
                <c:pt idx="1013">
                  <c:v>-1.139748</c:v>
                </c:pt>
                <c:pt idx="1014">
                  <c:v>-1.061956</c:v>
                </c:pt>
                <c:pt idx="1015">
                  <c:v>-0.985445</c:v>
                </c:pt>
                <c:pt idx="1016">
                  <c:v>-0.909071</c:v>
                </c:pt>
                <c:pt idx="1017">
                  <c:v>-0.829488</c:v>
                </c:pt>
                <c:pt idx="1018">
                  <c:v>-0.744409</c:v>
                </c:pt>
                <c:pt idx="1019">
                  <c:v>-0.661167</c:v>
                </c:pt>
                <c:pt idx="1020">
                  <c:v>-0.597247</c:v>
                </c:pt>
                <c:pt idx="1021">
                  <c:v>-0.544149</c:v>
                </c:pt>
                <c:pt idx="1022">
                  <c:v>-0.490014</c:v>
                </c:pt>
                <c:pt idx="1023">
                  <c:v>-0.440117</c:v>
                </c:pt>
                <c:pt idx="1024">
                  <c:v>-0.39552</c:v>
                </c:pt>
                <c:pt idx="1025">
                  <c:v>-0.356254</c:v>
                </c:pt>
                <c:pt idx="1026">
                  <c:v>-0.31801</c:v>
                </c:pt>
                <c:pt idx="1027">
                  <c:v>-0.270987</c:v>
                </c:pt>
                <c:pt idx="1028">
                  <c:v>-0.212192</c:v>
                </c:pt>
                <c:pt idx="1029">
                  <c:v>-0.146125</c:v>
                </c:pt>
                <c:pt idx="1030">
                  <c:v>-0.0781</c:v>
                </c:pt>
                <c:pt idx="1031">
                  <c:v>-0.014344</c:v>
                </c:pt>
                <c:pt idx="1032">
                  <c:v>0.049455</c:v>
                </c:pt>
                <c:pt idx="1033">
                  <c:v>0.101497</c:v>
                </c:pt>
                <c:pt idx="1034">
                  <c:v>0.136541</c:v>
                </c:pt>
                <c:pt idx="1035">
                  <c:v>0.177085</c:v>
                </c:pt>
                <c:pt idx="1036">
                  <c:v>0.236932</c:v>
                </c:pt>
                <c:pt idx="1037">
                  <c:v>0.309437</c:v>
                </c:pt>
                <c:pt idx="1038">
                  <c:v>0.37442</c:v>
                </c:pt>
                <c:pt idx="1039">
                  <c:v>0.409542</c:v>
                </c:pt>
                <c:pt idx="1040">
                  <c:v>0.424384</c:v>
                </c:pt>
                <c:pt idx="1041">
                  <c:v>0.439249</c:v>
                </c:pt>
                <c:pt idx="1042">
                  <c:v>0.458561</c:v>
                </c:pt>
                <c:pt idx="1043">
                  <c:v>0.481143</c:v>
                </c:pt>
                <c:pt idx="1044">
                  <c:v>0.495109</c:v>
                </c:pt>
                <c:pt idx="1045">
                  <c:v>0.49187</c:v>
                </c:pt>
                <c:pt idx="1046">
                  <c:v>0.493822</c:v>
                </c:pt>
                <c:pt idx="1047">
                  <c:v>0.543534</c:v>
                </c:pt>
                <c:pt idx="1048">
                  <c:v>0.642302</c:v>
                </c:pt>
                <c:pt idx="1049">
                  <c:v>0.777612</c:v>
                </c:pt>
                <c:pt idx="1050">
                  <c:v>0.894789</c:v>
                </c:pt>
                <c:pt idx="1051">
                  <c:v>0.987178</c:v>
                </c:pt>
                <c:pt idx="1052">
                  <c:v>1.067738</c:v>
                </c:pt>
                <c:pt idx="1053">
                  <c:v>1.13356</c:v>
                </c:pt>
                <c:pt idx="1054">
                  <c:v>1.172935</c:v>
                </c:pt>
                <c:pt idx="1055">
                  <c:v>1.17825</c:v>
                </c:pt>
                <c:pt idx="1056">
                  <c:v>1.166505</c:v>
                </c:pt>
                <c:pt idx="1057">
                  <c:v>1.167516</c:v>
                </c:pt>
                <c:pt idx="1058">
                  <c:v>1.201621</c:v>
                </c:pt>
                <c:pt idx="1059">
                  <c:v>1.267723</c:v>
                </c:pt>
                <c:pt idx="1060">
                  <c:v>1.349856</c:v>
                </c:pt>
                <c:pt idx="1061">
                  <c:v>1.43412</c:v>
                </c:pt>
                <c:pt idx="1062">
                  <c:v>1.509714</c:v>
                </c:pt>
                <c:pt idx="1063">
                  <c:v>1.57679</c:v>
                </c:pt>
                <c:pt idx="1064">
                  <c:v>1.632452</c:v>
                </c:pt>
                <c:pt idx="1065">
                  <c:v>1.684222</c:v>
                </c:pt>
                <c:pt idx="1066">
                  <c:v>1.729707</c:v>
                </c:pt>
                <c:pt idx="1067">
                  <c:v>1.782384</c:v>
                </c:pt>
                <c:pt idx="1068">
                  <c:v>1.859183</c:v>
                </c:pt>
                <c:pt idx="1069">
                  <c:v>1.959139</c:v>
                </c:pt>
                <c:pt idx="1070">
                  <c:v>2.077104</c:v>
                </c:pt>
                <c:pt idx="1071">
                  <c:v>2.201634</c:v>
                </c:pt>
                <c:pt idx="1072">
                  <c:v>2.32419</c:v>
                </c:pt>
                <c:pt idx="1073">
                  <c:v>2.403305</c:v>
                </c:pt>
                <c:pt idx="1074">
                  <c:v>2.450373</c:v>
                </c:pt>
                <c:pt idx="1075">
                  <c:v>2.471732</c:v>
                </c:pt>
                <c:pt idx="1076">
                  <c:v>2.476</c:v>
                </c:pt>
                <c:pt idx="1077">
                  <c:v>2.481526</c:v>
                </c:pt>
                <c:pt idx="1078">
                  <c:v>2.504374</c:v>
                </c:pt>
                <c:pt idx="1079">
                  <c:v>2.547728</c:v>
                </c:pt>
                <c:pt idx="1080">
                  <c:v>2.592183</c:v>
                </c:pt>
                <c:pt idx="1081">
                  <c:v>2.616283</c:v>
                </c:pt>
                <c:pt idx="1082">
                  <c:v>2.62092</c:v>
                </c:pt>
                <c:pt idx="1083">
                  <c:v>2.592199</c:v>
                </c:pt>
                <c:pt idx="1084">
                  <c:v>2.557883</c:v>
                </c:pt>
                <c:pt idx="1085">
                  <c:v>2.536203</c:v>
                </c:pt>
                <c:pt idx="1086">
                  <c:v>2.504949</c:v>
                </c:pt>
                <c:pt idx="1087">
                  <c:v>2.476072</c:v>
                </c:pt>
                <c:pt idx="1088">
                  <c:v>2.439881</c:v>
                </c:pt>
                <c:pt idx="1089">
                  <c:v>2.398289</c:v>
                </c:pt>
                <c:pt idx="1090">
                  <c:v>2.34065</c:v>
                </c:pt>
                <c:pt idx="1091">
                  <c:v>2.260442</c:v>
                </c:pt>
                <c:pt idx="1092">
                  <c:v>2.182241</c:v>
                </c:pt>
                <c:pt idx="1093">
                  <c:v>2.107558</c:v>
                </c:pt>
                <c:pt idx="1094">
                  <c:v>2.050329</c:v>
                </c:pt>
                <c:pt idx="1095">
                  <c:v>2.00268</c:v>
                </c:pt>
                <c:pt idx="1096">
                  <c:v>1.960139</c:v>
                </c:pt>
                <c:pt idx="1097">
                  <c:v>1.905725</c:v>
                </c:pt>
                <c:pt idx="1098">
                  <c:v>1.828811</c:v>
                </c:pt>
                <c:pt idx="1099">
                  <c:v>1.72952</c:v>
                </c:pt>
                <c:pt idx="1100">
                  <c:v>1.619637</c:v>
                </c:pt>
                <c:pt idx="1101">
                  <c:v>1.507718</c:v>
                </c:pt>
                <c:pt idx="1102">
                  <c:v>1.394725</c:v>
                </c:pt>
                <c:pt idx="1103">
                  <c:v>1.283786</c:v>
                </c:pt>
                <c:pt idx="1104">
                  <c:v>1.173898</c:v>
                </c:pt>
                <c:pt idx="1105">
                  <c:v>1.057561</c:v>
                </c:pt>
                <c:pt idx="1106">
                  <c:v>0.94426</c:v>
                </c:pt>
                <c:pt idx="1107">
                  <c:v>0.83094</c:v>
                </c:pt>
                <c:pt idx="1108">
                  <c:v>0.717648</c:v>
                </c:pt>
                <c:pt idx="1109">
                  <c:v>0.611897</c:v>
                </c:pt>
                <c:pt idx="1110">
                  <c:v>0.52869</c:v>
                </c:pt>
                <c:pt idx="1111">
                  <c:v>0.472292</c:v>
                </c:pt>
                <c:pt idx="1112">
                  <c:v>0.428693</c:v>
                </c:pt>
                <c:pt idx="1113">
                  <c:v>0.387107</c:v>
                </c:pt>
                <c:pt idx="1114">
                  <c:v>0.344373</c:v>
                </c:pt>
                <c:pt idx="1115">
                  <c:v>0.303723</c:v>
                </c:pt>
                <c:pt idx="1116">
                  <c:v>0.267406</c:v>
                </c:pt>
                <c:pt idx="1117">
                  <c:v>0.247147</c:v>
                </c:pt>
                <c:pt idx="1118">
                  <c:v>0.240753</c:v>
                </c:pt>
                <c:pt idx="1119">
                  <c:v>0.234288</c:v>
                </c:pt>
                <c:pt idx="1120">
                  <c:v>0.22452</c:v>
                </c:pt>
                <c:pt idx="1121">
                  <c:v>0.221134</c:v>
                </c:pt>
                <c:pt idx="1122">
                  <c:v>0.205077</c:v>
                </c:pt>
                <c:pt idx="1123">
                  <c:v>0.139127</c:v>
                </c:pt>
                <c:pt idx="1124">
                  <c:v>0.038241</c:v>
                </c:pt>
                <c:pt idx="1125">
                  <c:v>-0.08631</c:v>
                </c:pt>
                <c:pt idx="1126">
                  <c:v>-0.197399</c:v>
                </c:pt>
                <c:pt idx="1127">
                  <c:v>-0.276644</c:v>
                </c:pt>
                <c:pt idx="1128">
                  <c:v>-0.30679</c:v>
                </c:pt>
                <c:pt idx="1129">
                  <c:v>-0.302609</c:v>
                </c:pt>
                <c:pt idx="1130">
                  <c:v>-0.301463</c:v>
                </c:pt>
                <c:pt idx="1131">
                  <c:v>-0.343776</c:v>
                </c:pt>
                <c:pt idx="1132">
                  <c:v>-0.44445</c:v>
                </c:pt>
                <c:pt idx="1133">
                  <c:v>-0.557824</c:v>
                </c:pt>
                <c:pt idx="1134">
                  <c:v>-0.701509</c:v>
                </c:pt>
                <c:pt idx="1135">
                  <c:v>-0.851016</c:v>
                </c:pt>
                <c:pt idx="1136">
                  <c:v>-0.960439</c:v>
                </c:pt>
                <c:pt idx="1137">
                  <c:v>-1.022111</c:v>
                </c:pt>
                <c:pt idx="1138">
                  <c:v>-1.078424</c:v>
                </c:pt>
                <c:pt idx="1139">
                  <c:v>-1.145106</c:v>
                </c:pt>
                <c:pt idx="1140">
                  <c:v>-1.235806</c:v>
                </c:pt>
                <c:pt idx="1141">
                  <c:v>-1.345252</c:v>
                </c:pt>
                <c:pt idx="1142">
                  <c:v>-1.427935</c:v>
                </c:pt>
                <c:pt idx="1143">
                  <c:v>-1.496739</c:v>
                </c:pt>
                <c:pt idx="1144">
                  <c:v>-1.552968</c:v>
                </c:pt>
                <c:pt idx="1145">
                  <c:v>-1.60635</c:v>
                </c:pt>
                <c:pt idx="1146">
                  <c:v>-1.665385</c:v>
                </c:pt>
                <c:pt idx="1147">
                  <c:v>-1.734139</c:v>
                </c:pt>
                <c:pt idx="1148">
                  <c:v>-1.802738</c:v>
                </c:pt>
                <c:pt idx="1149">
                  <c:v>-1.860429</c:v>
                </c:pt>
                <c:pt idx="1150">
                  <c:v>-1.898914</c:v>
                </c:pt>
                <c:pt idx="1151">
                  <c:v>-1.906061</c:v>
                </c:pt>
                <c:pt idx="1152">
                  <c:v>-1.89392</c:v>
                </c:pt>
                <c:pt idx="1153">
                  <c:v>-1.882013</c:v>
                </c:pt>
                <c:pt idx="1154">
                  <c:v>-1.87994</c:v>
                </c:pt>
                <c:pt idx="1155">
                  <c:v>-1.894132</c:v>
                </c:pt>
                <c:pt idx="1156">
                  <c:v>-1.929888</c:v>
                </c:pt>
                <c:pt idx="1157">
                  <c:v>-1.981572</c:v>
                </c:pt>
                <c:pt idx="1158">
                  <c:v>-2.030821</c:v>
                </c:pt>
                <c:pt idx="1159">
                  <c:v>-2.063763</c:v>
                </c:pt>
                <c:pt idx="1160">
                  <c:v>-2.082708</c:v>
                </c:pt>
                <c:pt idx="1161">
                  <c:v>-2.09534</c:v>
                </c:pt>
                <c:pt idx="1162">
                  <c:v>-2.110245</c:v>
                </c:pt>
                <c:pt idx="1163">
                  <c:v>-2.127313</c:v>
                </c:pt>
                <c:pt idx="1164">
                  <c:v>-2.14223</c:v>
                </c:pt>
                <c:pt idx="1165">
                  <c:v>-2.135805</c:v>
                </c:pt>
                <c:pt idx="1166">
                  <c:v>-2.12203</c:v>
                </c:pt>
                <c:pt idx="1167">
                  <c:v>-2.103889</c:v>
                </c:pt>
                <c:pt idx="1168">
                  <c:v>-2.087564</c:v>
                </c:pt>
                <c:pt idx="1169">
                  <c:v>-2.065742</c:v>
                </c:pt>
                <c:pt idx="1170">
                  <c:v>-2.022578</c:v>
                </c:pt>
                <c:pt idx="1171">
                  <c:v>-1.966846</c:v>
                </c:pt>
                <c:pt idx="1172">
                  <c:v>-1.913373</c:v>
                </c:pt>
                <c:pt idx="1173">
                  <c:v>-1.876925</c:v>
                </c:pt>
                <c:pt idx="1174">
                  <c:v>-1.863865</c:v>
                </c:pt>
                <c:pt idx="1175">
                  <c:v>-1.861384</c:v>
                </c:pt>
                <c:pt idx="1176">
                  <c:v>-1.847321</c:v>
                </c:pt>
                <c:pt idx="1177">
                  <c:v>-1.834503</c:v>
                </c:pt>
                <c:pt idx="1178">
                  <c:v>-1.821896</c:v>
                </c:pt>
                <c:pt idx="1179">
                  <c:v>-1.812275</c:v>
                </c:pt>
                <c:pt idx="1180">
                  <c:v>-1.804435</c:v>
                </c:pt>
                <c:pt idx="1181">
                  <c:v>-1.798541</c:v>
                </c:pt>
                <c:pt idx="1182">
                  <c:v>-1.794555</c:v>
                </c:pt>
                <c:pt idx="1183">
                  <c:v>-1.791845</c:v>
                </c:pt>
                <c:pt idx="1184">
                  <c:v>-1.798108</c:v>
                </c:pt>
                <c:pt idx="1185">
                  <c:v>-1.782229</c:v>
                </c:pt>
                <c:pt idx="1186">
                  <c:v>-1.736479</c:v>
                </c:pt>
                <c:pt idx="1187">
                  <c:v>-1.653474</c:v>
                </c:pt>
                <c:pt idx="1188">
                  <c:v>-1.574775</c:v>
                </c:pt>
                <c:pt idx="1189">
                  <c:v>-1.517272</c:v>
                </c:pt>
                <c:pt idx="1190">
                  <c:v>-1.469267</c:v>
                </c:pt>
                <c:pt idx="1191">
                  <c:v>-1.417932</c:v>
                </c:pt>
                <c:pt idx="1192">
                  <c:v>-1.355793</c:v>
                </c:pt>
                <c:pt idx="1193">
                  <c:v>-1.292666</c:v>
                </c:pt>
                <c:pt idx="1194">
                  <c:v>-1.234064</c:v>
                </c:pt>
                <c:pt idx="1195">
                  <c:v>-1.176698</c:v>
                </c:pt>
                <c:pt idx="1196">
                  <c:v>-1.121527</c:v>
                </c:pt>
                <c:pt idx="1197">
                  <c:v>-1.065216</c:v>
                </c:pt>
                <c:pt idx="1198">
                  <c:v>-1.005575</c:v>
                </c:pt>
                <c:pt idx="1199">
                  <c:v>-0.932016</c:v>
                </c:pt>
                <c:pt idx="1200">
                  <c:v>-0.852105</c:v>
                </c:pt>
                <c:pt idx="1201">
                  <c:v>-0.775451</c:v>
                </c:pt>
                <c:pt idx="1202">
                  <c:v>-0.71586</c:v>
                </c:pt>
                <c:pt idx="1203">
                  <c:v>-0.675423</c:v>
                </c:pt>
                <c:pt idx="1204">
                  <c:v>-0.646633</c:v>
                </c:pt>
                <c:pt idx="1205">
                  <c:v>-0.622073</c:v>
                </c:pt>
                <c:pt idx="1206">
                  <c:v>-0.583671</c:v>
                </c:pt>
                <c:pt idx="1207">
                  <c:v>-0.535699</c:v>
                </c:pt>
                <c:pt idx="1208">
                  <c:v>-0.469688</c:v>
                </c:pt>
                <c:pt idx="1209">
                  <c:v>-0.383583</c:v>
                </c:pt>
                <c:pt idx="1210">
                  <c:v>-0.283586</c:v>
                </c:pt>
                <c:pt idx="1211">
                  <c:v>-0.186597</c:v>
                </c:pt>
                <c:pt idx="1212">
                  <c:v>-0.070539</c:v>
                </c:pt>
                <c:pt idx="1213">
                  <c:v>0.066685</c:v>
                </c:pt>
                <c:pt idx="1214">
                  <c:v>0.181523</c:v>
                </c:pt>
                <c:pt idx="1215">
                  <c:v>0.276113</c:v>
                </c:pt>
                <c:pt idx="1216">
                  <c:v>0.345221</c:v>
                </c:pt>
                <c:pt idx="1217">
                  <c:v>0.403833</c:v>
                </c:pt>
                <c:pt idx="1218">
                  <c:v>0.45293</c:v>
                </c:pt>
                <c:pt idx="1219">
                  <c:v>0.493359</c:v>
                </c:pt>
                <c:pt idx="1220">
                  <c:v>0.530708</c:v>
                </c:pt>
                <c:pt idx="1221">
                  <c:v>0.576454</c:v>
                </c:pt>
                <c:pt idx="1222">
                  <c:v>0.635946</c:v>
                </c:pt>
                <c:pt idx="1223">
                  <c:v>0.699572</c:v>
                </c:pt>
                <c:pt idx="1224">
                  <c:v>0.736236</c:v>
                </c:pt>
                <c:pt idx="1225">
                  <c:v>0.751653</c:v>
                </c:pt>
                <c:pt idx="1226">
                  <c:v>0.754699</c:v>
                </c:pt>
                <c:pt idx="1227">
                  <c:v>0.750708</c:v>
                </c:pt>
                <c:pt idx="1228">
                  <c:v>0.734096</c:v>
                </c:pt>
                <c:pt idx="1229">
                  <c:v>0.7058</c:v>
                </c:pt>
                <c:pt idx="1230">
                  <c:v>0.685108</c:v>
                </c:pt>
                <c:pt idx="1231">
                  <c:v>0.677042</c:v>
                </c:pt>
                <c:pt idx="1232">
                  <c:v>0.669521</c:v>
                </c:pt>
                <c:pt idx="1233">
                  <c:v>0.670031</c:v>
                </c:pt>
                <c:pt idx="1234">
                  <c:v>0.687449</c:v>
                </c:pt>
                <c:pt idx="1235">
                  <c:v>0.718984</c:v>
                </c:pt>
                <c:pt idx="1236">
                  <c:v>0.754166</c:v>
                </c:pt>
                <c:pt idx="1237">
                  <c:v>0.77256</c:v>
                </c:pt>
                <c:pt idx="1238">
                  <c:v>0.77402</c:v>
                </c:pt>
                <c:pt idx="1239">
                  <c:v>0.771225</c:v>
                </c:pt>
                <c:pt idx="1240">
                  <c:v>0.779009</c:v>
                </c:pt>
                <c:pt idx="1241">
                  <c:v>0.795133</c:v>
                </c:pt>
                <c:pt idx="1242">
                  <c:v>0.810899</c:v>
                </c:pt>
                <c:pt idx="1243">
                  <c:v>0.846698</c:v>
                </c:pt>
                <c:pt idx="1244">
                  <c:v>0.913546</c:v>
                </c:pt>
                <c:pt idx="1245">
                  <c:v>1.007408</c:v>
                </c:pt>
                <c:pt idx="1246">
                  <c:v>1.099281</c:v>
                </c:pt>
                <c:pt idx="1247">
                  <c:v>1.188005</c:v>
                </c:pt>
                <c:pt idx="1248">
                  <c:v>1.274664</c:v>
                </c:pt>
                <c:pt idx="1249">
                  <c:v>1.366588</c:v>
                </c:pt>
                <c:pt idx="1250">
                  <c:v>1.464744</c:v>
                </c:pt>
                <c:pt idx="1251">
                  <c:v>1.55327</c:v>
                </c:pt>
                <c:pt idx="1252">
                  <c:v>1.625667</c:v>
                </c:pt>
                <c:pt idx="1253">
                  <c:v>1.688215</c:v>
                </c:pt>
                <c:pt idx="1254">
                  <c:v>1.734563</c:v>
                </c:pt>
                <c:pt idx="1255">
                  <c:v>1.770304</c:v>
                </c:pt>
                <c:pt idx="1256">
                  <c:v>1.818186</c:v>
                </c:pt>
                <c:pt idx="1257">
                  <c:v>1.88157</c:v>
                </c:pt>
                <c:pt idx="1258">
                  <c:v>1.929202</c:v>
                </c:pt>
                <c:pt idx="1259">
                  <c:v>1.90937</c:v>
                </c:pt>
                <c:pt idx="1260">
                  <c:v>1.878489</c:v>
                </c:pt>
                <c:pt idx="1261">
                  <c:v>1.86116</c:v>
                </c:pt>
                <c:pt idx="1262">
                  <c:v>1.871683</c:v>
                </c:pt>
                <c:pt idx="1263">
                  <c:v>1.903691</c:v>
                </c:pt>
                <c:pt idx="1264">
                  <c:v>1.935949</c:v>
                </c:pt>
                <c:pt idx="1265">
                  <c:v>1.97272</c:v>
                </c:pt>
                <c:pt idx="1266">
                  <c:v>2.006348</c:v>
                </c:pt>
                <c:pt idx="1267">
                  <c:v>2.017606</c:v>
                </c:pt>
                <c:pt idx="1268">
                  <c:v>2.025482</c:v>
                </c:pt>
                <c:pt idx="1269">
                  <c:v>2.047137</c:v>
                </c:pt>
                <c:pt idx="1270">
                  <c:v>2.081538</c:v>
                </c:pt>
                <c:pt idx="1271">
                  <c:v>2.11887</c:v>
                </c:pt>
                <c:pt idx="1272">
                  <c:v>2.153738</c:v>
                </c:pt>
                <c:pt idx="1273">
                  <c:v>2.17677</c:v>
                </c:pt>
                <c:pt idx="1274">
                  <c:v>2.201917</c:v>
                </c:pt>
                <c:pt idx="1275">
                  <c:v>2.225122</c:v>
                </c:pt>
                <c:pt idx="1276">
                  <c:v>2.230403</c:v>
                </c:pt>
                <c:pt idx="1277">
                  <c:v>2.199634</c:v>
                </c:pt>
                <c:pt idx="1278">
                  <c:v>2.144558</c:v>
                </c:pt>
                <c:pt idx="1279">
                  <c:v>2.090608</c:v>
                </c:pt>
                <c:pt idx="1280">
                  <c:v>2.044122</c:v>
                </c:pt>
                <c:pt idx="1281">
                  <c:v>1.998759</c:v>
                </c:pt>
                <c:pt idx="1282">
                  <c:v>1.950152</c:v>
                </c:pt>
                <c:pt idx="1283">
                  <c:v>1.871082</c:v>
                </c:pt>
                <c:pt idx="1284">
                  <c:v>1.782719</c:v>
                </c:pt>
                <c:pt idx="1285">
                  <c:v>1.684564</c:v>
                </c:pt>
                <c:pt idx="1286">
                  <c:v>1.574147</c:v>
                </c:pt>
                <c:pt idx="1287">
                  <c:v>1.450385</c:v>
                </c:pt>
                <c:pt idx="1288">
                  <c:v>1.31178</c:v>
                </c:pt>
                <c:pt idx="1289">
                  <c:v>1.168588</c:v>
                </c:pt>
                <c:pt idx="1290">
                  <c:v>1.016687</c:v>
                </c:pt>
                <c:pt idx="1291">
                  <c:v>0.85231</c:v>
                </c:pt>
                <c:pt idx="1292">
                  <c:v>0.677683</c:v>
                </c:pt>
                <c:pt idx="1293">
                  <c:v>0.48936</c:v>
                </c:pt>
                <c:pt idx="1294">
                  <c:v>0.311452</c:v>
                </c:pt>
                <c:pt idx="1295">
                  <c:v>0.160722</c:v>
                </c:pt>
                <c:pt idx="1296">
                  <c:v>0.040764</c:v>
                </c:pt>
                <c:pt idx="1297">
                  <c:v>-0.042598</c:v>
                </c:pt>
                <c:pt idx="1298">
                  <c:v>-0.110944</c:v>
                </c:pt>
                <c:pt idx="1299">
                  <c:v>-0.171888</c:v>
                </c:pt>
                <c:pt idx="1300">
                  <c:v>-0.235796</c:v>
                </c:pt>
                <c:pt idx="1301">
                  <c:v>-0.319545</c:v>
                </c:pt>
                <c:pt idx="1302">
                  <c:v>-0.413916</c:v>
                </c:pt>
                <c:pt idx="1303">
                  <c:v>-0.504197</c:v>
                </c:pt>
                <c:pt idx="1304">
                  <c:v>-0.59135</c:v>
                </c:pt>
                <c:pt idx="1305">
                  <c:v>-0.679547</c:v>
                </c:pt>
                <c:pt idx="1306">
                  <c:v>-0.756095</c:v>
                </c:pt>
                <c:pt idx="1307">
                  <c:v>-0.803903</c:v>
                </c:pt>
                <c:pt idx="1308">
                  <c:v>-0.847401</c:v>
                </c:pt>
                <c:pt idx="1309">
                  <c:v>-0.864104</c:v>
                </c:pt>
                <c:pt idx="1310">
                  <c:v>-0.876388</c:v>
                </c:pt>
                <c:pt idx="1311">
                  <c:v>-0.891099</c:v>
                </c:pt>
                <c:pt idx="1312">
                  <c:v>-0.888386</c:v>
                </c:pt>
                <c:pt idx="1313">
                  <c:v>-0.888304</c:v>
                </c:pt>
                <c:pt idx="1314">
                  <c:v>-0.883058</c:v>
                </c:pt>
                <c:pt idx="1315">
                  <c:v>-0.889438</c:v>
                </c:pt>
                <c:pt idx="1316">
                  <c:v>-0.904643</c:v>
                </c:pt>
                <c:pt idx="1317">
                  <c:v>-0.868043</c:v>
                </c:pt>
                <c:pt idx="1318">
                  <c:v>-0.815601</c:v>
                </c:pt>
                <c:pt idx="1319">
                  <c:v>-0.783307</c:v>
                </c:pt>
                <c:pt idx="1320">
                  <c:v>-0.766976</c:v>
                </c:pt>
                <c:pt idx="1321">
                  <c:v>-0.771244</c:v>
                </c:pt>
                <c:pt idx="1322">
                  <c:v>-0.82765</c:v>
                </c:pt>
                <c:pt idx="1323">
                  <c:v>-0.910751</c:v>
                </c:pt>
                <c:pt idx="1324">
                  <c:v>-0.966449</c:v>
                </c:pt>
                <c:pt idx="1325">
                  <c:v>-1.026635</c:v>
                </c:pt>
                <c:pt idx="1326">
                  <c:v>-1.070129</c:v>
                </c:pt>
                <c:pt idx="1327">
                  <c:v>-1.083838</c:v>
                </c:pt>
                <c:pt idx="1328">
                  <c:v>-1.097863</c:v>
                </c:pt>
                <c:pt idx="1329">
                  <c:v>-1.113816</c:v>
                </c:pt>
                <c:pt idx="1330">
                  <c:v>-1.137227</c:v>
                </c:pt>
                <c:pt idx="1331">
                  <c:v>-1.189595</c:v>
                </c:pt>
                <c:pt idx="1332">
                  <c:v>-1.258757</c:v>
                </c:pt>
                <c:pt idx="1333">
                  <c:v>-1.32251</c:v>
                </c:pt>
                <c:pt idx="1334">
                  <c:v>-1.383264</c:v>
                </c:pt>
                <c:pt idx="1335">
                  <c:v>-1.433447</c:v>
                </c:pt>
                <c:pt idx="1336">
                  <c:v>-1.472224</c:v>
                </c:pt>
                <c:pt idx="1337">
                  <c:v>-1.50569</c:v>
                </c:pt>
                <c:pt idx="1338">
                  <c:v>-1.519803</c:v>
                </c:pt>
                <c:pt idx="1339">
                  <c:v>-1.536831</c:v>
                </c:pt>
                <c:pt idx="1340">
                  <c:v>-1.543939</c:v>
                </c:pt>
                <c:pt idx="1341">
                  <c:v>-1.557347</c:v>
                </c:pt>
                <c:pt idx="1342">
                  <c:v>-1.571966</c:v>
                </c:pt>
                <c:pt idx="1343">
                  <c:v>-1.58897</c:v>
                </c:pt>
                <c:pt idx="1344">
                  <c:v>-1.620907</c:v>
                </c:pt>
                <c:pt idx="1345">
                  <c:v>-1.663557</c:v>
                </c:pt>
                <c:pt idx="1346">
                  <c:v>-1.705266</c:v>
                </c:pt>
                <c:pt idx="1347">
                  <c:v>-1.761989</c:v>
                </c:pt>
                <c:pt idx="1348">
                  <c:v>-1.821983</c:v>
                </c:pt>
                <c:pt idx="1349">
                  <c:v>-1.85751</c:v>
                </c:pt>
                <c:pt idx="1350">
                  <c:v>-1.892861</c:v>
                </c:pt>
                <c:pt idx="1351">
                  <c:v>-1.934174</c:v>
                </c:pt>
                <c:pt idx="1352">
                  <c:v>-1.980346</c:v>
                </c:pt>
                <c:pt idx="1353">
                  <c:v>-2.023331</c:v>
                </c:pt>
                <c:pt idx="1354">
                  <c:v>-2.055127</c:v>
                </c:pt>
                <c:pt idx="1355">
                  <c:v>-2.072058</c:v>
                </c:pt>
                <c:pt idx="1356">
                  <c:v>-2.092378</c:v>
                </c:pt>
                <c:pt idx="1357">
                  <c:v>-2.12197</c:v>
                </c:pt>
                <c:pt idx="1358">
                  <c:v>-2.115826</c:v>
                </c:pt>
                <c:pt idx="1359">
                  <c:v>-2.113065</c:v>
                </c:pt>
                <c:pt idx="1360">
                  <c:v>-2.094695</c:v>
                </c:pt>
                <c:pt idx="1361">
                  <c:v>-2.045708</c:v>
                </c:pt>
                <c:pt idx="1362">
                  <c:v>-2.004237</c:v>
                </c:pt>
                <c:pt idx="1363">
                  <c:v>-1.9725</c:v>
                </c:pt>
                <c:pt idx="1364">
                  <c:v>-1.934299</c:v>
                </c:pt>
                <c:pt idx="1365">
                  <c:v>-1.877907</c:v>
                </c:pt>
                <c:pt idx="1366">
                  <c:v>-1.823936</c:v>
                </c:pt>
                <c:pt idx="1367">
                  <c:v>-1.753153</c:v>
                </c:pt>
                <c:pt idx="1368">
                  <c:v>-1.690552</c:v>
                </c:pt>
                <c:pt idx="1369">
                  <c:v>-1.624792</c:v>
                </c:pt>
                <c:pt idx="1370">
                  <c:v>-1.540797</c:v>
                </c:pt>
                <c:pt idx="1371">
                  <c:v>-1.451168</c:v>
                </c:pt>
                <c:pt idx="1372">
                  <c:v>-1.367839</c:v>
                </c:pt>
                <c:pt idx="1373">
                  <c:v>-1.278235</c:v>
                </c:pt>
                <c:pt idx="1374">
                  <c:v>-1.181379</c:v>
                </c:pt>
                <c:pt idx="1375">
                  <c:v>-1.082444</c:v>
                </c:pt>
                <c:pt idx="1376">
                  <c:v>-0.987468</c:v>
                </c:pt>
                <c:pt idx="1377">
                  <c:v>-0.893657</c:v>
                </c:pt>
                <c:pt idx="1378">
                  <c:v>-0.798931</c:v>
                </c:pt>
                <c:pt idx="1379">
                  <c:v>-0.692365</c:v>
                </c:pt>
                <c:pt idx="1380">
                  <c:v>-0.556046</c:v>
                </c:pt>
                <c:pt idx="1381">
                  <c:v>-0.406238</c:v>
                </c:pt>
                <c:pt idx="1382">
                  <c:v>-0.273528</c:v>
                </c:pt>
                <c:pt idx="1383">
                  <c:v>-0.158832</c:v>
                </c:pt>
                <c:pt idx="1384">
                  <c:v>-0.063137</c:v>
                </c:pt>
                <c:pt idx="1385">
                  <c:v>0.01259</c:v>
                </c:pt>
                <c:pt idx="1386">
                  <c:v>0.073447</c:v>
                </c:pt>
                <c:pt idx="1387">
                  <c:v>0.125704</c:v>
                </c:pt>
                <c:pt idx="1388">
                  <c:v>0.172586</c:v>
                </c:pt>
                <c:pt idx="1389">
                  <c:v>0.224804</c:v>
                </c:pt>
                <c:pt idx="1390">
                  <c:v>0.288705</c:v>
                </c:pt>
                <c:pt idx="1391">
                  <c:v>0.342697</c:v>
                </c:pt>
                <c:pt idx="1392">
                  <c:v>0.362683</c:v>
                </c:pt>
                <c:pt idx="1393">
                  <c:v>0.344547</c:v>
                </c:pt>
                <c:pt idx="1394">
                  <c:v>0.306085</c:v>
                </c:pt>
                <c:pt idx="1395">
                  <c:v>0.265528</c:v>
                </c:pt>
                <c:pt idx="1396">
                  <c:v>0.237957</c:v>
                </c:pt>
                <c:pt idx="1397">
                  <c:v>0.241137</c:v>
                </c:pt>
                <c:pt idx="1398">
                  <c:v>0.274008</c:v>
                </c:pt>
                <c:pt idx="1399">
                  <c:v>0.318518</c:v>
                </c:pt>
                <c:pt idx="1400">
                  <c:v>0.367062</c:v>
                </c:pt>
                <c:pt idx="1401">
                  <c:v>0.4147</c:v>
                </c:pt>
                <c:pt idx="1402">
                  <c:v>0.451122</c:v>
                </c:pt>
                <c:pt idx="1403">
                  <c:v>0.468781</c:v>
                </c:pt>
                <c:pt idx="1404">
                  <c:v>0.47998</c:v>
                </c:pt>
                <c:pt idx="1405">
                  <c:v>0.509131</c:v>
                </c:pt>
                <c:pt idx="1406">
                  <c:v>0.557449</c:v>
                </c:pt>
                <c:pt idx="1407">
                  <c:v>0.615266</c:v>
                </c:pt>
                <c:pt idx="1408">
                  <c:v>0.676017</c:v>
                </c:pt>
                <c:pt idx="1409">
                  <c:v>0.732421</c:v>
                </c:pt>
                <c:pt idx="1410">
                  <c:v>0.792847</c:v>
                </c:pt>
                <c:pt idx="1411">
                  <c:v>0.869003</c:v>
                </c:pt>
                <c:pt idx="1412">
                  <c:v>0.956875</c:v>
                </c:pt>
                <c:pt idx="1413">
                  <c:v>1.031018</c:v>
                </c:pt>
                <c:pt idx="1414">
                  <c:v>1.088501</c:v>
                </c:pt>
                <c:pt idx="1415">
                  <c:v>1.092977</c:v>
                </c:pt>
                <c:pt idx="1416">
                  <c:v>1.063254</c:v>
                </c:pt>
                <c:pt idx="1417">
                  <c:v>1.020852</c:v>
                </c:pt>
                <c:pt idx="1418">
                  <c:v>0.991545</c:v>
                </c:pt>
                <c:pt idx="1419">
                  <c:v>1.00502</c:v>
                </c:pt>
                <c:pt idx="1420">
                  <c:v>1.053292</c:v>
                </c:pt>
                <c:pt idx="1421">
                  <c:v>1.108626</c:v>
                </c:pt>
                <c:pt idx="1422">
                  <c:v>1.158322</c:v>
                </c:pt>
                <c:pt idx="1423">
                  <c:v>1.179157</c:v>
                </c:pt>
                <c:pt idx="1424">
                  <c:v>1.159298</c:v>
                </c:pt>
                <c:pt idx="1425">
                  <c:v>1.124625</c:v>
                </c:pt>
                <c:pt idx="1426">
                  <c:v>1.094615</c:v>
                </c:pt>
                <c:pt idx="1427">
                  <c:v>1.111287</c:v>
                </c:pt>
                <c:pt idx="1428">
                  <c:v>1.135572</c:v>
                </c:pt>
                <c:pt idx="1429">
                  <c:v>1.180078</c:v>
                </c:pt>
                <c:pt idx="1430">
                  <c:v>1.223464</c:v>
                </c:pt>
                <c:pt idx="1431">
                  <c:v>1.249997</c:v>
                </c:pt>
                <c:pt idx="1432">
                  <c:v>1.26205</c:v>
                </c:pt>
                <c:pt idx="1433">
                  <c:v>1.261562</c:v>
                </c:pt>
                <c:pt idx="1434">
                  <c:v>1.255577</c:v>
                </c:pt>
                <c:pt idx="1435">
                  <c:v>1.24828</c:v>
                </c:pt>
                <c:pt idx="1436">
                  <c:v>1.260034</c:v>
                </c:pt>
                <c:pt idx="1437">
                  <c:v>1.289678</c:v>
                </c:pt>
                <c:pt idx="1438">
                  <c:v>1.330881</c:v>
                </c:pt>
                <c:pt idx="1439">
                  <c:v>1.384876</c:v>
                </c:pt>
                <c:pt idx="1440">
                  <c:v>1.458133</c:v>
                </c:pt>
                <c:pt idx="1441">
                  <c:v>1.534837</c:v>
                </c:pt>
                <c:pt idx="1442">
                  <c:v>1.569206</c:v>
                </c:pt>
                <c:pt idx="1443">
                  <c:v>1.588811</c:v>
                </c:pt>
                <c:pt idx="1444">
                  <c:v>1.610575</c:v>
                </c:pt>
                <c:pt idx="1445">
                  <c:v>1.662057</c:v>
                </c:pt>
                <c:pt idx="1446">
                  <c:v>1.743274</c:v>
                </c:pt>
                <c:pt idx="1447">
                  <c:v>1.856485</c:v>
                </c:pt>
                <c:pt idx="1448">
                  <c:v>1.96462</c:v>
                </c:pt>
                <c:pt idx="1449">
                  <c:v>2.038785</c:v>
                </c:pt>
                <c:pt idx="1450">
                  <c:v>2.085907</c:v>
                </c:pt>
                <c:pt idx="1451">
                  <c:v>2.113329</c:v>
                </c:pt>
                <c:pt idx="1452">
                  <c:v>2.126903</c:v>
                </c:pt>
                <c:pt idx="1453">
                  <c:v>2.12908</c:v>
                </c:pt>
                <c:pt idx="1454">
                  <c:v>2.133383</c:v>
                </c:pt>
                <c:pt idx="1455">
                  <c:v>2.120775</c:v>
                </c:pt>
                <c:pt idx="1456">
                  <c:v>2.089096</c:v>
                </c:pt>
                <c:pt idx="1457">
                  <c:v>2.044358</c:v>
                </c:pt>
                <c:pt idx="1458">
                  <c:v>1.967542</c:v>
                </c:pt>
                <c:pt idx="1459">
                  <c:v>1.890667</c:v>
                </c:pt>
                <c:pt idx="1460">
                  <c:v>1.825327</c:v>
                </c:pt>
                <c:pt idx="1461">
                  <c:v>1.763186</c:v>
                </c:pt>
                <c:pt idx="1462">
                  <c:v>1.713744</c:v>
                </c:pt>
                <c:pt idx="1463">
                  <c:v>1.673974</c:v>
                </c:pt>
                <c:pt idx="1464">
                  <c:v>1.639821</c:v>
                </c:pt>
                <c:pt idx="1465">
                  <c:v>1.597775</c:v>
                </c:pt>
                <c:pt idx="1466">
                  <c:v>1.518743</c:v>
                </c:pt>
                <c:pt idx="1467">
                  <c:v>1.413414</c:v>
                </c:pt>
                <c:pt idx="1468">
                  <c:v>1.324471</c:v>
                </c:pt>
                <c:pt idx="1469">
                  <c:v>1.264039</c:v>
                </c:pt>
                <c:pt idx="1470">
                  <c:v>1.231196</c:v>
                </c:pt>
                <c:pt idx="1471">
                  <c:v>1.216518</c:v>
                </c:pt>
                <c:pt idx="1472">
                  <c:v>1.203256</c:v>
                </c:pt>
                <c:pt idx="1473">
                  <c:v>1.159549</c:v>
                </c:pt>
                <c:pt idx="1474">
                  <c:v>1.087424</c:v>
                </c:pt>
                <c:pt idx="1475">
                  <c:v>1.010065</c:v>
                </c:pt>
                <c:pt idx="1476">
                  <c:v>0.940183</c:v>
                </c:pt>
                <c:pt idx="1477">
                  <c:v>0.887325</c:v>
                </c:pt>
                <c:pt idx="1478">
                  <c:v>0.841871</c:v>
                </c:pt>
                <c:pt idx="1479">
                  <c:v>0.788854</c:v>
                </c:pt>
                <c:pt idx="1480">
                  <c:v>0.716304</c:v>
                </c:pt>
                <c:pt idx="1481">
                  <c:v>0.633585</c:v>
                </c:pt>
                <c:pt idx="1482">
                  <c:v>0.527416</c:v>
                </c:pt>
                <c:pt idx="1483">
                  <c:v>0.406925</c:v>
                </c:pt>
                <c:pt idx="1484">
                  <c:v>0.281609</c:v>
                </c:pt>
                <c:pt idx="1485">
                  <c:v>0.140434</c:v>
                </c:pt>
                <c:pt idx="1486">
                  <c:v>-0.023112</c:v>
                </c:pt>
                <c:pt idx="1487">
                  <c:v>-0.192341</c:v>
                </c:pt>
                <c:pt idx="1488">
                  <c:v>-0.352498</c:v>
                </c:pt>
                <c:pt idx="1489">
                  <c:v>-0.483122</c:v>
                </c:pt>
                <c:pt idx="1490">
                  <c:v>-0.566846</c:v>
                </c:pt>
                <c:pt idx="1491">
                  <c:v>-0.605576</c:v>
                </c:pt>
                <c:pt idx="1492">
                  <c:v>-0.617432</c:v>
                </c:pt>
                <c:pt idx="1493">
                  <c:v>-0.634397</c:v>
                </c:pt>
                <c:pt idx="1494">
                  <c:v>-0.668197</c:v>
                </c:pt>
                <c:pt idx="1495">
                  <c:v>-0.700014</c:v>
                </c:pt>
                <c:pt idx="1496">
                  <c:v>-0.741604</c:v>
                </c:pt>
                <c:pt idx="1497">
                  <c:v>-0.790696</c:v>
                </c:pt>
                <c:pt idx="1498">
                  <c:v>-0.827081</c:v>
                </c:pt>
              </c:numCache>
            </c:numRef>
          </c:val>
          <c:smooth val="0"/>
        </c:ser>
        <c:ser>
          <c:idx val="1"/>
          <c:order val="1"/>
          <c:tx>
            <c:strRef>
              <c:f>Simulate_raci_31_01_2018!$P$1</c:f>
              <c:strCache>
                <c:ptCount val="1"/>
                <c:pt idx="0">
                  <c:v>Roll_Aixs</c:v>
                </c:pt>
              </c:strCache>
            </c:strRef>
          </c:tx>
          <c:spPr>
            <a:ln w="28575" cap="rnd">
              <a:solidFill>
                <a:schemeClr val="accent2"/>
              </a:solidFill>
              <a:round/>
            </a:ln>
            <a:effectLst/>
          </c:spPr>
          <c:marker>
            <c:symbol val="none"/>
          </c:marker>
          <c:dLbls>
            <c:delete val="1"/>
          </c:dLbls>
          <c:val>
            <c:numRef>
              <c:f>Simulate_raci_31_01_2018!$P$2:$P$1500</c:f>
              <c:numCache>
                <c:formatCode>General</c:formatCode>
                <c:ptCount val="1499"/>
                <c:pt idx="0">
                  <c:v>-0.265293</c:v>
                </c:pt>
                <c:pt idx="1">
                  <c:v>-0.421954</c:v>
                </c:pt>
                <c:pt idx="2">
                  <c:v>-0.358033</c:v>
                </c:pt>
                <c:pt idx="3">
                  <c:v>-0.185457</c:v>
                </c:pt>
                <c:pt idx="4">
                  <c:v>-0.021461</c:v>
                </c:pt>
                <c:pt idx="5">
                  <c:v>0.075462</c:v>
                </c:pt>
                <c:pt idx="6">
                  <c:v>0.122311</c:v>
                </c:pt>
                <c:pt idx="7">
                  <c:v>0.144663</c:v>
                </c:pt>
                <c:pt idx="8">
                  <c:v>0.174466</c:v>
                </c:pt>
                <c:pt idx="9">
                  <c:v>0.162699</c:v>
                </c:pt>
                <c:pt idx="10">
                  <c:v>0.047717</c:v>
                </c:pt>
                <c:pt idx="11">
                  <c:v>-0.066154</c:v>
                </c:pt>
                <c:pt idx="12">
                  <c:v>-0.158754</c:v>
                </c:pt>
                <c:pt idx="13">
                  <c:v>-0.185375</c:v>
                </c:pt>
                <c:pt idx="14">
                  <c:v>-0.141709</c:v>
                </c:pt>
                <c:pt idx="15">
                  <c:v>-0.101208</c:v>
                </c:pt>
                <c:pt idx="16">
                  <c:v>-0.090554</c:v>
                </c:pt>
                <c:pt idx="17">
                  <c:v>-0.106543</c:v>
                </c:pt>
                <c:pt idx="18">
                  <c:v>-0.110767</c:v>
                </c:pt>
                <c:pt idx="19">
                  <c:v>-0.075592</c:v>
                </c:pt>
                <c:pt idx="20">
                  <c:v>0.00431</c:v>
                </c:pt>
                <c:pt idx="21">
                  <c:v>0.096997</c:v>
                </c:pt>
                <c:pt idx="22">
                  <c:v>0.138562</c:v>
                </c:pt>
                <c:pt idx="23">
                  <c:v>0.089567</c:v>
                </c:pt>
                <c:pt idx="24">
                  <c:v>-0.001008</c:v>
                </c:pt>
                <c:pt idx="25">
                  <c:v>-0.077748</c:v>
                </c:pt>
                <c:pt idx="26">
                  <c:v>-0.104411</c:v>
                </c:pt>
                <c:pt idx="27">
                  <c:v>-0.081026</c:v>
                </c:pt>
                <c:pt idx="28">
                  <c:v>-0.034194</c:v>
                </c:pt>
                <c:pt idx="29">
                  <c:v>0.012677</c:v>
                </c:pt>
                <c:pt idx="30">
                  <c:v>0.019108</c:v>
                </c:pt>
                <c:pt idx="31">
                  <c:v>-0.030903</c:v>
                </c:pt>
                <c:pt idx="32">
                  <c:v>-0.119274</c:v>
                </c:pt>
                <c:pt idx="33">
                  <c:v>-0.210829</c:v>
                </c:pt>
                <c:pt idx="34">
                  <c:v>-0.284286</c:v>
                </c:pt>
                <c:pt idx="35">
                  <c:v>-0.30879</c:v>
                </c:pt>
                <c:pt idx="36">
                  <c:v>-0.259854</c:v>
                </c:pt>
                <c:pt idx="37">
                  <c:v>-0.207731</c:v>
                </c:pt>
                <c:pt idx="38">
                  <c:v>-0.201389</c:v>
                </c:pt>
                <c:pt idx="39">
                  <c:v>-0.212077</c:v>
                </c:pt>
                <c:pt idx="40">
                  <c:v>-0.183376</c:v>
                </c:pt>
                <c:pt idx="41">
                  <c:v>-0.120606</c:v>
                </c:pt>
                <c:pt idx="42">
                  <c:v>-0.05143</c:v>
                </c:pt>
                <c:pt idx="43">
                  <c:v>0.006056</c:v>
                </c:pt>
                <c:pt idx="44">
                  <c:v>0.045436</c:v>
                </c:pt>
                <c:pt idx="45">
                  <c:v>0.063493</c:v>
                </c:pt>
                <c:pt idx="46">
                  <c:v>0.058125</c:v>
                </c:pt>
                <c:pt idx="47">
                  <c:v>0.054857</c:v>
                </c:pt>
                <c:pt idx="48">
                  <c:v>0.078224</c:v>
                </c:pt>
                <c:pt idx="49">
                  <c:v>0.069666</c:v>
                </c:pt>
                <c:pt idx="50">
                  <c:v>-0.003854</c:v>
                </c:pt>
                <c:pt idx="51">
                  <c:v>-0.065674</c:v>
                </c:pt>
                <c:pt idx="52">
                  <c:v>-0.062525</c:v>
                </c:pt>
                <c:pt idx="53">
                  <c:v>0.00664</c:v>
                </c:pt>
                <c:pt idx="54">
                  <c:v>0.069453</c:v>
                </c:pt>
                <c:pt idx="55">
                  <c:v>0.120553</c:v>
                </c:pt>
                <c:pt idx="56">
                  <c:v>0.059847</c:v>
                </c:pt>
                <c:pt idx="57">
                  <c:v>-0.071125</c:v>
                </c:pt>
                <c:pt idx="58">
                  <c:v>-0.129716</c:v>
                </c:pt>
                <c:pt idx="59">
                  <c:v>-0.140408</c:v>
                </c:pt>
                <c:pt idx="60">
                  <c:v>-0.07121</c:v>
                </c:pt>
                <c:pt idx="61">
                  <c:v>0.057637</c:v>
                </c:pt>
                <c:pt idx="62">
                  <c:v>0.152397</c:v>
                </c:pt>
                <c:pt idx="63">
                  <c:v>0.179011</c:v>
                </c:pt>
                <c:pt idx="64">
                  <c:v>0.168444</c:v>
                </c:pt>
                <c:pt idx="65">
                  <c:v>0.119507</c:v>
                </c:pt>
                <c:pt idx="66">
                  <c:v>0.072687</c:v>
                </c:pt>
                <c:pt idx="67">
                  <c:v>0.058806</c:v>
                </c:pt>
                <c:pt idx="68">
                  <c:v>0.085351</c:v>
                </c:pt>
                <c:pt idx="69">
                  <c:v>0.132076</c:v>
                </c:pt>
                <c:pt idx="70">
                  <c:v>0.154365</c:v>
                </c:pt>
                <c:pt idx="71">
                  <c:v>0.108521</c:v>
                </c:pt>
                <c:pt idx="72">
                  <c:v>0.060546</c:v>
                </c:pt>
                <c:pt idx="73">
                  <c:v>-0.002286</c:v>
                </c:pt>
                <c:pt idx="74">
                  <c:v>-0.04384</c:v>
                </c:pt>
                <c:pt idx="75">
                  <c:v>-0.088532</c:v>
                </c:pt>
                <c:pt idx="76">
                  <c:v>-0.121469</c:v>
                </c:pt>
                <c:pt idx="77">
                  <c:v>-0.126708</c:v>
                </c:pt>
                <c:pt idx="78">
                  <c:v>-0.089409</c:v>
                </c:pt>
                <c:pt idx="79">
                  <c:v>-0.05322</c:v>
                </c:pt>
                <c:pt idx="80">
                  <c:v>-0.030866</c:v>
                </c:pt>
                <c:pt idx="81">
                  <c:v>-0.060686</c:v>
                </c:pt>
                <c:pt idx="82">
                  <c:v>-0.11495</c:v>
                </c:pt>
                <c:pt idx="83">
                  <c:v>-0.173462</c:v>
                </c:pt>
                <c:pt idx="84">
                  <c:v>-0.196806</c:v>
                </c:pt>
                <c:pt idx="85">
                  <c:v>-0.181762</c:v>
                </c:pt>
                <c:pt idx="86">
                  <c:v>-0.165671</c:v>
                </c:pt>
                <c:pt idx="87">
                  <c:v>-0.1315</c:v>
                </c:pt>
                <c:pt idx="88">
                  <c:v>-0.09199</c:v>
                </c:pt>
                <c:pt idx="89">
                  <c:v>-0.065285</c:v>
                </c:pt>
                <c:pt idx="90">
                  <c:v>-0.041822</c:v>
                </c:pt>
                <c:pt idx="91">
                  <c:v>0.026382</c:v>
                </c:pt>
                <c:pt idx="92">
                  <c:v>0.134029</c:v>
                </c:pt>
                <c:pt idx="93">
                  <c:v>0.212936</c:v>
                </c:pt>
                <c:pt idx="94">
                  <c:v>0.202396</c:v>
                </c:pt>
                <c:pt idx="95">
                  <c:v>0.169519</c:v>
                </c:pt>
                <c:pt idx="96">
                  <c:v>0.235706</c:v>
                </c:pt>
                <c:pt idx="97">
                  <c:v>0.310342</c:v>
                </c:pt>
                <c:pt idx="98">
                  <c:v>0.295473</c:v>
                </c:pt>
                <c:pt idx="99">
                  <c:v>0.209273</c:v>
                </c:pt>
                <c:pt idx="100">
                  <c:v>0.117721</c:v>
                </c:pt>
                <c:pt idx="101">
                  <c:v>0.142255</c:v>
                </c:pt>
                <c:pt idx="102">
                  <c:v>0.243505</c:v>
                </c:pt>
                <c:pt idx="103">
                  <c:v>0.335179</c:v>
                </c:pt>
                <c:pt idx="104">
                  <c:v>0.378964</c:v>
                </c:pt>
                <c:pt idx="105">
                  <c:v>0.319434</c:v>
                </c:pt>
                <c:pt idx="106">
                  <c:v>0.2066</c:v>
                </c:pt>
                <c:pt idx="107">
                  <c:v>0.111804</c:v>
                </c:pt>
                <c:pt idx="108">
                  <c:v>0.085115</c:v>
                </c:pt>
                <c:pt idx="109">
                  <c:v>0.125509</c:v>
                </c:pt>
                <c:pt idx="110">
                  <c:v>0.173346</c:v>
                </c:pt>
                <c:pt idx="111">
                  <c:v>0.212682</c:v>
                </c:pt>
                <c:pt idx="112">
                  <c:v>0.212632</c:v>
                </c:pt>
                <c:pt idx="113">
                  <c:v>0.162559</c:v>
                </c:pt>
                <c:pt idx="114">
                  <c:v>0.097607</c:v>
                </c:pt>
                <c:pt idx="115">
                  <c:v>0.05081</c:v>
                </c:pt>
                <c:pt idx="116">
                  <c:v>0.032778</c:v>
                </c:pt>
                <c:pt idx="117">
                  <c:v>0.047731</c:v>
                </c:pt>
                <c:pt idx="118">
                  <c:v>0.090355</c:v>
                </c:pt>
                <c:pt idx="119">
                  <c:v>0.175594</c:v>
                </c:pt>
                <c:pt idx="120">
                  <c:v>0.240581</c:v>
                </c:pt>
                <c:pt idx="121">
                  <c:v>0.256566</c:v>
                </c:pt>
                <c:pt idx="122">
                  <c:v>0.254398</c:v>
                </c:pt>
                <c:pt idx="123">
                  <c:v>0.29267</c:v>
                </c:pt>
                <c:pt idx="124">
                  <c:v>0.359709</c:v>
                </c:pt>
                <c:pt idx="125">
                  <c:v>0.340573</c:v>
                </c:pt>
                <c:pt idx="126">
                  <c:v>0.165984</c:v>
                </c:pt>
                <c:pt idx="127">
                  <c:v>-0.079973</c:v>
                </c:pt>
                <c:pt idx="128">
                  <c:v>-0.282313</c:v>
                </c:pt>
                <c:pt idx="129">
                  <c:v>-0.368535</c:v>
                </c:pt>
                <c:pt idx="130">
                  <c:v>-0.382319</c:v>
                </c:pt>
                <c:pt idx="131">
                  <c:v>-0.411097</c:v>
                </c:pt>
                <c:pt idx="132">
                  <c:v>-0.408955</c:v>
                </c:pt>
                <c:pt idx="133">
                  <c:v>-0.374838</c:v>
                </c:pt>
                <c:pt idx="134">
                  <c:v>-0.359919</c:v>
                </c:pt>
                <c:pt idx="135">
                  <c:v>-0.354566</c:v>
                </c:pt>
                <c:pt idx="136">
                  <c:v>-0.340657</c:v>
                </c:pt>
                <c:pt idx="137">
                  <c:v>-0.34273</c:v>
                </c:pt>
                <c:pt idx="138">
                  <c:v>-0.377866</c:v>
                </c:pt>
                <c:pt idx="139">
                  <c:v>-0.41727</c:v>
                </c:pt>
                <c:pt idx="140">
                  <c:v>-0.408775</c:v>
                </c:pt>
                <c:pt idx="141">
                  <c:v>-0.348128</c:v>
                </c:pt>
                <c:pt idx="142">
                  <c:v>-0.281117</c:v>
                </c:pt>
                <c:pt idx="143">
                  <c:v>-0.248219</c:v>
                </c:pt>
                <c:pt idx="144">
                  <c:v>-0.24196</c:v>
                </c:pt>
                <c:pt idx="145">
                  <c:v>-0.24312</c:v>
                </c:pt>
                <c:pt idx="146">
                  <c:v>-0.219774</c:v>
                </c:pt>
                <c:pt idx="147">
                  <c:v>-0.131467</c:v>
                </c:pt>
                <c:pt idx="148">
                  <c:v>-0.042096</c:v>
                </c:pt>
                <c:pt idx="149">
                  <c:v>0.000414</c:v>
                </c:pt>
                <c:pt idx="150">
                  <c:v>0.034391</c:v>
                </c:pt>
                <c:pt idx="151">
                  <c:v>0.027889</c:v>
                </c:pt>
                <c:pt idx="152">
                  <c:v>-0.014835</c:v>
                </c:pt>
                <c:pt idx="153">
                  <c:v>-0.057567</c:v>
                </c:pt>
                <c:pt idx="154">
                  <c:v>-0.082181</c:v>
                </c:pt>
                <c:pt idx="155">
                  <c:v>-0.080151</c:v>
                </c:pt>
                <c:pt idx="156">
                  <c:v>-0.05893</c:v>
                </c:pt>
                <c:pt idx="157">
                  <c:v>-0.031306</c:v>
                </c:pt>
                <c:pt idx="158">
                  <c:v>-0.015366</c:v>
                </c:pt>
                <c:pt idx="159">
                  <c:v>-0.002606</c:v>
                </c:pt>
                <c:pt idx="160">
                  <c:v>0.0144</c:v>
                </c:pt>
                <c:pt idx="161">
                  <c:v>0.007958</c:v>
                </c:pt>
                <c:pt idx="162">
                  <c:v>-0.020866</c:v>
                </c:pt>
                <c:pt idx="163">
                  <c:v>-0.058212</c:v>
                </c:pt>
                <c:pt idx="164">
                  <c:v>-0.082779</c:v>
                </c:pt>
                <c:pt idx="165">
                  <c:v>-0.083933</c:v>
                </c:pt>
                <c:pt idx="166">
                  <c:v>-0.059494</c:v>
                </c:pt>
                <c:pt idx="167">
                  <c:v>0.007563</c:v>
                </c:pt>
                <c:pt idx="168">
                  <c:v>0.088482</c:v>
                </c:pt>
                <c:pt idx="169">
                  <c:v>0.151323</c:v>
                </c:pt>
                <c:pt idx="170">
                  <c:v>0.137493</c:v>
                </c:pt>
                <c:pt idx="171">
                  <c:v>0.088512</c:v>
                </c:pt>
                <c:pt idx="172">
                  <c:v>0.034208</c:v>
                </c:pt>
                <c:pt idx="173">
                  <c:v>-0.017973</c:v>
                </c:pt>
                <c:pt idx="174">
                  <c:v>-0.063786</c:v>
                </c:pt>
                <c:pt idx="175">
                  <c:v>-0.09042</c:v>
                </c:pt>
                <c:pt idx="176">
                  <c:v>-0.051038</c:v>
                </c:pt>
                <c:pt idx="177">
                  <c:v>-0.008485</c:v>
                </c:pt>
                <c:pt idx="178">
                  <c:v>0.023419</c:v>
                </c:pt>
                <c:pt idx="179">
                  <c:v>0.046832</c:v>
                </c:pt>
                <c:pt idx="180">
                  <c:v>0.05326</c:v>
                </c:pt>
                <c:pt idx="181">
                  <c:v>0.062888</c:v>
                </c:pt>
                <c:pt idx="182">
                  <c:v>0.077819</c:v>
                </c:pt>
                <c:pt idx="183">
                  <c:v>0.094861</c:v>
                </c:pt>
                <c:pt idx="184">
                  <c:v>0.088478</c:v>
                </c:pt>
                <c:pt idx="185">
                  <c:v>0.062905</c:v>
                </c:pt>
                <c:pt idx="186">
                  <c:v>0.055403</c:v>
                </c:pt>
                <c:pt idx="187">
                  <c:v>0.083007</c:v>
                </c:pt>
                <c:pt idx="188">
                  <c:v>0.139352</c:v>
                </c:pt>
                <c:pt idx="189">
                  <c:v>0.201051</c:v>
                </c:pt>
                <c:pt idx="190">
                  <c:v>0.257484</c:v>
                </c:pt>
                <c:pt idx="191">
                  <c:v>0.315022</c:v>
                </c:pt>
                <c:pt idx="192">
                  <c:v>0.353377</c:v>
                </c:pt>
                <c:pt idx="193">
                  <c:v>0.362972</c:v>
                </c:pt>
                <c:pt idx="194">
                  <c:v>0.335283</c:v>
                </c:pt>
                <c:pt idx="195">
                  <c:v>0.288394</c:v>
                </c:pt>
                <c:pt idx="196">
                  <c:v>0.239385</c:v>
                </c:pt>
                <c:pt idx="197">
                  <c:v>0.184011</c:v>
                </c:pt>
                <c:pt idx="198">
                  <c:v>0.111604</c:v>
                </c:pt>
                <c:pt idx="199">
                  <c:v>0.048805</c:v>
                </c:pt>
                <c:pt idx="200">
                  <c:v>0.009449</c:v>
                </c:pt>
                <c:pt idx="201">
                  <c:v>-0.007552</c:v>
                </c:pt>
                <c:pt idx="202">
                  <c:v>0.010628</c:v>
                </c:pt>
                <c:pt idx="203">
                  <c:v>0.029889</c:v>
                </c:pt>
                <c:pt idx="204">
                  <c:v>0.02998</c:v>
                </c:pt>
                <c:pt idx="205">
                  <c:v>0.014124</c:v>
                </c:pt>
                <c:pt idx="206">
                  <c:v>0.000384</c:v>
                </c:pt>
                <c:pt idx="207">
                  <c:v>-0.005899</c:v>
                </c:pt>
                <c:pt idx="208">
                  <c:v>0.000627</c:v>
                </c:pt>
                <c:pt idx="209">
                  <c:v>-0.004575</c:v>
                </c:pt>
                <c:pt idx="210">
                  <c:v>-0.008713</c:v>
                </c:pt>
                <c:pt idx="211">
                  <c:v>0.00523</c:v>
                </c:pt>
                <c:pt idx="212">
                  <c:v>0.025509</c:v>
                </c:pt>
                <c:pt idx="213">
                  <c:v>0.035109</c:v>
                </c:pt>
                <c:pt idx="214">
                  <c:v>0.048964</c:v>
                </c:pt>
                <c:pt idx="215">
                  <c:v>0.066033</c:v>
                </c:pt>
                <c:pt idx="216">
                  <c:v>0.067173</c:v>
                </c:pt>
                <c:pt idx="217">
                  <c:v>0.036352</c:v>
                </c:pt>
                <c:pt idx="218">
                  <c:v>0.002287</c:v>
                </c:pt>
                <c:pt idx="219">
                  <c:v>0.00335</c:v>
                </c:pt>
                <c:pt idx="220">
                  <c:v>0.04702</c:v>
                </c:pt>
                <c:pt idx="221">
                  <c:v>0.111979</c:v>
                </c:pt>
                <c:pt idx="222">
                  <c:v>0.172681</c:v>
                </c:pt>
                <c:pt idx="223">
                  <c:v>0.200407</c:v>
                </c:pt>
                <c:pt idx="224">
                  <c:v>0.171744</c:v>
                </c:pt>
                <c:pt idx="225">
                  <c:v>0.077079</c:v>
                </c:pt>
                <c:pt idx="226">
                  <c:v>-0.006926</c:v>
                </c:pt>
                <c:pt idx="227">
                  <c:v>-0.002502</c:v>
                </c:pt>
                <c:pt idx="228">
                  <c:v>0.066872</c:v>
                </c:pt>
                <c:pt idx="229">
                  <c:v>0.15328</c:v>
                </c:pt>
                <c:pt idx="230">
                  <c:v>0.220504</c:v>
                </c:pt>
                <c:pt idx="231">
                  <c:v>0.239831</c:v>
                </c:pt>
                <c:pt idx="232">
                  <c:v>0.206998</c:v>
                </c:pt>
                <c:pt idx="233">
                  <c:v>0.041998</c:v>
                </c:pt>
                <c:pt idx="234">
                  <c:v>-0.135855</c:v>
                </c:pt>
                <c:pt idx="235">
                  <c:v>-0.194459</c:v>
                </c:pt>
                <c:pt idx="236">
                  <c:v>-0.094372</c:v>
                </c:pt>
                <c:pt idx="237">
                  <c:v>0.106954</c:v>
                </c:pt>
                <c:pt idx="238">
                  <c:v>0.240188</c:v>
                </c:pt>
                <c:pt idx="239">
                  <c:v>0.210505</c:v>
                </c:pt>
                <c:pt idx="240">
                  <c:v>0.120119</c:v>
                </c:pt>
                <c:pt idx="241">
                  <c:v>0.069095</c:v>
                </c:pt>
                <c:pt idx="242">
                  <c:v>0.038255</c:v>
                </c:pt>
                <c:pt idx="243">
                  <c:v>-0.006477</c:v>
                </c:pt>
                <c:pt idx="244">
                  <c:v>-0.057632</c:v>
                </c:pt>
                <c:pt idx="245">
                  <c:v>-0.109962</c:v>
                </c:pt>
                <c:pt idx="246">
                  <c:v>-0.132417</c:v>
                </c:pt>
                <c:pt idx="247">
                  <c:v>-0.119617</c:v>
                </c:pt>
                <c:pt idx="248">
                  <c:v>-0.117442</c:v>
                </c:pt>
                <c:pt idx="249">
                  <c:v>-0.1291</c:v>
                </c:pt>
                <c:pt idx="250">
                  <c:v>-0.175994</c:v>
                </c:pt>
                <c:pt idx="251">
                  <c:v>-0.229331</c:v>
                </c:pt>
                <c:pt idx="252">
                  <c:v>-0.250692</c:v>
                </c:pt>
                <c:pt idx="253">
                  <c:v>-0.263562</c:v>
                </c:pt>
                <c:pt idx="254">
                  <c:v>-0.2871</c:v>
                </c:pt>
                <c:pt idx="255">
                  <c:v>-0.319137</c:v>
                </c:pt>
                <c:pt idx="256">
                  <c:v>-0.335196</c:v>
                </c:pt>
                <c:pt idx="257">
                  <c:v>-0.302276</c:v>
                </c:pt>
                <c:pt idx="258">
                  <c:v>-0.244892</c:v>
                </c:pt>
                <c:pt idx="259">
                  <c:v>-0.202415</c:v>
                </c:pt>
                <c:pt idx="260">
                  <c:v>-0.172704</c:v>
                </c:pt>
                <c:pt idx="261">
                  <c:v>-0.132346</c:v>
                </c:pt>
                <c:pt idx="262">
                  <c:v>-0.104806</c:v>
                </c:pt>
                <c:pt idx="263">
                  <c:v>-0.109246</c:v>
                </c:pt>
                <c:pt idx="264">
                  <c:v>-0.119007</c:v>
                </c:pt>
                <c:pt idx="265">
                  <c:v>-0.120227</c:v>
                </c:pt>
                <c:pt idx="266">
                  <c:v>-0.111857</c:v>
                </c:pt>
                <c:pt idx="267">
                  <c:v>-0.102395</c:v>
                </c:pt>
                <c:pt idx="268">
                  <c:v>-0.101426</c:v>
                </c:pt>
                <c:pt idx="269">
                  <c:v>-0.099428</c:v>
                </c:pt>
                <c:pt idx="270">
                  <c:v>-0.101695</c:v>
                </c:pt>
                <c:pt idx="271">
                  <c:v>-0.107086</c:v>
                </c:pt>
                <c:pt idx="272">
                  <c:v>-0.126271</c:v>
                </c:pt>
                <c:pt idx="273">
                  <c:v>-0.148641</c:v>
                </c:pt>
                <c:pt idx="274">
                  <c:v>-0.18065</c:v>
                </c:pt>
                <c:pt idx="275">
                  <c:v>-0.15081</c:v>
                </c:pt>
                <c:pt idx="276">
                  <c:v>-0.043286</c:v>
                </c:pt>
                <c:pt idx="277">
                  <c:v>0.046126</c:v>
                </c:pt>
                <c:pt idx="278">
                  <c:v>0.101518</c:v>
                </c:pt>
                <c:pt idx="279">
                  <c:v>0.092966</c:v>
                </c:pt>
                <c:pt idx="280">
                  <c:v>0.020411</c:v>
                </c:pt>
                <c:pt idx="281">
                  <c:v>-0.039329</c:v>
                </c:pt>
                <c:pt idx="282">
                  <c:v>-0.080912</c:v>
                </c:pt>
                <c:pt idx="283">
                  <c:v>-0.13204</c:v>
                </c:pt>
                <c:pt idx="284">
                  <c:v>-0.169322</c:v>
                </c:pt>
                <c:pt idx="285">
                  <c:v>-0.154533</c:v>
                </c:pt>
                <c:pt idx="286">
                  <c:v>-0.140855</c:v>
                </c:pt>
                <c:pt idx="287">
                  <c:v>-0.106859</c:v>
                </c:pt>
                <c:pt idx="288">
                  <c:v>-0.026999</c:v>
                </c:pt>
                <c:pt idx="289">
                  <c:v>0.058252</c:v>
                </c:pt>
                <c:pt idx="290">
                  <c:v>0.142461</c:v>
                </c:pt>
                <c:pt idx="291">
                  <c:v>0.163875</c:v>
                </c:pt>
                <c:pt idx="292">
                  <c:v>0.177849</c:v>
                </c:pt>
                <c:pt idx="293">
                  <c:v>0.179004</c:v>
                </c:pt>
                <c:pt idx="294">
                  <c:v>0.139657</c:v>
                </c:pt>
                <c:pt idx="295">
                  <c:v>0.100177</c:v>
                </c:pt>
                <c:pt idx="296">
                  <c:v>0.01586</c:v>
                </c:pt>
                <c:pt idx="297">
                  <c:v>-0.09612</c:v>
                </c:pt>
                <c:pt idx="298">
                  <c:v>-0.081342</c:v>
                </c:pt>
                <c:pt idx="299">
                  <c:v>-0.042042</c:v>
                </c:pt>
                <c:pt idx="300">
                  <c:v>-0.07829</c:v>
                </c:pt>
                <c:pt idx="301">
                  <c:v>-0.154947</c:v>
                </c:pt>
                <c:pt idx="302">
                  <c:v>-0.217789</c:v>
                </c:pt>
                <c:pt idx="303">
                  <c:v>-0.211437</c:v>
                </c:pt>
                <c:pt idx="304">
                  <c:v>-0.127298</c:v>
                </c:pt>
                <c:pt idx="305">
                  <c:v>-0.011194</c:v>
                </c:pt>
                <c:pt idx="306">
                  <c:v>0.105962</c:v>
                </c:pt>
                <c:pt idx="307">
                  <c:v>0.244414</c:v>
                </c:pt>
                <c:pt idx="308">
                  <c:v>0.392451</c:v>
                </c:pt>
                <c:pt idx="309">
                  <c:v>0.459544</c:v>
                </c:pt>
                <c:pt idx="310">
                  <c:v>0.376504</c:v>
                </c:pt>
                <c:pt idx="311">
                  <c:v>0.201952</c:v>
                </c:pt>
                <c:pt idx="312">
                  <c:v>0.080701</c:v>
                </c:pt>
                <c:pt idx="313">
                  <c:v>0.061651</c:v>
                </c:pt>
                <c:pt idx="314">
                  <c:v>0.061745</c:v>
                </c:pt>
                <c:pt idx="315">
                  <c:v>0.062868</c:v>
                </c:pt>
                <c:pt idx="316">
                  <c:v>0.066102</c:v>
                </c:pt>
                <c:pt idx="317">
                  <c:v>0.065055</c:v>
                </c:pt>
                <c:pt idx="318">
                  <c:v>0.056542</c:v>
                </c:pt>
                <c:pt idx="319">
                  <c:v>0.028867</c:v>
                </c:pt>
                <c:pt idx="320">
                  <c:v>-0.00305</c:v>
                </c:pt>
                <c:pt idx="321">
                  <c:v>-0.02324</c:v>
                </c:pt>
                <c:pt idx="322">
                  <c:v>-0.034921</c:v>
                </c:pt>
                <c:pt idx="323">
                  <c:v>-0.032771</c:v>
                </c:pt>
                <c:pt idx="324">
                  <c:v>-0.025299</c:v>
                </c:pt>
                <c:pt idx="325">
                  <c:v>0.000284</c:v>
                </c:pt>
                <c:pt idx="326">
                  <c:v>0.03122</c:v>
                </c:pt>
                <c:pt idx="327">
                  <c:v>0.050462</c:v>
                </c:pt>
                <c:pt idx="328">
                  <c:v>0.050538</c:v>
                </c:pt>
                <c:pt idx="329">
                  <c:v>0.019731</c:v>
                </c:pt>
                <c:pt idx="330">
                  <c:v>-0.008937</c:v>
                </c:pt>
                <c:pt idx="331">
                  <c:v>-0.008839</c:v>
                </c:pt>
                <c:pt idx="332">
                  <c:v>0.016823</c:v>
                </c:pt>
                <c:pt idx="333">
                  <c:v>0.033939</c:v>
                </c:pt>
                <c:pt idx="334">
                  <c:v>0.038303</c:v>
                </c:pt>
                <c:pt idx="335">
                  <c:v>0.025708</c:v>
                </c:pt>
                <c:pt idx="336">
                  <c:v>-0.00292</c:v>
                </c:pt>
                <c:pt idx="337">
                  <c:v>-0.01141</c:v>
                </c:pt>
                <c:pt idx="338">
                  <c:v>0.011024</c:v>
                </c:pt>
                <c:pt idx="339">
                  <c:v>0.016444</c:v>
                </c:pt>
                <c:pt idx="340">
                  <c:v>-0.006902</c:v>
                </c:pt>
                <c:pt idx="341">
                  <c:v>-0.030286</c:v>
                </c:pt>
                <c:pt idx="342">
                  <c:v>-0.036633</c:v>
                </c:pt>
                <c:pt idx="343">
                  <c:v>-0.03017</c:v>
                </c:pt>
                <c:pt idx="344">
                  <c:v>-0.021637</c:v>
                </c:pt>
                <c:pt idx="345">
                  <c:v>0.007111</c:v>
                </c:pt>
                <c:pt idx="346">
                  <c:v>0.052887</c:v>
                </c:pt>
                <c:pt idx="347">
                  <c:v>0.09866</c:v>
                </c:pt>
                <c:pt idx="348">
                  <c:v>0.102897</c:v>
                </c:pt>
                <c:pt idx="349">
                  <c:v>0.061352</c:v>
                </c:pt>
                <c:pt idx="350">
                  <c:v>0.000641</c:v>
                </c:pt>
                <c:pt idx="351">
                  <c:v>-0.049426</c:v>
                </c:pt>
                <c:pt idx="352">
                  <c:v>-0.041958</c:v>
                </c:pt>
                <c:pt idx="353">
                  <c:v>0.014533</c:v>
                </c:pt>
                <c:pt idx="354">
                  <c:v>0.051835</c:v>
                </c:pt>
                <c:pt idx="355">
                  <c:v>0.047634</c:v>
                </c:pt>
                <c:pt idx="356">
                  <c:v>0.008301</c:v>
                </c:pt>
                <c:pt idx="357">
                  <c:v>-0.038439</c:v>
                </c:pt>
                <c:pt idx="358">
                  <c:v>-0.078745</c:v>
                </c:pt>
                <c:pt idx="359">
                  <c:v>-0.105288</c:v>
                </c:pt>
                <c:pt idx="360">
                  <c:v>-0.111709</c:v>
                </c:pt>
                <c:pt idx="361">
                  <c:v>-0.07765</c:v>
                </c:pt>
                <c:pt idx="362">
                  <c:v>-0.042506</c:v>
                </c:pt>
                <c:pt idx="363">
                  <c:v>-0.055298</c:v>
                </c:pt>
                <c:pt idx="364">
                  <c:v>-0.101098</c:v>
                </c:pt>
                <c:pt idx="365">
                  <c:v>-0.151161</c:v>
                </c:pt>
                <c:pt idx="366">
                  <c:v>-0.190581</c:v>
                </c:pt>
                <c:pt idx="367">
                  <c:v>-0.223599</c:v>
                </c:pt>
                <c:pt idx="368">
                  <c:v>-0.249164</c:v>
                </c:pt>
                <c:pt idx="369">
                  <c:v>-0.245966</c:v>
                </c:pt>
                <c:pt idx="370">
                  <c:v>-0.217225</c:v>
                </c:pt>
                <c:pt idx="371">
                  <c:v>-0.183154</c:v>
                </c:pt>
                <c:pt idx="372">
                  <c:v>-0.164005</c:v>
                </c:pt>
                <c:pt idx="373">
                  <c:v>-0.156582</c:v>
                </c:pt>
                <c:pt idx="374">
                  <c:v>-0.155549</c:v>
                </c:pt>
                <c:pt idx="375">
                  <c:v>-0.158773</c:v>
                </c:pt>
                <c:pt idx="376">
                  <c:v>-0.155603</c:v>
                </c:pt>
                <c:pt idx="377">
                  <c:v>-0.157767</c:v>
                </c:pt>
                <c:pt idx="378">
                  <c:v>-0.176964</c:v>
                </c:pt>
                <c:pt idx="379">
                  <c:v>-0.204671</c:v>
                </c:pt>
                <c:pt idx="380">
                  <c:v>-0.230218</c:v>
                </c:pt>
                <c:pt idx="381">
                  <c:v>-0.237664</c:v>
                </c:pt>
                <c:pt idx="382">
                  <c:v>-0.213194</c:v>
                </c:pt>
                <c:pt idx="383">
                  <c:v>-0.174886</c:v>
                </c:pt>
                <c:pt idx="384">
                  <c:v>-0.149356</c:v>
                </c:pt>
                <c:pt idx="385">
                  <c:v>-0.150458</c:v>
                </c:pt>
                <c:pt idx="386">
                  <c:v>-0.169702</c:v>
                </c:pt>
                <c:pt idx="387">
                  <c:v>-0.187884</c:v>
                </c:pt>
                <c:pt idx="388">
                  <c:v>-0.192189</c:v>
                </c:pt>
                <c:pt idx="389">
                  <c:v>-0.178355</c:v>
                </c:pt>
                <c:pt idx="390">
                  <c:v>-0.155987</c:v>
                </c:pt>
                <c:pt idx="391">
                  <c:v>-0.120849</c:v>
                </c:pt>
                <c:pt idx="392">
                  <c:v>-0.089974</c:v>
                </c:pt>
                <c:pt idx="393">
                  <c:v>-0.097447</c:v>
                </c:pt>
                <c:pt idx="394">
                  <c:v>-0.136874</c:v>
                </c:pt>
                <c:pt idx="395">
                  <c:v>-0.162446</c:v>
                </c:pt>
                <c:pt idx="396">
                  <c:v>-0.157142</c:v>
                </c:pt>
                <c:pt idx="397">
                  <c:v>-0.15076</c:v>
                </c:pt>
                <c:pt idx="398">
                  <c:v>-0.14225</c:v>
                </c:pt>
                <c:pt idx="399">
                  <c:v>-0.119894</c:v>
                </c:pt>
                <c:pt idx="400">
                  <c:v>-0.090078</c:v>
                </c:pt>
                <c:pt idx="401">
                  <c:v>-0.065594</c:v>
                </c:pt>
                <c:pt idx="402">
                  <c:v>-0.044328</c:v>
                </c:pt>
                <c:pt idx="403">
                  <c:v>-0.032659</c:v>
                </c:pt>
                <c:pt idx="404">
                  <c:v>-0.0338</c:v>
                </c:pt>
                <c:pt idx="405">
                  <c:v>-0.044525</c:v>
                </c:pt>
                <c:pt idx="406">
                  <c:v>-0.061641</c:v>
                </c:pt>
                <c:pt idx="407">
                  <c:v>-0.074482</c:v>
                </c:pt>
                <c:pt idx="408">
                  <c:v>-0.077731</c:v>
                </c:pt>
                <c:pt idx="409">
                  <c:v>-0.060721</c:v>
                </c:pt>
                <c:pt idx="410">
                  <c:v>-0.028799</c:v>
                </c:pt>
                <c:pt idx="411">
                  <c:v>-8.1e-5</c:v>
                </c:pt>
                <c:pt idx="412">
                  <c:v>0.023314</c:v>
                </c:pt>
                <c:pt idx="413">
                  <c:v>0.037113</c:v>
                </c:pt>
                <c:pt idx="414">
                  <c:v>0.028537</c:v>
                </c:pt>
                <c:pt idx="415">
                  <c:v>0.00826</c:v>
                </c:pt>
                <c:pt idx="416">
                  <c:v>0.009292</c:v>
                </c:pt>
                <c:pt idx="417">
                  <c:v>0.01887</c:v>
                </c:pt>
                <c:pt idx="418">
                  <c:v>0.012475</c:v>
                </c:pt>
                <c:pt idx="419">
                  <c:v>-0.019489</c:v>
                </c:pt>
                <c:pt idx="420">
                  <c:v>-0.04293</c:v>
                </c:pt>
                <c:pt idx="421">
                  <c:v>-0.037612</c:v>
                </c:pt>
                <c:pt idx="422">
                  <c:v>-0.009943</c:v>
                </c:pt>
                <c:pt idx="423">
                  <c:v>0.028367</c:v>
                </c:pt>
                <c:pt idx="424">
                  <c:v>0.057086</c:v>
                </c:pt>
                <c:pt idx="425">
                  <c:v>0.070897</c:v>
                </c:pt>
                <c:pt idx="426">
                  <c:v>0.062328</c:v>
                </c:pt>
                <c:pt idx="427">
                  <c:v>0.034593</c:v>
                </c:pt>
                <c:pt idx="428">
                  <c:v>0.013236</c:v>
                </c:pt>
                <c:pt idx="429">
                  <c:v>0.013186</c:v>
                </c:pt>
                <c:pt idx="430">
                  <c:v>0.035507</c:v>
                </c:pt>
                <c:pt idx="431">
                  <c:v>0.09299</c:v>
                </c:pt>
                <c:pt idx="432">
                  <c:v>0.137686</c:v>
                </c:pt>
                <c:pt idx="433">
                  <c:v>0.15786</c:v>
                </c:pt>
                <c:pt idx="434">
                  <c:v>0.164199</c:v>
                </c:pt>
                <c:pt idx="435">
                  <c:v>0.167345</c:v>
                </c:pt>
                <c:pt idx="436">
                  <c:v>0.14598</c:v>
                </c:pt>
                <c:pt idx="437">
                  <c:v>0.127817</c:v>
                </c:pt>
                <c:pt idx="438">
                  <c:v>0.146953</c:v>
                </c:pt>
                <c:pt idx="439">
                  <c:v>0.168221</c:v>
                </c:pt>
                <c:pt idx="440">
                  <c:v>0.175654</c:v>
                </c:pt>
                <c:pt idx="441">
                  <c:v>0.183115</c:v>
                </c:pt>
                <c:pt idx="442">
                  <c:v>0.191656</c:v>
                </c:pt>
                <c:pt idx="443">
                  <c:v>0.183138</c:v>
                </c:pt>
                <c:pt idx="444">
                  <c:v>0.17571</c:v>
                </c:pt>
                <c:pt idx="445">
                  <c:v>0.176804</c:v>
                </c:pt>
                <c:pt idx="446">
                  <c:v>0.184298</c:v>
                </c:pt>
                <c:pt idx="447">
                  <c:v>0.208834</c:v>
                </c:pt>
                <c:pt idx="448">
                  <c:v>0.230139</c:v>
                </c:pt>
                <c:pt idx="449">
                  <c:v>0.225891</c:v>
                </c:pt>
                <c:pt idx="450">
                  <c:v>0.180069</c:v>
                </c:pt>
                <c:pt idx="451">
                  <c:v>0.115071</c:v>
                </c:pt>
                <c:pt idx="452">
                  <c:v>0.084162</c:v>
                </c:pt>
                <c:pt idx="453">
                  <c:v>0.068169</c:v>
                </c:pt>
                <c:pt idx="454">
                  <c:v>0.068164</c:v>
                </c:pt>
                <c:pt idx="455">
                  <c:v>0.09267</c:v>
                </c:pt>
                <c:pt idx="456">
                  <c:v>0.140619</c:v>
                </c:pt>
                <c:pt idx="457">
                  <c:v>0.18537</c:v>
                </c:pt>
                <c:pt idx="458">
                  <c:v>0.206682</c:v>
                </c:pt>
                <c:pt idx="459">
                  <c:v>0.190694</c:v>
                </c:pt>
                <c:pt idx="460">
                  <c:v>0.162947</c:v>
                </c:pt>
                <c:pt idx="461">
                  <c:v>0.129866</c:v>
                </c:pt>
                <c:pt idx="462">
                  <c:v>0.085083</c:v>
                </c:pt>
                <c:pt idx="463">
                  <c:v>0.033924</c:v>
                </c:pt>
                <c:pt idx="464">
                  <c:v>-0.016146</c:v>
                </c:pt>
                <c:pt idx="465">
                  <c:v>-0.051275</c:v>
                </c:pt>
                <c:pt idx="466">
                  <c:v>-0.075756</c:v>
                </c:pt>
                <c:pt idx="467">
                  <c:v>-0.087463</c:v>
                </c:pt>
                <c:pt idx="468">
                  <c:v>-0.094889</c:v>
                </c:pt>
                <c:pt idx="469">
                  <c:v>-0.099123</c:v>
                </c:pt>
                <c:pt idx="470">
                  <c:v>-0.091655</c:v>
                </c:pt>
                <c:pt idx="471">
                  <c:v>-0.088443</c:v>
                </c:pt>
                <c:pt idx="472">
                  <c:v>-0.11613</c:v>
                </c:pt>
                <c:pt idx="473">
                  <c:v>-0.19275</c:v>
                </c:pt>
                <c:pt idx="474">
                  <c:v>-0.28852</c:v>
                </c:pt>
                <c:pt idx="475">
                  <c:v>-0.346018</c:v>
                </c:pt>
                <c:pt idx="476">
                  <c:v>-0.341742</c:v>
                </c:pt>
                <c:pt idx="477">
                  <c:v>-0.300198</c:v>
                </c:pt>
                <c:pt idx="478">
                  <c:v>-0.230958</c:v>
                </c:pt>
                <c:pt idx="479">
                  <c:v>-0.157454</c:v>
                </c:pt>
                <c:pt idx="480">
                  <c:v>-0.102038</c:v>
                </c:pt>
                <c:pt idx="481">
                  <c:v>-0.067933</c:v>
                </c:pt>
                <c:pt idx="482">
                  <c:v>-0.050875</c:v>
                </c:pt>
                <c:pt idx="483">
                  <c:v>-0.044443</c:v>
                </c:pt>
                <c:pt idx="484">
                  <c:v>-0.048645</c:v>
                </c:pt>
                <c:pt idx="485">
                  <c:v>-0.044327</c:v>
                </c:pt>
                <c:pt idx="486">
                  <c:v>-0.02298</c:v>
                </c:pt>
                <c:pt idx="487">
                  <c:v>0.002622</c:v>
                </c:pt>
                <c:pt idx="488">
                  <c:v>0.026097</c:v>
                </c:pt>
                <c:pt idx="489">
                  <c:v>0.029354</c:v>
                </c:pt>
                <c:pt idx="490">
                  <c:v>0.004923</c:v>
                </c:pt>
                <c:pt idx="491">
                  <c:v>-0.033343</c:v>
                </c:pt>
                <c:pt idx="492">
                  <c:v>-0.076916</c:v>
                </c:pt>
                <c:pt idx="493">
                  <c:v>-0.111956</c:v>
                </c:pt>
                <c:pt idx="494">
                  <c:v>-0.122493</c:v>
                </c:pt>
                <c:pt idx="495">
                  <c:v>-0.10428</c:v>
                </c:pt>
                <c:pt idx="496">
                  <c:v>-0.058407</c:v>
                </c:pt>
                <c:pt idx="497">
                  <c:v>-0.004041</c:v>
                </c:pt>
                <c:pt idx="498">
                  <c:v>0.042854</c:v>
                </c:pt>
                <c:pt idx="499">
                  <c:v>0.071652</c:v>
                </c:pt>
                <c:pt idx="500">
                  <c:v>0.063193</c:v>
                </c:pt>
                <c:pt idx="501">
                  <c:v>0.025994</c:v>
                </c:pt>
                <c:pt idx="502">
                  <c:v>-0.000572</c:v>
                </c:pt>
                <c:pt idx="503">
                  <c:v>0.011187</c:v>
                </c:pt>
                <c:pt idx="504">
                  <c:v>0.061309</c:v>
                </c:pt>
                <c:pt idx="505">
                  <c:v>0.079475</c:v>
                </c:pt>
                <c:pt idx="506">
                  <c:v>0.040118</c:v>
                </c:pt>
                <c:pt idx="507">
                  <c:v>-0.020522</c:v>
                </c:pt>
                <c:pt idx="508">
                  <c:v>-0.040656</c:v>
                </c:pt>
                <c:pt idx="509">
                  <c:v>-0.012894</c:v>
                </c:pt>
                <c:pt idx="510">
                  <c:v>0.04258</c:v>
                </c:pt>
                <c:pt idx="511">
                  <c:v>0.072469</c:v>
                </c:pt>
                <c:pt idx="512">
                  <c:v>0.092732</c:v>
                </c:pt>
                <c:pt idx="513">
                  <c:v>0.108735</c:v>
                </c:pt>
                <c:pt idx="514">
                  <c:v>0.113008</c:v>
                </c:pt>
                <c:pt idx="515">
                  <c:v>0.106624</c:v>
                </c:pt>
                <c:pt idx="516">
                  <c:v>0.090645</c:v>
                </c:pt>
                <c:pt idx="517">
                  <c:v>0.037379</c:v>
                </c:pt>
                <c:pt idx="518">
                  <c:v>-0.008416</c:v>
                </c:pt>
                <c:pt idx="519">
                  <c:v>-0.024329</c:v>
                </c:pt>
                <c:pt idx="520">
                  <c:v>-0.025292</c:v>
                </c:pt>
                <c:pt idx="521">
                  <c:v>-0.11474</c:v>
                </c:pt>
                <c:pt idx="522">
                  <c:v>-0.198908</c:v>
                </c:pt>
                <c:pt idx="523">
                  <c:v>-0.192522</c:v>
                </c:pt>
                <c:pt idx="524">
                  <c:v>-0.161618</c:v>
                </c:pt>
                <c:pt idx="525">
                  <c:v>-0.143517</c:v>
                </c:pt>
                <c:pt idx="526">
                  <c:v>-0.115817</c:v>
                </c:pt>
                <c:pt idx="527">
                  <c:v>-0.089152</c:v>
                </c:pt>
                <c:pt idx="528">
                  <c:v>-0.077375</c:v>
                </c:pt>
                <c:pt idx="529">
                  <c:v>-0.094311</c:v>
                </c:pt>
                <c:pt idx="530">
                  <c:v>-0.164554</c:v>
                </c:pt>
                <c:pt idx="531">
                  <c:v>-0.222012</c:v>
                </c:pt>
                <c:pt idx="532">
                  <c:v>-0.249654</c:v>
                </c:pt>
                <c:pt idx="533">
                  <c:v>-0.220883</c:v>
                </c:pt>
                <c:pt idx="534">
                  <c:v>-0.162321</c:v>
                </c:pt>
                <c:pt idx="535">
                  <c:v>-0.093104</c:v>
                </c:pt>
                <c:pt idx="536">
                  <c:v>-0.039831</c:v>
                </c:pt>
                <c:pt idx="537">
                  <c:v>-0.019593</c:v>
                </c:pt>
                <c:pt idx="538">
                  <c:v>-0.00049</c:v>
                </c:pt>
                <c:pt idx="539">
                  <c:v>0.031366</c:v>
                </c:pt>
                <c:pt idx="540">
                  <c:v>0.068554</c:v>
                </c:pt>
                <c:pt idx="541">
                  <c:v>0.082323</c:v>
                </c:pt>
                <c:pt idx="542">
                  <c:v>0.07052</c:v>
                </c:pt>
                <c:pt idx="543">
                  <c:v>0.041695</c:v>
                </c:pt>
                <c:pt idx="544">
                  <c:v>0.021422</c:v>
                </c:pt>
                <c:pt idx="545">
                  <c:v>0.007532</c:v>
                </c:pt>
                <c:pt idx="546">
                  <c:v>-0.012755</c:v>
                </c:pt>
                <c:pt idx="547">
                  <c:v>-0.046908</c:v>
                </c:pt>
                <c:pt idx="548">
                  <c:v>-0.054427</c:v>
                </c:pt>
                <c:pt idx="549">
                  <c:v>-0.022526</c:v>
                </c:pt>
                <c:pt idx="550">
                  <c:v>0.013602</c:v>
                </c:pt>
                <c:pt idx="551">
                  <c:v>0.025211</c:v>
                </c:pt>
                <c:pt idx="552">
                  <c:v>0.00911</c:v>
                </c:pt>
                <c:pt idx="553">
                  <c:v>-0.008063</c:v>
                </c:pt>
                <c:pt idx="554">
                  <c:v>0.004609</c:v>
                </c:pt>
                <c:pt idx="555">
                  <c:v>0.03222</c:v>
                </c:pt>
                <c:pt idx="556">
                  <c:v>0.067314</c:v>
                </c:pt>
                <c:pt idx="557">
                  <c:v>0.076873</c:v>
                </c:pt>
                <c:pt idx="558">
                  <c:v>0.014999</c:v>
                </c:pt>
                <c:pt idx="559">
                  <c:v>-0.089549</c:v>
                </c:pt>
                <c:pt idx="560">
                  <c:v>-0.134427</c:v>
                </c:pt>
                <c:pt idx="561">
                  <c:v>-0.110046</c:v>
                </c:pt>
                <c:pt idx="562">
                  <c:v>-0.066476</c:v>
                </c:pt>
                <c:pt idx="563">
                  <c:v>-0.051678</c:v>
                </c:pt>
                <c:pt idx="564">
                  <c:v>-0.08696</c:v>
                </c:pt>
                <c:pt idx="565">
                  <c:v>-0.143527</c:v>
                </c:pt>
                <c:pt idx="566">
                  <c:v>-0.14679</c:v>
                </c:pt>
                <c:pt idx="567">
                  <c:v>-0.098886</c:v>
                </c:pt>
                <c:pt idx="568">
                  <c:v>0.018301</c:v>
                </c:pt>
                <c:pt idx="569">
                  <c:v>0.167443</c:v>
                </c:pt>
                <c:pt idx="570">
                  <c:v>0.296322</c:v>
                </c:pt>
                <c:pt idx="571">
                  <c:v>0.303744</c:v>
                </c:pt>
                <c:pt idx="572">
                  <c:v>0.194972</c:v>
                </c:pt>
                <c:pt idx="573">
                  <c:v>0.032923</c:v>
                </c:pt>
                <c:pt idx="574">
                  <c:v>-0.06944</c:v>
                </c:pt>
                <c:pt idx="575">
                  <c:v>-0.084406</c:v>
                </c:pt>
                <c:pt idx="576">
                  <c:v>-0.000244</c:v>
                </c:pt>
                <c:pt idx="577">
                  <c:v>0.193694</c:v>
                </c:pt>
                <c:pt idx="578">
                  <c:v>0.453675</c:v>
                </c:pt>
                <c:pt idx="579">
                  <c:v>0.682747</c:v>
                </c:pt>
                <c:pt idx="580">
                  <c:v>0.862812</c:v>
                </c:pt>
                <c:pt idx="581">
                  <c:v>0.983221</c:v>
                </c:pt>
                <c:pt idx="582">
                  <c:v>0.99392</c:v>
                </c:pt>
                <c:pt idx="583">
                  <c:v>0.866091</c:v>
                </c:pt>
                <c:pt idx="584">
                  <c:v>0.673272</c:v>
                </c:pt>
                <c:pt idx="585">
                  <c:v>0.459132</c:v>
                </c:pt>
                <c:pt idx="586">
                  <c:v>0.276919</c:v>
                </c:pt>
                <c:pt idx="587">
                  <c:v>0.203397</c:v>
                </c:pt>
                <c:pt idx="588">
                  <c:v>0.159655</c:v>
                </c:pt>
                <c:pt idx="589">
                  <c:v>0.076489</c:v>
                </c:pt>
                <c:pt idx="590">
                  <c:v>-0.002344</c:v>
                </c:pt>
                <c:pt idx="591">
                  <c:v>0.044542</c:v>
                </c:pt>
                <c:pt idx="592">
                  <c:v>0.185093</c:v>
                </c:pt>
                <c:pt idx="593">
                  <c:v>0.24045</c:v>
                </c:pt>
                <c:pt idx="594">
                  <c:v>0.230888</c:v>
                </c:pt>
                <c:pt idx="595">
                  <c:v>0.20856</c:v>
                </c:pt>
                <c:pt idx="596">
                  <c:v>0.179829</c:v>
                </c:pt>
                <c:pt idx="597">
                  <c:v>0.160688</c:v>
                </c:pt>
                <c:pt idx="598">
                  <c:v>0.157526</c:v>
                </c:pt>
                <c:pt idx="599">
                  <c:v>0.145845</c:v>
                </c:pt>
                <c:pt idx="600">
                  <c:v>0.113936</c:v>
                </c:pt>
                <c:pt idx="601">
                  <c:v>0.071385</c:v>
                </c:pt>
                <c:pt idx="602">
                  <c:v>0.046937</c:v>
                </c:pt>
                <c:pt idx="603">
                  <c:v>0.050182</c:v>
                </c:pt>
                <c:pt idx="604">
                  <c:v>0.07366</c:v>
                </c:pt>
                <c:pt idx="605">
                  <c:v>0.093918</c:v>
                </c:pt>
                <c:pt idx="606">
                  <c:v>0.098189</c:v>
                </c:pt>
                <c:pt idx="607">
                  <c:v>0.09286</c:v>
                </c:pt>
                <c:pt idx="608">
                  <c:v>0.075802</c:v>
                </c:pt>
                <c:pt idx="609">
                  <c:v>0.042761</c:v>
                </c:pt>
                <c:pt idx="610">
                  <c:v>0.015067</c:v>
                </c:pt>
                <c:pt idx="611">
                  <c:v>0.011871</c:v>
                </c:pt>
                <c:pt idx="612">
                  <c:v>0.023592</c:v>
                </c:pt>
                <c:pt idx="613">
                  <c:v>0.035353</c:v>
                </c:pt>
                <c:pt idx="614">
                  <c:v>0.034349</c:v>
                </c:pt>
                <c:pt idx="615">
                  <c:v>0.023744</c:v>
                </c:pt>
                <c:pt idx="616">
                  <c:v>0.004638</c:v>
                </c:pt>
                <c:pt idx="617">
                  <c:v>-0.018715</c:v>
                </c:pt>
                <c:pt idx="618">
                  <c:v>-0.042059</c:v>
                </c:pt>
                <c:pt idx="619">
                  <c:v>-0.05792</c:v>
                </c:pt>
                <c:pt idx="620">
                  <c:v>-0.064182</c:v>
                </c:pt>
                <c:pt idx="621">
                  <c:v>-0.053394</c:v>
                </c:pt>
                <c:pt idx="622">
                  <c:v>-0.033021</c:v>
                </c:pt>
                <c:pt idx="623">
                  <c:v>-0.011588</c:v>
                </c:pt>
                <c:pt idx="624">
                  <c:v>0.000221</c:v>
                </c:pt>
                <c:pt idx="625">
                  <c:v>0.004555</c:v>
                </c:pt>
                <c:pt idx="626">
                  <c:v>0.008869</c:v>
                </c:pt>
                <c:pt idx="627">
                  <c:v>-0.00175</c:v>
                </c:pt>
                <c:pt idx="628">
                  <c:v>-0.018744</c:v>
                </c:pt>
                <c:pt idx="629">
                  <c:v>-0.043179</c:v>
                </c:pt>
                <c:pt idx="630">
                  <c:v>-0.040985</c:v>
                </c:pt>
                <c:pt idx="631">
                  <c:v>0.011264</c:v>
                </c:pt>
                <c:pt idx="632">
                  <c:v>0.088018</c:v>
                </c:pt>
                <c:pt idx="633">
                  <c:v>0.129624</c:v>
                </c:pt>
                <c:pt idx="634">
                  <c:v>0.0977</c:v>
                </c:pt>
                <c:pt idx="635">
                  <c:v>0.017844</c:v>
                </c:pt>
                <c:pt idx="636">
                  <c:v>-0.055587</c:v>
                </c:pt>
                <c:pt idx="637">
                  <c:v>-0.091729</c:v>
                </c:pt>
                <c:pt idx="638">
                  <c:v>-0.104459</c:v>
                </c:pt>
                <c:pt idx="639">
                  <c:v>-0.089502</c:v>
                </c:pt>
                <c:pt idx="640">
                  <c:v>-0.050021</c:v>
                </c:pt>
                <c:pt idx="641">
                  <c:v>0.002277</c:v>
                </c:pt>
                <c:pt idx="642">
                  <c:v>0.038574</c:v>
                </c:pt>
                <c:pt idx="643">
                  <c:v>0.03646</c:v>
                </c:pt>
                <c:pt idx="644">
                  <c:v>0.010894</c:v>
                </c:pt>
                <c:pt idx="645">
                  <c:v>-0.021066</c:v>
                </c:pt>
                <c:pt idx="646">
                  <c:v>-0.04449</c:v>
                </c:pt>
                <c:pt idx="647">
                  <c:v>-0.06682</c:v>
                </c:pt>
                <c:pt idx="648">
                  <c:v>-0.100863</c:v>
                </c:pt>
                <c:pt idx="649">
                  <c:v>-0.151971</c:v>
                </c:pt>
                <c:pt idx="650">
                  <c:v>-0.196698</c:v>
                </c:pt>
                <c:pt idx="651">
                  <c:v>-0.221207</c:v>
                </c:pt>
                <c:pt idx="652">
                  <c:v>-0.229757</c:v>
                </c:pt>
                <c:pt idx="653">
                  <c:v>-0.236141</c:v>
                </c:pt>
                <c:pt idx="654">
                  <c:v>-0.257433</c:v>
                </c:pt>
                <c:pt idx="655">
                  <c:v>-0.276619</c:v>
                </c:pt>
                <c:pt idx="656">
                  <c:v>-0.270252</c:v>
                </c:pt>
                <c:pt idx="657">
                  <c:v>-0.244683</c:v>
                </c:pt>
                <c:pt idx="658">
                  <c:v>-0.215916</c:v>
                </c:pt>
                <c:pt idx="659">
                  <c:v>-0.195675</c:v>
                </c:pt>
                <c:pt idx="660">
                  <c:v>-0.17752</c:v>
                </c:pt>
                <c:pt idx="661">
                  <c:v>-0.166847</c:v>
                </c:pt>
                <c:pt idx="662">
                  <c:v>-0.16262</c:v>
                </c:pt>
                <c:pt idx="663">
                  <c:v>-0.155221</c:v>
                </c:pt>
                <c:pt idx="664">
                  <c:v>-0.135052</c:v>
                </c:pt>
                <c:pt idx="665">
                  <c:v>-0.108496</c:v>
                </c:pt>
                <c:pt idx="666">
                  <c:v>-0.077684</c:v>
                </c:pt>
                <c:pt idx="667">
                  <c:v>-0.040473</c:v>
                </c:pt>
                <c:pt idx="668">
                  <c:v>-0.01068</c:v>
                </c:pt>
                <c:pt idx="669">
                  <c:v>-0.035221</c:v>
                </c:pt>
                <c:pt idx="670">
                  <c:v>-0.121562</c:v>
                </c:pt>
                <c:pt idx="671">
                  <c:v>-0.191936</c:v>
                </c:pt>
                <c:pt idx="672">
                  <c:v>-0.197336</c:v>
                </c:pt>
                <c:pt idx="673">
                  <c:v>-0.172924</c:v>
                </c:pt>
                <c:pt idx="674">
                  <c:v>-0.119778</c:v>
                </c:pt>
                <c:pt idx="675">
                  <c:v>-0.0432</c:v>
                </c:pt>
                <c:pt idx="676">
                  <c:v>0.00675</c:v>
                </c:pt>
                <c:pt idx="677">
                  <c:v>-0.009336</c:v>
                </c:pt>
                <c:pt idx="678">
                  <c:v>-0.072266</c:v>
                </c:pt>
                <c:pt idx="679">
                  <c:v>-0.125562</c:v>
                </c:pt>
                <c:pt idx="680">
                  <c:v>-0.140491</c:v>
                </c:pt>
                <c:pt idx="681">
                  <c:v>-0.088336</c:v>
                </c:pt>
                <c:pt idx="682">
                  <c:v>0.024511</c:v>
                </c:pt>
                <c:pt idx="683">
                  <c:v>0.108555</c:v>
                </c:pt>
                <c:pt idx="684">
                  <c:v>0.095598</c:v>
                </c:pt>
                <c:pt idx="685">
                  <c:v>0.036828</c:v>
                </c:pt>
                <c:pt idx="686">
                  <c:v>0.012188</c:v>
                </c:pt>
                <c:pt idx="687">
                  <c:v>0.060034</c:v>
                </c:pt>
                <c:pt idx="688">
                  <c:v>0.171752</c:v>
                </c:pt>
                <c:pt idx="689">
                  <c:v>0.264241</c:v>
                </c:pt>
                <c:pt idx="690">
                  <c:v>0.261963</c:v>
                </c:pt>
                <c:pt idx="691">
                  <c:v>0.239495</c:v>
                </c:pt>
                <c:pt idx="692">
                  <c:v>0.236256</c:v>
                </c:pt>
                <c:pt idx="693">
                  <c:v>0.284191</c:v>
                </c:pt>
                <c:pt idx="694">
                  <c:v>0.36622</c:v>
                </c:pt>
                <c:pt idx="695">
                  <c:v>0.409866</c:v>
                </c:pt>
                <c:pt idx="696">
                  <c:v>0.348045</c:v>
                </c:pt>
                <c:pt idx="697">
                  <c:v>0.202121</c:v>
                </c:pt>
                <c:pt idx="698">
                  <c:v>0.02958</c:v>
                </c:pt>
                <c:pt idx="699">
                  <c:v>-0.082248</c:v>
                </c:pt>
                <c:pt idx="700">
                  <c:v>-0.130178</c:v>
                </c:pt>
                <c:pt idx="701">
                  <c:v>-0.141914</c:v>
                </c:pt>
                <c:pt idx="702">
                  <c:v>-0.12808</c:v>
                </c:pt>
                <c:pt idx="703">
                  <c:v>-0.097191</c:v>
                </c:pt>
                <c:pt idx="704">
                  <c:v>-0.084388</c:v>
                </c:pt>
                <c:pt idx="705">
                  <c:v>-0.07267</c:v>
                </c:pt>
                <c:pt idx="706">
                  <c:v>-0.023765</c:v>
                </c:pt>
                <c:pt idx="707">
                  <c:v>0.004864</c:v>
                </c:pt>
                <c:pt idx="708">
                  <c:v>0.06768</c:v>
                </c:pt>
                <c:pt idx="709">
                  <c:v>0.127295</c:v>
                </c:pt>
                <c:pt idx="710">
                  <c:v>0.168785</c:v>
                </c:pt>
                <c:pt idx="711">
                  <c:v>0.232645</c:v>
                </c:pt>
                <c:pt idx="712">
                  <c:v>0.260323</c:v>
                </c:pt>
                <c:pt idx="713">
                  <c:v>0.212391</c:v>
                </c:pt>
                <c:pt idx="714">
                  <c:v>0.100542</c:v>
                </c:pt>
                <c:pt idx="715">
                  <c:v>-0.013425</c:v>
                </c:pt>
                <c:pt idx="716">
                  <c:v>-0.091162</c:v>
                </c:pt>
                <c:pt idx="717">
                  <c:v>-0.133732</c:v>
                </c:pt>
                <c:pt idx="718">
                  <c:v>-0.107044</c:v>
                </c:pt>
                <c:pt idx="719">
                  <c:v>-0.054776</c:v>
                </c:pt>
                <c:pt idx="720">
                  <c:v>-0.002515</c:v>
                </c:pt>
                <c:pt idx="721">
                  <c:v>0.010329</c:v>
                </c:pt>
                <c:pt idx="722">
                  <c:v>-0.015184</c:v>
                </c:pt>
                <c:pt idx="723">
                  <c:v>-0.042832</c:v>
                </c:pt>
                <c:pt idx="724">
                  <c:v>-0.041705</c:v>
                </c:pt>
                <c:pt idx="725">
                  <c:v>-0.025673</c:v>
                </c:pt>
                <c:pt idx="726">
                  <c:v>-0.020291</c:v>
                </c:pt>
                <c:pt idx="727">
                  <c:v>-0.027694</c:v>
                </c:pt>
                <c:pt idx="728">
                  <c:v>-0.03935</c:v>
                </c:pt>
                <c:pt idx="729">
                  <c:v>-0.041415</c:v>
                </c:pt>
                <c:pt idx="730">
                  <c:v>-0.036042</c:v>
                </c:pt>
                <c:pt idx="731">
                  <c:v>-0.038151</c:v>
                </c:pt>
                <c:pt idx="732">
                  <c:v>-0.046671</c:v>
                </c:pt>
                <c:pt idx="733">
                  <c:v>-0.048811</c:v>
                </c:pt>
                <c:pt idx="734">
                  <c:v>-0.042421</c:v>
                </c:pt>
                <c:pt idx="735">
                  <c:v>-0.030694</c:v>
                </c:pt>
                <c:pt idx="736">
                  <c:v>-0.020017</c:v>
                </c:pt>
                <c:pt idx="737">
                  <c:v>-0.014631</c:v>
                </c:pt>
                <c:pt idx="738">
                  <c:v>-0.019879</c:v>
                </c:pt>
                <c:pt idx="739">
                  <c:v>-0.031514</c:v>
                </c:pt>
                <c:pt idx="740">
                  <c:v>-0.038881</c:v>
                </c:pt>
                <c:pt idx="741">
                  <c:v>-0.04092</c:v>
                </c:pt>
                <c:pt idx="742">
                  <c:v>-0.046157</c:v>
                </c:pt>
                <c:pt idx="743">
                  <c:v>-0.059926</c:v>
                </c:pt>
                <c:pt idx="744">
                  <c:v>-0.081156</c:v>
                </c:pt>
                <c:pt idx="745">
                  <c:v>-0.09917</c:v>
                </c:pt>
                <c:pt idx="746">
                  <c:v>-0.100128</c:v>
                </c:pt>
                <c:pt idx="747">
                  <c:v>-0.060612</c:v>
                </c:pt>
                <c:pt idx="748">
                  <c:v>0.020442</c:v>
                </c:pt>
                <c:pt idx="749">
                  <c:v>0.095098</c:v>
                </c:pt>
                <c:pt idx="750">
                  <c:v>0.117553</c:v>
                </c:pt>
                <c:pt idx="751">
                  <c:v>0.053695</c:v>
                </c:pt>
                <c:pt idx="752">
                  <c:v>-0.030427</c:v>
                </c:pt>
                <c:pt idx="753">
                  <c:v>-0.065568</c:v>
                </c:pt>
                <c:pt idx="754">
                  <c:v>-0.052812</c:v>
                </c:pt>
                <c:pt idx="755">
                  <c:v>-0.014485</c:v>
                </c:pt>
                <c:pt idx="756">
                  <c:v>0.032399</c:v>
                </c:pt>
                <c:pt idx="757">
                  <c:v>0.064404</c:v>
                </c:pt>
                <c:pt idx="758">
                  <c:v>0.064479</c:v>
                </c:pt>
                <c:pt idx="759">
                  <c:v>0.059231</c:v>
                </c:pt>
                <c:pt idx="760">
                  <c:v>0.060349</c:v>
                </c:pt>
                <c:pt idx="761">
                  <c:v>0.056111</c:v>
                </c:pt>
                <c:pt idx="762">
                  <c:v>0.040142</c:v>
                </c:pt>
                <c:pt idx="763">
                  <c:v>0.007127</c:v>
                </c:pt>
                <c:pt idx="764">
                  <c:v>-0.030156</c:v>
                </c:pt>
                <c:pt idx="765">
                  <c:v>-0.024816</c:v>
                </c:pt>
                <c:pt idx="766">
                  <c:v>0.025305</c:v>
                </c:pt>
                <c:pt idx="767">
                  <c:v>0.077591</c:v>
                </c:pt>
                <c:pt idx="768">
                  <c:v>0.070226</c:v>
                </c:pt>
                <c:pt idx="769">
                  <c:v>0.011719</c:v>
                </c:pt>
                <c:pt idx="770">
                  <c:v>-0.042524</c:v>
                </c:pt>
                <c:pt idx="771">
                  <c:v>-0.068016</c:v>
                </c:pt>
                <c:pt idx="772">
                  <c:v>-0.055213</c:v>
                </c:pt>
                <c:pt idx="773">
                  <c:v>-0.011548</c:v>
                </c:pt>
                <c:pt idx="774">
                  <c:v>0.007587</c:v>
                </c:pt>
                <c:pt idx="775">
                  <c:v>-0.02231</c:v>
                </c:pt>
                <c:pt idx="776">
                  <c:v>-0.093692</c:v>
                </c:pt>
                <c:pt idx="777">
                  <c:v>-0.187351</c:v>
                </c:pt>
                <c:pt idx="778">
                  <c:v>-0.300136</c:v>
                </c:pt>
                <c:pt idx="779">
                  <c:v>-0.403373</c:v>
                </c:pt>
                <c:pt idx="780">
                  <c:v>-0.466198</c:v>
                </c:pt>
                <c:pt idx="781">
                  <c:v>-0.473711</c:v>
                </c:pt>
                <c:pt idx="782">
                  <c:v>-0.43329</c:v>
                </c:pt>
                <c:pt idx="783">
                  <c:v>-0.384299</c:v>
                </c:pt>
                <c:pt idx="784">
                  <c:v>-0.364064</c:v>
                </c:pt>
                <c:pt idx="785">
                  <c:v>-0.392826</c:v>
                </c:pt>
                <c:pt idx="786">
                  <c:v>-0.463122</c:v>
                </c:pt>
                <c:pt idx="787">
                  <c:v>-0.548357</c:v>
                </c:pt>
                <c:pt idx="788">
                  <c:v>-0.600545</c:v>
                </c:pt>
                <c:pt idx="789">
                  <c:v>-0.58561</c:v>
                </c:pt>
                <c:pt idx="790">
                  <c:v>-0.533442</c:v>
                </c:pt>
                <c:pt idx="791">
                  <c:v>-0.468532</c:v>
                </c:pt>
                <c:pt idx="792">
                  <c:v>-0.412167</c:v>
                </c:pt>
                <c:pt idx="793">
                  <c:v>-0.390952</c:v>
                </c:pt>
                <c:pt idx="794">
                  <c:v>-0.401704</c:v>
                </c:pt>
                <c:pt idx="795">
                  <c:v>-0.41139</c:v>
                </c:pt>
                <c:pt idx="796">
                  <c:v>-0.397625</c:v>
                </c:pt>
                <c:pt idx="797">
                  <c:v>-0.357215</c:v>
                </c:pt>
                <c:pt idx="798">
                  <c:v>-0.300798</c:v>
                </c:pt>
                <c:pt idx="799">
                  <c:v>-0.257146</c:v>
                </c:pt>
                <c:pt idx="800">
                  <c:v>-0.244362</c:v>
                </c:pt>
                <c:pt idx="801">
                  <c:v>-0.244339</c:v>
                </c:pt>
                <c:pt idx="802">
                  <c:v>-0.225135</c:v>
                </c:pt>
                <c:pt idx="803">
                  <c:v>-0.17717</c:v>
                </c:pt>
                <c:pt idx="804">
                  <c:v>-0.127082</c:v>
                </c:pt>
                <c:pt idx="805">
                  <c:v>-0.084483</c:v>
                </c:pt>
                <c:pt idx="806">
                  <c:v>-0.086667</c:v>
                </c:pt>
                <c:pt idx="807">
                  <c:v>-0.138936</c:v>
                </c:pt>
                <c:pt idx="808">
                  <c:v>-0.18697</c:v>
                </c:pt>
                <c:pt idx="809">
                  <c:v>-0.174283</c:v>
                </c:pt>
                <c:pt idx="810">
                  <c:v>-0.117914</c:v>
                </c:pt>
                <c:pt idx="811">
                  <c:v>-0.041298</c:v>
                </c:pt>
                <c:pt idx="812">
                  <c:v>0.032117</c:v>
                </c:pt>
                <c:pt idx="813">
                  <c:v>0.089552</c:v>
                </c:pt>
                <c:pt idx="814">
                  <c:v>0.106485</c:v>
                </c:pt>
                <c:pt idx="815">
                  <c:v>0.072271</c:v>
                </c:pt>
                <c:pt idx="816">
                  <c:v>0.023142</c:v>
                </c:pt>
                <c:pt idx="817">
                  <c:v>-0.004695</c:v>
                </c:pt>
                <c:pt idx="818">
                  <c:v>-0.027199</c:v>
                </c:pt>
                <c:pt idx="819">
                  <c:v>-0.044366</c:v>
                </c:pt>
                <c:pt idx="820">
                  <c:v>-0.033806</c:v>
                </c:pt>
                <c:pt idx="821">
                  <c:v>0.010874</c:v>
                </c:pt>
                <c:pt idx="822">
                  <c:v>0.080047</c:v>
                </c:pt>
                <c:pt idx="823">
                  <c:v>0.127906</c:v>
                </c:pt>
                <c:pt idx="824">
                  <c:v>0.11721</c:v>
                </c:pt>
                <c:pt idx="825">
                  <c:v>0.104425</c:v>
                </c:pt>
                <c:pt idx="826">
                  <c:v>0.141731</c:v>
                </c:pt>
                <c:pt idx="827">
                  <c:v>0.187553</c:v>
                </c:pt>
                <c:pt idx="828">
                  <c:v>0.212066</c:v>
                </c:pt>
                <c:pt idx="829">
                  <c:v>0.209933</c:v>
                </c:pt>
                <c:pt idx="830">
                  <c:v>0.186489</c:v>
                </c:pt>
                <c:pt idx="831">
                  <c:v>0.153455</c:v>
                </c:pt>
                <c:pt idx="832">
                  <c:v>0.10657</c:v>
                </c:pt>
                <c:pt idx="833">
                  <c:v>0.019229</c:v>
                </c:pt>
                <c:pt idx="834">
                  <c:v>-0.077685</c:v>
                </c:pt>
                <c:pt idx="835">
                  <c:v>-0.138427</c:v>
                </c:pt>
                <c:pt idx="836">
                  <c:v>-0.138472</c:v>
                </c:pt>
                <c:pt idx="837">
                  <c:v>-0.096962</c:v>
                </c:pt>
                <c:pt idx="838">
                  <c:v>-0.028796</c:v>
                </c:pt>
                <c:pt idx="839">
                  <c:v>0.057482</c:v>
                </c:pt>
                <c:pt idx="840">
                  <c:v>0.158663</c:v>
                </c:pt>
                <c:pt idx="841">
                  <c:v>0.257716</c:v>
                </c:pt>
                <c:pt idx="842">
                  <c:v>0.368525</c:v>
                </c:pt>
                <c:pt idx="843">
                  <c:v>0.510237</c:v>
                </c:pt>
                <c:pt idx="844">
                  <c:v>0.641294</c:v>
                </c:pt>
                <c:pt idx="845">
                  <c:v>0.688192</c:v>
                </c:pt>
                <c:pt idx="846">
                  <c:v>0.593385</c:v>
                </c:pt>
                <c:pt idx="847">
                  <c:v>0.426113</c:v>
                </c:pt>
                <c:pt idx="848">
                  <c:v>0.268418</c:v>
                </c:pt>
                <c:pt idx="849">
                  <c:v>0.132042</c:v>
                </c:pt>
                <c:pt idx="850">
                  <c:v>0.025491</c:v>
                </c:pt>
                <c:pt idx="851">
                  <c:v>-0.037403</c:v>
                </c:pt>
                <c:pt idx="852">
                  <c:v>-0.057602</c:v>
                </c:pt>
                <c:pt idx="853">
                  <c:v>-0.058658</c:v>
                </c:pt>
                <c:pt idx="854">
                  <c:v>-0.046851</c:v>
                </c:pt>
                <c:pt idx="855">
                  <c:v>-0.042561</c:v>
                </c:pt>
                <c:pt idx="856">
                  <c:v>-0.020131</c:v>
                </c:pt>
                <c:pt idx="857">
                  <c:v>0.015073</c:v>
                </c:pt>
                <c:pt idx="858">
                  <c:v>0.032125</c:v>
                </c:pt>
                <c:pt idx="859">
                  <c:v>0.037453</c:v>
                </c:pt>
                <c:pt idx="860">
                  <c:v>0.025738</c:v>
                </c:pt>
                <c:pt idx="861">
                  <c:v>-0.018972</c:v>
                </c:pt>
                <c:pt idx="862">
                  <c:v>-0.100936</c:v>
                </c:pt>
                <c:pt idx="863">
                  <c:v>-0.172263</c:v>
                </c:pt>
                <c:pt idx="864">
                  <c:v>-0.189284</c:v>
                </c:pt>
                <c:pt idx="865">
                  <c:v>-0.151967</c:v>
                </c:pt>
                <c:pt idx="866">
                  <c:v>-0.109327</c:v>
                </c:pt>
                <c:pt idx="867">
                  <c:v>-0.080537</c:v>
                </c:pt>
                <c:pt idx="868">
                  <c:v>-0.061304</c:v>
                </c:pt>
                <c:pt idx="869">
                  <c:v>-0.032439</c:v>
                </c:pt>
                <c:pt idx="870">
                  <c:v>-0.002506</c:v>
                </c:pt>
                <c:pt idx="871">
                  <c:v>0.041197</c:v>
                </c:pt>
                <c:pt idx="872">
                  <c:v>0.114732</c:v>
                </c:pt>
                <c:pt idx="873">
                  <c:v>0.168061</c:v>
                </c:pt>
                <c:pt idx="874">
                  <c:v>0.134081</c:v>
                </c:pt>
                <c:pt idx="875">
                  <c:v>0.04788</c:v>
                </c:pt>
                <c:pt idx="876">
                  <c:v>-0.024524</c:v>
                </c:pt>
                <c:pt idx="877">
                  <c:v>-0.075628</c:v>
                </c:pt>
                <c:pt idx="878">
                  <c:v>-0.123502</c:v>
                </c:pt>
                <c:pt idx="879">
                  <c:v>-0.18946</c:v>
                </c:pt>
                <c:pt idx="880">
                  <c:v>-0.236233</c:v>
                </c:pt>
                <c:pt idx="881">
                  <c:v>-0.21487</c:v>
                </c:pt>
                <c:pt idx="882">
                  <c:v>-0.158395</c:v>
                </c:pt>
                <c:pt idx="883">
                  <c:v>-0.06997</c:v>
                </c:pt>
                <c:pt idx="884">
                  <c:v>0.052513</c:v>
                </c:pt>
                <c:pt idx="885">
                  <c:v>0.158997</c:v>
                </c:pt>
                <c:pt idx="886">
                  <c:v>0.176014</c:v>
                </c:pt>
                <c:pt idx="887">
                  <c:v>0.131263</c:v>
                </c:pt>
                <c:pt idx="888">
                  <c:v>0.06306</c:v>
                </c:pt>
                <c:pt idx="889">
                  <c:v>0.051324</c:v>
                </c:pt>
                <c:pt idx="890">
                  <c:v>0.08541</c:v>
                </c:pt>
                <c:pt idx="891">
                  <c:v>0.101411</c:v>
                </c:pt>
                <c:pt idx="892">
                  <c:v>0.091848</c:v>
                </c:pt>
                <c:pt idx="893">
                  <c:v>0.048203</c:v>
                </c:pt>
                <c:pt idx="894">
                  <c:v>-0.003941</c:v>
                </c:pt>
                <c:pt idx="895">
                  <c:v>-0.019885</c:v>
                </c:pt>
                <c:pt idx="896">
                  <c:v>0.016341</c:v>
                </c:pt>
                <c:pt idx="897">
                  <c:v>0.078124</c:v>
                </c:pt>
                <c:pt idx="898">
                  <c:v>0.11755</c:v>
                </c:pt>
                <c:pt idx="899">
                  <c:v>0.08452</c:v>
                </c:pt>
                <c:pt idx="900">
                  <c:v>-0.047629</c:v>
                </c:pt>
                <c:pt idx="901">
                  <c:v>-0.227725</c:v>
                </c:pt>
                <c:pt idx="902">
                  <c:v>-0.403549</c:v>
                </c:pt>
                <c:pt idx="903">
                  <c:v>-0.458905</c:v>
                </c:pt>
                <c:pt idx="904">
                  <c:v>-0.400187</c:v>
                </c:pt>
                <c:pt idx="905">
                  <c:v>-0.32338</c:v>
                </c:pt>
                <c:pt idx="906">
                  <c:v>-0.262639</c:v>
                </c:pt>
                <c:pt idx="907">
                  <c:v>-0.294668</c:v>
                </c:pt>
                <c:pt idx="908">
                  <c:v>-0.384129</c:v>
                </c:pt>
                <c:pt idx="909">
                  <c:v>-0.451182</c:v>
                </c:pt>
                <c:pt idx="910">
                  <c:v>-0.489454</c:v>
                </c:pt>
                <c:pt idx="911">
                  <c:v>-0.521339</c:v>
                </c:pt>
                <c:pt idx="912">
                  <c:v>-0.516992</c:v>
                </c:pt>
                <c:pt idx="913">
                  <c:v>-0.462596</c:v>
                </c:pt>
                <c:pt idx="914">
                  <c:v>-0.324069</c:v>
                </c:pt>
                <c:pt idx="915">
                  <c:v>-0.187655</c:v>
                </c:pt>
                <c:pt idx="916">
                  <c:v>-0.184379</c:v>
                </c:pt>
                <c:pt idx="917">
                  <c:v>-0.244013</c:v>
                </c:pt>
                <c:pt idx="918">
                  <c:v>-0.315495</c:v>
                </c:pt>
                <c:pt idx="919">
                  <c:v>-0.352827</c:v>
                </c:pt>
                <c:pt idx="920">
                  <c:v>-0.412501</c:v>
                </c:pt>
                <c:pt idx="921">
                  <c:v>-0.555208</c:v>
                </c:pt>
                <c:pt idx="922">
                  <c:v>-0.738403</c:v>
                </c:pt>
                <c:pt idx="923">
                  <c:v>-0.865174</c:v>
                </c:pt>
                <c:pt idx="924">
                  <c:v>-0.886495</c:v>
                </c:pt>
                <c:pt idx="925">
                  <c:v>-0.833245</c:v>
                </c:pt>
                <c:pt idx="926">
                  <c:v>-0.752307</c:v>
                </c:pt>
                <c:pt idx="927">
                  <c:v>-0.662845</c:v>
                </c:pt>
                <c:pt idx="928">
                  <c:v>-0.570155</c:v>
                </c:pt>
                <c:pt idx="929">
                  <c:v>-0.485954</c:v>
                </c:pt>
                <c:pt idx="930">
                  <c:v>-0.419855</c:v>
                </c:pt>
                <c:pt idx="931">
                  <c:v>-0.368693</c:v>
                </c:pt>
                <c:pt idx="932">
                  <c:v>-0.325011</c:v>
                </c:pt>
                <c:pt idx="933">
                  <c:v>-0.280277</c:v>
                </c:pt>
                <c:pt idx="934">
                  <c:v>-0.235558</c:v>
                </c:pt>
                <c:pt idx="935">
                  <c:v>-0.199389</c:v>
                </c:pt>
                <c:pt idx="936">
                  <c:v>-0.193051</c:v>
                </c:pt>
                <c:pt idx="937">
                  <c:v>-0.217619</c:v>
                </c:pt>
                <c:pt idx="938">
                  <c:v>-0.252896</c:v>
                </c:pt>
                <c:pt idx="939">
                  <c:v>-0.28175</c:v>
                </c:pt>
                <c:pt idx="940">
                  <c:v>-0.282834</c:v>
                </c:pt>
                <c:pt idx="941">
                  <c:v>-0.270135</c:v>
                </c:pt>
                <c:pt idx="942">
                  <c:v>-0.244692</c:v>
                </c:pt>
                <c:pt idx="943">
                  <c:v>-0.19791</c:v>
                </c:pt>
                <c:pt idx="944">
                  <c:v>-0.164963</c:v>
                </c:pt>
                <c:pt idx="945">
                  <c:v>-0.166123</c:v>
                </c:pt>
                <c:pt idx="946">
                  <c:v>-0.189666</c:v>
                </c:pt>
                <c:pt idx="947">
                  <c:v>-0.214269</c:v>
                </c:pt>
                <c:pt idx="948">
                  <c:v>-0.207984</c:v>
                </c:pt>
                <c:pt idx="949">
                  <c:v>-0.176109</c:v>
                </c:pt>
                <c:pt idx="950">
                  <c:v>-0.13251</c:v>
                </c:pt>
                <c:pt idx="951">
                  <c:v>-0.09746</c:v>
                </c:pt>
                <c:pt idx="952">
                  <c:v>-0.078397</c:v>
                </c:pt>
                <c:pt idx="953">
                  <c:v>-0.048673</c:v>
                </c:pt>
                <c:pt idx="954">
                  <c:v>-0.013617</c:v>
                </c:pt>
                <c:pt idx="955">
                  <c:v>-0.005167</c:v>
                </c:pt>
                <c:pt idx="956">
                  <c:v>-0.016939</c:v>
                </c:pt>
                <c:pt idx="957">
                  <c:v>-0.013773</c:v>
                </c:pt>
                <c:pt idx="958">
                  <c:v>-0.003137</c:v>
                </c:pt>
                <c:pt idx="959">
                  <c:v>-0.030842</c:v>
                </c:pt>
                <c:pt idx="960">
                  <c:v>-0.102192</c:v>
                </c:pt>
                <c:pt idx="961">
                  <c:v>-0.154333</c:v>
                </c:pt>
                <c:pt idx="962">
                  <c:v>-0.137305</c:v>
                </c:pt>
                <c:pt idx="963">
                  <c:v>-0.107489</c:v>
                </c:pt>
                <c:pt idx="964">
                  <c:v>-0.095723</c:v>
                </c:pt>
                <c:pt idx="965">
                  <c:v>-0.052059</c:v>
                </c:pt>
                <c:pt idx="966">
                  <c:v>-0.02976</c:v>
                </c:pt>
                <c:pt idx="967">
                  <c:v>-0.013786</c:v>
                </c:pt>
                <c:pt idx="968">
                  <c:v>0.074628</c:v>
                </c:pt>
                <c:pt idx="969">
                  <c:v>0.160885</c:v>
                </c:pt>
                <c:pt idx="970">
                  <c:v>0.186489</c:v>
                </c:pt>
                <c:pt idx="971">
                  <c:v>0.154531</c:v>
                </c:pt>
                <c:pt idx="972">
                  <c:v>0.007455</c:v>
                </c:pt>
                <c:pt idx="973">
                  <c:v>-0.184292</c:v>
                </c:pt>
                <c:pt idx="974">
                  <c:v>-0.223697</c:v>
                </c:pt>
                <c:pt idx="975">
                  <c:v>-0.21515</c:v>
                </c:pt>
                <c:pt idx="976">
                  <c:v>-0.170456</c:v>
                </c:pt>
                <c:pt idx="977">
                  <c:v>-0.1428</c:v>
                </c:pt>
                <c:pt idx="978">
                  <c:v>-0.101284</c:v>
                </c:pt>
                <c:pt idx="979">
                  <c:v>-0.052285</c:v>
                </c:pt>
                <c:pt idx="980">
                  <c:v>0.006291</c:v>
                </c:pt>
                <c:pt idx="981">
                  <c:v>0.044586</c:v>
                </c:pt>
                <c:pt idx="982">
                  <c:v>0.07116</c:v>
                </c:pt>
                <c:pt idx="983">
                  <c:v>0.117003</c:v>
                </c:pt>
                <c:pt idx="984">
                  <c:v>0.184164</c:v>
                </c:pt>
                <c:pt idx="985">
                  <c:v>0.222532</c:v>
                </c:pt>
                <c:pt idx="986">
                  <c:v>0.216123</c:v>
                </c:pt>
                <c:pt idx="987">
                  <c:v>0.176658</c:v>
                </c:pt>
                <c:pt idx="988">
                  <c:v>0.107379</c:v>
                </c:pt>
                <c:pt idx="989">
                  <c:v>0.001898</c:v>
                </c:pt>
                <c:pt idx="990">
                  <c:v>-0.113166</c:v>
                </c:pt>
                <c:pt idx="991">
                  <c:v>-0.220741</c:v>
                </c:pt>
                <c:pt idx="992">
                  <c:v>-0.28676</c:v>
                </c:pt>
                <c:pt idx="993">
                  <c:v>-0.32406</c:v>
                </c:pt>
                <c:pt idx="994">
                  <c:v>-0.374228</c:v>
                </c:pt>
                <c:pt idx="995">
                  <c:v>-0.412674</c:v>
                </c:pt>
                <c:pt idx="996">
                  <c:v>-0.443583</c:v>
                </c:pt>
                <c:pt idx="997">
                  <c:v>-0.484076</c:v>
                </c:pt>
                <c:pt idx="998">
                  <c:v>-0.46281</c:v>
                </c:pt>
                <c:pt idx="999">
                  <c:v>-0.340355</c:v>
                </c:pt>
                <c:pt idx="1000">
                  <c:v>-0.212555</c:v>
                </c:pt>
                <c:pt idx="1001">
                  <c:v>-0.254193</c:v>
                </c:pt>
                <c:pt idx="1002">
                  <c:v>-0.451363</c:v>
                </c:pt>
                <c:pt idx="1003">
                  <c:v>-0.737996</c:v>
                </c:pt>
                <c:pt idx="1004">
                  <c:v>-0.984114</c:v>
                </c:pt>
                <c:pt idx="1005">
                  <c:v>-1.089556</c:v>
                </c:pt>
                <c:pt idx="1006">
                  <c:v>-1.074606</c:v>
                </c:pt>
                <c:pt idx="1007">
                  <c:v>-0.965894</c:v>
                </c:pt>
                <c:pt idx="1008">
                  <c:v>-0.810277</c:v>
                </c:pt>
                <c:pt idx="1009">
                  <c:v>-0.669555</c:v>
                </c:pt>
                <c:pt idx="1010">
                  <c:v>-0.567182</c:v>
                </c:pt>
                <c:pt idx="1011">
                  <c:v>-0.486086</c:v>
                </c:pt>
                <c:pt idx="1012">
                  <c:v>-0.448635</c:v>
                </c:pt>
                <c:pt idx="1013">
                  <c:v>-0.466617</c:v>
                </c:pt>
                <c:pt idx="1014">
                  <c:v>-0.485691</c:v>
                </c:pt>
                <c:pt idx="1015">
                  <c:v>-0.441949</c:v>
                </c:pt>
                <c:pt idx="1016">
                  <c:v>-0.34393</c:v>
                </c:pt>
                <c:pt idx="1017">
                  <c:v>-0.246976</c:v>
                </c:pt>
                <c:pt idx="1018">
                  <c:v>-0.200057</c:v>
                </c:pt>
                <c:pt idx="1019">
                  <c:v>-0.209608</c:v>
                </c:pt>
                <c:pt idx="1020">
                  <c:v>-0.211675</c:v>
                </c:pt>
                <c:pt idx="1021">
                  <c:v>-0.195608</c:v>
                </c:pt>
                <c:pt idx="1022">
                  <c:v>-0.173149</c:v>
                </c:pt>
                <c:pt idx="1023">
                  <c:v>-0.150703</c:v>
                </c:pt>
                <c:pt idx="1024">
                  <c:v>-0.130401</c:v>
                </c:pt>
                <c:pt idx="1025">
                  <c:v>-0.111164</c:v>
                </c:pt>
                <c:pt idx="1026">
                  <c:v>-0.103641</c:v>
                </c:pt>
                <c:pt idx="1027">
                  <c:v>-0.134491</c:v>
                </c:pt>
                <c:pt idx="1028">
                  <c:v>-0.167478</c:v>
                </c:pt>
                <c:pt idx="1029">
                  <c:v>-0.156792</c:v>
                </c:pt>
                <c:pt idx="1030">
                  <c:v>-0.105632</c:v>
                </c:pt>
                <c:pt idx="1031">
                  <c:v>-0.059788</c:v>
                </c:pt>
                <c:pt idx="1032">
                  <c:v>-0.030973</c:v>
                </c:pt>
                <c:pt idx="1033">
                  <c:v>-0.002153</c:v>
                </c:pt>
                <c:pt idx="1034">
                  <c:v>0.023442</c:v>
                </c:pt>
                <c:pt idx="1035">
                  <c:v>0.033023</c:v>
                </c:pt>
                <c:pt idx="1036">
                  <c:v>0.024495</c:v>
                </c:pt>
                <c:pt idx="1037">
                  <c:v>0.03942</c:v>
                </c:pt>
                <c:pt idx="1038">
                  <c:v>0.066061</c:v>
                </c:pt>
                <c:pt idx="1039">
                  <c:v>0.092687</c:v>
                </c:pt>
                <c:pt idx="1040">
                  <c:v>0.11612</c:v>
                </c:pt>
                <c:pt idx="1041">
                  <c:v>0.122534</c:v>
                </c:pt>
                <c:pt idx="1042">
                  <c:v>0.096979</c:v>
                </c:pt>
                <c:pt idx="1043">
                  <c:v>0.048007</c:v>
                </c:pt>
                <c:pt idx="1044">
                  <c:v>0.003319</c:v>
                </c:pt>
                <c:pt idx="1045">
                  <c:v>0.00546</c:v>
                </c:pt>
                <c:pt idx="1046">
                  <c:v>0.051252</c:v>
                </c:pt>
                <c:pt idx="1047">
                  <c:v>0.130122</c:v>
                </c:pt>
                <c:pt idx="1048">
                  <c:v>0.171806</c:v>
                </c:pt>
                <c:pt idx="1049">
                  <c:v>0.140032</c:v>
                </c:pt>
                <c:pt idx="1050">
                  <c:v>0.132703</c:v>
                </c:pt>
                <c:pt idx="1051">
                  <c:v>0.207333</c:v>
                </c:pt>
                <c:pt idx="1052">
                  <c:v>0.30964</c:v>
                </c:pt>
                <c:pt idx="1053">
                  <c:v>0.369334</c:v>
                </c:pt>
                <c:pt idx="1054">
                  <c:v>0.383209</c:v>
                </c:pt>
                <c:pt idx="1055">
                  <c:v>0.382156</c:v>
                </c:pt>
                <c:pt idx="1056">
                  <c:v>0.375777</c:v>
                </c:pt>
                <c:pt idx="1057">
                  <c:v>0.357727</c:v>
                </c:pt>
                <c:pt idx="1058">
                  <c:v>0.321605</c:v>
                </c:pt>
                <c:pt idx="1059">
                  <c:v>0.283372</c:v>
                </c:pt>
                <c:pt idx="1060">
                  <c:v>0.239816</c:v>
                </c:pt>
                <c:pt idx="1061">
                  <c:v>0.205831</c:v>
                </c:pt>
                <c:pt idx="1062">
                  <c:v>0.210172</c:v>
                </c:pt>
                <c:pt idx="1063">
                  <c:v>0.226199</c:v>
                </c:pt>
                <c:pt idx="1064">
                  <c:v>0.18893</c:v>
                </c:pt>
                <c:pt idx="1065">
                  <c:v>0.080271</c:v>
                </c:pt>
                <c:pt idx="1066">
                  <c:v>-0.048638</c:v>
                </c:pt>
                <c:pt idx="1067">
                  <c:v>-0.11045</c:v>
                </c:pt>
                <c:pt idx="1068">
                  <c:v>-0.076398</c:v>
                </c:pt>
                <c:pt idx="1069">
                  <c:v>0.021583</c:v>
                </c:pt>
                <c:pt idx="1070">
                  <c:v>0.129192</c:v>
                </c:pt>
                <c:pt idx="1071">
                  <c:v>0.194208</c:v>
                </c:pt>
                <c:pt idx="1072">
                  <c:v>0.200683</c:v>
                </c:pt>
                <c:pt idx="1073">
                  <c:v>0.142166</c:v>
                </c:pt>
                <c:pt idx="1074">
                  <c:v>0.091098</c:v>
                </c:pt>
                <c:pt idx="1075">
                  <c:v>0.064517</c:v>
                </c:pt>
                <c:pt idx="1076">
                  <c:v>0.058139</c:v>
                </c:pt>
                <c:pt idx="1077">
                  <c:v>0.031482</c:v>
                </c:pt>
                <c:pt idx="1078">
                  <c:v>-0.045243</c:v>
                </c:pt>
                <c:pt idx="1079">
                  <c:v>-0.178406</c:v>
                </c:pt>
                <c:pt idx="1080">
                  <c:v>-0.329657</c:v>
                </c:pt>
                <c:pt idx="1081">
                  <c:v>-0.467058</c:v>
                </c:pt>
                <c:pt idx="1082">
                  <c:v>-0.556516</c:v>
                </c:pt>
                <c:pt idx="1083">
                  <c:v>-0.578887</c:v>
                </c:pt>
                <c:pt idx="1084">
                  <c:v>-0.542677</c:v>
                </c:pt>
                <c:pt idx="1085">
                  <c:v>-0.486194</c:v>
                </c:pt>
                <c:pt idx="1086">
                  <c:v>-0.425474</c:v>
                </c:pt>
                <c:pt idx="1087">
                  <c:v>-0.419074</c:v>
                </c:pt>
                <c:pt idx="1088">
                  <c:v>-0.458458</c:v>
                </c:pt>
                <c:pt idx="1089">
                  <c:v>-0.494625</c:v>
                </c:pt>
                <c:pt idx="1090">
                  <c:v>-0.481874</c:v>
                </c:pt>
                <c:pt idx="1091">
                  <c:v>-0.42441</c:v>
                </c:pt>
                <c:pt idx="1092">
                  <c:v>-0.343503</c:v>
                </c:pt>
                <c:pt idx="1093">
                  <c:v>-0.333958</c:v>
                </c:pt>
                <c:pt idx="1094">
                  <c:v>-0.427694</c:v>
                </c:pt>
                <c:pt idx="1095">
                  <c:v>-0.50547</c:v>
                </c:pt>
                <c:pt idx="1096">
                  <c:v>-0.514046</c:v>
                </c:pt>
                <c:pt idx="1097">
                  <c:v>-0.484294</c:v>
                </c:pt>
                <c:pt idx="1098">
                  <c:v>-0.441751</c:v>
                </c:pt>
                <c:pt idx="1099">
                  <c:v>-0.405607</c:v>
                </c:pt>
                <c:pt idx="1100">
                  <c:v>-0.387571</c:v>
                </c:pt>
                <c:pt idx="1101">
                  <c:v>-0.375956</c:v>
                </c:pt>
                <c:pt idx="1102">
                  <c:v>-0.35477</c:v>
                </c:pt>
                <c:pt idx="1103">
                  <c:v>-0.314413</c:v>
                </c:pt>
                <c:pt idx="1104">
                  <c:v>-0.285744</c:v>
                </c:pt>
                <c:pt idx="1105">
                  <c:v>-0.253868</c:v>
                </c:pt>
                <c:pt idx="1106">
                  <c:v>-0.198532</c:v>
                </c:pt>
                <c:pt idx="1107">
                  <c:v>-0.142126</c:v>
                </c:pt>
                <c:pt idx="1108">
                  <c:v>-0.099552</c:v>
                </c:pt>
                <c:pt idx="1109">
                  <c:v>-0.069764</c:v>
                </c:pt>
                <c:pt idx="1110">
                  <c:v>-0.0581</c:v>
                </c:pt>
                <c:pt idx="1111">
                  <c:v>-0.068811</c:v>
                </c:pt>
                <c:pt idx="1112">
                  <c:v>-0.081643</c:v>
                </c:pt>
                <c:pt idx="1113">
                  <c:v>-0.066782</c:v>
                </c:pt>
                <c:pt idx="1114">
                  <c:v>-0.041255</c:v>
                </c:pt>
                <c:pt idx="1115">
                  <c:v>-0.012518</c:v>
                </c:pt>
                <c:pt idx="1116">
                  <c:v>0.000246</c:v>
                </c:pt>
                <c:pt idx="1117">
                  <c:v>-0.007208</c:v>
                </c:pt>
                <c:pt idx="1118">
                  <c:v>-0.016781</c:v>
                </c:pt>
                <c:pt idx="1119">
                  <c:v>-0.016757</c:v>
                </c:pt>
                <c:pt idx="1120">
                  <c:v>0.006699</c:v>
                </c:pt>
                <c:pt idx="1121">
                  <c:v>0.039733</c:v>
                </c:pt>
                <c:pt idx="1122">
                  <c:v>0.065266</c:v>
                </c:pt>
                <c:pt idx="1123">
                  <c:v>0.076857</c:v>
                </c:pt>
                <c:pt idx="1124">
                  <c:v>0.030913</c:v>
                </c:pt>
                <c:pt idx="1125">
                  <c:v>-0.014957</c:v>
                </c:pt>
                <c:pt idx="1126">
                  <c:v>-0.027696</c:v>
                </c:pt>
                <c:pt idx="1127">
                  <c:v>0.013865</c:v>
                </c:pt>
                <c:pt idx="1128">
                  <c:v>0.077759</c:v>
                </c:pt>
                <c:pt idx="1129">
                  <c:v>0.129891</c:v>
                </c:pt>
                <c:pt idx="1130">
                  <c:v>0.162816</c:v>
                </c:pt>
                <c:pt idx="1131">
                  <c:v>0.177535</c:v>
                </c:pt>
                <c:pt idx="1132">
                  <c:v>0.163398</c:v>
                </c:pt>
                <c:pt idx="1133">
                  <c:v>0.092867</c:v>
                </c:pt>
                <c:pt idx="1134">
                  <c:v>0.025698</c:v>
                </c:pt>
                <c:pt idx="1135">
                  <c:v>-0.00087</c:v>
                </c:pt>
                <c:pt idx="1136">
                  <c:v>0.053566</c:v>
                </c:pt>
                <c:pt idx="1137">
                  <c:v>0.165536</c:v>
                </c:pt>
                <c:pt idx="1138">
                  <c:v>0.280687</c:v>
                </c:pt>
                <c:pt idx="1139">
                  <c:v>0.335109</c:v>
                </c:pt>
                <c:pt idx="1140">
                  <c:v>0.301065</c:v>
                </c:pt>
                <c:pt idx="1141">
                  <c:v>0.212603</c:v>
                </c:pt>
                <c:pt idx="1142">
                  <c:v>0.121985</c:v>
                </c:pt>
                <c:pt idx="1143">
                  <c:v>0.045189</c:v>
                </c:pt>
                <c:pt idx="1144">
                  <c:v>0.016334</c:v>
                </c:pt>
                <c:pt idx="1145">
                  <c:v>0.045037</c:v>
                </c:pt>
                <c:pt idx="1146">
                  <c:v>0.131282</c:v>
                </c:pt>
                <c:pt idx="1147">
                  <c:v>0.244152</c:v>
                </c:pt>
                <c:pt idx="1148">
                  <c:v>0.327189</c:v>
                </c:pt>
                <c:pt idx="1149">
                  <c:v>0.344214</c:v>
                </c:pt>
                <c:pt idx="1150">
                  <c:v>0.353802</c:v>
                </c:pt>
                <c:pt idx="1151">
                  <c:v>0.313266</c:v>
                </c:pt>
                <c:pt idx="1152">
                  <c:v>0.248248</c:v>
                </c:pt>
                <c:pt idx="1153">
                  <c:v>0.205654</c:v>
                </c:pt>
                <c:pt idx="1154">
                  <c:v>0.215248</c:v>
                </c:pt>
                <c:pt idx="1155">
                  <c:v>0.278105</c:v>
                </c:pt>
                <c:pt idx="1156">
                  <c:v>0.372943</c:v>
                </c:pt>
                <c:pt idx="1157">
                  <c:v>0.45286</c:v>
                </c:pt>
                <c:pt idx="1158">
                  <c:v>0.479495</c:v>
                </c:pt>
                <c:pt idx="1159">
                  <c:v>0.45604</c:v>
                </c:pt>
                <c:pt idx="1160">
                  <c:v>0.407021</c:v>
                </c:pt>
                <c:pt idx="1161">
                  <c:v>0.364419</c:v>
                </c:pt>
                <c:pt idx="1162">
                  <c:v>0.351644</c:v>
                </c:pt>
                <c:pt idx="1163">
                  <c:v>0.354827</c:v>
                </c:pt>
                <c:pt idx="1164">
                  <c:v>0.363319</c:v>
                </c:pt>
                <c:pt idx="1165">
                  <c:v>0.377132</c:v>
                </c:pt>
                <c:pt idx="1166">
                  <c:v>0.410134</c:v>
                </c:pt>
                <c:pt idx="1167">
                  <c:v>0.41758</c:v>
                </c:pt>
                <c:pt idx="1168">
                  <c:v>0.361104</c:v>
                </c:pt>
                <c:pt idx="1169">
                  <c:v>0.264162</c:v>
                </c:pt>
                <c:pt idx="1170">
                  <c:v>0.15872</c:v>
                </c:pt>
                <c:pt idx="1171">
                  <c:v>0.094843</c:v>
                </c:pt>
                <c:pt idx="1172">
                  <c:v>0.05228</c:v>
                </c:pt>
                <c:pt idx="1173">
                  <c:v>0.006503</c:v>
                </c:pt>
                <c:pt idx="1174">
                  <c:v>-0.043568</c:v>
                </c:pt>
                <c:pt idx="1175">
                  <c:v>-0.095807</c:v>
                </c:pt>
                <c:pt idx="1176">
                  <c:v>-0.124588</c:v>
                </c:pt>
                <c:pt idx="1177">
                  <c:v>-0.117148</c:v>
                </c:pt>
                <c:pt idx="1178">
                  <c:v>-0.078789</c:v>
                </c:pt>
                <c:pt idx="1179">
                  <c:v>-0.086236</c:v>
                </c:pt>
                <c:pt idx="1180">
                  <c:v>-0.182072</c:v>
                </c:pt>
                <c:pt idx="1181">
                  <c:v>-0.327956</c:v>
                </c:pt>
                <c:pt idx="1182">
                  <c:v>-0.484566</c:v>
                </c:pt>
                <c:pt idx="1183">
                  <c:v>-0.568795</c:v>
                </c:pt>
                <c:pt idx="1184">
                  <c:v>-0.565665</c:v>
                </c:pt>
                <c:pt idx="1185">
                  <c:v>-0.503945</c:v>
                </c:pt>
                <c:pt idx="1186">
                  <c:v>-0.444341</c:v>
                </c:pt>
                <c:pt idx="1187">
                  <c:v>-0.387878</c:v>
                </c:pt>
                <c:pt idx="1188">
                  <c:v>-0.339906</c:v>
                </c:pt>
                <c:pt idx="1189">
                  <c:v>-0.318579</c:v>
                </c:pt>
                <c:pt idx="1190">
                  <c:v>-0.323878</c:v>
                </c:pt>
                <c:pt idx="1191">
                  <c:v>-0.356871</c:v>
                </c:pt>
                <c:pt idx="1192">
                  <c:v>-0.410117</c:v>
                </c:pt>
                <c:pt idx="1193">
                  <c:v>-0.449508</c:v>
                </c:pt>
                <c:pt idx="1194">
                  <c:v>-0.447331</c:v>
                </c:pt>
                <c:pt idx="1195">
                  <c:v>-0.413189</c:v>
                </c:pt>
                <c:pt idx="1196">
                  <c:v>-0.363075</c:v>
                </c:pt>
                <c:pt idx="1197">
                  <c:v>-0.330001</c:v>
                </c:pt>
                <c:pt idx="1198">
                  <c:v>-0.334191</c:v>
                </c:pt>
                <c:pt idx="1199">
                  <c:v>-0.354344</c:v>
                </c:pt>
                <c:pt idx="1200">
                  <c:v>-0.353211</c:v>
                </c:pt>
                <c:pt idx="1201">
                  <c:v>-0.322287</c:v>
                </c:pt>
                <c:pt idx="1202">
                  <c:v>-0.274361</c:v>
                </c:pt>
                <c:pt idx="1203">
                  <c:v>-0.238157</c:v>
                </c:pt>
                <c:pt idx="1204">
                  <c:v>-0.222194</c:v>
                </c:pt>
                <c:pt idx="1205">
                  <c:v>-0.226447</c:v>
                </c:pt>
                <c:pt idx="1206">
                  <c:v>-0.240254</c:v>
                </c:pt>
                <c:pt idx="1207">
                  <c:v>-0.246601</c:v>
                </c:pt>
                <c:pt idx="1208">
                  <c:v>-0.219944</c:v>
                </c:pt>
                <c:pt idx="1209">
                  <c:v>-0.15387</c:v>
                </c:pt>
                <c:pt idx="1210">
                  <c:v>-0.099496</c:v>
                </c:pt>
                <c:pt idx="1211">
                  <c:v>-0.098361</c:v>
                </c:pt>
                <c:pt idx="1212">
                  <c:v>-0.102479</c:v>
                </c:pt>
                <c:pt idx="1213">
                  <c:v>-0.052298</c:v>
                </c:pt>
                <c:pt idx="1214">
                  <c:v>0.024448</c:v>
                </c:pt>
                <c:pt idx="1215">
                  <c:v>0.092672</c:v>
                </c:pt>
                <c:pt idx="1216">
                  <c:v>0.126815</c:v>
                </c:pt>
                <c:pt idx="1217">
                  <c:v>0.121546</c:v>
                </c:pt>
                <c:pt idx="1218">
                  <c:v>0.090722</c:v>
                </c:pt>
                <c:pt idx="1219">
                  <c:v>0.064203</c:v>
                </c:pt>
                <c:pt idx="1220">
                  <c:v>0.024875</c:v>
                </c:pt>
                <c:pt idx="1221">
                  <c:v>-0.005887</c:v>
                </c:pt>
                <c:pt idx="1222">
                  <c:v>-0.00151</c:v>
                </c:pt>
                <c:pt idx="1223">
                  <c:v>0.06884</c:v>
                </c:pt>
                <c:pt idx="1224">
                  <c:v>0.222229</c:v>
                </c:pt>
                <c:pt idx="1225">
                  <c:v>0.37451</c:v>
                </c:pt>
                <c:pt idx="1226">
                  <c:v>0.437302</c:v>
                </c:pt>
                <c:pt idx="1227">
                  <c:v>0.394659</c:v>
                </c:pt>
                <c:pt idx="1228">
                  <c:v>0.307284</c:v>
                </c:pt>
                <c:pt idx="1229">
                  <c:v>0.200746</c:v>
                </c:pt>
                <c:pt idx="1230">
                  <c:v>0.070765</c:v>
                </c:pt>
                <c:pt idx="1231">
                  <c:v>-0.041065</c:v>
                </c:pt>
                <c:pt idx="1232">
                  <c:v>-0.033603</c:v>
                </c:pt>
                <c:pt idx="1233">
                  <c:v>0.099524</c:v>
                </c:pt>
                <c:pt idx="1234">
                  <c:v>0.25505</c:v>
                </c:pt>
                <c:pt idx="1235">
                  <c:v>0.343499</c:v>
                </c:pt>
                <c:pt idx="1236">
                  <c:v>0.326511</c:v>
                </c:pt>
                <c:pt idx="1237">
                  <c:v>0.260494</c:v>
                </c:pt>
                <c:pt idx="1238">
                  <c:v>0.177404</c:v>
                </c:pt>
                <c:pt idx="1239">
                  <c:v>0.090055</c:v>
                </c:pt>
                <c:pt idx="1240">
                  <c:v>0.016568</c:v>
                </c:pt>
                <c:pt idx="1241">
                  <c:v>-0.012182</c:v>
                </c:pt>
                <c:pt idx="1242">
                  <c:v>0.031511</c:v>
                </c:pt>
                <c:pt idx="1243">
                  <c:v>0.110395</c:v>
                </c:pt>
                <c:pt idx="1244">
                  <c:v>0.169043</c:v>
                </c:pt>
                <c:pt idx="1245">
                  <c:v>0.180778</c:v>
                </c:pt>
                <c:pt idx="1246">
                  <c:v>0.173315</c:v>
                </c:pt>
                <c:pt idx="1247">
                  <c:v>0.143503</c:v>
                </c:pt>
                <c:pt idx="1248">
                  <c:v>0.099841</c:v>
                </c:pt>
                <c:pt idx="1249">
                  <c:v>0.072157</c:v>
                </c:pt>
                <c:pt idx="1250">
                  <c:v>0.077504</c:v>
                </c:pt>
                <c:pt idx="1251">
                  <c:v>0.098806</c:v>
                </c:pt>
                <c:pt idx="1252">
                  <c:v>0.133977</c:v>
                </c:pt>
                <c:pt idx="1253">
                  <c:v>0.209647</c:v>
                </c:pt>
                <c:pt idx="1254">
                  <c:v>0.3343</c:v>
                </c:pt>
                <c:pt idx="1255">
                  <c:v>0.444038</c:v>
                </c:pt>
                <c:pt idx="1256">
                  <c:v>0.452612</c:v>
                </c:pt>
                <c:pt idx="1257">
                  <c:v>0.31743</c:v>
                </c:pt>
                <c:pt idx="1258">
                  <c:v>0.114095</c:v>
                </c:pt>
                <c:pt idx="1259">
                  <c:v>-0.016862</c:v>
                </c:pt>
                <c:pt idx="1260">
                  <c:v>-0.036034</c:v>
                </c:pt>
                <c:pt idx="1261">
                  <c:v>0.024668</c:v>
                </c:pt>
                <c:pt idx="1262">
                  <c:v>0.065132</c:v>
                </c:pt>
                <c:pt idx="1263">
                  <c:v>0.066206</c:v>
                </c:pt>
                <c:pt idx="1264">
                  <c:v>0.022522</c:v>
                </c:pt>
                <c:pt idx="1265">
                  <c:v>-0.061663</c:v>
                </c:pt>
                <c:pt idx="1266">
                  <c:v>-0.163946</c:v>
                </c:pt>
                <c:pt idx="1267">
                  <c:v>-0.276883</c:v>
                </c:pt>
                <c:pt idx="1268">
                  <c:v>-0.348282</c:v>
                </c:pt>
                <c:pt idx="1269">
                  <c:v>-0.404754</c:v>
                </c:pt>
                <c:pt idx="1270">
                  <c:v>-0.47502</c:v>
                </c:pt>
                <c:pt idx="1271">
                  <c:v>-0.502646</c:v>
                </c:pt>
                <c:pt idx="1272">
                  <c:v>-0.46422</c:v>
                </c:pt>
                <c:pt idx="1273">
                  <c:v>-0.407682</c:v>
                </c:pt>
                <c:pt idx="1274">
                  <c:v>-0.354325</c:v>
                </c:pt>
                <c:pt idx="1275">
                  <c:v>-0.323375</c:v>
                </c:pt>
                <c:pt idx="1276">
                  <c:v>-0.315909</c:v>
                </c:pt>
                <c:pt idx="1277">
                  <c:v>-0.337253</c:v>
                </c:pt>
                <c:pt idx="1278">
                  <c:v>-0.393786</c:v>
                </c:pt>
                <c:pt idx="1279">
                  <c:v>-0.457785</c:v>
                </c:pt>
                <c:pt idx="1280">
                  <c:v>-0.523906</c:v>
                </c:pt>
                <c:pt idx="1281">
                  <c:v>-0.611314</c:v>
                </c:pt>
                <c:pt idx="1282">
                  <c:v>-0.705083</c:v>
                </c:pt>
                <c:pt idx="1283">
                  <c:v>-0.686985</c:v>
                </c:pt>
                <c:pt idx="1284">
                  <c:v>-0.535679</c:v>
                </c:pt>
                <c:pt idx="1285">
                  <c:v>-0.359844</c:v>
                </c:pt>
                <c:pt idx="1286">
                  <c:v>-0.268229</c:v>
                </c:pt>
                <c:pt idx="1287">
                  <c:v>-0.249131</c:v>
                </c:pt>
                <c:pt idx="1288">
                  <c:v>-0.234329</c:v>
                </c:pt>
                <c:pt idx="1289">
                  <c:v>-0.156669</c:v>
                </c:pt>
                <c:pt idx="1290">
                  <c:v>-0.050235</c:v>
                </c:pt>
                <c:pt idx="1291">
                  <c:v>0.009281</c:v>
                </c:pt>
                <c:pt idx="1292">
                  <c:v>-0.002613</c:v>
                </c:pt>
                <c:pt idx="1293">
                  <c:v>-0.061363</c:v>
                </c:pt>
                <c:pt idx="1294">
                  <c:v>-0.089172</c:v>
                </c:pt>
                <c:pt idx="1295">
                  <c:v>-0.016801</c:v>
                </c:pt>
                <c:pt idx="1296">
                  <c:v>0.084355</c:v>
                </c:pt>
                <c:pt idx="1297">
                  <c:v>0.120535</c:v>
                </c:pt>
                <c:pt idx="1298">
                  <c:v>0.135425</c:v>
                </c:pt>
                <c:pt idx="1299">
                  <c:v>0.174797</c:v>
                </c:pt>
                <c:pt idx="1300">
                  <c:v>0.181111</c:v>
                </c:pt>
                <c:pt idx="1301">
                  <c:v>0.130893</c:v>
                </c:pt>
                <c:pt idx="1302">
                  <c:v>0.083841</c:v>
                </c:pt>
                <c:pt idx="1303">
                  <c:v>0.067695</c:v>
                </c:pt>
                <c:pt idx="1304">
                  <c:v>0.056897</c:v>
                </c:pt>
                <c:pt idx="1305">
                  <c:v>0.0631</c:v>
                </c:pt>
                <c:pt idx="1306">
                  <c:v>0.091669</c:v>
                </c:pt>
                <c:pt idx="1307">
                  <c:v>0.111769</c:v>
                </c:pt>
                <c:pt idx="1308">
                  <c:v>0.1074</c:v>
                </c:pt>
                <c:pt idx="1309">
                  <c:v>0.060463</c:v>
                </c:pt>
                <c:pt idx="1310">
                  <c:v>-0.04182</c:v>
                </c:pt>
                <c:pt idx="1311">
                  <c:v>-0.098266</c:v>
                </c:pt>
                <c:pt idx="1312">
                  <c:v>-0.005567</c:v>
                </c:pt>
                <c:pt idx="1313">
                  <c:v>0.189401</c:v>
                </c:pt>
                <c:pt idx="1314">
                  <c:v>0.354673</c:v>
                </c:pt>
                <c:pt idx="1315">
                  <c:v>0.48056</c:v>
                </c:pt>
                <c:pt idx="1316">
                  <c:v>0.534888</c:v>
                </c:pt>
                <c:pt idx="1317">
                  <c:v>0.446522</c:v>
                </c:pt>
                <c:pt idx="1318">
                  <c:v>0.355039</c:v>
                </c:pt>
                <c:pt idx="1319">
                  <c:v>0.289014</c:v>
                </c:pt>
                <c:pt idx="1320">
                  <c:v>0.211272</c:v>
                </c:pt>
                <c:pt idx="1321">
                  <c:v>0.171934</c:v>
                </c:pt>
                <c:pt idx="1322">
                  <c:v>0.139963</c:v>
                </c:pt>
                <c:pt idx="1323">
                  <c:v>0.169656</c:v>
                </c:pt>
                <c:pt idx="1324">
                  <c:v>0.203751</c:v>
                </c:pt>
                <c:pt idx="1325">
                  <c:v>0.283652</c:v>
                </c:pt>
                <c:pt idx="1326">
                  <c:v>0.23144</c:v>
                </c:pt>
                <c:pt idx="1327">
                  <c:v>0.154821</c:v>
                </c:pt>
                <c:pt idx="1328">
                  <c:v>0.167639</c:v>
                </c:pt>
                <c:pt idx="1329">
                  <c:v>0.14316</c:v>
                </c:pt>
                <c:pt idx="1330">
                  <c:v>0.105917</c:v>
                </c:pt>
                <c:pt idx="1331">
                  <c:v>0.118696</c:v>
                </c:pt>
                <c:pt idx="1332">
                  <c:v>0.09308</c:v>
                </c:pt>
                <c:pt idx="1333">
                  <c:v>0.054677</c:v>
                </c:pt>
                <c:pt idx="1334">
                  <c:v>0.07696</c:v>
                </c:pt>
                <c:pt idx="1335">
                  <c:v>0.112044</c:v>
                </c:pt>
                <c:pt idx="1336">
                  <c:v>0.199364</c:v>
                </c:pt>
                <c:pt idx="1337">
                  <c:v>0.287759</c:v>
                </c:pt>
                <c:pt idx="1338">
                  <c:v>0.337824</c:v>
                </c:pt>
                <c:pt idx="1339">
                  <c:v>0.331422</c:v>
                </c:pt>
                <c:pt idx="1340">
                  <c:v>0.25047</c:v>
                </c:pt>
                <c:pt idx="1341">
                  <c:v>0.14821</c:v>
                </c:pt>
                <c:pt idx="1342">
                  <c:v>0.093852</c:v>
                </c:pt>
                <c:pt idx="1343">
                  <c:v>0.091693</c:v>
                </c:pt>
                <c:pt idx="1344">
                  <c:v>0.095906</c:v>
                </c:pt>
                <c:pt idx="1345">
                  <c:v>0.111829</c:v>
                </c:pt>
                <c:pt idx="1346">
                  <c:v>0.145878</c:v>
                </c:pt>
                <c:pt idx="1347">
                  <c:v>0.196966</c:v>
                </c:pt>
                <c:pt idx="1348">
                  <c:v>0.261902</c:v>
                </c:pt>
                <c:pt idx="1349">
                  <c:v>0.32475</c:v>
                </c:pt>
                <c:pt idx="1350">
                  <c:v>0.354567</c:v>
                </c:pt>
                <c:pt idx="1351">
                  <c:v>0.281073</c:v>
                </c:pt>
                <c:pt idx="1352">
                  <c:v>0.123389</c:v>
                </c:pt>
                <c:pt idx="1353">
                  <c:v>0.013554</c:v>
                </c:pt>
                <c:pt idx="1354">
                  <c:v>-0.002491</c:v>
                </c:pt>
                <c:pt idx="1355">
                  <c:v>-0.02807</c:v>
                </c:pt>
                <c:pt idx="1356">
                  <c:v>-0.187974</c:v>
                </c:pt>
                <c:pt idx="1357">
                  <c:v>-0.418188</c:v>
                </c:pt>
                <c:pt idx="1358">
                  <c:v>-0.584376</c:v>
                </c:pt>
                <c:pt idx="1359">
                  <c:v>-0.689889</c:v>
                </c:pt>
                <c:pt idx="1360">
                  <c:v>-0.708054</c:v>
                </c:pt>
                <c:pt idx="1361">
                  <c:v>-0.668664</c:v>
                </c:pt>
                <c:pt idx="1362">
                  <c:v>-0.621814</c:v>
                </c:pt>
                <c:pt idx="1363">
                  <c:v>-0.561091</c:v>
                </c:pt>
                <c:pt idx="1364">
                  <c:v>-0.525909</c:v>
                </c:pt>
                <c:pt idx="1365">
                  <c:v>-0.500311</c:v>
                </c:pt>
                <c:pt idx="1366">
                  <c:v>-0.434194</c:v>
                </c:pt>
                <c:pt idx="1367">
                  <c:v>-0.346701</c:v>
                </c:pt>
                <c:pt idx="1368">
                  <c:v>-0.315705</c:v>
                </c:pt>
                <c:pt idx="1369">
                  <c:v>-0.279376</c:v>
                </c:pt>
                <c:pt idx="1370">
                  <c:v>-0.26328</c:v>
                </c:pt>
                <c:pt idx="1371">
                  <c:v>-0.308972</c:v>
                </c:pt>
                <c:pt idx="1372">
                  <c:v>-0.371717</c:v>
                </c:pt>
                <c:pt idx="1373">
                  <c:v>-0.401451</c:v>
                </c:pt>
                <c:pt idx="1374">
                  <c:v>-0.368366</c:v>
                </c:pt>
                <c:pt idx="1375">
                  <c:v>-0.29592</c:v>
                </c:pt>
                <c:pt idx="1376">
                  <c:v>-0.256562</c:v>
                </c:pt>
                <c:pt idx="1377">
                  <c:v>-0.21929</c:v>
                </c:pt>
                <c:pt idx="1378">
                  <c:v>-0.190459</c:v>
                </c:pt>
                <c:pt idx="1379">
                  <c:v>-0.206321</c:v>
                </c:pt>
                <c:pt idx="1380">
                  <c:v>-0.201923</c:v>
                </c:pt>
                <c:pt idx="1381">
                  <c:v>-0.121879</c:v>
                </c:pt>
                <c:pt idx="1382">
                  <c:v>-0.017375</c:v>
                </c:pt>
                <c:pt idx="1383">
                  <c:v>0.068998</c:v>
                </c:pt>
                <c:pt idx="1384">
                  <c:v>0.112754</c:v>
                </c:pt>
                <c:pt idx="1385">
                  <c:v>0.101093</c:v>
                </c:pt>
                <c:pt idx="1386">
                  <c:v>0.078768</c:v>
                </c:pt>
                <c:pt idx="1387">
                  <c:v>0.079856</c:v>
                </c:pt>
                <c:pt idx="1388">
                  <c:v>0.094781</c:v>
                </c:pt>
                <c:pt idx="1389">
                  <c:v>0.100138</c:v>
                </c:pt>
                <c:pt idx="1390">
                  <c:v>0.108711</c:v>
                </c:pt>
                <c:pt idx="1391">
                  <c:v>0.170566</c:v>
                </c:pt>
                <c:pt idx="1392">
                  <c:v>0.204713</c:v>
                </c:pt>
                <c:pt idx="1393">
                  <c:v>0.170685</c:v>
                </c:pt>
                <c:pt idx="1394">
                  <c:v>0.111159</c:v>
                </c:pt>
                <c:pt idx="1395">
                  <c:v>0.055868</c:v>
                </c:pt>
                <c:pt idx="1396">
                  <c:v>-0.000559</c:v>
                </c:pt>
                <c:pt idx="1397">
                  <c:v>-0.025001</c:v>
                </c:pt>
                <c:pt idx="1398">
                  <c:v>-0.001517</c:v>
                </c:pt>
                <c:pt idx="1399">
                  <c:v>0.077296</c:v>
                </c:pt>
                <c:pt idx="1400">
                  <c:v>0.201923</c:v>
                </c:pt>
                <c:pt idx="1401">
                  <c:v>0.30203</c:v>
                </c:pt>
                <c:pt idx="1402">
                  <c:v>0.306233</c:v>
                </c:pt>
                <c:pt idx="1403">
                  <c:v>0.218814</c:v>
                </c:pt>
                <c:pt idx="1404">
                  <c:v>0.145239</c:v>
                </c:pt>
                <c:pt idx="1405">
                  <c:v>0.097262</c:v>
                </c:pt>
                <c:pt idx="1406">
                  <c:v>0.030171</c:v>
                </c:pt>
                <c:pt idx="1407">
                  <c:v>-0.029433</c:v>
                </c:pt>
                <c:pt idx="1408">
                  <c:v>-0.034703</c:v>
                </c:pt>
                <c:pt idx="1409">
                  <c:v>-0.00911</c:v>
                </c:pt>
                <c:pt idx="1410">
                  <c:v>0.048481</c:v>
                </c:pt>
                <c:pt idx="1411">
                  <c:v>0.150844</c:v>
                </c:pt>
                <c:pt idx="1412">
                  <c:v>0.268102</c:v>
                </c:pt>
                <c:pt idx="1413">
                  <c:v>0.357656</c:v>
                </c:pt>
                <c:pt idx="1414">
                  <c:v>0.363045</c:v>
                </c:pt>
                <c:pt idx="1415">
                  <c:v>0.303422</c:v>
                </c:pt>
                <c:pt idx="1416">
                  <c:v>0.271455</c:v>
                </c:pt>
                <c:pt idx="1417">
                  <c:v>0.280896</c:v>
                </c:pt>
                <c:pt idx="1418">
                  <c:v>0.254072</c:v>
                </c:pt>
                <c:pt idx="1419">
                  <c:v>0.163427</c:v>
                </c:pt>
                <c:pt idx="1420">
                  <c:v>0.126123</c:v>
                </c:pt>
                <c:pt idx="1421">
                  <c:v>0.188927</c:v>
                </c:pt>
                <c:pt idx="1422">
                  <c:v>0.316709</c:v>
                </c:pt>
                <c:pt idx="1423">
                  <c:v>0.407293</c:v>
                </c:pt>
                <c:pt idx="1424">
                  <c:v>0.321</c:v>
                </c:pt>
                <c:pt idx="1425">
                  <c:v>0.178303</c:v>
                </c:pt>
                <c:pt idx="1426">
                  <c:v>0.12094</c:v>
                </c:pt>
                <c:pt idx="1427">
                  <c:v>0.123238</c:v>
                </c:pt>
                <c:pt idx="1428">
                  <c:v>0.144614</c:v>
                </c:pt>
                <c:pt idx="1429">
                  <c:v>0.163892</c:v>
                </c:pt>
                <c:pt idx="1430">
                  <c:v>0.206581</c:v>
                </c:pt>
                <c:pt idx="1431">
                  <c:v>0.234289</c:v>
                </c:pt>
                <c:pt idx="1432">
                  <c:v>0.201203</c:v>
                </c:pt>
                <c:pt idx="1433">
                  <c:v>0.121225</c:v>
                </c:pt>
                <c:pt idx="1434">
                  <c:v>0.060449</c:v>
                </c:pt>
                <c:pt idx="1435">
                  <c:v>0.063565</c:v>
                </c:pt>
                <c:pt idx="1436">
                  <c:v>0.092267</c:v>
                </c:pt>
                <c:pt idx="1437">
                  <c:v>0.148719</c:v>
                </c:pt>
                <c:pt idx="1438">
                  <c:v>0.231827</c:v>
                </c:pt>
                <c:pt idx="1439">
                  <c:v>0.301124</c:v>
                </c:pt>
                <c:pt idx="1440">
                  <c:v>0.340633</c:v>
                </c:pt>
                <c:pt idx="1441">
                  <c:v>0.334326</c:v>
                </c:pt>
                <c:pt idx="1442">
                  <c:v>0.284274</c:v>
                </c:pt>
                <c:pt idx="1443">
                  <c:v>0.217134</c:v>
                </c:pt>
                <c:pt idx="1444">
                  <c:v>0.151047</c:v>
                </c:pt>
                <c:pt idx="1445">
                  <c:v>0.123309</c:v>
                </c:pt>
                <c:pt idx="1446">
                  <c:v>0.117963</c:v>
                </c:pt>
                <c:pt idx="1447">
                  <c:v>0.087118</c:v>
                </c:pt>
                <c:pt idx="1448">
                  <c:v>-0.017194</c:v>
                </c:pt>
                <c:pt idx="1449">
                  <c:v>-0.156673</c:v>
                </c:pt>
                <c:pt idx="1450">
                  <c:v>-0.23009</c:v>
                </c:pt>
                <c:pt idx="1451">
                  <c:v>-0.210812</c:v>
                </c:pt>
                <c:pt idx="1452">
                  <c:v>-0.190485</c:v>
                </c:pt>
                <c:pt idx="1453">
                  <c:v>-0.214955</c:v>
                </c:pt>
                <c:pt idx="1454">
                  <c:v>-0.250052</c:v>
                </c:pt>
                <c:pt idx="1455">
                  <c:v>-0.319243</c:v>
                </c:pt>
                <c:pt idx="1456">
                  <c:v>-0.405505</c:v>
                </c:pt>
                <c:pt idx="1457">
                  <c:v>-0.436381</c:v>
                </c:pt>
                <c:pt idx="1458">
                  <c:v>-0.422585</c:v>
                </c:pt>
                <c:pt idx="1459">
                  <c:v>-0.389627</c:v>
                </c:pt>
                <c:pt idx="1460">
                  <c:v>-0.323624</c:v>
                </c:pt>
                <c:pt idx="1461">
                  <c:v>-0.245925</c:v>
                </c:pt>
                <c:pt idx="1462">
                  <c:v>-0.15861</c:v>
                </c:pt>
                <c:pt idx="1463">
                  <c:v>-0.079826</c:v>
                </c:pt>
                <c:pt idx="1464">
                  <c:v>-0.056442</c:v>
                </c:pt>
                <c:pt idx="1465">
                  <c:v>-0.175792</c:v>
                </c:pt>
                <c:pt idx="1466">
                  <c:v>-0.373975</c:v>
                </c:pt>
                <c:pt idx="1467">
                  <c:v>-0.430478</c:v>
                </c:pt>
                <c:pt idx="1468">
                  <c:v>-0.345291</c:v>
                </c:pt>
                <c:pt idx="1469">
                  <c:v>-0.21213</c:v>
                </c:pt>
                <c:pt idx="1470">
                  <c:v>-0.058697</c:v>
                </c:pt>
                <c:pt idx="1471">
                  <c:v>0.086224</c:v>
                </c:pt>
                <c:pt idx="1472">
                  <c:v>0.162959</c:v>
                </c:pt>
                <c:pt idx="1473">
                  <c:v>0.160804</c:v>
                </c:pt>
                <c:pt idx="1474">
                  <c:v>0.107446</c:v>
                </c:pt>
                <c:pt idx="1475">
                  <c:v>0.043413</c:v>
                </c:pt>
                <c:pt idx="1476">
                  <c:v>-0.017431</c:v>
                </c:pt>
                <c:pt idx="1477">
                  <c:v>-0.070809</c:v>
                </c:pt>
                <c:pt idx="1478">
                  <c:v>-0.113526</c:v>
                </c:pt>
                <c:pt idx="1479">
                  <c:v>-0.140259</c:v>
                </c:pt>
                <c:pt idx="1480">
                  <c:v>-0.114765</c:v>
                </c:pt>
                <c:pt idx="1481">
                  <c:v>0.002392</c:v>
                </c:pt>
                <c:pt idx="1482">
                  <c:v>0.117407</c:v>
                </c:pt>
                <c:pt idx="1483">
                  <c:v>0.103519</c:v>
                </c:pt>
                <c:pt idx="1484">
                  <c:v>0.017122</c:v>
                </c:pt>
                <c:pt idx="1485">
                  <c:v>-0.038509</c:v>
                </c:pt>
                <c:pt idx="1486">
                  <c:v>-0.096286</c:v>
                </c:pt>
                <c:pt idx="1487">
                  <c:v>-0.114584</c:v>
                </c:pt>
                <c:pt idx="1488">
                  <c:v>-0.068868</c:v>
                </c:pt>
                <c:pt idx="1489">
                  <c:v>0.005704</c:v>
                </c:pt>
                <c:pt idx="1490">
                  <c:v>0.069677</c:v>
                </c:pt>
                <c:pt idx="1491">
                  <c:v>0.097441</c:v>
                </c:pt>
                <c:pt idx="1492">
                  <c:v>0.088982</c:v>
                </c:pt>
                <c:pt idx="1493">
                  <c:v>0.051723</c:v>
                </c:pt>
                <c:pt idx="1494">
                  <c:v>-0.000525</c:v>
                </c:pt>
                <c:pt idx="1495">
                  <c:v>-0.028256</c:v>
                </c:pt>
                <c:pt idx="1496">
                  <c:v>-0.027214</c:v>
                </c:pt>
                <c:pt idx="1497">
                  <c:v>-0.017656</c:v>
                </c:pt>
                <c:pt idx="1498">
                  <c:v>0.012147</c:v>
                </c:pt>
              </c:numCache>
            </c:numRef>
          </c:val>
          <c:smooth val="0"/>
        </c:ser>
        <c:ser>
          <c:idx val="2"/>
          <c:order val="2"/>
          <c:tx>
            <c:strRef>
              <c:f>Simulate_raci_31_01_2018!$Q$1</c:f>
              <c:strCache>
                <c:ptCount val="1"/>
                <c:pt idx="0">
                  <c:v>Yaw_Axis</c:v>
                </c:pt>
              </c:strCache>
            </c:strRef>
          </c:tx>
          <c:spPr>
            <a:ln w="28575" cap="rnd">
              <a:solidFill>
                <a:schemeClr val="accent3"/>
              </a:solidFill>
              <a:round/>
            </a:ln>
            <a:effectLst/>
          </c:spPr>
          <c:marker>
            <c:symbol val="none"/>
          </c:marker>
          <c:dLbls>
            <c:delete val="1"/>
          </c:dLbls>
          <c:val>
            <c:numRef>
              <c:f>Simulate_raci_31_01_2018!$Q$2:$Q$1500</c:f>
              <c:numCache>
                <c:formatCode>General</c:formatCode>
                <c:ptCount val="1499"/>
                <c:pt idx="0">
                  <c:v>-0.013232</c:v>
                </c:pt>
                <c:pt idx="1">
                  <c:v>-0.051008</c:v>
                </c:pt>
                <c:pt idx="2">
                  <c:v>-0.042779</c:v>
                </c:pt>
                <c:pt idx="3">
                  <c:v>-0.030691</c:v>
                </c:pt>
                <c:pt idx="4">
                  <c:v>-0.042079</c:v>
                </c:pt>
                <c:pt idx="5">
                  <c:v>-0.041442</c:v>
                </c:pt>
                <c:pt idx="6">
                  <c:v>-0.043866</c:v>
                </c:pt>
                <c:pt idx="7">
                  <c:v>-0.04514</c:v>
                </c:pt>
                <c:pt idx="8">
                  <c:v>-0.051712</c:v>
                </c:pt>
                <c:pt idx="9">
                  <c:v>-0.069872</c:v>
                </c:pt>
                <c:pt idx="10">
                  <c:v>-0.051198</c:v>
                </c:pt>
                <c:pt idx="11">
                  <c:v>-0.017496</c:v>
                </c:pt>
                <c:pt idx="12">
                  <c:v>0.004344</c:v>
                </c:pt>
                <c:pt idx="13">
                  <c:v>-0.004883</c:v>
                </c:pt>
                <c:pt idx="14">
                  <c:v>-0.01449</c:v>
                </c:pt>
                <c:pt idx="15">
                  <c:v>-0.006061</c:v>
                </c:pt>
                <c:pt idx="16">
                  <c:v>-0.006075</c:v>
                </c:pt>
                <c:pt idx="17">
                  <c:v>-0.019699</c:v>
                </c:pt>
                <c:pt idx="18">
                  <c:v>-0.013089</c:v>
                </c:pt>
                <c:pt idx="19">
                  <c:v>-0.003598</c:v>
                </c:pt>
                <c:pt idx="20">
                  <c:v>0.00356</c:v>
                </c:pt>
                <c:pt idx="21">
                  <c:v>0.012785</c:v>
                </c:pt>
                <c:pt idx="22">
                  <c:v>0.027471</c:v>
                </c:pt>
                <c:pt idx="23">
                  <c:v>0.033937</c:v>
                </c:pt>
                <c:pt idx="24">
                  <c:v>0.020361</c:v>
                </c:pt>
                <c:pt idx="25">
                  <c:v>-0.002776</c:v>
                </c:pt>
                <c:pt idx="26">
                  <c:v>-0.01865</c:v>
                </c:pt>
                <c:pt idx="27">
                  <c:v>-0.031709</c:v>
                </c:pt>
                <c:pt idx="28">
                  <c:v>-0.040544</c:v>
                </c:pt>
                <c:pt idx="29">
                  <c:v>-0.036507</c:v>
                </c:pt>
                <c:pt idx="30">
                  <c:v>-0.01945</c:v>
                </c:pt>
                <c:pt idx="31">
                  <c:v>-0.002095</c:v>
                </c:pt>
                <c:pt idx="32">
                  <c:v>0.003785</c:v>
                </c:pt>
                <c:pt idx="33">
                  <c:v>0.011861</c:v>
                </c:pt>
                <c:pt idx="34">
                  <c:v>0.019794</c:v>
                </c:pt>
                <c:pt idx="35">
                  <c:v>0.019833</c:v>
                </c:pt>
                <c:pt idx="36">
                  <c:v>0.006568</c:v>
                </c:pt>
                <c:pt idx="37">
                  <c:v>-0.008872</c:v>
                </c:pt>
                <c:pt idx="38">
                  <c:v>-0.018729</c:v>
                </c:pt>
                <c:pt idx="39">
                  <c:v>-0.022157</c:v>
                </c:pt>
                <c:pt idx="40">
                  <c:v>-0.032183</c:v>
                </c:pt>
                <c:pt idx="41">
                  <c:v>-0.043529</c:v>
                </c:pt>
                <c:pt idx="42">
                  <c:v>-0.044316</c:v>
                </c:pt>
                <c:pt idx="43">
                  <c:v>-0.031239</c:v>
                </c:pt>
                <c:pt idx="44">
                  <c:v>-0.021216</c:v>
                </c:pt>
                <c:pt idx="45">
                  <c:v>-0.018607</c:v>
                </c:pt>
                <c:pt idx="46">
                  <c:v>-0.011653</c:v>
                </c:pt>
                <c:pt idx="47">
                  <c:v>-0.015424</c:v>
                </c:pt>
                <c:pt idx="48">
                  <c:v>-0.019248</c:v>
                </c:pt>
                <c:pt idx="49">
                  <c:v>-0.010141</c:v>
                </c:pt>
                <c:pt idx="50">
                  <c:v>0.004531</c:v>
                </c:pt>
                <c:pt idx="51">
                  <c:v>0.011698</c:v>
                </c:pt>
                <c:pt idx="52">
                  <c:v>0.014399</c:v>
                </c:pt>
                <c:pt idx="53">
                  <c:v>0.005165</c:v>
                </c:pt>
                <c:pt idx="54">
                  <c:v>0.005694</c:v>
                </c:pt>
                <c:pt idx="55">
                  <c:v>0.005258</c:v>
                </c:pt>
                <c:pt idx="56">
                  <c:v>0.014955</c:v>
                </c:pt>
                <c:pt idx="57">
                  <c:v>0.035659</c:v>
                </c:pt>
                <c:pt idx="58">
                  <c:v>0.036853</c:v>
                </c:pt>
                <c:pt idx="59">
                  <c:v>0.030263</c:v>
                </c:pt>
                <c:pt idx="60">
                  <c:v>0.02967</c:v>
                </c:pt>
                <c:pt idx="61">
                  <c:v>0.033043</c:v>
                </c:pt>
                <c:pt idx="62">
                  <c:v>0.037571</c:v>
                </c:pt>
                <c:pt idx="63">
                  <c:v>0.048826</c:v>
                </c:pt>
                <c:pt idx="64">
                  <c:v>0.093493</c:v>
                </c:pt>
                <c:pt idx="65">
                  <c:v>0.128686</c:v>
                </c:pt>
                <c:pt idx="66">
                  <c:v>0.15435</c:v>
                </c:pt>
                <c:pt idx="67">
                  <c:v>0.147826</c:v>
                </c:pt>
                <c:pt idx="68">
                  <c:v>0.120862</c:v>
                </c:pt>
                <c:pt idx="69">
                  <c:v>0.072408</c:v>
                </c:pt>
                <c:pt idx="70">
                  <c:v>0.044459</c:v>
                </c:pt>
                <c:pt idx="71">
                  <c:v>0.028579</c:v>
                </c:pt>
                <c:pt idx="72">
                  <c:v>0.005392</c:v>
                </c:pt>
                <c:pt idx="73">
                  <c:v>-0.009937</c:v>
                </c:pt>
                <c:pt idx="74">
                  <c:v>-0.03497</c:v>
                </c:pt>
                <c:pt idx="75">
                  <c:v>-0.039628</c:v>
                </c:pt>
                <c:pt idx="76">
                  <c:v>-0.030407</c:v>
                </c:pt>
                <c:pt idx="77">
                  <c:v>-0.022295</c:v>
                </c:pt>
                <c:pt idx="78">
                  <c:v>-0.043156</c:v>
                </c:pt>
                <c:pt idx="79">
                  <c:v>-0.075903</c:v>
                </c:pt>
                <c:pt idx="80">
                  <c:v>-0.101183</c:v>
                </c:pt>
                <c:pt idx="81">
                  <c:v>-0.118791</c:v>
                </c:pt>
                <c:pt idx="82">
                  <c:v>-0.115972</c:v>
                </c:pt>
                <c:pt idx="83">
                  <c:v>-0.105706</c:v>
                </c:pt>
                <c:pt idx="84">
                  <c:v>-0.092288</c:v>
                </c:pt>
                <c:pt idx="85">
                  <c:v>-0.070262</c:v>
                </c:pt>
                <c:pt idx="86">
                  <c:v>-0.059899</c:v>
                </c:pt>
                <c:pt idx="87">
                  <c:v>-0.060292</c:v>
                </c:pt>
                <c:pt idx="88">
                  <c:v>-0.052238</c:v>
                </c:pt>
                <c:pt idx="89">
                  <c:v>-0.050603</c:v>
                </c:pt>
                <c:pt idx="90">
                  <c:v>-0.065043</c:v>
                </c:pt>
                <c:pt idx="91">
                  <c:v>-0.078567</c:v>
                </c:pt>
                <c:pt idx="92">
                  <c:v>-0.078367</c:v>
                </c:pt>
                <c:pt idx="93">
                  <c:v>-0.072666</c:v>
                </c:pt>
                <c:pt idx="94">
                  <c:v>-0.055955</c:v>
                </c:pt>
                <c:pt idx="95">
                  <c:v>-0.024254</c:v>
                </c:pt>
                <c:pt idx="96">
                  <c:v>0.008165</c:v>
                </c:pt>
                <c:pt idx="97">
                  <c:v>0.010651</c:v>
                </c:pt>
                <c:pt idx="98">
                  <c:v>0.003788</c:v>
                </c:pt>
                <c:pt idx="99">
                  <c:v>0.018382</c:v>
                </c:pt>
                <c:pt idx="100">
                  <c:v>0.019173</c:v>
                </c:pt>
                <c:pt idx="101">
                  <c:v>0.011055</c:v>
                </c:pt>
                <c:pt idx="102">
                  <c:v>0.012269</c:v>
                </c:pt>
                <c:pt idx="103">
                  <c:v>0.017784</c:v>
                </c:pt>
                <c:pt idx="104">
                  <c:v>0.039543</c:v>
                </c:pt>
                <c:pt idx="105">
                  <c:v>0.067983</c:v>
                </c:pt>
                <c:pt idx="106">
                  <c:v>0.089943</c:v>
                </c:pt>
                <c:pt idx="107">
                  <c:v>0.095539</c:v>
                </c:pt>
                <c:pt idx="108">
                  <c:v>0.081514</c:v>
                </c:pt>
                <c:pt idx="109">
                  <c:v>0.059739</c:v>
                </c:pt>
                <c:pt idx="110">
                  <c:v>0.032593</c:v>
                </c:pt>
                <c:pt idx="111">
                  <c:v>-0.001648</c:v>
                </c:pt>
                <c:pt idx="112">
                  <c:v>-0.035515</c:v>
                </c:pt>
                <c:pt idx="113">
                  <c:v>-0.05737</c:v>
                </c:pt>
                <c:pt idx="114">
                  <c:v>-0.068412</c:v>
                </c:pt>
                <c:pt idx="115">
                  <c:v>-0.052994</c:v>
                </c:pt>
                <c:pt idx="116">
                  <c:v>-0.032399</c:v>
                </c:pt>
                <c:pt idx="117">
                  <c:v>-0.02164</c:v>
                </c:pt>
                <c:pt idx="118">
                  <c:v>-0.026855</c:v>
                </c:pt>
                <c:pt idx="119">
                  <c:v>-0.038425</c:v>
                </c:pt>
                <c:pt idx="120">
                  <c:v>-0.05108</c:v>
                </c:pt>
                <c:pt idx="121">
                  <c:v>-0.068828</c:v>
                </c:pt>
                <c:pt idx="122">
                  <c:v>-0.107802</c:v>
                </c:pt>
                <c:pt idx="123">
                  <c:v>-0.159787</c:v>
                </c:pt>
                <c:pt idx="124">
                  <c:v>-0.213895</c:v>
                </c:pt>
                <c:pt idx="125">
                  <c:v>-0.230204</c:v>
                </c:pt>
                <c:pt idx="126">
                  <c:v>-0.221382</c:v>
                </c:pt>
                <c:pt idx="127">
                  <c:v>-0.21546</c:v>
                </c:pt>
                <c:pt idx="128">
                  <c:v>-0.222718</c:v>
                </c:pt>
                <c:pt idx="129">
                  <c:v>-0.215631</c:v>
                </c:pt>
                <c:pt idx="130">
                  <c:v>-0.193077</c:v>
                </c:pt>
                <c:pt idx="131">
                  <c:v>-0.193141</c:v>
                </c:pt>
                <c:pt idx="132">
                  <c:v>-0.19096</c:v>
                </c:pt>
                <c:pt idx="133">
                  <c:v>-0.177214</c:v>
                </c:pt>
                <c:pt idx="134">
                  <c:v>-0.171985</c:v>
                </c:pt>
                <c:pt idx="135">
                  <c:v>-0.161315</c:v>
                </c:pt>
                <c:pt idx="136">
                  <c:v>-0.136785</c:v>
                </c:pt>
                <c:pt idx="137">
                  <c:v>-0.107021</c:v>
                </c:pt>
                <c:pt idx="138">
                  <c:v>-0.081691</c:v>
                </c:pt>
                <c:pt idx="139">
                  <c:v>-0.049107</c:v>
                </c:pt>
                <c:pt idx="140">
                  <c:v>-0.021174</c:v>
                </c:pt>
                <c:pt idx="141">
                  <c:v>-0.005288</c:v>
                </c:pt>
                <c:pt idx="142">
                  <c:v>-0.000112</c:v>
                </c:pt>
                <c:pt idx="143">
                  <c:v>-0.001332</c:v>
                </c:pt>
                <c:pt idx="144">
                  <c:v>-0.006716</c:v>
                </c:pt>
                <c:pt idx="145">
                  <c:v>-0.000255</c:v>
                </c:pt>
                <c:pt idx="146">
                  <c:v>0.011402</c:v>
                </c:pt>
                <c:pt idx="147">
                  <c:v>0.016441</c:v>
                </c:pt>
                <c:pt idx="148">
                  <c:v>0.025643</c:v>
                </c:pt>
                <c:pt idx="149">
                  <c:v>0.03402</c:v>
                </c:pt>
                <c:pt idx="150">
                  <c:v>0.033966</c:v>
                </c:pt>
                <c:pt idx="151">
                  <c:v>0.031945</c:v>
                </c:pt>
                <c:pt idx="152">
                  <c:v>0.023727</c:v>
                </c:pt>
                <c:pt idx="153">
                  <c:v>0.004997</c:v>
                </c:pt>
                <c:pt idx="154">
                  <c:v>-0.01371</c:v>
                </c:pt>
                <c:pt idx="155">
                  <c:v>-0.03029</c:v>
                </c:pt>
                <c:pt idx="156">
                  <c:v>-0.042598</c:v>
                </c:pt>
                <c:pt idx="157">
                  <c:v>-0.051682</c:v>
                </c:pt>
                <c:pt idx="158">
                  <c:v>-0.046851</c:v>
                </c:pt>
                <c:pt idx="159">
                  <c:v>-0.03456</c:v>
                </c:pt>
                <c:pt idx="160">
                  <c:v>-0.029732</c:v>
                </c:pt>
                <c:pt idx="161">
                  <c:v>-0.033301</c:v>
                </c:pt>
                <c:pt idx="162">
                  <c:v>-0.043183</c:v>
                </c:pt>
                <c:pt idx="163">
                  <c:v>-0.048855</c:v>
                </c:pt>
                <c:pt idx="164">
                  <c:v>-0.051471</c:v>
                </c:pt>
                <c:pt idx="165">
                  <c:v>-0.062713</c:v>
                </c:pt>
                <c:pt idx="166">
                  <c:v>-0.066475</c:v>
                </c:pt>
                <c:pt idx="167">
                  <c:v>-0.068195</c:v>
                </c:pt>
                <c:pt idx="168">
                  <c:v>-0.066691</c:v>
                </c:pt>
                <c:pt idx="169">
                  <c:v>-0.057557</c:v>
                </c:pt>
                <c:pt idx="170">
                  <c:v>-0.041679</c:v>
                </c:pt>
                <c:pt idx="171">
                  <c:v>-0.03091</c:v>
                </c:pt>
                <c:pt idx="172">
                  <c:v>-0.022191</c:v>
                </c:pt>
                <c:pt idx="173">
                  <c:v>-0.015622</c:v>
                </c:pt>
                <c:pt idx="174">
                  <c:v>-0.017648</c:v>
                </c:pt>
                <c:pt idx="175">
                  <c:v>-0.016549</c:v>
                </c:pt>
                <c:pt idx="176">
                  <c:v>-0.024266</c:v>
                </c:pt>
                <c:pt idx="177">
                  <c:v>-0.041615</c:v>
                </c:pt>
                <c:pt idx="178">
                  <c:v>-0.056805</c:v>
                </c:pt>
                <c:pt idx="179">
                  <c:v>-0.058125</c:v>
                </c:pt>
                <c:pt idx="180">
                  <c:v>-0.036925</c:v>
                </c:pt>
                <c:pt idx="181">
                  <c:v>-0.012556</c:v>
                </c:pt>
                <c:pt idx="182">
                  <c:v>8.8e-5</c:v>
                </c:pt>
                <c:pt idx="183">
                  <c:v>0.0042</c:v>
                </c:pt>
                <c:pt idx="184">
                  <c:v>0.014744</c:v>
                </c:pt>
                <c:pt idx="185">
                  <c:v>0.02415</c:v>
                </c:pt>
                <c:pt idx="186">
                  <c:v>0.026901</c:v>
                </c:pt>
                <c:pt idx="187">
                  <c:v>0.018677</c:v>
                </c:pt>
                <c:pt idx="188">
                  <c:v>0.006006</c:v>
                </c:pt>
                <c:pt idx="189">
                  <c:v>-0.001214</c:v>
                </c:pt>
                <c:pt idx="190">
                  <c:v>0.005714</c:v>
                </c:pt>
                <c:pt idx="191">
                  <c:v>0.017165</c:v>
                </c:pt>
                <c:pt idx="192">
                  <c:v>0.020243</c:v>
                </c:pt>
                <c:pt idx="193">
                  <c:v>0.020282</c:v>
                </c:pt>
                <c:pt idx="194">
                  <c:v>0.017296</c:v>
                </c:pt>
                <c:pt idx="195">
                  <c:v>0.00056</c:v>
                </c:pt>
                <c:pt idx="196">
                  <c:v>-0.017124</c:v>
                </c:pt>
                <c:pt idx="197">
                  <c:v>-0.029326</c:v>
                </c:pt>
                <c:pt idx="198">
                  <c:v>-0.039293</c:v>
                </c:pt>
                <c:pt idx="199">
                  <c:v>-0.04388</c:v>
                </c:pt>
                <c:pt idx="200">
                  <c:v>-0.04846</c:v>
                </c:pt>
                <c:pt idx="201">
                  <c:v>-0.062652</c:v>
                </c:pt>
                <c:pt idx="202">
                  <c:v>-0.069376</c:v>
                </c:pt>
                <c:pt idx="203">
                  <c:v>-0.070739</c:v>
                </c:pt>
                <c:pt idx="204">
                  <c:v>-0.072013</c:v>
                </c:pt>
                <c:pt idx="205">
                  <c:v>-0.061461</c:v>
                </c:pt>
                <c:pt idx="206">
                  <c:v>-0.054178</c:v>
                </c:pt>
                <c:pt idx="207">
                  <c:v>-0.043782</c:v>
                </c:pt>
                <c:pt idx="208">
                  <c:v>-0.019618</c:v>
                </c:pt>
                <c:pt idx="209">
                  <c:v>0.005539</c:v>
                </c:pt>
                <c:pt idx="210">
                  <c:v>0.034867</c:v>
                </c:pt>
                <c:pt idx="211">
                  <c:v>0.056565</c:v>
                </c:pt>
                <c:pt idx="212">
                  <c:v>0.058948</c:v>
                </c:pt>
                <c:pt idx="213">
                  <c:v>0.050683</c:v>
                </c:pt>
                <c:pt idx="214">
                  <c:v>0.042342</c:v>
                </c:pt>
                <c:pt idx="215">
                  <c:v>0.043565</c:v>
                </c:pt>
                <c:pt idx="216">
                  <c:v>0.064078</c:v>
                </c:pt>
                <c:pt idx="217">
                  <c:v>0.082572</c:v>
                </c:pt>
                <c:pt idx="218">
                  <c:v>0.077654</c:v>
                </c:pt>
                <c:pt idx="219">
                  <c:v>0.055695</c:v>
                </c:pt>
                <c:pt idx="220">
                  <c:v>0.025229</c:v>
                </c:pt>
                <c:pt idx="221">
                  <c:v>-0.016925</c:v>
                </c:pt>
                <c:pt idx="222">
                  <c:v>-0.061126</c:v>
                </c:pt>
                <c:pt idx="223">
                  <c:v>-0.087051</c:v>
                </c:pt>
                <c:pt idx="224">
                  <c:v>-0.0819</c:v>
                </c:pt>
                <c:pt idx="225">
                  <c:v>-0.056331</c:v>
                </c:pt>
                <c:pt idx="226">
                  <c:v>-0.026533</c:v>
                </c:pt>
                <c:pt idx="227">
                  <c:v>0.003124</c:v>
                </c:pt>
                <c:pt idx="228">
                  <c:v>0.01038</c:v>
                </c:pt>
                <c:pt idx="229">
                  <c:v>0.006015</c:v>
                </c:pt>
                <c:pt idx="230">
                  <c:v>-0.001509</c:v>
                </c:pt>
                <c:pt idx="231">
                  <c:v>0.007118</c:v>
                </c:pt>
                <c:pt idx="232">
                  <c:v>0.028768</c:v>
                </c:pt>
                <c:pt idx="233">
                  <c:v>0.041752</c:v>
                </c:pt>
                <c:pt idx="234">
                  <c:v>0.040564</c:v>
                </c:pt>
                <c:pt idx="235">
                  <c:v>0.020756</c:v>
                </c:pt>
                <c:pt idx="236">
                  <c:v>-0.002932</c:v>
                </c:pt>
                <c:pt idx="237">
                  <c:v>-0.010879</c:v>
                </c:pt>
                <c:pt idx="238">
                  <c:v>0.009286</c:v>
                </c:pt>
                <c:pt idx="239">
                  <c:v>0.051404</c:v>
                </c:pt>
                <c:pt idx="240">
                  <c:v>0.099061</c:v>
                </c:pt>
                <c:pt idx="241">
                  <c:v>0.121067</c:v>
                </c:pt>
                <c:pt idx="242">
                  <c:v>0.122673</c:v>
                </c:pt>
                <c:pt idx="243">
                  <c:v>0.115569</c:v>
                </c:pt>
                <c:pt idx="244">
                  <c:v>0.09148</c:v>
                </c:pt>
                <c:pt idx="245">
                  <c:v>0.021501</c:v>
                </c:pt>
                <c:pt idx="246">
                  <c:v>-0.026195</c:v>
                </c:pt>
                <c:pt idx="247">
                  <c:v>-0.026079</c:v>
                </c:pt>
                <c:pt idx="248">
                  <c:v>-0.007928</c:v>
                </c:pt>
                <c:pt idx="249">
                  <c:v>0.028151</c:v>
                </c:pt>
                <c:pt idx="250">
                  <c:v>0.040613</c:v>
                </c:pt>
                <c:pt idx="251">
                  <c:v>0.035917</c:v>
                </c:pt>
                <c:pt idx="252">
                  <c:v>0.03548</c:v>
                </c:pt>
                <c:pt idx="253">
                  <c:v>0.028464</c:v>
                </c:pt>
                <c:pt idx="254">
                  <c:v>0.018208</c:v>
                </c:pt>
                <c:pt idx="255">
                  <c:v>0.015497</c:v>
                </c:pt>
                <c:pt idx="256">
                  <c:v>0.017948</c:v>
                </c:pt>
                <c:pt idx="257">
                  <c:v>0.020063</c:v>
                </c:pt>
                <c:pt idx="258">
                  <c:v>0.015513</c:v>
                </c:pt>
                <c:pt idx="259">
                  <c:v>0.017329</c:v>
                </c:pt>
                <c:pt idx="260">
                  <c:v>0.024551</c:v>
                </c:pt>
                <c:pt idx="261">
                  <c:v>0.02752</c:v>
                </c:pt>
                <c:pt idx="262">
                  <c:v>0.020807</c:v>
                </c:pt>
                <c:pt idx="263">
                  <c:v>0.010854</c:v>
                </c:pt>
                <c:pt idx="264">
                  <c:v>0.004093</c:v>
                </c:pt>
                <c:pt idx="265">
                  <c:v>-0.000425</c:v>
                </c:pt>
                <c:pt idx="266">
                  <c:v>-0.011223</c:v>
                </c:pt>
                <c:pt idx="267">
                  <c:v>-0.016551</c:v>
                </c:pt>
                <c:pt idx="268">
                  <c:v>-0.018464</c:v>
                </c:pt>
                <c:pt idx="269">
                  <c:v>-0.041598</c:v>
                </c:pt>
                <c:pt idx="270">
                  <c:v>-0.079376</c:v>
                </c:pt>
                <c:pt idx="271">
                  <c:v>-0.102925</c:v>
                </c:pt>
                <c:pt idx="272">
                  <c:v>-0.107146</c:v>
                </c:pt>
                <c:pt idx="273">
                  <c:v>-0.101857</c:v>
                </c:pt>
                <c:pt idx="274">
                  <c:v>-0.108497</c:v>
                </c:pt>
                <c:pt idx="275">
                  <c:v>-0.079215</c:v>
                </c:pt>
                <c:pt idx="276">
                  <c:v>-0.074902</c:v>
                </c:pt>
                <c:pt idx="277">
                  <c:v>-0.071601</c:v>
                </c:pt>
                <c:pt idx="278">
                  <c:v>-0.04774</c:v>
                </c:pt>
                <c:pt idx="279">
                  <c:v>-0.041722</c:v>
                </c:pt>
                <c:pt idx="280">
                  <c:v>-0.071821</c:v>
                </c:pt>
                <c:pt idx="281">
                  <c:v>-0.09018</c:v>
                </c:pt>
                <c:pt idx="282">
                  <c:v>-0.094585</c:v>
                </c:pt>
                <c:pt idx="283">
                  <c:v>-0.081867</c:v>
                </c:pt>
                <c:pt idx="284">
                  <c:v>-0.061895</c:v>
                </c:pt>
                <c:pt idx="285">
                  <c:v>-0.084999</c:v>
                </c:pt>
                <c:pt idx="286">
                  <c:v>-0.125218</c:v>
                </c:pt>
                <c:pt idx="287">
                  <c:v>-0.137632</c:v>
                </c:pt>
                <c:pt idx="288">
                  <c:v>-0.127714</c:v>
                </c:pt>
                <c:pt idx="289">
                  <c:v>-0.099481</c:v>
                </c:pt>
                <c:pt idx="290">
                  <c:v>-0.068943</c:v>
                </c:pt>
                <c:pt idx="291">
                  <c:v>-0.029382</c:v>
                </c:pt>
                <c:pt idx="292">
                  <c:v>0.015577</c:v>
                </c:pt>
                <c:pt idx="293">
                  <c:v>0.048769</c:v>
                </c:pt>
                <c:pt idx="294">
                  <c:v>0.074549</c:v>
                </c:pt>
                <c:pt idx="295">
                  <c:v>0.063627</c:v>
                </c:pt>
                <c:pt idx="296">
                  <c:v>0.034205</c:v>
                </c:pt>
                <c:pt idx="297">
                  <c:v>0.025016</c:v>
                </c:pt>
                <c:pt idx="298">
                  <c:v>0.013305</c:v>
                </c:pt>
                <c:pt idx="299">
                  <c:v>-0.002459</c:v>
                </c:pt>
                <c:pt idx="300">
                  <c:v>-0.003665</c:v>
                </c:pt>
                <c:pt idx="301">
                  <c:v>0.009461</c:v>
                </c:pt>
                <c:pt idx="302">
                  <c:v>0.000312</c:v>
                </c:pt>
                <c:pt idx="303">
                  <c:v>-0.026172</c:v>
                </c:pt>
                <c:pt idx="304">
                  <c:v>-0.039096</c:v>
                </c:pt>
                <c:pt idx="305">
                  <c:v>-0.040548</c:v>
                </c:pt>
                <c:pt idx="306">
                  <c:v>-0.041072</c:v>
                </c:pt>
                <c:pt idx="307">
                  <c:v>-0.042795</c:v>
                </c:pt>
                <c:pt idx="308">
                  <c:v>-0.046644</c:v>
                </c:pt>
                <c:pt idx="309">
                  <c:v>-0.056402</c:v>
                </c:pt>
                <c:pt idx="310">
                  <c:v>-0.0578</c:v>
                </c:pt>
                <c:pt idx="311">
                  <c:v>-0.040293</c:v>
                </c:pt>
                <c:pt idx="312">
                  <c:v>-0.004834</c:v>
                </c:pt>
                <c:pt idx="313">
                  <c:v>0.015142</c:v>
                </c:pt>
                <c:pt idx="314">
                  <c:v>0.029564</c:v>
                </c:pt>
                <c:pt idx="315">
                  <c:v>0.037392</c:v>
                </c:pt>
                <c:pt idx="316">
                  <c:v>0.040862</c:v>
                </c:pt>
                <c:pt idx="317">
                  <c:v>0.03581</c:v>
                </c:pt>
                <c:pt idx="318">
                  <c:v>0.025473</c:v>
                </c:pt>
                <c:pt idx="319">
                  <c:v>0.01739</c:v>
                </c:pt>
                <c:pt idx="320">
                  <c:v>0.014711</c:v>
                </c:pt>
                <c:pt idx="321">
                  <c:v>0.017306</c:v>
                </c:pt>
                <c:pt idx="322">
                  <c:v>0.015582</c:v>
                </c:pt>
                <c:pt idx="323">
                  <c:v>0.005302</c:v>
                </c:pt>
                <c:pt idx="324">
                  <c:v>-0.010249</c:v>
                </c:pt>
                <c:pt idx="325">
                  <c:v>-0.027923</c:v>
                </c:pt>
                <c:pt idx="326">
                  <c:v>-0.039106</c:v>
                </c:pt>
                <c:pt idx="327">
                  <c:v>-0.043782</c:v>
                </c:pt>
                <c:pt idx="328">
                  <c:v>-0.047272</c:v>
                </c:pt>
                <c:pt idx="329">
                  <c:v>-0.050598</c:v>
                </c:pt>
                <c:pt idx="330">
                  <c:v>-0.053844</c:v>
                </c:pt>
                <c:pt idx="331">
                  <c:v>-0.059234</c:v>
                </c:pt>
                <c:pt idx="332">
                  <c:v>-0.067842</c:v>
                </c:pt>
                <c:pt idx="333">
                  <c:v>-0.084995</c:v>
                </c:pt>
                <c:pt idx="334">
                  <c:v>-0.084079</c:v>
                </c:pt>
                <c:pt idx="335">
                  <c:v>-0.048933</c:v>
                </c:pt>
                <c:pt idx="336">
                  <c:v>-0.034065</c:v>
                </c:pt>
                <c:pt idx="337">
                  <c:v>-0.055689</c:v>
                </c:pt>
                <c:pt idx="338">
                  <c:v>-0.058308</c:v>
                </c:pt>
                <c:pt idx="339">
                  <c:v>-0.043901</c:v>
                </c:pt>
                <c:pt idx="340">
                  <c:v>-0.029457</c:v>
                </c:pt>
                <c:pt idx="341">
                  <c:v>-0.026832</c:v>
                </c:pt>
                <c:pt idx="342">
                  <c:v>-0.024325</c:v>
                </c:pt>
                <c:pt idx="343">
                  <c:v>-0.003855</c:v>
                </c:pt>
                <c:pt idx="344">
                  <c:v>0.002482</c:v>
                </c:pt>
                <c:pt idx="345">
                  <c:v>-0.002939</c:v>
                </c:pt>
                <c:pt idx="346">
                  <c:v>-0.014833</c:v>
                </c:pt>
                <c:pt idx="347">
                  <c:v>-0.030928</c:v>
                </c:pt>
                <c:pt idx="348">
                  <c:v>-0.043689</c:v>
                </c:pt>
                <c:pt idx="349">
                  <c:v>-0.048795</c:v>
                </c:pt>
                <c:pt idx="350">
                  <c:v>-0.051675</c:v>
                </c:pt>
                <c:pt idx="351">
                  <c:v>-0.058844</c:v>
                </c:pt>
                <c:pt idx="352">
                  <c:v>-0.063991</c:v>
                </c:pt>
                <c:pt idx="353">
                  <c:v>-0.058632</c:v>
                </c:pt>
                <c:pt idx="354">
                  <c:v>-0.07007</c:v>
                </c:pt>
                <c:pt idx="355">
                  <c:v>-0.071606</c:v>
                </c:pt>
                <c:pt idx="356">
                  <c:v>-0.061364</c:v>
                </c:pt>
                <c:pt idx="357">
                  <c:v>-0.02558</c:v>
                </c:pt>
                <c:pt idx="358">
                  <c:v>0.028328</c:v>
                </c:pt>
                <c:pt idx="359">
                  <c:v>0.048</c:v>
                </c:pt>
                <c:pt idx="360">
                  <c:v>0.023724</c:v>
                </c:pt>
                <c:pt idx="361">
                  <c:v>0.003523</c:v>
                </c:pt>
                <c:pt idx="362">
                  <c:v>-0.01024</c:v>
                </c:pt>
                <c:pt idx="363">
                  <c:v>-0.024912</c:v>
                </c:pt>
                <c:pt idx="364">
                  <c:v>-0.034122</c:v>
                </c:pt>
                <c:pt idx="365">
                  <c:v>-0.034995</c:v>
                </c:pt>
                <c:pt idx="366">
                  <c:v>-0.033883</c:v>
                </c:pt>
                <c:pt idx="367">
                  <c:v>-0.028529</c:v>
                </c:pt>
                <c:pt idx="368">
                  <c:v>-0.020091</c:v>
                </c:pt>
                <c:pt idx="369">
                  <c:v>-0.012764</c:v>
                </c:pt>
                <c:pt idx="370">
                  <c:v>-0.01721</c:v>
                </c:pt>
                <c:pt idx="371">
                  <c:v>-0.023729</c:v>
                </c:pt>
                <c:pt idx="372">
                  <c:v>-0.036553</c:v>
                </c:pt>
                <c:pt idx="373">
                  <c:v>-0.050449</c:v>
                </c:pt>
                <c:pt idx="374">
                  <c:v>-0.062234</c:v>
                </c:pt>
                <c:pt idx="375">
                  <c:v>-0.068744</c:v>
                </c:pt>
                <c:pt idx="376">
                  <c:v>-0.071077</c:v>
                </c:pt>
                <c:pt idx="377">
                  <c:v>-0.07242</c:v>
                </c:pt>
                <c:pt idx="378">
                  <c:v>-0.069435</c:v>
                </c:pt>
                <c:pt idx="379">
                  <c:v>-0.065272</c:v>
                </c:pt>
                <c:pt idx="380">
                  <c:v>-0.049354</c:v>
                </c:pt>
                <c:pt idx="381">
                  <c:v>-0.036706</c:v>
                </c:pt>
                <c:pt idx="382">
                  <c:v>-0.040188</c:v>
                </c:pt>
                <c:pt idx="383">
                  <c:v>-0.04484</c:v>
                </c:pt>
                <c:pt idx="384">
                  <c:v>-0.044194</c:v>
                </c:pt>
                <c:pt idx="385">
                  <c:v>-0.040342</c:v>
                </c:pt>
                <c:pt idx="386">
                  <c:v>-0.047182</c:v>
                </c:pt>
                <c:pt idx="387">
                  <c:v>-0.057187</c:v>
                </c:pt>
                <c:pt idx="388">
                  <c:v>-0.059657</c:v>
                </c:pt>
                <c:pt idx="389">
                  <c:v>-0.053558</c:v>
                </c:pt>
                <c:pt idx="390">
                  <c:v>-0.045287</c:v>
                </c:pt>
                <c:pt idx="391">
                  <c:v>-0.043434</c:v>
                </c:pt>
                <c:pt idx="392">
                  <c:v>-0.042637</c:v>
                </c:pt>
                <c:pt idx="393">
                  <c:v>-0.041714</c:v>
                </c:pt>
                <c:pt idx="394">
                  <c:v>-0.036493</c:v>
                </c:pt>
                <c:pt idx="395">
                  <c:v>-0.02708</c:v>
                </c:pt>
                <c:pt idx="396">
                  <c:v>-0.021029</c:v>
                </c:pt>
                <c:pt idx="397">
                  <c:v>-0.011732</c:v>
                </c:pt>
                <c:pt idx="398">
                  <c:v>-0.00455</c:v>
                </c:pt>
                <c:pt idx="399">
                  <c:v>0.000479</c:v>
                </c:pt>
                <c:pt idx="400">
                  <c:v>0.00865</c:v>
                </c:pt>
                <c:pt idx="401">
                  <c:v>0.016785</c:v>
                </c:pt>
                <c:pt idx="402">
                  <c:v>0.018468</c:v>
                </c:pt>
                <c:pt idx="403">
                  <c:v>0.01695</c:v>
                </c:pt>
                <c:pt idx="404">
                  <c:v>0.004783</c:v>
                </c:pt>
                <c:pt idx="405">
                  <c:v>-0.007336</c:v>
                </c:pt>
                <c:pt idx="406">
                  <c:v>-0.017329</c:v>
                </c:pt>
                <c:pt idx="407">
                  <c:v>-0.021992</c:v>
                </c:pt>
                <c:pt idx="408">
                  <c:v>-0.025599</c:v>
                </c:pt>
                <c:pt idx="409">
                  <c:v>-0.023861</c:v>
                </c:pt>
                <c:pt idx="410">
                  <c:v>-0.024273</c:v>
                </c:pt>
                <c:pt idx="411">
                  <c:v>-0.028928</c:v>
                </c:pt>
                <c:pt idx="412">
                  <c:v>-0.031452</c:v>
                </c:pt>
                <c:pt idx="413">
                  <c:v>-0.03611</c:v>
                </c:pt>
                <c:pt idx="414">
                  <c:v>-0.040755</c:v>
                </c:pt>
                <c:pt idx="415">
                  <c:v>-0.038944</c:v>
                </c:pt>
                <c:pt idx="416">
                  <c:v>-0.038195</c:v>
                </c:pt>
                <c:pt idx="417">
                  <c:v>-0.034134</c:v>
                </c:pt>
                <c:pt idx="418">
                  <c:v>-0.032052</c:v>
                </c:pt>
                <c:pt idx="419">
                  <c:v>-0.035155</c:v>
                </c:pt>
                <c:pt idx="420">
                  <c:v>-0.035141</c:v>
                </c:pt>
                <c:pt idx="421">
                  <c:v>-0.02896</c:v>
                </c:pt>
                <c:pt idx="422">
                  <c:v>-0.026155</c:v>
                </c:pt>
                <c:pt idx="423">
                  <c:v>-0.025566</c:v>
                </c:pt>
                <c:pt idx="424">
                  <c:v>-0.02708</c:v>
                </c:pt>
                <c:pt idx="425">
                  <c:v>-0.027456</c:v>
                </c:pt>
                <c:pt idx="426">
                  <c:v>-0.03203</c:v>
                </c:pt>
                <c:pt idx="427">
                  <c:v>-0.034385</c:v>
                </c:pt>
                <c:pt idx="428">
                  <c:v>-0.041061</c:v>
                </c:pt>
                <c:pt idx="429">
                  <c:v>-0.045695</c:v>
                </c:pt>
                <c:pt idx="430">
                  <c:v>-0.049335</c:v>
                </c:pt>
                <c:pt idx="431">
                  <c:v>-0.047774</c:v>
                </c:pt>
                <c:pt idx="432">
                  <c:v>-0.048299</c:v>
                </c:pt>
                <c:pt idx="433">
                  <c:v>-0.059392</c:v>
                </c:pt>
                <c:pt idx="434">
                  <c:v>-0.066158</c:v>
                </c:pt>
                <c:pt idx="435">
                  <c:v>-0.069746</c:v>
                </c:pt>
                <c:pt idx="436">
                  <c:v>-0.077534</c:v>
                </c:pt>
                <c:pt idx="437">
                  <c:v>-0.083193</c:v>
                </c:pt>
                <c:pt idx="438">
                  <c:v>-0.083591</c:v>
                </c:pt>
                <c:pt idx="439">
                  <c:v>-0.08398</c:v>
                </c:pt>
                <c:pt idx="440">
                  <c:v>-0.083177</c:v>
                </c:pt>
                <c:pt idx="441">
                  <c:v>-0.0748</c:v>
                </c:pt>
                <c:pt idx="442">
                  <c:v>-0.064211</c:v>
                </c:pt>
                <c:pt idx="443">
                  <c:v>-0.059971</c:v>
                </c:pt>
                <c:pt idx="444">
                  <c:v>-0.048205</c:v>
                </c:pt>
                <c:pt idx="445">
                  <c:v>-0.036462</c:v>
                </c:pt>
                <c:pt idx="446">
                  <c:v>-0.018391</c:v>
                </c:pt>
                <c:pt idx="447">
                  <c:v>0.000659</c:v>
                </c:pt>
                <c:pt idx="448">
                  <c:v>0.007907</c:v>
                </c:pt>
                <c:pt idx="449">
                  <c:v>0.023709</c:v>
                </c:pt>
                <c:pt idx="450">
                  <c:v>0.031005</c:v>
                </c:pt>
                <c:pt idx="451">
                  <c:v>0.035213</c:v>
                </c:pt>
                <c:pt idx="452">
                  <c:v>0.039327</c:v>
                </c:pt>
                <c:pt idx="453">
                  <c:v>0.043422</c:v>
                </c:pt>
                <c:pt idx="454">
                  <c:v>0.049638</c:v>
                </c:pt>
                <c:pt idx="455">
                  <c:v>0.057975</c:v>
                </c:pt>
                <c:pt idx="456">
                  <c:v>0.066304</c:v>
                </c:pt>
                <c:pt idx="457">
                  <c:v>0.073589</c:v>
                </c:pt>
                <c:pt idx="458">
                  <c:v>0.084035</c:v>
                </c:pt>
                <c:pt idx="459">
                  <c:v>0.092346</c:v>
                </c:pt>
                <c:pt idx="460">
                  <c:v>0.086749</c:v>
                </c:pt>
                <c:pt idx="461">
                  <c:v>0.075882</c:v>
                </c:pt>
                <c:pt idx="462">
                  <c:v>0.067271</c:v>
                </c:pt>
                <c:pt idx="463">
                  <c:v>0.05882</c:v>
                </c:pt>
                <c:pt idx="464">
                  <c:v>0.047442</c:v>
                </c:pt>
                <c:pt idx="465">
                  <c:v>0.038362</c:v>
                </c:pt>
                <c:pt idx="466">
                  <c:v>0.026075</c:v>
                </c:pt>
                <c:pt idx="467">
                  <c:v>0.01054</c:v>
                </c:pt>
                <c:pt idx="468">
                  <c:v>0.005614</c:v>
                </c:pt>
                <c:pt idx="469">
                  <c:v>0.003776</c:v>
                </c:pt>
                <c:pt idx="470">
                  <c:v>0.000723</c:v>
                </c:pt>
                <c:pt idx="471">
                  <c:v>-0.000182</c:v>
                </c:pt>
                <c:pt idx="472">
                  <c:v>-0.006286</c:v>
                </c:pt>
                <c:pt idx="473">
                  <c:v>0.011351</c:v>
                </c:pt>
                <c:pt idx="474">
                  <c:v>0.035531</c:v>
                </c:pt>
                <c:pt idx="475">
                  <c:v>0.029659</c:v>
                </c:pt>
                <c:pt idx="476">
                  <c:v>0.019329</c:v>
                </c:pt>
                <c:pt idx="477">
                  <c:v>0.00458</c:v>
                </c:pt>
                <c:pt idx="478">
                  <c:v>-0.010252</c:v>
                </c:pt>
                <c:pt idx="479">
                  <c:v>-0.022974</c:v>
                </c:pt>
                <c:pt idx="480">
                  <c:v>-0.027105</c:v>
                </c:pt>
                <c:pt idx="481">
                  <c:v>-0.030189</c:v>
                </c:pt>
                <c:pt idx="482">
                  <c:v>-0.035333</c:v>
                </c:pt>
                <c:pt idx="483">
                  <c:v>-0.030811</c:v>
                </c:pt>
                <c:pt idx="484">
                  <c:v>-0.020859</c:v>
                </c:pt>
                <c:pt idx="485">
                  <c:v>-0.016187</c:v>
                </c:pt>
                <c:pt idx="486">
                  <c:v>-0.018998</c:v>
                </c:pt>
                <c:pt idx="487">
                  <c:v>-0.025019</c:v>
                </c:pt>
                <c:pt idx="488">
                  <c:v>-0.032038</c:v>
                </c:pt>
                <c:pt idx="489">
                  <c:v>-0.033587</c:v>
                </c:pt>
                <c:pt idx="490">
                  <c:v>-0.032887</c:v>
                </c:pt>
                <c:pt idx="491">
                  <c:v>-0.029947</c:v>
                </c:pt>
                <c:pt idx="492">
                  <c:v>-0.019499</c:v>
                </c:pt>
                <c:pt idx="493">
                  <c:v>-0.003753</c:v>
                </c:pt>
                <c:pt idx="494">
                  <c:v>0.015072</c:v>
                </c:pt>
                <c:pt idx="495">
                  <c:v>0.032664</c:v>
                </c:pt>
                <c:pt idx="496">
                  <c:v>0.040449</c:v>
                </c:pt>
                <c:pt idx="497">
                  <c:v>0.036457</c:v>
                </c:pt>
                <c:pt idx="498">
                  <c:v>0.02401</c:v>
                </c:pt>
                <c:pt idx="499">
                  <c:v>0.010674</c:v>
                </c:pt>
                <c:pt idx="500">
                  <c:v>0.006045</c:v>
                </c:pt>
                <c:pt idx="501">
                  <c:v>0.009004</c:v>
                </c:pt>
                <c:pt idx="502">
                  <c:v>0.001313</c:v>
                </c:pt>
                <c:pt idx="503">
                  <c:v>-0.012973</c:v>
                </c:pt>
                <c:pt idx="504">
                  <c:v>-0.016802</c:v>
                </c:pt>
                <c:pt idx="505">
                  <c:v>-0.017388</c:v>
                </c:pt>
                <c:pt idx="506">
                  <c:v>-0.024069</c:v>
                </c:pt>
                <c:pt idx="507">
                  <c:v>-0.027356</c:v>
                </c:pt>
                <c:pt idx="508">
                  <c:v>-0.021131</c:v>
                </c:pt>
                <c:pt idx="509">
                  <c:v>-0.028978</c:v>
                </c:pt>
                <c:pt idx="510">
                  <c:v>-0.026318</c:v>
                </c:pt>
                <c:pt idx="511">
                  <c:v>-0.016438</c:v>
                </c:pt>
                <c:pt idx="512">
                  <c:v>-0.019426</c:v>
                </c:pt>
                <c:pt idx="513">
                  <c:v>-0.022388</c:v>
                </c:pt>
                <c:pt idx="514">
                  <c:v>-0.031692</c:v>
                </c:pt>
                <c:pt idx="515">
                  <c:v>-0.044137</c:v>
                </c:pt>
                <c:pt idx="516">
                  <c:v>-0.060807</c:v>
                </c:pt>
                <c:pt idx="517">
                  <c:v>-0.07531</c:v>
                </c:pt>
                <c:pt idx="518">
                  <c:v>-0.08135</c:v>
                </c:pt>
                <c:pt idx="519">
                  <c:v>-0.067128</c:v>
                </c:pt>
                <c:pt idx="520">
                  <c:v>-0.048451</c:v>
                </c:pt>
                <c:pt idx="521">
                  <c:v>-0.043716</c:v>
                </c:pt>
                <c:pt idx="522">
                  <c:v>-0.045686</c:v>
                </c:pt>
                <c:pt idx="523">
                  <c:v>-0.050974</c:v>
                </c:pt>
                <c:pt idx="524">
                  <c:v>-0.053052</c:v>
                </c:pt>
                <c:pt idx="525">
                  <c:v>-0.060487</c:v>
                </c:pt>
                <c:pt idx="526">
                  <c:v>-0.067849</c:v>
                </c:pt>
                <c:pt idx="527">
                  <c:v>-0.068659</c:v>
                </c:pt>
                <c:pt idx="528">
                  <c:v>-0.060853</c:v>
                </c:pt>
                <c:pt idx="529">
                  <c:v>-0.036854</c:v>
                </c:pt>
                <c:pt idx="530">
                  <c:v>-0.018317</c:v>
                </c:pt>
                <c:pt idx="531">
                  <c:v>0.011679</c:v>
                </c:pt>
                <c:pt idx="532">
                  <c:v>0.0509</c:v>
                </c:pt>
                <c:pt idx="533">
                  <c:v>0.078054</c:v>
                </c:pt>
                <c:pt idx="534">
                  <c:v>0.088089</c:v>
                </c:pt>
                <c:pt idx="535">
                  <c:v>0.089762</c:v>
                </c:pt>
                <c:pt idx="536">
                  <c:v>0.094922</c:v>
                </c:pt>
                <c:pt idx="537">
                  <c:v>0.092758</c:v>
                </c:pt>
                <c:pt idx="538">
                  <c:v>0.072217</c:v>
                </c:pt>
                <c:pt idx="539">
                  <c:v>0.051369</c:v>
                </c:pt>
                <c:pt idx="540">
                  <c:v>0.038909</c:v>
                </c:pt>
                <c:pt idx="541">
                  <c:v>0.033979</c:v>
                </c:pt>
                <c:pt idx="542">
                  <c:v>0.024888</c:v>
                </c:pt>
                <c:pt idx="543">
                  <c:v>0.022312</c:v>
                </c:pt>
                <c:pt idx="544">
                  <c:v>0.02834</c:v>
                </c:pt>
                <c:pt idx="545">
                  <c:v>0.028004</c:v>
                </c:pt>
                <c:pt idx="546">
                  <c:v>0.026589</c:v>
                </c:pt>
                <c:pt idx="547">
                  <c:v>0.024014</c:v>
                </c:pt>
                <c:pt idx="548">
                  <c:v>0.028701</c:v>
                </c:pt>
                <c:pt idx="549">
                  <c:v>0.042723</c:v>
                </c:pt>
                <c:pt idx="550">
                  <c:v>0.045984</c:v>
                </c:pt>
                <c:pt idx="551">
                  <c:v>0.043927</c:v>
                </c:pt>
                <c:pt idx="552">
                  <c:v>0.037643</c:v>
                </c:pt>
                <c:pt idx="553">
                  <c:v>0.027132</c:v>
                </c:pt>
                <c:pt idx="554">
                  <c:v>0.021917</c:v>
                </c:pt>
                <c:pt idx="555">
                  <c:v>0.021071</c:v>
                </c:pt>
                <c:pt idx="556">
                  <c:v>0.023569</c:v>
                </c:pt>
                <c:pt idx="557">
                  <c:v>0.032691</c:v>
                </c:pt>
                <c:pt idx="558">
                  <c:v>0.014309</c:v>
                </c:pt>
                <c:pt idx="559">
                  <c:v>-0.026465</c:v>
                </c:pt>
                <c:pt idx="560">
                  <c:v>-0.055773</c:v>
                </c:pt>
                <c:pt idx="561">
                  <c:v>-0.076774</c:v>
                </c:pt>
                <c:pt idx="562">
                  <c:v>-0.08933</c:v>
                </c:pt>
                <c:pt idx="563">
                  <c:v>-0.101901</c:v>
                </c:pt>
                <c:pt idx="564">
                  <c:v>-0.115496</c:v>
                </c:pt>
                <c:pt idx="565">
                  <c:v>-0.118398</c:v>
                </c:pt>
                <c:pt idx="566">
                  <c:v>-0.104373</c:v>
                </c:pt>
                <c:pt idx="567">
                  <c:v>-0.078692</c:v>
                </c:pt>
                <c:pt idx="568">
                  <c:v>-0.039254</c:v>
                </c:pt>
                <c:pt idx="569">
                  <c:v>-0.005145</c:v>
                </c:pt>
                <c:pt idx="570">
                  <c:v>0.015229</c:v>
                </c:pt>
                <c:pt idx="571">
                  <c:v>0.022199</c:v>
                </c:pt>
                <c:pt idx="572">
                  <c:v>-0.005692</c:v>
                </c:pt>
                <c:pt idx="573">
                  <c:v>-0.041919</c:v>
                </c:pt>
                <c:pt idx="574">
                  <c:v>-0.062356</c:v>
                </c:pt>
                <c:pt idx="575">
                  <c:v>-0.063837</c:v>
                </c:pt>
                <c:pt idx="576">
                  <c:v>-0.047296</c:v>
                </c:pt>
                <c:pt idx="577">
                  <c:v>-0.011782</c:v>
                </c:pt>
                <c:pt idx="578">
                  <c:v>0.026655</c:v>
                </c:pt>
                <c:pt idx="579">
                  <c:v>0.06086</c:v>
                </c:pt>
                <c:pt idx="580">
                  <c:v>0.092016</c:v>
                </c:pt>
                <c:pt idx="581">
                  <c:v>0.118109</c:v>
                </c:pt>
                <c:pt idx="582">
                  <c:v>0.141471</c:v>
                </c:pt>
                <c:pt idx="583">
                  <c:v>0.141851</c:v>
                </c:pt>
                <c:pt idx="584">
                  <c:v>0.131877</c:v>
                </c:pt>
                <c:pt idx="585">
                  <c:v>0.114517</c:v>
                </c:pt>
                <c:pt idx="586">
                  <c:v>0.094696</c:v>
                </c:pt>
                <c:pt idx="587">
                  <c:v>0.090552</c:v>
                </c:pt>
                <c:pt idx="588">
                  <c:v>0.071275</c:v>
                </c:pt>
                <c:pt idx="589">
                  <c:v>0.054113</c:v>
                </c:pt>
                <c:pt idx="590">
                  <c:v>0.063701</c:v>
                </c:pt>
                <c:pt idx="591">
                  <c:v>0.079362</c:v>
                </c:pt>
                <c:pt idx="592">
                  <c:v>0.06274</c:v>
                </c:pt>
                <c:pt idx="593">
                  <c:v>0.045543</c:v>
                </c:pt>
                <c:pt idx="594">
                  <c:v>0.045792</c:v>
                </c:pt>
                <c:pt idx="595">
                  <c:v>0.053548</c:v>
                </c:pt>
                <c:pt idx="596">
                  <c:v>0.061222</c:v>
                </c:pt>
                <c:pt idx="597">
                  <c:v>0.070984</c:v>
                </c:pt>
                <c:pt idx="598">
                  <c:v>0.078602</c:v>
                </c:pt>
                <c:pt idx="599">
                  <c:v>0.083145</c:v>
                </c:pt>
                <c:pt idx="600">
                  <c:v>0.084718</c:v>
                </c:pt>
                <c:pt idx="601">
                  <c:v>0.086415</c:v>
                </c:pt>
                <c:pt idx="602">
                  <c:v>0.081744</c:v>
                </c:pt>
                <c:pt idx="603">
                  <c:v>0.074867</c:v>
                </c:pt>
                <c:pt idx="604">
                  <c:v>0.063689</c:v>
                </c:pt>
                <c:pt idx="605">
                  <c:v>0.046038</c:v>
                </c:pt>
                <c:pt idx="606">
                  <c:v>0.028358</c:v>
                </c:pt>
                <c:pt idx="607">
                  <c:v>0.010598</c:v>
                </c:pt>
                <c:pt idx="608">
                  <c:v>-0.007239</c:v>
                </c:pt>
                <c:pt idx="609">
                  <c:v>-0.020887</c:v>
                </c:pt>
                <c:pt idx="610">
                  <c:v>-0.024963</c:v>
                </c:pt>
                <c:pt idx="611">
                  <c:v>-0.031221</c:v>
                </c:pt>
                <c:pt idx="612">
                  <c:v>-0.042718</c:v>
                </c:pt>
                <c:pt idx="613">
                  <c:v>-0.046543</c:v>
                </c:pt>
                <c:pt idx="614">
                  <c:v>-0.048073</c:v>
                </c:pt>
                <c:pt idx="615">
                  <c:v>-0.05702</c:v>
                </c:pt>
                <c:pt idx="616">
                  <c:v>-0.056341</c:v>
                </c:pt>
                <c:pt idx="617">
                  <c:v>-0.048222</c:v>
                </c:pt>
                <c:pt idx="618">
                  <c:v>-0.035844</c:v>
                </c:pt>
                <c:pt idx="619">
                  <c:v>-0.016982</c:v>
                </c:pt>
                <c:pt idx="620">
                  <c:v>-0.000132</c:v>
                </c:pt>
                <c:pt idx="621">
                  <c:v>0.014635</c:v>
                </c:pt>
                <c:pt idx="622">
                  <c:v>0.026227</c:v>
                </c:pt>
                <c:pt idx="623">
                  <c:v>0.037759</c:v>
                </c:pt>
                <c:pt idx="624">
                  <c:v>0.039593</c:v>
                </c:pt>
                <c:pt idx="625">
                  <c:v>0.040236</c:v>
                </c:pt>
                <c:pt idx="626">
                  <c:v>0.036519</c:v>
                </c:pt>
                <c:pt idx="627">
                  <c:v>0.027449</c:v>
                </c:pt>
                <c:pt idx="628">
                  <c:v>0.025863</c:v>
                </c:pt>
                <c:pt idx="629">
                  <c:v>0.02966</c:v>
                </c:pt>
                <c:pt idx="630">
                  <c:v>0.028136</c:v>
                </c:pt>
                <c:pt idx="631">
                  <c:v>0.019052</c:v>
                </c:pt>
                <c:pt idx="632">
                  <c:v>0.009937</c:v>
                </c:pt>
                <c:pt idx="633">
                  <c:v>0.005142</c:v>
                </c:pt>
                <c:pt idx="634">
                  <c:v>-0.005948</c:v>
                </c:pt>
                <c:pt idx="635">
                  <c:v>-0.013737</c:v>
                </c:pt>
                <c:pt idx="636">
                  <c:v>-0.00662</c:v>
                </c:pt>
                <c:pt idx="637">
                  <c:v>0.00775</c:v>
                </c:pt>
                <c:pt idx="638">
                  <c:v>0.005134</c:v>
                </c:pt>
                <c:pt idx="639">
                  <c:v>-0.010186</c:v>
                </c:pt>
                <c:pt idx="640">
                  <c:v>-0.019098</c:v>
                </c:pt>
                <c:pt idx="641">
                  <c:v>-0.01521</c:v>
                </c:pt>
                <c:pt idx="642">
                  <c:v>-0.008338</c:v>
                </c:pt>
                <c:pt idx="643">
                  <c:v>-0.012361</c:v>
                </c:pt>
                <c:pt idx="644">
                  <c:v>-0.021691</c:v>
                </c:pt>
                <c:pt idx="645">
                  <c:v>-0.037292</c:v>
                </c:pt>
                <c:pt idx="646">
                  <c:v>-0.050694</c:v>
                </c:pt>
                <c:pt idx="647">
                  <c:v>-0.058626</c:v>
                </c:pt>
                <c:pt idx="648">
                  <c:v>-0.066483</c:v>
                </c:pt>
                <c:pt idx="649">
                  <c:v>-0.08074</c:v>
                </c:pt>
                <c:pt idx="650">
                  <c:v>-0.098242</c:v>
                </c:pt>
                <c:pt idx="651">
                  <c:v>-0.12018</c:v>
                </c:pt>
                <c:pt idx="652">
                  <c:v>-0.14339</c:v>
                </c:pt>
                <c:pt idx="653">
                  <c:v>-0.145394</c:v>
                </c:pt>
                <c:pt idx="654">
                  <c:v>-0.135813</c:v>
                </c:pt>
                <c:pt idx="655">
                  <c:v>-0.129594</c:v>
                </c:pt>
                <c:pt idx="656">
                  <c:v>-0.129834</c:v>
                </c:pt>
                <c:pt idx="657">
                  <c:v>-0.124656</c:v>
                </c:pt>
                <c:pt idx="658">
                  <c:v>-0.120519</c:v>
                </c:pt>
                <c:pt idx="659">
                  <c:v>-0.114293</c:v>
                </c:pt>
                <c:pt idx="660">
                  <c:v>-0.088872</c:v>
                </c:pt>
                <c:pt idx="661">
                  <c:v>-0.0626</c:v>
                </c:pt>
                <c:pt idx="662">
                  <c:v>-0.048293</c:v>
                </c:pt>
                <c:pt idx="663">
                  <c:v>-0.033171</c:v>
                </c:pt>
                <c:pt idx="664">
                  <c:v>-0.019239</c:v>
                </c:pt>
                <c:pt idx="665">
                  <c:v>-0.006415</c:v>
                </c:pt>
                <c:pt idx="666">
                  <c:v>-0.000959</c:v>
                </c:pt>
                <c:pt idx="667">
                  <c:v>-0.001723</c:v>
                </c:pt>
                <c:pt idx="668">
                  <c:v>0.006239</c:v>
                </c:pt>
                <c:pt idx="669">
                  <c:v>0.008034</c:v>
                </c:pt>
                <c:pt idx="670">
                  <c:v>0.001515</c:v>
                </c:pt>
                <c:pt idx="671">
                  <c:v>-0.000982</c:v>
                </c:pt>
                <c:pt idx="672">
                  <c:v>0.003598</c:v>
                </c:pt>
                <c:pt idx="673">
                  <c:v>0.007946</c:v>
                </c:pt>
                <c:pt idx="674">
                  <c:v>0.004655</c:v>
                </c:pt>
                <c:pt idx="675">
                  <c:v>0.000225</c:v>
                </c:pt>
                <c:pt idx="676">
                  <c:v>-0.006189</c:v>
                </c:pt>
                <c:pt idx="677">
                  <c:v>-0.012336</c:v>
                </c:pt>
                <c:pt idx="678">
                  <c:v>-0.011828</c:v>
                </c:pt>
                <c:pt idx="679">
                  <c:v>0.00473</c:v>
                </c:pt>
                <c:pt idx="680">
                  <c:v>0.028663</c:v>
                </c:pt>
                <c:pt idx="681">
                  <c:v>0.042751</c:v>
                </c:pt>
                <c:pt idx="682">
                  <c:v>0.050162</c:v>
                </c:pt>
                <c:pt idx="683">
                  <c:v>0.045783</c:v>
                </c:pt>
                <c:pt idx="684">
                  <c:v>0.027543</c:v>
                </c:pt>
                <c:pt idx="685">
                  <c:v>0.015632</c:v>
                </c:pt>
                <c:pt idx="686">
                  <c:v>0.019676</c:v>
                </c:pt>
                <c:pt idx="687">
                  <c:v>0.027078</c:v>
                </c:pt>
                <c:pt idx="688">
                  <c:v>0.014068</c:v>
                </c:pt>
                <c:pt idx="689">
                  <c:v>-0.019219</c:v>
                </c:pt>
                <c:pt idx="690">
                  <c:v>-0.050831</c:v>
                </c:pt>
                <c:pt idx="691">
                  <c:v>-0.068361</c:v>
                </c:pt>
                <c:pt idx="692">
                  <c:v>-0.06874</c:v>
                </c:pt>
                <c:pt idx="693">
                  <c:v>-0.056353</c:v>
                </c:pt>
                <c:pt idx="694">
                  <c:v>-0.035655</c:v>
                </c:pt>
                <c:pt idx="695">
                  <c:v>-0.024554</c:v>
                </c:pt>
                <c:pt idx="696">
                  <c:v>-0.022621</c:v>
                </c:pt>
                <c:pt idx="697">
                  <c:v>-0.010567</c:v>
                </c:pt>
                <c:pt idx="698">
                  <c:v>-0.006679</c:v>
                </c:pt>
                <c:pt idx="699">
                  <c:v>-0.009282</c:v>
                </c:pt>
                <c:pt idx="700">
                  <c:v>-0.012219</c:v>
                </c:pt>
                <c:pt idx="701">
                  <c:v>-0.019659</c:v>
                </c:pt>
                <c:pt idx="702">
                  <c:v>-0.02192</c:v>
                </c:pt>
                <c:pt idx="703">
                  <c:v>-0.01368</c:v>
                </c:pt>
                <c:pt idx="704">
                  <c:v>0.006312</c:v>
                </c:pt>
                <c:pt idx="705">
                  <c:v>0.01254</c:v>
                </c:pt>
                <c:pt idx="706">
                  <c:v>-0.022933</c:v>
                </c:pt>
                <c:pt idx="707">
                  <c:v>-0.077482</c:v>
                </c:pt>
                <c:pt idx="708">
                  <c:v>-0.103032</c:v>
                </c:pt>
                <c:pt idx="709">
                  <c:v>-0.12027</c:v>
                </c:pt>
                <c:pt idx="710">
                  <c:v>-0.135501</c:v>
                </c:pt>
                <c:pt idx="711">
                  <c:v>-0.149761</c:v>
                </c:pt>
                <c:pt idx="712">
                  <c:v>-0.148963</c:v>
                </c:pt>
                <c:pt idx="713">
                  <c:v>-0.141474</c:v>
                </c:pt>
                <c:pt idx="714">
                  <c:v>-0.14113</c:v>
                </c:pt>
                <c:pt idx="715">
                  <c:v>-0.141713</c:v>
                </c:pt>
                <c:pt idx="716">
                  <c:v>-0.140215</c:v>
                </c:pt>
                <c:pt idx="717">
                  <c:v>-0.13033</c:v>
                </c:pt>
                <c:pt idx="718">
                  <c:v>-0.105872</c:v>
                </c:pt>
                <c:pt idx="719">
                  <c:v>-0.074048</c:v>
                </c:pt>
                <c:pt idx="720">
                  <c:v>-0.043336</c:v>
                </c:pt>
                <c:pt idx="721">
                  <c:v>-0.01567</c:v>
                </c:pt>
                <c:pt idx="722">
                  <c:v>0.005777</c:v>
                </c:pt>
                <c:pt idx="723">
                  <c:v>0.023006</c:v>
                </c:pt>
                <c:pt idx="724">
                  <c:v>0.043397</c:v>
                </c:pt>
                <c:pt idx="725">
                  <c:v>0.055322</c:v>
                </c:pt>
                <c:pt idx="726">
                  <c:v>0.059991</c:v>
                </c:pt>
                <c:pt idx="727">
                  <c:v>0.058407</c:v>
                </c:pt>
                <c:pt idx="728">
                  <c:v>0.061079</c:v>
                </c:pt>
                <c:pt idx="729">
                  <c:v>0.070035</c:v>
                </c:pt>
                <c:pt idx="730">
                  <c:v>0.074618</c:v>
                </c:pt>
                <c:pt idx="731">
                  <c:v>0.069591</c:v>
                </c:pt>
                <c:pt idx="732">
                  <c:v>0.057102</c:v>
                </c:pt>
                <c:pt idx="733">
                  <c:v>0.041354</c:v>
                </c:pt>
                <c:pt idx="734">
                  <c:v>0.028788</c:v>
                </c:pt>
                <c:pt idx="735">
                  <c:v>0.015262</c:v>
                </c:pt>
                <c:pt idx="736">
                  <c:v>0.002914</c:v>
                </c:pt>
                <c:pt idx="737">
                  <c:v>-0.001781</c:v>
                </c:pt>
                <c:pt idx="738">
                  <c:v>-0.003149</c:v>
                </c:pt>
                <c:pt idx="739">
                  <c:v>-0.006549</c:v>
                </c:pt>
                <c:pt idx="740">
                  <c:v>-0.010943</c:v>
                </c:pt>
                <c:pt idx="741">
                  <c:v>-0.015338</c:v>
                </c:pt>
                <c:pt idx="742">
                  <c:v>-0.019745</c:v>
                </c:pt>
                <c:pt idx="743">
                  <c:v>-0.025255</c:v>
                </c:pt>
                <c:pt idx="744">
                  <c:v>-0.030787</c:v>
                </c:pt>
                <c:pt idx="745">
                  <c:v>-0.027788</c:v>
                </c:pt>
                <c:pt idx="746">
                  <c:v>-0.019508</c:v>
                </c:pt>
                <c:pt idx="747">
                  <c:v>-0.01871</c:v>
                </c:pt>
                <c:pt idx="748">
                  <c:v>-0.025398</c:v>
                </c:pt>
                <c:pt idx="749">
                  <c:v>-0.033166</c:v>
                </c:pt>
                <c:pt idx="750">
                  <c:v>-0.033512</c:v>
                </c:pt>
                <c:pt idx="751">
                  <c:v>-0.030732</c:v>
                </c:pt>
                <c:pt idx="752">
                  <c:v>-0.028105</c:v>
                </c:pt>
                <c:pt idx="753">
                  <c:v>-0.029979</c:v>
                </c:pt>
                <c:pt idx="754">
                  <c:v>-0.04488</c:v>
                </c:pt>
                <c:pt idx="755">
                  <c:v>-0.061908</c:v>
                </c:pt>
                <c:pt idx="756">
                  <c:v>-0.071322</c:v>
                </c:pt>
                <c:pt idx="757">
                  <c:v>-0.073072</c:v>
                </c:pt>
                <c:pt idx="758">
                  <c:v>-0.066137</c:v>
                </c:pt>
                <c:pt idx="759">
                  <c:v>-0.062284</c:v>
                </c:pt>
                <c:pt idx="760">
                  <c:v>-0.069119</c:v>
                </c:pt>
                <c:pt idx="761">
                  <c:v>-0.085613</c:v>
                </c:pt>
                <c:pt idx="762">
                  <c:v>-0.10115</c:v>
                </c:pt>
                <c:pt idx="763">
                  <c:v>-0.110381</c:v>
                </c:pt>
                <c:pt idx="764">
                  <c:v>-0.119664</c:v>
                </c:pt>
                <c:pt idx="765">
                  <c:v>-0.124784</c:v>
                </c:pt>
                <c:pt idx="766">
                  <c:v>-0.118173</c:v>
                </c:pt>
                <c:pt idx="767">
                  <c:v>-0.108118</c:v>
                </c:pt>
                <c:pt idx="768">
                  <c:v>-0.099964</c:v>
                </c:pt>
                <c:pt idx="769">
                  <c:v>-0.090701</c:v>
                </c:pt>
                <c:pt idx="770">
                  <c:v>-0.077248</c:v>
                </c:pt>
                <c:pt idx="771">
                  <c:v>-0.056669</c:v>
                </c:pt>
                <c:pt idx="772">
                  <c:v>-0.046077</c:v>
                </c:pt>
                <c:pt idx="773">
                  <c:v>-0.047337</c:v>
                </c:pt>
                <c:pt idx="774">
                  <c:v>-0.064464</c:v>
                </c:pt>
                <c:pt idx="775">
                  <c:v>-0.096342</c:v>
                </c:pt>
                <c:pt idx="776">
                  <c:v>-0.108766</c:v>
                </c:pt>
                <c:pt idx="777">
                  <c:v>-0.081631</c:v>
                </c:pt>
                <c:pt idx="778">
                  <c:v>-0.035212</c:v>
                </c:pt>
                <c:pt idx="779">
                  <c:v>-0.017372</c:v>
                </c:pt>
                <c:pt idx="780">
                  <c:v>-0.038903</c:v>
                </c:pt>
                <c:pt idx="781">
                  <c:v>-0.092655</c:v>
                </c:pt>
                <c:pt idx="782">
                  <c:v>-0.132994</c:v>
                </c:pt>
                <c:pt idx="783">
                  <c:v>-0.141583</c:v>
                </c:pt>
                <c:pt idx="784">
                  <c:v>-0.145862</c:v>
                </c:pt>
                <c:pt idx="785">
                  <c:v>-0.149964</c:v>
                </c:pt>
                <c:pt idx="786">
                  <c:v>-0.150709</c:v>
                </c:pt>
                <c:pt idx="787">
                  <c:v>-0.154778</c:v>
                </c:pt>
                <c:pt idx="788">
                  <c:v>-0.13992</c:v>
                </c:pt>
                <c:pt idx="789">
                  <c:v>-0.107393</c:v>
                </c:pt>
                <c:pt idx="790">
                  <c:v>-0.079601</c:v>
                </c:pt>
                <c:pt idx="791">
                  <c:v>-0.061619</c:v>
                </c:pt>
                <c:pt idx="792">
                  <c:v>-0.054269</c:v>
                </c:pt>
                <c:pt idx="793">
                  <c:v>-0.053046</c:v>
                </c:pt>
                <c:pt idx="794">
                  <c:v>-0.065403</c:v>
                </c:pt>
                <c:pt idx="795">
                  <c:v>-0.081928</c:v>
                </c:pt>
                <c:pt idx="796">
                  <c:v>-0.093161</c:v>
                </c:pt>
                <c:pt idx="797">
                  <c:v>-0.101219</c:v>
                </c:pt>
                <c:pt idx="798">
                  <c:v>-0.101756</c:v>
                </c:pt>
                <c:pt idx="799">
                  <c:v>-0.097904</c:v>
                </c:pt>
                <c:pt idx="800">
                  <c:v>-0.086445</c:v>
                </c:pt>
                <c:pt idx="801">
                  <c:v>-0.068482</c:v>
                </c:pt>
                <c:pt idx="802">
                  <c:v>-0.045295</c:v>
                </c:pt>
                <c:pt idx="803">
                  <c:v>-0.021147</c:v>
                </c:pt>
                <c:pt idx="804">
                  <c:v>0.000829</c:v>
                </c:pt>
                <c:pt idx="805">
                  <c:v>0.014192</c:v>
                </c:pt>
                <c:pt idx="806">
                  <c:v>0.015803</c:v>
                </c:pt>
                <c:pt idx="807">
                  <c:v>0.016353</c:v>
                </c:pt>
                <c:pt idx="808">
                  <c:v>0.014568</c:v>
                </c:pt>
                <c:pt idx="809">
                  <c:v>0.016797</c:v>
                </c:pt>
                <c:pt idx="810">
                  <c:v>0.022103</c:v>
                </c:pt>
                <c:pt idx="811">
                  <c:v>0.027404</c:v>
                </c:pt>
                <c:pt idx="812">
                  <c:v>0.030591</c:v>
                </c:pt>
                <c:pt idx="813">
                  <c:v>0.033808</c:v>
                </c:pt>
                <c:pt idx="814">
                  <c:v>0.026488</c:v>
                </c:pt>
                <c:pt idx="815">
                  <c:v>0.011879</c:v>
                </c:pt>
                <c:pt idx="816">
                  <c:v>-0.00375</c:v>
                </c:pt>
                <c:pt idx="817">
                  <c:v>-0.022694</c:v>
                </c:pt>
                <c:pt idx="818">
                  <c:v>-0.041594</c:v>
                </c:pt>
                <c:pt idx="819">
                  <c:v>-0.054142</c:v>
                </c:pt>
                <c:pt idx="820">
                  <c:v>-0.056045</c:v>
                </c:pt>
                <c:pt idx="821">
                  <c:v>-0.052541</c:v>
                </c:pt>
                <c:pt idx="822">
                  <c:v>-0.05335</c:v>
                </c:pt>
                <c:pt idx="823">
                  <c:v>-0.059406</c:v>
                </c:pt>
                <c:pt idx="824">
                  <c:v>-0.059773</c:v>
                </c:pt>
                <c:pt idx="825">
                  <c:v>-0.047218</c:v>
                </c:pt>
                <c:pt idx="826">
                  <c:v>-0.024145</c:v>
                </c:pt>
                <c:pt idx="827">
                  <c:v>-0.001153</c:v>
                </c:pt>
                <c:pt idx="828">
                  <c:v>0.019775</c:v>
                </c:pt>
                <c:pt idx="829">
                  <c:v>0.032293</c:v>
                </c:pt>
                <c:pt idx="830">
                  <c:v>0.040646</c:v>
                </c:pt>
                <c:pt idx="831">
                  <c:v>0.044817</c:v>
                </c:pt>
                <c:pt idx="832">
                  <c:v>0.044823</c:v>
                </c:pt>
                <c:pt idx="833">
                  <c:v>0.051424</c:v>
                </c:pt>
                <c:pt idx="834">
                  <c:v>0.066541</c:v>
                </c:pt>
                <c:pt idx="835">
                  <c:v>0.074868</c:v>
                </c:pt>
                <c:pt idx="836">
                  <c:v>0.080732</c:v>
                </c:pt>
                <c:pt idx="837">
                  <c:v>0.094922</c:v>
                </c:pt>
                <c:pt idx="838">
                  <c:v>0.121788</c:v>
                </c:pt>
                <c:pt idx="839">
                  <c:v>0.152814</c:v>
                </c:pt>
                <c:pt idx="840">
                  <c:v>0.17743</c:v>
                </c:pt>
                <c:pt idx="841">
                  <c:v>0.191627</c:v>
                </c:pt>
                <c:pt idx="842">
                  <c:v>0.209278</c:v>
                </c:pt>
                <c:pt idx="843">
                  <c:v>0.22797</c:v>
                </c:pt>
                <c:pt idx="844">
                  <c:v>0.243543</c:v>
                </c:pt>
                <c:pt idx="845">
                  <c:v>0.260366</c:v>
                </c:pt>
                <c:pt idx="846">
                  <c:v>0.273175</c:v>
                </c:pt>
                <c:pt idx="847">
                  <c:v>0.279671</c:v>
                </c:pt>
                <c:pt idx="848">
                  <c:v>0.286048</c:v>
                </c:pt>
                <c:pt idx="849">
                  <c:v>0.292496</c:v>
                </c:pt>
                <c:pt idx="850">
                  <c:v>0.291519</c:v>
                </c:pt>
                <c:pt idx="851">
                  <c:v>0.274589</c:v>
                </c:pt>
                <c:pt idx="852">
                  <c:v>0.275019</c:v>
                </c:pt>
                <c:pt idx="853">
                  <c:v>0.259434</c:v>
                </c:pt>
                <c:pt idx="854">
                  <c:v>0.26438</c:v>
                </c:pt>
                <c:pt idx="855">
                  <c:v>0.246873</c:v>
                </c:pt>
                <c:pt idx="856">
                  <c:v>0.235857</c:v>
                </c:pt>
                <c:pt idx="857">
                  <c:v>0.222632</c:v>
                </c:pt>
                <c:pt idx="858">
                  <c:v>0.194456</c:v>
                </c:pt>
                <c:pt idx="859">
                  <c:v>0.163121</c:v>
                </c:pt>
                <c:pt idx="860">
                  <c:v>0.132894</c:v>
                </c:pt>
                <c:pt idx="861">
                  <c:v>0.114497</c:v>
                </c:pt>
                <c:pt idx="862">
                  <c:v>0.110049</c:v>
                </c:pt>
                <c:pt idx="863">
                  <c:v>0.097081</c:v>
                </c:pt>
                <c:pt idx="864">
                  <c:v>0.072262</c:v>
                </c:pt>
                <c:pt idx="865">
                  <c:v>0.052613</c:v>
                </c:pt>
                <c:pt idx="866">
                  <c:v>0.032915</c:v>
                </c:pt>
                <c:pt idx="867">
                  <c:v>0.0122</c:v>
                </c:pt>
                <c:pt idx="868">
                  <c:v>0.000138</c:v>
                </c:pt>
                <c:pt idx="869">
                  <c:v>0.004113</c:v>
                </c:pt>
                <c:pt idx="870">
                  <c:v>0.007074</c:v>
                </c:pt>
                <c:pt idx="871">
                  <c:v>-0.02205</c:v>
                </c:pt>
                <c:pt idx="872">
                  <c:v>-0.043899</c:v>
                </c:pt>
                <c:pt idx="873">
                  <c:v>-0.047629</c:v>
                </c:pt>
                <c:pt idx="874">
                  <c:v>-0.036117</c:v>
                </c:pt>
                <c:pt idx="875">
                  <c:v>-0.035111</c:v>
                </c:pt>
                <c:pt idx="876">
                  <c:v>-0.05341</c:v>
                </c:pt>
                <c:pt idx="877">
                  <c:v>-0.068678</c:v>
                </c:pt>
                <c:pt idx="878">
                  <c:v>-0.067978</c:v>
                </c:pt>
                <c:pt idx="879">
                  <c:v>-0.057598</c:v>
                </c:pt>
                <c:pt idx="880">
                  <c:v>-0.03987</c:v>
                </c:pt>
                <c:pt idx="881">
                  <c:v>-0.040458</c:v>
                </c:pt>
                <c:pt idx="882">
                  <c:v>-0.05509</c:v>
                </c:pt>
                <c:pt idx="883">
                  <c:v>-0.067795</c:v>
                </c:pt>
                <c:pt idx="884">
                  <c:v>-0.082954</c:v>
                </c:pt>
                <c:pt idx="885">
                  <c:v>-0.102429</c:v>
                </c:pt>
                <c:pt idx="886">
                  <c:v>-0.115261</c:v>
                </c:pt>
                <c:pt idx="887">
                  <c:v>-0.116271</c:v>
                </c:pt>
                <c:pt idx="888">
                  <c:v>-0.119448</c:v>
                </c:pt>
                <c:pt idx="889">
                  <c:v>-0.117494</c:v>
                </c:pt>
                <c:pt idx="890">
                  <c:v>-0.114476</c:v>
                </c:pt>
                <c:pt idx="891">
                  <c:v>-0.112232</c:v>
                </c:pt>
                <c:pt idx="892">
                  <c:v>-0.116163</c:v>
                </c:pt>
                <c:pt idx="893">
                  <c:v>-0.124123</c:v>
                </c:pt>
                <c:pt idx="894">
                  <c:v>-0.126624</c:v>
                </c:pt>
                <c:pt idx="895">
                  <c:v>-0.135664</c:v>
                </c:pt>
                <c:pt idx="896">
                  <c:v>-0.151374</c:v>
                </c:pt>
                <c:pt idx="897">
                  <c:v>-0.169319</c:v>
                </c:pt>
                <c:pt idx="898">
                  <c:v>-0.182908</c:v>
                </c:pt>
                <c:pt idx="899">
                  <c:v>-0.204809</c:v>
                </c:pt>
                <c:pt idx="900">
                  <c:v>-0.247778</c:v>
                </c:pt>
                <c:pt idx="901">
                  <c:v>-0.296968</c:v>
                </c:pt>
                <c:pt idx="902">
                  <c:v>-0.341897</c:v>
                </c:pt>
                <c:pt idx="903">
                  <c:v>-0.35498</c:v>
                </c:pt>
                <c:pt idx="904">
                  <c:v>-0.334143</c:v>
                </c:pt>
                <c:pt idx="905">
                  <c:v>-0.314582</c:v>
                </c:pt>
                <c:pt idx="906">
                  <c:v>-0.327096</c:v>
                </c:pt>
                <c:pt idx="907">
                  <c:v>-0.365243</c:v>
                </c:pt>
                <c:pt idx="908">
                  <c:v>-0.37421</c:v>
                </c:pt>
                <c:pt idx="909">
                  <c:v>-0.371407</c:v>
                </c:pt>
                <c:pt idx="910">
                  <c:v>-0.36747</c:v>
                </c:pt>
                <c:pt idx="911">
                  <c:v>-0.371948</c:v>
                </c:pt>
                <c:pt idx="912">
                  <c:v>-0.370144</c:v>
                </c:pt>
                <c:pt idx="913">
                  <c:v>-0.364462</c:v>
                </c:pt>
                <c:pt idx="914">
                  <c:v>-0.351928</c:v>
                </c:pt>
                <c:pt idx="915">
                  <c:v>-0.321468</c:v>
                </c:pt>
                <c:pt idx="916">
                  <c:v>-0.288376</c:v>
                </c:pt>
                <c:pt idx="917">
                  <c:v>-0.283852</c:v>
                </c:pt>
                <c:pt idx="918">
                  <c:v>-0.320149</c:v>
                </c:pt>
                <c:pt idx="919">
                  <c:v>-0.329871</c:v>
                </c:pt>
                <c:pt idx="920">
                  <c:v>-0.325706</c:v>
                </c:pt>
                <c:pt idx="921">
                  <c:v>-0.300941</c:v>
                </c:pt>
                <c:pt idx="922">
                  <c:v>-0.284503</c:v>
                </c:pt>
                <c:pt idx="923">
                  <c:v>-0.280018</c:v>
                </c:pt>
                <c:pt idx="924">
                  <c:v>-0.273829</c:v>
                </c:pt>
                <c:pt idx="925">
                  <c:v>-0.26365</c:v>
                </c:pt>
                <c:pt idx="926">
                  <c:v>-0.253627</c:v>
                </c:pt>
                <c:pt idx="927">
                  <c:v>-0.244652</c:v>
                </c:pt>
                <c:pt idx="928">
                  <c:v>-0.223912</c:v>
                </c:pt>
                <c:pt idx="929">
                  <c:v>-0.189272</c:v>
                </c:pt>
                <c:pt idx="930">
                  <c:v>-0.151378</c:v>
                </c:pt>
                <c:pt idx="931">
                  <c:v>-0.124098</c:v>
                </c:pt>
                <c:pt idx="932">
                  <c:v>-0.106406</c:v>
                </c:pt>
                <c:pt idx="933">
                  <c:v>-0.093013</c:v>
                </c:pt>
                <c:pt idx="934">
                  <c:v>-0.08289</c:v>
                </c:pt>
                <c:pt idx="935">
                  <c:v>-0.080302</c:v>
                </c:pt>
                <c:pt idx="936">
                  <c:v>-0.076628</c:v>
                </c:pt>
                <c:pt idx="937">
                  <c:v>-0.075071</c:v>
                </c:pt>
                <c:pt idx="938">
                  <c:v>-0.09489</c:v>
                </c:pt>
                <c:pt idx="939">
                  <c:v>-0.098764</c:v>
                </c:pt>
                <c:pt idx="940">
                  <c:v>-0.074906</c:v>
                </c:pt>
                <c:pt idx="941">
                  <c:v>-0.073609</c:v>
                </c:pt>
                <c:pt idx="942">
                  <c:v>-0.082101</c:v>
                </c:pt>
                <c:pt idx="943">
                  <c:v>-0.077815</c:v>
                </c:pt>
                <c:pt idx="944">
                  <c:v>-0.068149</c:v>
                </c:pt>
                <c:pt idx="945">
                  <c:v>-0.064821</c:v>
                </c:pt>
                <c:pt idx="946">
                  <c:v>-0.067807</c:v>
                </c:pt>
                <c:pt idx="947">
                  <c:v>-0.070754</c:v>
                </c:pt>
                <c:pt idx="948">
                  <c:v>-0.075901</c:v>
                </c:pt>
                <c:pt idx="949">
                  <c:v>-0.073603</c:v>
                </c:pt>
                <c:pt idx="950">
                  <c:v>-0.068146</c:v>
                </c:pt>
                <c:pt idx="951">
                  <c:v>-0.070225</c:v>
                </c:pt>
                <c:pt idx="952">
                  <c:v>-0.073371</c:v>
                </c:pt>
                <c:pt idx="953">
                  <c:v>-0.071254</c:v>
                </c:pt>
                <c:pt idx="954">
                  <c:v>-0.068047</c:v>
                </c:pt>
                <c:pt idx="955">
                  <c:v>-0.061411</c:v>
                </c:pt>
                <c:pt idx="956">
                  <c:v>-0.057688</c:v>
                </c:pt>
                <c:pt idx="957">
                  <c:v>-0.056916</c:v>
                </c:pt>
                <c:pt idx="958">
                  <c:v>-0.062323</c:v>
                </c:pt>
                <c:pt idx="959">
                  <c:v>-0.071719</c:v>
                </c:pt>
                <c:pt idx="960">
                  <c:v>-0.070275</c:v>
                </c:pt>
                <c:pt idx="961">
                  <c:v>-0.050813</c:v>
                </c:pt>
                <c:pt idx="962">
                  <c:v>-0.056231</c:v>
                </c:pt>
                <c:pt idx="963">
                  <c:v>-0.053287</c:v>
                </c:pt>
                <c:pt idx="964">
                  <c:v>-0.018413</c:v>
                </c:pt>
                <c:pt idx="965">
                  <c:v>-0.000887</c:v>
                </c:pt>
                <c:pt idx="966">
                  <c:v>-0.010988</c:v>
                </c:pt>
                <c:pt idx="967">
                  <c:v>0.001458</c:v>
                </c:pt>
                <c:pt idx="968">
                  <c:v>0.012673</c:v>
                </c:pt>
                <c:pt idx="969">
                  <c:v>0.007997</c:v>
                </c:pt>
                <c:pt idx="970">
                  <c:v>0.027065</c:v>
                </c:pt>
                <c:pt idx="971">
                  <c:v>0.03342</c:v>
                </c:pt>
                <c:pt idx="972">
                  <c:v>0.014398</c:v>
                </c:pt>
                <c:pt idx="973">
                  <c:v>0.028506</c:v>
                </c:pt>
                <c:pt idx="974">
                  <c:v>0.052729</c:v>
                </c:pt>
                <c:pt idx="975">
                  <c:v>0.080083</c:v>
                </c:pt>
                <c:pt idx="976">
                  <c:v>0.074316</c:v>
                </c:pt>
                <c:pt idx="977">
                  <c:v>0.068645</c:v>
                </c:pt>
                <c:pt idx="978">
                  <c:v>0.067225</c:v>
                </c:pt>
                <c:pt idx="979">
                  <c:v>0.078549</c:v>
                </c:pt>
                <c:pt idx="980">
                  <c:v>0.085579</c:v>
                </c:pt>
                <c:pt idx="981">
                  <c:v>0.073491</c:v>
                </c:pt>
                <c:pt idx="982">
                  <c:v>0.05724</c:v>
                </c:pt>
                <c:pt idx="983">
                  <c:v>0.078332</c:v>
                </c:pt>
                <c:pt idx="984">
                  <c:v>0.108881</c:v>
                </c:pt>
                <c:pt idx="985">
                  <c:v>0.131922</c:v>
                </c:pt>
                <c:pt idx="986">
                  <c:v>0.142222</c:v>
                </c:pt>
                <c:pt idx="987">
                  <c:v>0.136657</c:v>
                </c:pt>
                <c:pt idx="988">
                  <c:v>0.132343</c:v>
                </c:pt>
                <c:pt idx="989">
                  <c:v>0.127226</c:v>
                </c:pt>
                <c:pt idx="990">
                  <c:v>0.118006</c:v>
                </c:pt>
                <c:pt idx="991">
                  <c:v>0.116366</c:v>
                </c:pt>
                <c:pt idx="992">
                  <c:v>0.117839</c:v>
                </c:pt>
                <c:pt idx="993">
                  <c:v>0.106311</c:v>
                </c:pt>
                <c:pt idx="994">
                  <c:v>0.061674</c:v>
                </c:pt>
                <c:pt idx="995">
                  <c:v>0.020174</c:v>
                </c:pt>
                <c:pt idx="996">
                  <c:v>0.010708</c:v>
                </c:pt>
                <c:pt idx="997">
                  <c:v>-0.000783</c:v>
                </c:pt>
                <c:pt idx="998">
                  <c:v>-0.028356</c:v>
                </c:pt>
                <c:pt idx="999">
                  <c:v>-0.063614</c:v>
                </c:pt>
                <c:pt idx="1000">
                  <c:v>-0.092454</c:v>
                </c:pt>
                <c:pt idx="1001">
                  <c:v>-0.137043</c:v>
                </c:pt>
                <c:pt idx="1002">
                  <c:v>-0.178099</c:v>
                </c:pt>
                <c:pt idx="1003">
                  <c:v>-0.202022</c:v>
                </c:pt>
                <c:pt idx="1004">
                  <c:v>-0.20486</c:v>
                </c:pt>
                <c:pt idx="1005">
                  <c:v>-0.199177</c:v>
                </c:pt>
                <c:pt idx="1006">
                  <c:v>-0.200974</c:v>
                </c:pt>
                <c:pt idx="1007">
                  <c:v>-0.201824</c:v>
                </c:pt>
                <c:pt idx="1008">
                  <c:v>-0.199367</c:v>
                </c:pt>
                <c:pt idx="1009">
                  <c:v>-0.195656</c:v>
                </c:pt>
                <c:pt idx="1010">
                  <c:v>-0.189747</c:v>
                </c:pt>
                <c:pt idx="1011">
                  <c:v>-0.169946</c:v>
                </c:pt>
                <c:pt idx="1012">
                  <c:v>-0.130944</c:v>
                </c:pt>
                <c:pt idx="1013">
                  <c:v>-0.102589</c:v>
                </c:pt>
                <c:pt idx="1014">
                  <c:v>-0.084916</c:v>
                </c:pt>
                <c:pt idx="1015">
                  <c:v>-0.081313</c:v>
                </c:pt>
                <c:pt idx="1016">
                  <c:v>-0.098161</c:v>
                </c:pt>
                <c:pt idx="1017">
                  <c:v>-0.116052</c:v>
                </c:pt>
                <c:pt idx="1018">
                  <c:v>-0.122016</c:v>
                </c:pt>
                <c:pt idx="1019">
                  <c:v>-0.132114</c:v>
                </c:pt>
                <c:pt idx="1020">
                  <c:v>-0.125266</c:v>
                </c:pt>
                <c:pt idx="1021">
                  <c:v>-0.105718</c:v>
                </c:pt>
                <c:pt idx="1022">
                  <c:v>-0.08618</c:v>
                </c:pt>
                <c:pt idx="1023">
                  <c:v>-0.070945</c:v>
                </c:pt>
                <c:pt idx="1024">
                  <c:v>-0.058946</c:v>
                </c:pt>
                <c:pt idx="1025">
                  <c:v>-0.045911</c:v>
                </c:pt>
                <c:pt idx="1026">
                  <c:v>-0.030714</c:v>
                </c:pt>
                <c:pt idx="1027">
                  <c:v>-0.027108</c:v>
                </c:pt>
                <c:pt idx="1028">
                  <c:v>-0.029827</c:v>
                </c:pt>
                <c:pt idx="1029">
                  <c:v>-0.035821</c:v>
                </c:pt>
                <c:pt idx="1030">
                  <c:v>-0.045117</c:v>
                </c:pt>
                <c:pt idx="1031">
                  <c:v>-0.049086</c:v>
                </c:pt>
                <c:pt idx="1032">
                  <c:v>-0.046597</c:v>
                </c:pt>
                <c:pt idx="1033">
                  <c:v>-0.038844</c:v>
                </c:pt>
                <c:pt idx="1034">
                  <c:v>-0.037609</c:v>
                </c:pt>
                <c:pt idx="1035">
                  <c:v>-0.05232</c:v>
                </c:pt>
                <c:pt idx="1036">
                  <c:v>-0.072195</c:v>
                </c:pt>
                <c:pt idx="1037">
                  <c:v>-0.088842</c:v>
                </c:pt>
                <c:pt idx="1038">
                  <c:v>-0.104504</c:v>
                </c:pt>
                <c:pt idx="1039">
                  <c:v>-0.117161</c:v>
                </c:pt>
                <c:pt idx="1040">
                  <c:v>-0.122467</c:v>
                </c:pt>
                <c:pt idx="1041">
                  <c:v>-0.11811</c:v>
                </c:pt>
                <c:pt idx="1042">
                  <c:v>-0.118979</c:v>
                </c:pt>
                <c:pt idx="1043">
                  <c:v>-0.113351</c:v>
                </c:pt>
                <c:pt idx="1044">
                  <c:v>-0.096039</c:v>
                </c:pt>
                <c:pt idx="1045">
                  <c:v>-0.090724</c:v>
                </c:pt>
                <c:pt idx="1046">
                  <c:v>-0.097247</c:v>
                </c:pt>
                <c:pt idx="1047">
                  <c:v>-0.096057</c:v>
                </c:pt>
                <c:pt idx="1048">
                  <c:v>-0.06986</c:v>
                </c:pt>
                <c:pt idx="1049">
                  <c:v>-0.035736</c:v>
                </c:pt>
                <c:pt idx="1050">
                  <c:v>-0.018898</c:v>
                </c:pt>
                <c:pt idx="1051">
                  <c:v>-0.021683</c:v>
                </c:pt>
                <c:pt idx="1052">
                  <c:v>-0.028897</c:v>
                </c:pt>
                <c:pt idx="1053">
                  <c:v>-0.032889</c:v>
                </c:pt>
                <c:pt idx="1054">
                  <c:v>-0.033729</c:v>
                </c:pt>
                <c:pt idx="1055">
                  <c:v>-0.030485</c:v>
                </c:pt>
                <c:pt idx="1056">
                  <c:v>-0.021999</c:v>
                </c:pt>
                <c:pt idx="1057">
                  <c:v>0.001564</c:v>
                </c:pt>
                <c:pt idx="1058">
                  <c:v>0.030742</c:v>
                </c:pt>
                <c:pt idx="1059">
                  <c:v>0.058005</c:v>
                </c:pt>
                <c:pt idx="1060">
                  <c:v>0.082185</c:v>
                </c:pt>
                <c:pt idx="1061">
                  <c:v>0.098874</c:v>
                </c:pt>
                <c:pt idx="1062">
                  <c:v>0.108989</c:v>
                </c:pt>
                <c:pt idx="1063">
                  <c:v>0.108329</c:v>
                </c:pt>
                <c:pt idx="1064">
                  <c:v>0.098121</c:v>
                </c:pt>
                <c:pt idx="1065">
                  <c:v>0.082738</c:v>
                </c:pt>
                <c:pt idx="1066">
                  <c:v>0.065231</c:v>
                </c:pt>
                <c:pt idx="1067">
                  <c:v>0.039042</c:v>
                </c:pt>
                <c:pt idx="1068">
                  <c:v>0.00207</c:v>
                </c:pt>
                <c:pt idx="1069">
                  <c:v>-0.037057</c:v>
                </c:pt>
                <c:pt idx="1070">
                  <c:v>-0.065403</c:v>
                </c:pt>
                <c:pt idx="1071">
                  <c:v>-0.088247</c:v>
                </c:pt>
                <c:pt idx="1072">
                  <c:v>-0.090643</c:v>
                </c:pt>
                <c:pt idx="1073">
                  <c:v>-0.084607</c:v>
                </c:pt>
                <c:pt idx="1074">
                  <c:v>-0.072397</c:v>
                </c:pt>
                <c:pt idx="1075">
                  <c:v>-0.05829</c:v>
                </c:pt>
                <c:pt idx="1076">
                  <c:v>-0.05397</c:v>
                </c:pt>
                <c:pt idx="1077">
                  <c:v>-0.065614</c:v>
                </c:pt>
                <c:pt idx="1078">
                  <c:v>-0.082347</c:v>
                </c:pt>
                <c:pt idx="1079">
                  <c:v>-0.096652</c:v>
                </c:pt>
                <c:pt idx="1080">
                  <c:v>-0.102352</c:v>
                </c:pt>
                <c:pt idx="1081">
                  <c:v>-0.101816</c:v>
                </c:pt>
                <c:pt idx="1082">
                  <c:v>-0.092993</c:v>
                </c:pt>
                <c:pt idx="1083">
                  <c:v>-0.084578</c:v>
                </c:pt>
                <c:pt idx="1084">
                  <c:v>-0.078497</c:v>
                </c:pt>
                <c:pt idx="1085">
                  <c:v>-0.062769</c:v>
                </c:pt>
                <c:pt idx="1086">
                  <c:v>-0.053529</c:v>
                </c:pt>
                <c:pt idx="1087">
                  <c:v>-0.041987</c:v>
                </c:pt>
                <c:pt idx="1088">
                  <c:v>-0.018617</c:v>
                </c:pt>
                <c:pt idx="1089">
                  <c:v>0.014324</c:v>
                </c:pt>
                <c:pt idx="1090">
                  <c:v>0.018174</c:v>
                </c:pt>
                <c:pt idx="1091">
                  <c:v>0.017477</c:v>
                </c:pt>
                <c:pt idx="1092">
                  <c:v>0.018866</c:v>
                </c:pt>
                <c:pt idx="1093">
                  <c:v>0.023679</c:v>
                </c:pt>
                <c:pt idx="1094">
                  <c:v>0.043849</c:v>
                </c:pt>
                <c:pt idx="1095">
                  <c:v>0.053356</c:v>
                </c:pt>
                <c:pt idx="1096">
                  <c:v>0.044544</c:v>
                </c:pt>
                <c:pt idx="1097">
                  <c:v>0.030205</c:v>
                </c:pt>
                <c:pt idx="1098">
                  <c:v>0.025296</c:v>
                </c:pt>
                <c:pt idx="1099">
                  <c:v>0.024528</c:v>
                </c:pt>
                <c:pt idx="1100">
                  <c:v>0.026943</c:v>
                </c:pt>
                <c:pt idx="1101">
                  <c:v>0.018676</c:v>
                </c:pt>
                <c:pt idx="1102">
                  <c:v>0.003966</c:v>
                </c:pt>
                <c:pt idx="1103">
                  <c:v>-0.01292</c:v>
                </c:pt>
                <c:pt idx="1104">
                  <c:v>-0.018014</c:v>
                </c:pt>
                <c:pt idx="1105">
                  <c:v>-0.016749</c:v>
                </c:pt>
                <c:pt idx="1106">
                  <c:v>-0.006979</c:v>
                </c:pt>
                <c:pt idx="1107">
                  <c:v>0.004926</c:v>
                </c:pt>
                <c:pt idx="1108">
                  <c:v>0.023278</c:v>
                </c:pt>
                <c:pt idx="1109">
                  <c:v>0.038511</c:v>
                </c:pt>
                <c:pt idx="1110">
                  <c:v>0.041124</c:v>
                </c:pt>
                <c:pt idx="1111">
                  <c:v>0.034361</c:v>
                </c:pt>
                <c:pt idx="1112">
                  <c:v>0.027691</c:v>
                </c:pt>
                <c:pt idx="1113">
                  <c:v>0.018822</c:v>
                </c:pt>
                <c:pt idx="1114">
                  <c:v>0.015258</c:v>
                </c:pt>
                <c:pt idx="1115">
                  <c:v>0.017043</c:v>
                </c:pt>
                <c:pt idx="1116">
                  <c:v>0.019969</c:v>
                </c:pt>
                <c:pt idx="1117">
                  <c:v>0.027332</c:v>
                </c:pt>
                <c:pt idx="1118">
                  <c:v>0.034794</c:v>
                </c:pt>
                <c:pt idx="1119">
                  <c:v>0.046504</c:v>
                </c:pt>
                <c:pt idx="1120">
                  <c:v>0.05706</c:v>
                </c:pt>
                <c:pt idx="1121">
                  <c:v>0.062289</c:v>
                </c:pt>
                <c:pt idx="1122">
                  <c:v>0.053564</c:v>
                </c:pt>
                <c:pt idx="1123">
                  <c:v>0.0221</c:v>
                </c:pt>
                <c:pt idx="1124">
                  <c:v>-0.003031</c:v>
                </c:pt>
                <c:pt idx="1125">
                  <c:v>0.008006</c:v>
                </c:pt>
                <c:pt idx="1126">
                  <c:v>0.05858</c:v>
                </c:pt>
                <c:pt idx="1127">
                  <c:v>0.08785</c:v>
                </c:pt>
                <c:pt idx="1128">
                  <c:v>0.087473</c:v>
                </c:pt>
                <c:pt idx="1129">
                  <c:v>0.059578</c:v>
                </c:pt>
                <c:pt idx="1130">
                  <c:v>0.019962</c:v>
                </c:pt>
                <c:pt idx="1131">
                  <c:v>-0.045543</c:v>
                </c:pt>
                <c:pt idx="1132">
                  <c:v>-0.131665</c:v>
                </c:pt>
                <c:pt idx="1133">
                  <c:v>-0.187801</c:v>
                </c:pt>
                <c:pt idx="1134">
                  <c:v>-0.168286</c:v>
                </c:pt>
                <c:pt idx="1135">
                  <c:v>-0.098701</c:v>
                </c:pt>
                <c:pt idx="1136">
                  <c:v>-0.023723</c:v>
                </c:pt>
                <c:pt idx="1137">
                  <c:v>0.040735</c:v>
                </c:pt>
                <c:pt idx="1138">
                  <c:v>0.097742</c:v>
                </c:pt>
                <c:pt idx="1139">
                  <c:v>0.154843</c:v>
                </c:pt>
                <c:pt idx="1140">
                  <c:v>0.199201</c:v>
                </c:pt>
                <c:pt idx="1141">
                  <c:v>0.213662</c:v>
                </c:pt>
                <c:pt idx="1142">
                  <c:v>0.210145</c:v>
                </c:pt>
                <c:pt idx="1143">
                  <c:v>0.191725</c:v>
                </c:pt>
                <c:pt idx="1144">
                  <c:v>0.171122</c:v>
                </c:pt>
                <c:pt idx="1145">
                  <c:v>0.163204</c:v>
                </c:pt>
                <c:pt idx="1146">
                  <c:v>0.16364</c:v>
                </c:pt>
                <c:pt idx="1147">
                  <c:v>0.163938</c:v>
                </c:pt>
                <c:pt idx="1148">
                  <c:v>0.16218</c:v>
                </c:pt>
                <c:pt idx="1149">
                  <c:v>0.171361</c:v>
                </c:pt>
                <c:pt idx="1150">
                  <c:v>0.182829</c:v>
                </c:pt>
                <c:pt idx="1151">
                  <c:v>0.162589</c:v>
                </c:pt>
                <c:pt idx="1152">
                  <c:v>0.144683</c:v>
                </c:pt>
                <c:pt idx="1153">
                  <c:v>0.148085</c:v>
                </c:pt>
                <c:pt idx="1154">
                  <c:v>0.15021</c:v>
                </c:pt>
                <c:pt idx="1155">
                  <c:v>0.156354</c:v>
                </c:pt>
                <c:pt idx="1156">
                  <c:v>0.178294</c:v>
                </c:pt>
                <c:pt idx="1157">
                  <c:v>0.202304</c:v>
                </c:pt>
                <c:pt idx="1158">
                  <c:v>0.217927</c:v>
                </c:pt>
                <c:pt idx="1159">
                  <c:v>0.219905</c:v>
                </c:pt>
                <c:pt idx="1160">
                  <c:v>0.218842</c:v>
                </c:pt>
                <c:pt idx="1161">
                  <c:v>0.226352</c:v>
                </c:pt>
                <c:pt idx="1162">
                  <c:v>0.233766</c:v>
                </c:pt>
                <c:pt idx="1163">
                  <c:v>0.233642</c:v>
                </c:pt>
                <c:pt idx="1164">
                  <c:v>0.226039</c:v>
                </c:pt>
                <c:pt idx="1165">
                  <c:v>0.210017</c:v>
                </c:pt>
                <c:pt idx="1166">
                  <c:v>0.197198</c:v>
                </c:pt>
                <c:pt idx="1167">
                  <c:v>0.187684</c:v>
                </c:pt>
                <c:pt idx="1168">
                  <c:v>0.176194</c:v>
                </c:pt>
                <c:pt idx="1169">
                  <c:v>0.169125</c:v>
                </c:pt>
                <c:pt idx="1170">
                  <c:v>0.16436</c:v>
                </c:pt>
                <c:pt idx="1171">
                  <c:v>0.163841</c:v>
                </c:pt>
                <c:pt idx="1172">
                  <c:v>0.167523</c:v>
                </c:pt>
                <c:pt idx="1173">
                  <c:v>0.168962</c:v>
                </c:pt>
                <c:pt idx="1174">
                  <c:v>0.163844</c:v>
                </c:pt>
                <c:pt idx="1175">
                  <c:v>0.146907</c:v>
                </c:pt>
                <c:pt idx="1176">
                  <c:v>0.135326</c:v>
                </c:pt>
                <c:pt idx="1177">
                  <c:v>0.124707</c:v>
                </c:pt>
                <c:pt idx="1178">
                  <c:v>0.124688</c:v>
                </c:pt>
                <c:pt idx="1179">
                  <c:v>0.125842</c:v>
                </c:pt>
                <c:pt idx="1180">
                  <c:v>0.138977</c:v>
                </c:pt>
                <c:pt idx="1181">
                  <c:v>0.160784</c:v>
                </c:pt>
                <c:pt idx="1182">
                  <c:v>0.153757</c:v>
                </c:pt>
                <c:pt idx="1183">
                  <c:v>0.124086</c:v>
                </c:pt>
                <c:pt idx="1184">
                  <c:v>0.099459</c:v>
                </c:pt>
                <c:pt idx="1185">
                  <c:v>0.068412</c:v>
                </c:pt>
                <c:pt idx="1186">
                  <c:v>0.034366</c:v>
                </c:pt>
                <c:pt idx="1187">
                  <c:v>0.011266</c:v>
                </c:pt>
                <c:pt idx="1188">
                  <c:v>0.00205</c:v>
                </c:pt>
                <c:pt idx="1189">
                  <c:v>-0.006168</c:v>
                </c:pt>
                <c:pt idx="1190">
                  <c:v>-0.009035</c:v>
                </c:pt>
                <c:pt idx="1191">
                  <c:v>-0.011805</c:v>
                </c:pt>
                <c:pt idx="1192">
                  <c:v>-0.022994</c:v>
                </c:pt>
                <c:pt idx="1193">
                  <c:v>-0.032078</c:v>
                </c:pt>
                <c:pt idx="1194">
                  <c:v>-0.03062</c:v>
                </c:pt>
                <c:pt idx="1195">
                  <c:v>-0.026051</c:v>
                </c:pt>
                <c:pt idx="1196">
                  <c:v>-0.023678</c:v>
                </c:pt>
                <c:pt idx="1197">
                  <c:v>-0.020183</c:v>
                </c:pt>
                <c:pt idx="1198">
                  <c:v>-0.009084</c:v>
                </c:pt>
                <c:pt idx="1199">
                  <c:v>0.00429</c:v>
                </c:pt>
                <c:pt idx="1200">
                  <c:v>0.008032</c:v>
                </c:pt>
                <c:pt idx="1201">
                  <c:v>-0.00222</c:v>
                </c:pt>
                <c:pt idx="1202">
                  <c:v>-0.024387</c:v>
                </c:pt>
                <c:pt idx="1203">
                  <c:v>-0.042377</c:v>
                </c:pt>
                <c:pt idx="1204">
                  <c:v>-0.057186</c:v>
                </c:pt>
                <c:pt idx="1205">
                  <c:v>-0.061282</c:v>
                </c:pt>
                <c:pt idx="1206">
                  <c:v>-0.055643</c:v>
                </c:pt>
                <c:pt idx="1207">
                  <c:v>-0.052096</c:v>
                </c:pt>
                <c:pt idx="1208">
                  <c:v>-0.06134</c:v>
                </c:pt>
                <c:pt idx="1209">
                  <c:v>-0.075898</c:v>
                </c:pt>
                <c:pt idx="1210">
                  <c:v>-0.087124</c:v>
                </c:pt>
                <c:pt idx="1211">
                  <c:v>-0.087541</c:v>
                </c:pt>
                <c:pt idx="1212">
                  <c:v>-0.064308</c:v>
                </c:pt>
                <c:pt idx="1213">
                  <c:v>-0.059244</c:v>
                </c:pt>
                <c:pt idx="1214">
                  <c:v>-0.074706</c:v>
                </c:pt>
                <c:pt idx="1215">
                  <c:v>-0.083869</c:v>
                </c:pt>
                <c:pt idx="1216">
                  <c:v>-0.082427</c:v>
                </c:pt>
                <c:pt idx="1217">
                  <c:v>-0.076675</c:v>
                </c:pt>
                <c:pt idx="1218">
                  <c:v>-0.063438</c:v>
                </c:pt>
                <c:pt idx="1219">
                  <c:v>-0.029969</c:v>
                </c:pt>
                <c:pt idx="1220">
                  <c:v>-0.006103</c:v>
                </c:pt>
                <c:pt idx="1221">
                  <c:v>0.032756</c:v>
                </c:pt>
                <c:pt idx="1222">
                  <c:v>0.061995</c:v>
                </c:pt>
                <c:pt idx="1223">
                  <c:v>0.060097</c:v>
                </c:pt>
                <c:pt idx="1224">
                  <c:v>0.044968</c:v>
                </c:pt>
                <c:pt idx="1225">
                  <c:v>0.019014</c:v>
                </c:pt>
                <c:pt idx="1226">
                  <c:v>-0.005712</c:v>
                </c:pt>
                <c:pt idx="1227">
                  <c:v>-0.017377</c:v>
                </c:pt>
                <c:pt idx="1228">
                  <c:v>-0.021525</c:v>
                </c:pt>
                <c:pt idx="1229">
                  <c:v>-0.017153</c:v>
                </c:pt>
                <c:pt idx="1230">
                  <c:v>-0.018007</c:v>
                </c:pt>
                <c:pt idx="1231">
                  <c:v>-0.006004</c:v>
                </c:pt>
                <c:pt idx="1232">
                  <c:v>-0.001801</c:v>
                </c:pt>
                <c:pt idx="1233">
                  <c:v>-0.014982</c:v>
                </c:pt>
                <c:pt idx="1234">
                  <c:v>-0.021698</c:v>
                </c:pt>
                <c:pt idx="1235">
                  <c:v>-0.01852</c:v>
                </c:pt>
                <c:pt idx="1236">
                  <c:v>-0.006483</c:v>
                </c:pt>
                <c:pt idx="1237">
                  <c:v>0.000232</c:v>
                </c:pt>
                <c:pt idx="1238">
                  <c:v>0.000467</c:v>
                </c:pt>
                <c:pt idx="1239">
                  <c:v>0.002823</c:v>
                </c:pt>
                <c:pt idx="1240">
                  <c:v>0.007349</c:v>
                </c:pt>
                <c:pt idx="1241">
                  <c:v>0.007536</c:v>
                </c:pt>
                <c:pt idx="1242">
                  <c:v>0.009661</c:v>
                </c:pt>
                <c:pt idx="1243">
                  <c:v>0.020373</c:v>
                </c:pt>
                <c:pt idx="1244">
                  <c:v>0.02387</c:v>
                </c:pt>
                <c:pt idx="1245">
                  <c:v>0.003102</c:v>
                </c:pt>
                <c:pt idx="1246">
                  <c:v>-0.026176</c:v>
                </c:pt>
                <c:pt idx="1247">
                  <c:v>-0.045798</c:v>
                </c:pt>
                <c:pt idx="1248">
                  <c:v>-0.065396</c:v>
                </c:pt>
                <c:pt idx="1249">
                  <c:v>-0.087139</c:v>
                </c:pt>
                <c:pt idx="1250">
                  <c:v>-0.107862</c:v>
                </c:pt>
                <c:pt idx="1251">
                  <c:v>-0.135103</c:v>
                </c:pt>
                <c:pt idx="1252">
                  <c:v>-0.14967</c:v>
                </c:pt>
                <c:pt idx="1253">
                  <c:v>-0.153727</c:v>
                </c:pt>
                <c:pt idx="1254">
                  <c:v>-0.161233</c:v>
                </c:pt>
                <c:pt idx="1255">
                  <c:v>-0.165564</c:v>
                </c:pt>
                <c:pt idx="1256">
                  <c:v>-0.158853</c:v>
                </c:pt>
                <c:pt idx="1257">
                  <c:v>-0.134551</c:v>
                </c:pt>
                <c:pt idx="1258">
                  <c:v>-0.09521</c:v>
                </c:pt>
                <c:pt idx="1259">
                  <c:v>-0.060796</c:v>
                </c:pt>
                <c:pt idx="1260">
                  <c:v>-0.050267</c:v>
                </c:pt>
                <c:pt idx="1261">
                  <c:v>-0.052686</c:v>
                </c:pt>
                <c:pt idx="1262">
                  <c:v>-0.062341</c:v>
                </c:pt>
                <c:pt idx="1263">
                  <c:v>-0.068539</c:v>
                </c:pt>
                <c:pt idx="1264">
                  <c:v>-0.081025</c:v>
                </c:pt>
                <c:pt idx="1265">
                  <c:v>-0.102987</c:v>
                </c:pt>
                <c:pt idx="1266">
                  <c:v>-0.119578</c:v>
                </c:pt>
                <c:pt idx="1267">
                  <c:v>-0.12988</c:v>
                </c:pt>
                <c:pt idx="1268">
                  <c:v>-0.142455</c:v>
                </c:pt>
                <c:pt idx="1269">
                  <c:v>-0.153909</c:v>
                </c:pt>
                <c:pt idx="1270">
                  <c:v>-0.147075</c:v>
                </c:pt>
                <c:pt idx="1271">
                  <c:v>-0.129652</c:v>
                </c:pt>
                <c:pt idx="1272">
                  <c:v>-0.109219</c:v>
                </c:pt>
                <c:pt idx="1273">
                  <c:v>-0.084642</c:v>
                </c:pt>
                <c:pt idx="1274">
                  <c:v>-0.054699</c:v>
                </c:pt>
                <c:pt idx="1275">
                  <c:v>-0.038599</c:v>
                </c:pt>
                <c:pt idx="1276">
                  <c:v>-0.036446</c:v>
                </c:pt>
                <c:pt idx="1277">
                  <c:v>-0.043007</c:v>
                </c:pt>
                <c:pt idx="1278">
                  <c:v>-0.056047</c:v>
                </c:pt>
                <c:pt idx="1279">
                  <c:v>-0.073333</c:v>
                </c:pt>
                <c:pt idx="1280">
                  <c:v>-0.089495</c:v>
                </c:pt>
                <c:pt idx="1281">
                  <c:v>-0.098112</c:v>
                </c:pt>
                <c:pt idx="1282">
                  <c:v>-0.093911</c:v>
                </c:pt>
                <c:pt idx="1283">
                  <c:v>-0.07526</c:v>
                </c:pt>
                <c:pt idx="1284">
                  <c:v>-0.034596</c:v>
                </c:pt>
                <c:pt idx="1285">
                  <c:v>0.019826</c:v>
                </c:pt>
                <c:pt idx="1286">
                  <c:v>0.053024</c:v>
                </c:pt>
                <c:pt idx="1287">
                  <c:v>0.058548</c:v>
                </c:pt>
                <c:pt idx="1288">
                  <c:v>0.054367</c:v>
                </c:pt>
                <c:pt idx="1289">
                  <c:v>0.054258</c:v>
                </c:pt>
                <c:pt idx="1290">
                  <c:v>0.061492</c:v>
                </c:pt>
                <c:pt idx="1291">
                  <c:v>0.05381</c:v>
                </c:pt>
                <c:pt idx="1292">
                  <c:v>0.034499</c:v>
                </c:pt>
                <c:pt idx="1293">
                  <c:v>0.025908</c:v>
                </c:pt>
                <c:pt idx="1294">
                  <c:v>0.033331</c:v>
                </c:pt>
                <c:pt idx="1295">
                  <c:v>0.050282</c:v>
                </c:pt>
                <c:pt idx="1296">
                  <c:v>0.067362</c:v>
                </c:pt>
                <c:pt idx="1297">
                  <c:v>0.076318</c:v>
                </c:pt>
                <c:pt idx="1298">
                  <c:v>0.086501</c:v>
                </c:pt>
                <c:pt idx="1299">
                  <c:v>0.087051</c:v>
                </c:pt>
                <c:pt idx="1300">
                  <c:v>0.074849</c:v>
                </c:pt>
                <c:pt idx="1301">
                  <c:v>0.03916</c:v>
                </c:pt>
                <c:pt idx="1302">
                  <c:v>-0.005158</c:v>
                </c:pt>
                <c:pt idx="1303">
                  <c:v>-0.045259</c:v>
                </c:pt>
                <c:pt idx="1304">
                  <c:v>-0.077873</c:v>
                </c:pt>
                <c:pt idx="1305">
                  <c:v>-0.127636</c:v>
                </c:pt>
                <c:pt idx="1306">
                  <c:v>-0.182725</c:v>
                </c:pt>
                <c:pt idx="1307">
                  <c:v>-0.224774</c:v>
                </c:pt>
                <c:pt idx="1308">
                  <c:v>-0.254974</c:v>
                </c:pt>
                <c:pt idx="1309">
                  <c:v>-0.276329</c:v>
                </c:pt>
                <c:pt idx="1310">
                  <c:v>-0.279339</c:v>
                </c:pt>
                <c:pt idx="1311">
                  <c:v>-0.269669</c:v>
                </c:pt>
                <c:pt idx="1312">
                  <c:v>-0.262423</c:v>
                </c:pt>
                <c:pt idx="1313">
                  <c:v>-0.253336</c:v>
                </c:pt>
                <c:pt idx="1314">
                  <c:v>-0.192844</c:v>
                </c:pt>
                <c:pt idx="1315">
                  <c:v>-0.117365</c:v>
                </c:pt>
                <c:pt idx="1316">
                  <c:v>-0.113341</c:v>
                </c:pt>
                <c:pt idx="1317">
                  <c:v>-0.103238</c:v>
                </c:pt>
                <c:pt idx="1318">
                  <c:v>-0.066306</c:v>
                </c:pt>
                <c:pt idx="1319">
                  <c:v>-0.066977</c:v>
                </c:pt>
                <c:pt idx="1320">
                  <c:v>-0.062381</c:v>
                </c:pt>
                <c:pt idx="1321">
                  <c:v>-0.030248</c:v>
                </c:pt>
                <c:pt idx="1322">
                  <c:v>-0.018788</c:v>
                </c:pt>
                <c:pt idx="1323">
                  <c:v>-0.048279</c:v>
                </c:pt>
                <c:pt idx="1324">
                  <c:v>-0.029515</c:v>
                </c:pt>
                <c:pt idx="1325">
                  <c:v>-0.009836</c:v>
                </c:pt>
                <c:pt idx="1326">
                  <c:v>-0.002508</c:v>
                </c:pt>
                <c:pt idx="1327">
                  <c:v>0.033937</c:v>
                </c:pt>
                <c:pt idx="1328">
                  <c:v>0.051972</c:v>
                </c:pt>
                <c:pt idx="1329">
                  <c:v>0.065821</c:v>
                </c:pt>
                <c:pt idx="1330">
                  <c:v>0.089272</c:v>
                </c:pt>
                <c:pt idx="1331">
                  <c:v>0.102774</c:v>
                </c:pt>
                <c:pt idx="1332">
                  <c:v>0.103446</c:v>
                </c:pt>
                <c:pt idx="1333">
                  <c:v>0.100983</c:v>
                </c:pt>
                <c:pt idx="1334">
                  <c:v>0.083416</c:v>
                </c:pt>
                <c:pt idx="1335">
                  <c:v>0.07016</c:v>
                </c:pt>
                <c:pt idx="1336">
                  <c:v>0.068592</c:v>
                </c:pt>
                <c:pt idx="1337">
                  <c:v>0.069195</c:v>
                </c:pt>
                <c:pt idx="1338">
                  <c:v>0.072169</c:v>
                </c:pt>
                <c:pt idx="1339">
                  <c:v>0.07314</c:v>
                </c:pt>
                <c:pt idx="1340">
                  <c:v>0.078655</c:v>
                </c:pt>
                <c:pt idx="1341">
                  <c:v>0.085253</c:v>
                </c:pt>
                <c:pt idx="1342">
                  <c:v>0.077823</c:v>
                </c:pt>
                <c:pt idx="1343">
                  <c:v>0.071303</c:v>
                </c:pt>
                <c:pt idx="1344">
                  <c:v>0.061459</c:v>
                </c:pt>
                <c:pt idx="1345">
                  <c:v>0.051511</c:v>
                </c:pt>
                <c:pt idx="1346">
                  <c:v>0.047932</c:v>
                </c:pt>
                <c:pt idx="1347">
                  <c:v>0.046342</c:v>
                </c:pt>
                <c:pt idx="1348">
                  <c:v>0.04576</c:v>
                </c:pt>
                <c:pt idx="1349">
                  <c:v>0.054966</c:v>
                </c:pt>
                <c:pt idx="1350">
                  <c:v>0.061058</c:v>
                </c:pt>
                <c:pt idx="1351">
                  <c:v>0.077006</c:v>
                </c:pt>
                <c:pt idx="1352">
                  <c:v>0.081397</c:v>
                </c:pt>
                <c:pt idx="1353">
                  <c:v>0.049351</c:v>
                </c:pt>
                <c:pt idx="1354">
                  <c:v>0.032083</c:v>
                </c:pt>
                <c:pt idx="1355">
                  <c:v>0.032039</c:v>
                </c:pt>
                <c:pt idx="1356">
                  <c:v>-0.007199</c:v>
                </c:pt>
                <c:pt idx="1357">
                  <c:v>-0.044171</c:v>
                </c:pt>
                <c:pt idx="1358">
                  <c:v>-0.047952</c:v>
                </c:pt>
                <c:pt idx="1359">
                  <c:v>-0.069016</c:v>
                </c:pt>
                <c:pt idx="1360">
                  <c:v>-0.096624</c:v>
                </c:pt>
                <c:pt idx="1361">
                  <c:v>-0.120976</c:v>
                </c:pt>
                <c:pt idx="1362">
                  <c:v>-0.142194</c:v>
                </c:pt>
                <c:pt idx="1363">
                  <c:v>-0.150693</c:v>
                </c:pt>
                <c:pt idx="1364">
                  <c:v>-0.150531</c:v>
                </c:pt>
                <c:pt idx="1365">
                  <c:v>-0.154494</c:v>
                </c:pt>
                <c:pt idx="1366">
                  <c:v>-0.142556</c:v>
                </c:pt>
                <c:pt idx="1367">
                  <c:v>-0.107055</c:v>
                </c:pt>
                <c:pt idx="1368">
                  <c:v>-0.084278</c:v>
                </c:pt>
                <c:pt idx="1369">
                  <c:v>-0.059357</c:v>
                </c:pt>
                <c:pt idx="1370">
                  <c:v>-0.037464</c:v>
                </c:pt>
                <c:pt idx="1371">
                  <c:v>-0.017502</c:v>
                </c:pt>
                <c:pt idx="1372">
                  <c:v>0.000327</c:v>
                </c:pt>
                <c:pt idx="1373">
                  <c:v>0.011698</c:v>
                </c:pt>
                <c:pt idx="1374">
                  <c:v>0.007988</c:v>
                </c:pt>
                <c:pt idx="1375">
                  <c:v>-0.018254</c:v>
                </c:pt>
                <c:pt idx="1376">
                  <c:v>-0.069009</c:v>
                </c:pt>
                <c:pt idx="1377">
                  <c:v>-0.101601</c:v>
                </c:pt>
                <c:pt idx="1378">
                  <c:v>-0.102109</c:v>
                </c:pt>
                <c:pt idx="1379">
                  <c:v>-0.086387</c:v>
                </c:pt>
                <c:pt idx="1380">
                  <c:v>-0.071588</c:v>
                </c:pt>
                <c:pt idx="1381">
                  <c:v>-0.055836</c:v>
                </c:pt>
                <c:pt idx="1382">
                  <c:v>-0.052019</c:v>
                </c:pt>
                <c:pt idx="1383">
                  <c:v>-0.051479</c:v>
                </c:pt>
                <c:pt idx="1384">
                  <c:v>-0.047747</c:v>
                </c:pt>
                <c:pt idx="1385">
                  <c:v>-0.047204</c:v>
                </c:pt>
                <c:pt idx="1386">
                  <c:v>-0.046733</c:v>
                </c:pt>
                <c:pt idx="1387">
                  <c:v>-0.052794</c:v>
                </c:pt>
                <c:pt idx="1388">
                  <c:v>-0.062135</c:v>
                </c:pt>
                <c:pt idx="1389">
                  <c:v>-0.065003</c:v>
                </c:pt>
                <c:pt idx="1390">
                  <c:v>-0.063526</c:v>
                </c:pt>
                <c:pt idx="1391">
                  <c:v>-0.051576</c:v>
                </c:pt>
                <c:pt idx="1392">
                  <c:v>-0.034438</c:v>
                </c:pt>
                <c:pt idx="1393">
                  <c:v>-0.00455</c:v>
                </c:pt>
                <c:pt idx="1394">
                  <c:v>0.058395</c:v>
                </c:pt>
                <c:pt idx="1395">
                  <c:v>0.111697</c:v>
                </c:pt>
                <c:pt idx="1396">
                  <c:v>0.133034</c:v>
                </c:pt>
                <c:pt idx="1397">
                  <c:v>0.155561</c:v>
                </c:pt>
                <c:pt idx="1398">
                  <c:v>0.165335</c:v>
                </c:pt>
                <c:pt idx="1399">
                  <c:v>0.14512</c:v>
                </c:pt>
                <c:pt idx="1400">
                  <c:v>0.126944</c:v>
                </c:pt>
                <c:pt idx="1401">
                  <c:v>0.101349</c:v>
                </c:pt>
                <c:pt idx="1402">
                  <c:v>0.067391</c:v>
                </c:pt>
                <c:pt idx="1403">
                  <c:v>0.035693</c:v>
                </c:pt>
                <c:pt idx="1404">
                  <c:v>0.003913</c:v>
                </c:pt>
                <c:pt idx="1405">
                  <c:v>-0.020336</c:v>
                </c:pt>
                <c:pt idx="1406">
                  <c:v>-0.026238</c:v>
                </c:pt>
                <c:pt idx="1407">
                  <c:v>-0.022481</c:v>
                </c:pt>
                <c:pt idx="1408">
                  <c:v>-0.017782</c:v>
                </c:pt>
                <c:pt idx="1409">
                  <c:v>-0.023882</c:v>
                </c:pt>
                <c:pt idx="1410">
                  <c:v>-0.015083</c:v>
                </c:pt>
                <c:pt idx="1411">
                  <c:v>0.001181</c:v>
                </c:pt>
                <c:pt idx="1412">
                  <c:v>0.006797</c:v>
                </c:pt>
                <c:pt idx="1413">
                  <c:v>0.013465</c:v>
                </c:pt>
                <c:pt idx="1414">
                  <c:v>0.021318</c:v>
                </c:pt>
                <c:pt idx="1415">
                  <c:v>0.033264</c:v>
                </c:pt>
                <c:pt idx="1416">
                  <c:v>0.038493</c:v>
                </c:pt>
                <c:pt idx="1417">
                  <c:v>-0.007765</c:v>
                </c:pt>
                <c:pt idx="1418">
                  <c:v>-0.076274</c:v>
                </c:pt>
                <c:pt idx="1419">
                  <c:v>-0.118677</c:v>
                </c:pt>
                <c:pt idx="1420">
                  <c:v>-0.140689</c:v>
                </c:pt>
                <c:pt idx="1421">
                  <c:v>-0.175747</c:v>
                </c:pt>
                <c:pt idx="1422">
                  <c:v>-0.21102</c:v>
                </c:pt>
                <c:pt idx="1423">
                  <c:v>-0.202577</c:v>
                </c:pt>
                <c:pt idx="1424">
                  <c:v>-0.199271</c:v>
                </c:pt>
                <c:pt idx="1425">
                  <c:v>-0.169199</c:v>
                </c:pt>
                <c:pt idx="1426">
                  <c:v>-0.095519</c:v>
                </c:pt>
                <c:pt idx="1427">
                  <c:v>-0.033439</c:v>
                </c:pt>
                <c:pt idx="1428">
                  <c:v>-0.011963</c:v>
                </c:pt>
                <c:pt idx="1429">
                  <c:v>0.016067</c:v>
                </c:pt>
                <c:pt idx="1430">
                  <c:v>0.034408</c:v>
                </c:pt>
                <c:pt idx="1431">
                  <c:v>0.031306</c:v>
                </c:pt>
                <c:pt idx="1432">
                  <c:v>0.002628</c:v>
                </c:pt>
                <c:pt idx="1433">
                  <c:v>-0.030282</c:v>
                </c:pt>
                <c:pt idx="1434">
                  <c:v>-0.050459</c:v>
                </c:pt>
                <c:pt idx="1435">
                  <c:v>-0.080435</c:v>
                </c:pt>
                <c:pt idx="1436">
                  <c:v>-0.108215</c:v>
                </c:pt>
                <c:pt idx="1437">
                  <c:v>-0.119922</c:v>
                </c:pt>
                <c:pt idx="1438">
                  <c:v>-0.125212</c:v>
                </c:pt>
                <c:pt idx="1439">
                  <c:v>-0.119694</c:v>
                </c:pt>
                <c:pt idx="1440">
                  <c:v>-0.103279</c:v>
                </c:pt>
                <c:pt idx="1441">
                  <c:v>-0.092059</c:v>
                </c:pt>
                <c:pt idx="1442">
                  <c:v>-0.095965</c:v>
                </c:pt>
                <c:pt idx="1443">
                  <c:v>-0.112747</c:v>
                </c:pt>
                <c:pt idx="1444">
                  <c:v>-0.134859</c:v>
                </c:pt>
                <c:pt idx="1445">
                  <c:v>-0.166491</c:v>
                </c:pt>
                <c:pt idx="1446">
                  <c:v>-0.197984</c:v>
                </c:pt>
                <c:pt idx="1447">
                  <c:v>-0.212095</c:v>
                </c:pt>
                <c:pt idx="1448">
                  <c:v>-0.210013</c:v>
                </c:pt>
                <c:pt idx="1449">
                  <c:v>-0.202723</c:v>
                </c:pt>
                <c:pt idx="1450">
                  <c:v>-0.181903</c:v>
                </c:pt>
                <c:pt idx="1451">
                  <c:v>-0.148647</c:v>
                </c:pt>
                <c:pt idx="1452">
                  <c:v>-0.117624</c:v>
                </c:pt>
                <c:pt idx="1453">
                  <c:v>-0.105789</c:v>
                </c:pt>
                <c:pt idx="1454">
                  <c:v>-0.084294</c:v>
                </c:pt>
                <c:pt idx="1455">
                  <c:v>-0.059616</c:v>
                </c:pt>
                <c:pt idx="1456">
                  <c:v>-0.040362</c:v>
                </c:pt>
                <c:pt idx="1457">
                  <c:v>-0.020278</c:v>
                </c:pt>
                <c:pt idx="1458">
                  <c:v>-0.018697</c:v>
                </c:pt>
                <c:pt idx="1459">
                  <c:v>-0.022511</c:v>
                </c:pt>
                <c:pt idx="1460">
                  <c:v>-0.020994</c:v>
                </c:pt>
                <c:pt idx="1461">
                  <c:v>-0.029104</c:v>
                </c:pt>
                <c:pt idx="1462">
                  <c:v>-0.029675</c:v>
                </c:pt>
                <c:pt idx="1463">
                  <c:v>-0.036569</c:v>
                </c:pt>
                <c:pt idx="1464">
                  <c:v>-0.047548</c:v>
                </c:pt>
                <c:pt idx="1465">
                  <c:v>-0.050713</c:v>
                </c:pt>
                <c:pt idx="1466">
                  <c:v>-0.044297</c:v>
                </c:pt>
                <c:pt idx="1467">
                  <c:v>-0.030963</c:v>
                </c:pt>
                <c:pt idx="1468">
                  <c:v>-0.018973</c:v>
                </c:pt>
                <c:pt idx="1469">
                  <c:v>-0.000509</c:v>
                </c:pt>
                <c:pt idx="1470">
                  <c:v>0.022359</c:v>
                </c:pt>
                <c:pt idx="1471">
                  <c:v>0.044305</c:v>
                </c:pt>
                <c:pt idx="1472">
                  <c:v>0.062171</c:v>
                </c:pt>
                <c:pt idx="1473">
                  <c:v>0.065088</c:v>
                </c:pt>
                <c:pt idx="1474">
                  <c:v>0.048719</c:v>
                </c:pt>
                <c:pt idx="1475">
                  <c:v>0.024863</c:v>
                </c:pt>
                <c:pt idx="1476">
                  <c:v>-0.004293</c:v>
                </c:pt>
                <c:pt idx="1477">
                  <c:v>-0.034423</c:v>
                </c:pt>
                <c:pt idx="1478">
                  <c:v>-0.063463</c:v>
                </c:pt>
                <c:pt idx="1479">
                  <c:v>-0.088324</c:v>
                </c:pt>
                <c:pt idx="1480">
                  <c:v>-0.096362</c:v>
                </c:pt>
                <c:pt idx="1481">
                  <c:v>-0.081211</c:v>
                </c:pt>
                <c:pt idx="1482">
                  <c:v>-0.064076</c:v>
                </c:pt>
                <c:pt idx="1483">
                  <c:v>-0.04455</c:v>
                </c:pt>
                <c:pt idx="1484">
                  <c:v>-0.051572</c:v>
                </c:pt>
                <c:pt idx="1485">
                  <c:v>-0.10473</c:v>
                </c:pt>
                <c:pt idx="1486">
                  <c:v>-0.158034</c:v>
                </c:pt>
                <c:pt idx="1487">
                  <c:v>-0.183702</c:v>
                </c:pt>
                <c:pt idx="1488">
                  <c:v>-0.173153</c:v>
                </c:pt>
                <c:pt idx="1489">
                  <c:v>-0.133634</c:v>
                </c:pt>
                <c:pt idx="1490">
                  <c:v>-0.08629</c:v>
                </c:pt>
                <c:pt idx="1491">
                  <c:v>-0.048161</c:v>
                </c:pt>
                <c:pt idx="1492">
                  <c:v>-0.019368</c:v>
                </c:pt>
                <c:pt idx="1493">
                  <c:v>-0.004422</c:v>
                </c:pt>
                <c:pt idx="1494">
                  <c:v>-0.014125</c:v>
                </c:pt>
                <c:pt idx="1495">
                  <c:v>-0.018538</c:v>
                </c:pt>
                <c:pt idx="1496">
                  <c:v>-0.015616</c:v>
                </c:pt>
                <c:pt idx="1497">
                  <c:v>-0.012768</c:v>
                </c:pt>
                <c:pt idx="1498">
                  <c:v>-0.012026</c:v>
                </c:pt>
              </c:numCache>
            </c:numRef>
          </c:val>
          <c:smooth val="0"/>
        </c:ser>
        <c:dLbls>
          <c:showLegendKey val="0"/>
          <c:showVal val="0"/>
          <c:showCatName val="0"/>
          <c:showSerName val="0"/>
          <c:showPercent val="0"/>
          <c:showBubbleSize val="0"/>
        </c:dLbls>
        <c:marker val="0"/>
        <c:smooth val="0"/>
        <c:axId val="674923144"/>
        <c:axId val="674919864"/>
      </c:lineChart>
      <c:catAx>
        <c:axId val="6749231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74919864"/>
        <c:crosses val="autoZero"/>
        <c:auto val="1"/>
        <c:lblAlgn val="ctr"/>
        <c:lblOffset val="100"/>
        <c:noMultiLvlLbl val="0"/>
      </c:catAx>
      <c:valAx>
        <c:axId val="674919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749231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ukm18</b:Tag>
    <b:SourceType>InternetSite</b:SourceType>
    <b:Guid>{97A43D81-464B-40B8-A8E7-37C7A1263318}</b:Guid>
    <b:Title>uk.mathworks.com</b:Title>
    <b:Year>2018</b:Year>
    <b:Author>
      <b:Author>
        <b:NameList>
          <b:Person>
            <b:Last>uk.mathworks.com</b:Last>
          </b:Person>
        </b:NameList>
      </b:Author>
    </b:Author>
    <b:InternetSiteTitle>uk.mathworks.com</b:InternetSiteTitle>
    <b:Month>Feb</b:Month>
    <b:Day>1</b:Day>
    <b:URL>https://uk.mathworks.com/hardware-support/android-sensor.html?s_tid=test</b:URL>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0642079-E0A6-4821-817D-0DC31BD05DFC}">
  <ds:schemaRefs/>
</ds:datastoreItem>
</file>

<file path=docProps/app.xml><?xml version="1.0" encoding="utf-8"?>
<Properties xmlns="http://schemas.openxmlformats.org/officeDocument/2006/extended-properties" xmlns:vt="http://schemas.openxmlformats.org/officeDocument/2006/docPropsVTypes">
  <Template>Normal.dotm</Template>
  <Pages>25</Pages>
  <Words>3869</Words>
  <Characters>22057</Characters>
  <Lines>183</Lines>
  <Paragraphs>51</Paragraphs>
  <ScaleCrop>false</ScaleCrop>
  <LinksUpToDate>false</LinksUpToDate>
  <CharactersWithSpaces>25875</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2018-01-07T15:51:00Z</dcterms:created>
  <dc:creator>anecto Galway</dc:creator>
  <cp:lastModifiedBy>像个男人一样</cp:lastModifiedBy>
  <dcterms:modified xsi:type="dcterms:W3CDTF">2018-03-22T11:34:08Z</dcterms:modified>
  <cp:revision>667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